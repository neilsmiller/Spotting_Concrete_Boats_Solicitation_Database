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FE70D" w14:textId="77777777" w:rsidR="00985075" w:rsidRDefault="00CF6CD1" w:rsidP="00CF6CD1">
      <w:pPr>
        <w:jc w:val="center"/>
        <w:rPr>
          <w:b/>
        </w:rPr>
      </w:pPr>
      <w:r w:rsidRPr="00A5305E">
        <w:rPr>
          <w:b/>
        </w:rPr>
        <w:t xml:space="preserve">Statement of Work (SOW) </w:t>
      </w:r>
      <w:r>
        <w:rPr>
          <w:b/>
        </w:rPr>
        <w:t xml:space="preserve">for </w:t>
      </w:r>
      <w:r w:rsidRPr="00A5305E">
        <w:rPr>
          <w:b/>
        </w:rPr>
        <w:t>Main Reduction Gears Engineering Services</w:t>
      </w:r>
    </w:p>
    <w:p w14:paraId="2EBF95FF" w14:textId="77777777" w:rsidR="00CF6CD1" w:rsidRPr="007834BA" w:rsidRDefault="00CF6CD1" w:rsidP="00C71E7A">
      <w:pPr>
        <w:jc w:val="both"/>
        <w:rPr>
          <w:color w:val="000000"/>
        </w:rPr>
      </w:pPr>
    </w:p>
    <w:p w14:paraId="06EA1AED" w14:textId="77777777" w:rsidR="00FC4A3E" w:rsidRPr="007834BA" w:rsidRDefault="00672924" w:rsidP="00C71E7A">
      <w:pPr>
        <w:jc w:val="both"/>
        <w:rPr>
          <w:color w:val="000000"/>
        </w:rPr>
      </w:pPr>
      <w:r w:rsidRPr="007834BA">
        <w:rPr>
          <w:b/>
          <w:color w:val="000000"/>
        </w:rPr>
        <w:t>1.0 INTRODUCTION</w:t>
      </w:r>
    </w:p>
    <w:p w14:paraId="5E17ADEB" w14:textId="77777777" w:rsidR="00640711" w:rsidRPr="007834BA" w:rsidRDefault="00640711" w:rsidP="00C71E7A">
      <w:pPr>
        <w:jc w:val="both"/>
        <w:rPr>
          <w:color w:val="000000"/>
        </w:rPr>
      </w:pPr>
    </w:p>
    <w:p w14:paraId="4D77F693" w14:textId="77777777" w:rsidR="00CF6CD1" w:rsidRPr="00480B1B" w:rsidRDefault="009B2ACA" w:rsidP="00CF6CD1">
      <w:pPr>
        <w:jc w:val="both"/>
      </w:pPr>
      <w:r w:rsidRPr="007834BA">
        <w:rPr>
          <w:b/>
          <w:color w:val="000000"/>
        </w:rPr>
        <w:t>1.</w:t>
      </w:r>
      <w:r w:rsidR="00821C31" w:rsidRPr="007834BA">
        <w:rPr>
          <w:b/>
          <w:color w:val="000000"/>
        </w:rPr>
        <w:t>0.</w:t>
      </w:r>
      <w:r w:rsidRPr="007834BA">
        <w:rPr>
          <w:b/>
          <w:color w:val="000000"/>
        </w:rPr>
        <w:t>1</w:t>
      </w:r>
      <w:r w:rsidR="006B3298" w:rsidRPr="007834BA">
        <w:rPr>
          <w:color w:val="000000"/>
        </w:rPr>
        <w:t xml:space="preserve">  </w:t>
      </w:r>
      <w:r w:rsidR="00CF6CD1" w:rsidRPr="00480B1B">
        <w:t>The Naval Surface Warfare Center Philadelphia Division (NSWCPD) is a Department of Defense entity responsible for research and development, test and evaluation, engineering and fleet support organization for the Navy’s ships, submarines, military wat</w:t>
      </w:r>
      <w:r w:rsidR="00CF6CD1">
        <w:t xml:space="preserve">ercraft and unmanned vehicles. </w:t>
      </w:r>
      <w:r w:rsidR="00CF6CD1" w:rsidRPr="00480B1B">
        <w:t>This re</w:t>
      </w:r>
      <w:r w:rsidR="00CF6CD1">
        <w:t>quirement is for NSWCPD Code 426</w:t>
      </w:r>
      <w:r w:rsidR="00CF6CD1" w:rsidRPr="00480B1B">
        <w:t xml:space="preserve">, which has responsibility for Lifecycle Management (LCM) and In-Service Engineering (ISE) for US Navy </w:t>
      </w:r>
      <w:r w:rsidR="00CF6CD1">
        <w:t>Main Reduction Gears (MRG)</w:t>
      </w:r>
      <w:r w:rsidR="00CF6CD1" w:rsidRPr="00480B1B">
        <w:t xml:space="preserve">. The LCM and ISE mission involves maintaining adequate and effective operational readiness, safety and mission effectiveness of US Navy </w:t>
      </w:r>
      <w:r w:rsidR="00CF6CD1">
        <w:t xml:space="preserve">MRGs </w:t>
      </w:r>
      <w:r w:rsidR="00CF6CD1" w:rsidRPr="00480B1B">
        <w:t>and their associated auxiliary systems.</w:t>
      </w:r>
      <w:r w:rsidR="00CF6CD1">
        <w:t xml:space="preserve"> </w:t>
      </w:r>
      <w:r w:rsidR="00CF6CD1" w:rsidRPr="00480B1B">
        <w:t xml:space="preserve">In support of this mission, NSWCPD provides engineered solutions to fleet </w:t>
      </w:r>
      <w:r w:rsidR="00CF6CD1">
        <w:t>MRG</w:t>
      </w:r>
      <w:r w:rsidR="00CF6CD1" w:rsidRPr="00480B1B">
        <w:t xml:space="preserve"> problems.</w:t>
      </w:r>
    </w:p>
    <w:p w14:paraId="0E3B35F4" w14:textId="77777777" w:rsidR="00CF6CD1" w:rsidRPr="00480B1B" w:rsidRDefault="00CF6CD1" w:rsidP="00CF6CD1">
      <w:pPr>
        <w:jc w:val="both"/>
      </w:pPr>
    </w:p>
    <w:p w14:paraId="10918F3C" w14:textId="77777777" w:rsidR="00CF6CD1" w:rsidRPr="00480B1B" w:rsidRDefault="00CF6CD1" w:rsidP="00CF6CD1">
      <w:pPr>
        <w:jc w:val="both"/>
      </w:pPr>
      <w:r>
        <w:t xml:space="preserve">MRG </w:t>
      </w:r>
      <w:r w:rsidRPr="00480B1B">
        <w:t>Original Equipment Manufacturers (OEMs) design, construct, install, service, support and provide repair and replacement parts for th</w:t>
      </w:r>
      <w:r>
        <w:t xml:space="preserve">e gearboxes under their purview. </w:t>
      </w:r>
      <w:r w:rsidRPr="00480B1B">
        <w:t>They possess certain unique knowledge, experience and expertise, and access to technical information that is not available elsewhere.</w:t>
      </w:r>
      <w:r>
        <w:t xml:space="preserve"> </w:t>
      </w:r>
    </w:p>
    <w:p w14:paraId="3B30B01D" w14:textId="77777777" w:rsidR="00CF6CD1" w:rsidRPr="00480B1B" w:rsidRDefault="00CF6CD1" w:rsidP="00CF6CD1">
      <w:pPr>
        <w:jc w:val="both"/>
      </w:pPr>
    </w:p>
    <w:p w14:paraId="55E10EAB" w14:textId="77777777" w:rsidR="00CF6CD1" w:rsidRDefault="00CF6CD1" w:rsidP="00CF6CD1">
      <w:pPr>
        <w:jc w:val="both"/>
      </w:pPr>
      <w:r w:rsidRPr="00480B1B">
        <w:t xml:space="preserve">In support of its </w:t>
      </w:r>
      <w:r>
        <w:t xml:space="preserve">MRG </w:t>
      </w:r>
      <w:r w:rsidRPr="00480B1B">
        <w:t xml:space="preserve">LCM and ISEA mission, NSWCPD intends to leverage off the contractor’s unique knowledge, experience and expertise, and access to technical information related to the </w:t>
      </w:r>
      <w:r>
        <w:t>RENK BUSL 261, RENK ASL 2/160, RENK BOS 156, and RENK ASL 95 reduction gear</w:t>
      </w:r>
      <w:r w:rsidRPr="00480B1B">
        <w:t xml:space="preserve"> models, for the purpose of improving in-service and lifecycle support initiatives.</w:t>
      </w:r>
      <w:r>
        <w:t xml:space="preserve"> </w:t>
      </w:r>
      <w:r w:rsidRPr="00480B1B">
        <w:t xml:space="preserve">The contractor will assist NSWCPD in developing, delivering and executing engineered solutions to fleet </w:t>
      </w:r>
      <w:r>
        <w:t>MRG</w:t>
      </w:r>
      <w:r w:rsidRPr="00480B1B">
        <w:t xml:space="preserve"> problems.</w:t>
      </w:r>
    </w:p>
    <w:p w14:paraId="35FC908F" w14:textId="77777777" w:rsidR="009B2ACA" w:rsidRPr="007834BA" w:rsidRDefault="009B2ACA" w:rsidP="00C71E7A">
      <w:pPr>
        <w:jc w:val="both"/>
        <w:rPr>
          <w:color w:val="000000"/>
        </w:rPr>
      </w:pPr>
    </w:p>
    <w:p w14:paraId="3542A101" w14:textId="77777777" w:rsidR="00433502" w:rsidRDefault="00433502" w:rsidP="00C71E7A">
      <w:pPr>
        <w:jc w:val="both"/>
        <w:rPr>
          <w:color w:val="000000"/>
        </w:rPr>
      </w:pPr>
      <w:r w:rsidRPr="007834BA">
        <w:rPr>
          <w:b/>
          <w:color w:val="000000"/>
        </w:rPr>
        <w:t>1.</w:t>
      </w:r>
      <w:r w:rsidR="00821C31" w:rsidRPr="007834BA">
        <w:rPr>
          <w:b/>
          <w:color w:val="000000"/>
        </w:rPr>
        <w:t>0.</w:t>
      </w:r>
      <w:r w:rsidRPr="007834BA">
        <w:rPr>
          <w:b/>
          <w:color w:val="000000"/>
        </w:rPr>
        <w:t>2</w:t>
      </w:r>
      <w:r w:rsidR="006B3298" w:rsidRPr="007834BA">
        <w:rPr>
          <w:color w:val="000000"/>
        </w:rPr>
        <w:t xml:space="preserve">  </w:t>
      </w:r>
      <w:r w:rsidR="008D74CC" w:rsidRPr="007834BA">
        <w:rPr>
          <w:color w:val="000000"/>
        </w:rPr>
        <w:t>This contract is for non-personal services.  It does not create employment rights with the U.S. Government whether actual, inherent, or implied</w:t>
      </w:r>
    </w:p>
    <w:p w14:paraId="58278225" w14:textId="77777777" w:rsidR="00CF6CD1" w:rsidRPr="007834BA" w:rsidRDefault="00CF6CD1" w:rsidP="00C71E7A">
      <w:pPr>
        <w:jc w:val="both"/>
      </w:pPr>
    </w:p>
    <w:p w14:paraId="7EB8BD06" w14:textId="77777777" w:rsidR="00EC072C" w:rsidRPr="007834BA" w:rsidRDefault="006B3298" w:rsidP="00EC072C">
      <w:pPr>
        <w:jc w:val="both"/>
        <w:rPr>
          <w:b/>
        </w:rPr>
      </w:pPr>
      <w:r w:rsidRPr="007834BA">
        <w:rPr>
          <w:b/>
        </w:rPr>
        <w:t>1.0.3</w:t>
      </w:r>
      <w:r w:rsidRPr="007834BA">
        <w:t xml:space="preserve">  </w:t>
      </w:r>
      <w:r w:rsidR="00EC072C" w:rsidRPr="007834BA">
        <w:rPr>
          <w:b/>
        </w:rPr>
        <w:t>Government/Contractor Relationship</w:t>
      </w:r>
    </w:p>
    <w:p w14:paraId="10388B7D" w14:textId="77777777" w:rsidR="00BE6451" w:rsidRPr="007834BA" w:rsidRDefault="005A4686" w:rsidP="005A4686">
      <w:r w:rsidRPr="007834BA">
        <w:rPr>
          <w:b/>
        </w:rPr>
        <w:t>1.0.3.1</w:t>
      </w:r>
      <w:r w:rsidRPr="007834BA">
        <w:t xml:space="preserve">  </w:t>
      </w:r>
      <w:r w:rsidR="00BE6451" w:rsidRPr="007834BA">
        <w:t xml:space="preserve">The services to be delivered under this </w:t>
      </w:r>
      <w:r w:rsidR="00CF6CD1">
        <w:t>Contract</w:t>
      </w:r>
      <w:r w:rsidR="00BE6451" w:rsidRPr="007834BA">
        <w:t xml:space="preserve"> are non-personal services </w:t>
      </w:r>
      <w:r w:rsidRPr="007834BA">
        <w:t>a</w:t>
      </w:r>
      <w:r w:rsidR="00BE6451" w:rsidRPr="007834BA">
        <w:t xml:space="preserve">nd the parties recognize and agree that no employer-employee relationship exists or will exist under the </w:t>
      </w:r>
      <w:r w:rsidR="00CF6CD1">
        <w:t>Contract</w:t>
      </w:r>
      <w:r w:rsidR="00CF6CD1" w:rsidRPr="007834BA">
        <w:t xml:space="preserve"> </w:t>
      </w:r>
      <w:r w:rsidR="00BE6451" w:rsidRPr="007834BA">
        <w:t xml:space="preserve">between the Government and the Contractor's personnel.  Therefore, it is in the best interest of the Government to provide both parties a full understanding of their respective obligations. </w:t>
      </w:r>
    </w:p>
    <w:p w14:paraId="644BFB12" w14:textId="77777777" w:rsidR="00BE6451" w:rsidRPr="007834BA" w:rsidRDefault="005A4686" w:rsidP="005A4686">
      <w:r w:rsidRPr="007834BA">
        <w:rPr>
          <w:b/>
        </w:rPr>
        <w:t>1.0.3.2</w:t>
      </w:r>
      <w:r w:rsidRPr="007834BA">
        <w:t xml:space="preserve">  </w:t>
      </w:r>
      <w:r w:rsidR="00BE6451" w:rsidRPr="007834BA">
        <w:t>The Contractor employees shall identify themselves as Contractor personnel by introducing themselves or being introduced as Contractor personnel and displaying distinguishable badges or other visible identification for meetings with Government personnel. In addition, Contractor personnel shall appropriately identify themselves as Contractor employees in telephone conversations and in formal and informal written correspondence.</w:t>
      </w:r>
    </w:p>
    <w:p w14:paraId="51EBD860" w14:textId="77777777" w:rsidR="00BE6451" w:rsidRPr="007834BA" w:rsidRDefault="005A4686" w:rsidP="005A4686">
      <w:r w:rsidRPr="007834BA">
        <w:rPr>
          <w:b/>
        </w:rPr>
        <w:t>1.0.3.3</w:t>
      </w:r>
      <w:r w:rsidR="00BE6451" w:rsidRPr="007834BA">
        <w:t xml:space="preserve">   Contractor personnel under this </w:t>
      </w:r>
      <w:r w:rsidR="00CF6CD1">
        <w:t>Contract</w:t>
      </w:r>
      <w:r w:rsidR="00CF6CD1" w:rsidRPr="007834BA">
        <w:t xml:space="preserve"> </w:t>
      </w:r>
      <w:r w:rsidR="00BE6451" w:rsidRPr="007834BA">
        <w:t xml:space="preserve">shall not engage in any of the inherently Governmental functions listed at FAR Subpart 7.5 or DFARS Subpart 207.5. </w:t>
      </w:r>
    </w:p>
    <w:p w14:paraId="5FD8B7DC" w14:textId="77777777" w:rsidR="00BE6451" w:rsidRPr="007834BA" w:rsidRDefault="00BE6451" w:rsidP="005A4686"/>
    <w:p w14:paraId="18125CB9" w14:textId="77777777" w:rsidR="00BE6451" w:rsidRPr="007834BA" w:rsidRDefault="005A4686" w:rsidP="005A4686">
      <w:r w:rsidRPr="007834BA">
        <w:rPr>
          <w:b/>
        </w:rPr>
        <w:t>1.0.4</w:t>
      </w:r>
      <w:r w:rsidR="00BE6451" w:rsidRPr="007834BA">
        <w:rPr>
          <w:b/>
        </w:rPr>
        <w:t xml:space="preserve">  Employee Relationship</w:t>
      </w:r>
      <w:r w:rsidR="00BE6451" w:rsidRPr="007834BA">
        <w:t xml:space="preserve">: </w:t>
      </w:r>
    </w:p>
    <w:p w14:paraId="137BEAF8" w14:textId="77777777" w:rsidR="00BE6451" w:rsidRPr="007834BA" w:rsidRDefault="005A4686" w:rsidP="005A4686">
      <w:r w:rsidRPr="007834BA">
        <w:rPr>
          <w:b/>
        </w:rPr>
        <w:t>1.0.4.1</w:t>
      </w:r>
      <w:r w:rsidRPr="007834BA">
        <w:t xml:space="preserve">  </w:t>
      </w:r>
      <w:r w:rsidR="00BE6451" w:rsidRPr="007834BA">
        <w:t xml:space="preserve">The services to be performed under this </w:t>
      </w:r>
      <w:r w:rsidR="00CF6CD1">
        <w:t>Contract</w:t>
      </w:r>
      <w:r w:rsidR="00CF6CD1" w:rsidRPr="007834BA">
        <w:t xml:space="preserve"> </w:t>
      </w:r>
      <w:r w:rsidR="00BE6451" w:rsidRPr="007834BA">
        <w:t xml:space="preserve">do not require the Contractor or its personnel to exercise personal judgment and discretion on behalf of the Government.  Rather the </w:t>
      </w:r>
      <w:r w:rsidR="00BE6451" w:rsidRPr="007834BA">
        <w:lastRenderedPageBreak/>
        <w:t xml:space="preserve">Contractor's personnel will act and exercise personal judgment and discretion on behalf of the Contractor.  </w:t>
      </w:r>
    </w:p>
    <w:p w14:paraId="13F1E3B2" w14:textId="77777777" w:rsidR="00BE6451" w:rsidRPr="007834BA" w:rsidRDefault="005A4686" w:rsidP="005A4686">
      <w:r w:rsidRPr="007834BA">
        <w:rPr>
          <w:b/>
        </w:rPr>
        <w:t>1.0.4.2</w:t>
      </w:r>
      <w:r w:rsidRPr="007834BA">
        <w:t xml:space="preserve">  </w:t>
      </w:r>
      <w:r w:rsidR="00BE6451" w:rsidRPr="007834BA">
        <w:t xml:space="preserve">Rules, regulations, directives, and requirements that are issued by the U. S. Navy and NSWCPD under its responsibility for good order, administration, and security are applicable to all personnel who enter a Government installation or who travel on Government transportation.  This is not to be construed or interpreted to establish any degree of Government control that is inconsistent with a non-personal services contract. </w:t>
      </w:r>
    </w:p>
    <w:p w14:paraId="41B8CE99" w14:textId="77777777" w:rsidR="00BE6451" w:rsidRPr="007834BA" w:rsidRDefault="005A4686" w:rsidP="005A4686">
      <w:r w:rsidRPr="007834BA">
        <w:rPr>
          <w:b/>
        </w:rPr>
        <w:t>1.0.4.3</w:t>
      </w:r>
      <w:r w:rsidRPr="007834BA">
        <w:t xml:space="preserve">  </w:t>
      </w:r>
      <w:r w:rsidR="00BE6451" w:rsidRPr="007834BA">
        <w:t xml:space="preserve">Inapplicability of Employee Benefits: This </w:t>
      </w:r>
      <w:r w:rsidR="00CF6CD1">
        <w:t>Contract</w:t>
      </w:r>
      <w:r w:rsidR="00CF6CD1" w:rsidRPr="007834BA">
        <w:t xml:space="preserve"> </w:t>
      </w:r>
      <w:r w:rsidR="00BE6451" w:rsidRPr="007834BA">
        <w:t xml:space="preserve">does not create an employer-employee relationship.  Accordingly, entitlements and benefits applicable to such relationships do not apply.   </w:t>
      </w:r>
    </w:p>
    <w:p w14:paraId="69DAA07E" w14:textId="77777777" w:rsidR="00BE6451" w:rsidRPr="007834BA" w:rsidRDefault="005A4686" w:rsidP="005A4686">
      <w:r w:rsidRPr="007834BA">
        <w:rPr>
          <w:b/>
        </w:rPr>
        <w:t>1.0.4.4</w:t>
      </w:r>
      <w:r w:rsidRPr="007834BA">
        <w:t xml:space="preserve">  </w:t>
      </w:r>
      <w:r w:rsidR="00870134" w:rsidRPr="007834BA">
        <w:t xml:space="preserve">It </w:t>
      </w:r>
      <w:r w:rsidR="00BE6451" w:rsidRPr="007834BA">
        <w:t xml:space="preserve">is the Contractor's, as well as the Government's, responsibility to monitor </w:t>
      </w:r>
      <w:r w:rsidR="00CF6CD1">
        <w:t>Contract</w:t>
      </w:r>
      <w:r w:rsidR="00CF6CD1" w:rsidRPr="007834BA">
        <w:t xml:space="preserve"> </w:t>
      </w:r>
      <w:r w:rsidR="00BE6451" w:rsidRPr="007834BA">
        <w:t xml:space="preserve">activities and notify the Contracting Officer if the Contractor believes that the intent of this Section has been or may be violated.  </w:t>
      </w:r>
    </w:p>
    <w:p w14:paraId="034BE49C" w14:textId="77777777" w:rsidR="00BE6451" w:rsidRPr="007834BA" w:rsidRDefault="005A4686" w:rsidP="005A4686">
      <w:r w:rsidRPr="007834BA">
        <w:rPr>
          <w:b/>
        </w:rPr>
        <w:t>1.0.4.4.1</w:t>
      </w:r>
      <w:r w:rsidRPr="007834BA">
        <w:t xml:space="preserve">  </w:t>
      </w:r>
      <w:r w:rsidR="00BE6451" w:rsidRPr="007834BA">
        <w:t>The Contractor shall notify the Contracting Officer in writing via letter or email within three (3) calendar days from the date of any incident that the Contractor considers to constitute a violation of this Section.  The notice should include the date, nature, and circumstances of the conduct; the name, function, and activity of each Government employee or Contractor official or employee involved or knowledgeable about such conduct; identify any documents or substance of any oral communication involved in the conduct; and the Contractor's estimated date when, absent a response, cost, schedule or performance will be impacted.</w:t>
      </w:r>
    </w:p>
    <w:p w14:paraId="118DD831" w14:textId="77777777" w:rsidR="00BE6451" w:rsidRPr="007834BA" w:rsidRDefault="005A4686" w:rsidP="005A4686">
      <w:r w:rsidRPr="007834BA">
        <w:rPr>
          <w:b/>
        </w:rPr>
        <w:t xml:space="preserve">1.0.4.4.2  </w:t>
      </w:r>
      <w:r w:rsidR="00BE6451" w:rsidRPr="007834BA">
        <w:t>The Contracting Officer will, within five (5) calendar days after receipt of notice, respond to the notice in writing.  In responding, the Contracting Officer will either:</w:t>
      </w:r>
    </w:p>
    <w:p w14:paraId="09AB8707" w14:textId="77777777" w:rsidR="00BE6451" w:rsidRPr="007834BA" w:rsidRDefault="00BE6451" w:rsidP="005A4686">
      <w:r w:rsidRPr="007834BA">
        <w:t>(i)</w:t>
      </w:r>
      <w:r w:rsidRPr="007834BA">
        <w:tab/>
        <w:t>Confirm the conduct is in violation and when necessary direct the mode of further performance,</w:t>
      </w:r>
    </w:p>
    <w:p w14:paraId="1467DD01" w14:textId="77777777" w:rsidR="00BE6451" w:rsidRPr="007834BA" w:rsidRDefault="00BE6451" w:rsidP="005A4686">
      <w:r w:rsidRPr="007834BA">
        <w:t>(ii)</w:t>
      </w:r>
      <w:r w:rsidRPr="007834BA">
        <w:tab/>
        <w:t>Countermand any communication regarded as a violation,</w:t>
      </w:r>
    </w:p>
    <w:p w14:paraId="6F963173" w14:textId="77777777" w:rsidR="00BE6451" w:rsidRPr="007834BA" w:rsidRDefault="00BE6451" w:rsidP="005A4686">
      <w:r w:rsidRPr="007834BA">
        <w:t>(iii)</w:t>
      </w:r>
      <w:r w:rsidRPr="007834BA">
        <w:tab/>
        <w:t>Deny that the conduct constitutes a violation and when necessary direct the mode of further performance, or</w:t>
      </w:r>
    </w:p>
    <w:p w14:paraId="6FF3EA8E" w14:textId="77777777" w:rsidR="00BE6451" w:rsidRPr="007834BA" w:rsidRDefault="00BE6451" w:rsidP="005A4686">
      <w:r w:rsidRPr="007834BA">
        <w:t>(iv)</w:t>
      </w:r>
      <w:r w:rsidRPr="007834BA">
        <w:tab/>
        <w:t xml:space="preserve">In the event the notice is inadequate to make a decision, advise the Contractor what additional information is required, and establish the date by which it should be furnished by the Contractor.  </w:t>
      </w:r>
    </w:p>
    <w:p w14:paraId="7B7A4B6F" w14:textId="77777777" w:rsidR="00E95082" w:rsidRPr="007834BA" w:rsidRDefault="00E95082" w:rsidP="00C71E7A">
      <w:pPr>
        <w:jc w:val="both"/>
      </w:pPr>
    </w:p>
    <w:p w14:paraId="1DACD949" w14:textId="77777777" w:rsidR="008C1012" w:rsidRPr="00CF6CD1" w:rsidRDefault="008C1012" w:rsidP="00CF6CD1">
      <w:pPr>
        <w:numPr>
          <w:ilvl w:val="1"/>
          <w:numId w:val="3"/>
        </w:numPr>
        <w:rPr>
          <w:color w:val="000000"/>
        </w:rPr>
      </w:pPr>
      <w:r w:rsidRPr="007834BA">
        <w:rPr>
          <w:b/>
          <w:color w:val="000000"/>
        </w:rPr>
        <w:t xml:space="preserve">BACKGROUND </w:t>
      </w:r>
    </w:p>
    <w:p w14:paraId="0B189805" w14:textId="77777777" w:rsidR="00CF6CD1" w:rsidRDefault="00CF6CD1" w:rsidP="00CF6CD1">
      <w:pPr>
        <w:rPr>
          <w:b/>
          <w:color w:val="000000"/>
        </w:rPr>
      </w:pPr>
    </w:p>
    <w:p w14:paraId="498CAAC4" w14:textId="77777777" w:rsidR="00CF6CD1" w:rsidRPr="009E7B23" w:rsidRDefault="00CF6CD1" w:rsidP="00CF6CD1">
      <w:r w:rsidRPr="009E7B23">
        <w:t>Virtually all mechanical equipment needs continuing engineering support</w:t>
      </w:r>
      <w:r>
        <w:t xml:space="preserve"> to solve operational problems. </w:t>
      </w:r>
      <w:r w:rsidRPr="009E7B23">
        <w:t xml:space="preserve">Military systems require a higher level of engineering support than </w:t>
      </w:r>
      <w:r>
        <w:t xml:space="preserve">commercial equivalent systems. </w:t>
      </w:r>
      <w:r w:rsidRPr="009E7B23">
        <w:t>The military systems normally push the leading edge of technology and are subjected to ever-changing and demanding env</w:t>
      </w:r>
      <w:r>
        <w:t xml:space="preserve">ironments and mission cycles. </w:t>
      </w:r>
      <w:r w:rsidRPr="009E7B23">
        <w:t>New problems are continually experienced after approval for operational use. The new problems are a result of greater exposure, changes in mission, changes in system weight or configuration, variations in manufacture or repair, aging of the hardware, maintenance concept changes, critical materials availability, and changing component coating and fuel compounds. (i.e.: Bio-Fuel technologies and similar advances).</w:t>
      </w:r>
      <w:r>
        <w:t xml:space="preserve"> </w:t>
      </w:r>
      <w:r w:rsidRPr="009E7B23">
        <w:t>These changes in engine usage can be dramatic and can have a dramatic impact on safety, readiness, and mission effectiveness.</w:t>
      </w:r>
      <w:r>
        <w:t xml:space="preserve"> </w:t>
      </w:r>
      <w:r w:rsidRPr="009E7B23">
        <w:t xml:space="preserve">Therefore, a direct contract relationship with </w:t>
      </w:r>
      <w:r>
        <w:t>MRG</w:t>
      </w:r>
      <w:r w:rsidRPr="009E7B23">
        <w:t xml:space="preserve"> OEMs is essential to maintain these systems at full operational capability.</w:t>
      </w:r>
    </w:p>
    <w:p w14:paraId="34800ED3" w14:textId="77777777" w:rsidR="00CF6CD1" w:rsidRPr="007834BA" w:rsidRDefault="00CF6CD1" w:rsidP="00CF6CD1">
      <w:pPr>
        <w:ind w:left="420"/>
        <w:rPr>
          <w:color w:val="000000"/>
        </w:rPr>
      </w:pPr>
    </w:p>
    <w:p w14:paraId="2FC58487" w14:textId="77777777" w:rsidR="00C32136" w:rsidRDefault="00672924" w:rsidP="00CF6CD1">
      <w:pPr>
        <w:numPr>
          <w:ilvl w:val="1"/>
          <w:numId w:val="3"/>
        </w:numPr>
        <w:jc w:val="both"/>
        <w:rPr>
          <w:b/>
          <w:color w:val="000000"/>
        </w:rPr>
      </w:pPr>
      <w:r w:rsidRPr="007834BA">
        <w:rPr>
          <w:b/>
          <w:color w:val="000000"/>
        </w:rPr>
        <w:t>SCOPE</w:t>
      </w:r>
      <w:r w:rsidR="00100C1E" w:rsidRPr="007834BA">
        <w:rPr>
          <w:b/>
          <w:color w:val="000000"/>
        </w:rPr>
        <w:t xml:space="preserve"> OF WORK</w:t>
      </w:r>
      <w:r w:rsidR="00B16FD0" w:rsidRPr="007834BA">
        <w:rPr>
          <w:b/>
          <w:color w:val="000000"/>
        </w:rPr>
        <w:t xml:space="preserve"> </w:t>
      </w:r>
    </w:p>
    <w:p w14:paraId="4779FAA5" w14:textId="77777777" w:rsidR="00CF6CD1" w:rsidRDefault="00CF6CD1" w:rsidP="00CF6CD1">
      <w:pPr>
        <w:contextualSpacing/>
        <w:jc w:val="both"/>
      </w:pPr>
      <w:r>
        <w:lastRenderedPageBreak/>
        <w:t>This Statement of Work (SOW) describes services to be applied via Task Orders (TOs) detailing specific support requirements within the scope of this contract SOW. The overall scope of this SOW is to provide lifecycle, modernization and in-service support for the RENK BUSL 261, ASL 2/160, BOS 156, and ASL 95 reduction gear models and their related shipboard auxiliary systems. The support required will involve technical, logistics, training, administrative and program management efforts related to reduction gear lifecycle and in-service concerns.</w:t>
      </w:r>
    </w:p>
    <w:p w14:paraId="2D917059" w14:textId="77777777" w:rsidR="00CF6CD1" w:rsidRPr="007834BA" w:rsidRDefault="00CF6CD1" w:rsidP="00CF6CD1">
      <w:pPr>
        <w:jc w:val="both"/>
      </w:pPr>
    </w:p>
    <w:p w14:paraId="3F8FC918" w14:textId="77777777" w:rsidR="00CF6CD1" w:rsidRDefault="00672924" w:rsidP="00CF6CD1">
      <w:pPr>
        <w:jc w:val="both"/>
        <w:rPr>
          <w:b/>
          <w:color w:val="000000"/>
        </w:rPr>
      </w:pPr>
      <w:r w:rsidRPr="007834BA">
        <w:rPr>
          <w:b/>
          <w:color w:val="000000"/>
        </w:rPr>
        <w:t>2.0 APPLICABLE</w:t>
      </w:r>
      <w:r w:rsidR="008C1012" w:rsidRPr="007834BA">
        <w:rPr>
          <w:b/>
          <w:color w:val="000000"/>
        </w:rPr>
        <w:t xml:space="preserve"> DOCUMENTS </w:t>
      </w:r>
    </w:p>
    <w:p w14:paraId="0A22717E" w14:textId="77777777" w:rsidR="00CF6CD1" w:rsidRDefault="00CF6CD1" w:rsidP="00CF6CD1">
      <w:pPr>
        <w:jc w:val="both"/>
        <w:rPr>
          <w:b/>
          <w:color w:val="000000"/>
        </w:rPr>
      </w:pPr>
    </w:p>
    <w:p w14:paraId="6668A518" w14:textId="77777777" w:rsidR="00CF6CD1" w:rsidRPr="005A78B7" w:rsidRDefault="00CF6CD1" w:rsidP="00CF6CD1">
      <w:pPr>
        <w:ind w:left="720" w:hanging="720"/>
      </w:pPr>
      <w:r w:rsidRPr="005A78B7">
        <w:t>2.1</w:t>
      </w:r>
      <w:r w:rsidRPr="005A78B7">
        <w:tab/>
        <w:t>NAVSEA S9241-DC-MMC-010, Technical Manual for MAIN REDUCTION GEAR ASL 2/160 / BUSL 261; Operation and Maintenance Manual; Volume 1; LCS 1 Variant, LCS 5AF.</w:t>
      </w:r>
    </w:p>
    <w:p w14:paraId="57927E02" w14:textId="77777777" w:rsidR="00CF6CD1" w:rsidRPr="00A5305E" w:rsidRDefault="00CF6CD1" w:rsidP="00CF6CD1">
      <w:pPr>
        <w:ind w:left="720" w:hanging="720"/>
      </w:pPr>
      <w:r w:rsidRPr="00A5305E">
        <w:t>2.2</w:t>
      </w:r>
      <w:r w:rsidRPr="00A5305E">
        <w:tab/>
        <w:t>NAVSEA S9241-DC-MMC-020, Technical Manual for MAIN REDUCTION GEAR ASL 2/160 / BUSL 261; Operation and Maintenance Manual; Volume 2; LCS 1 Variant, LCS 5AF.</w:t>
      </w:r>
    </w:p>
    <w:p w14:paraId="29F8E8F8" w14:textId="77777777" w:rsidR="00CF6CD1" w:rsidRPr="00A5305E" w:rsidRDefault="00CF6CD1" w:rsidP="00CF6CD1">
      <w:pPr>
        <w:ind w:left="720" w:hanging="720"/>
      </w:pPr>
      <w:r w:rsidRPr="00A5305E">
        <w:t>2.3</w:t>
      </w:r>
      <w:r w:rsidRPr="00A5305E">
        <w:tab/>
        <w:t>NAVSEA S9241-DC-MMC-030, Technical Manual for MAIN REDUCTION GEAR ASL 2/160 / BUSL 261; Depot Level Maintenance Manual; Volume 1; LCS 1 Variant, LCS 5AF.</w:t>
      </w:r>
    </w:p>
    <w:p w14:paraId="4D0E4E8E" w14:textId="77777777" w:rsidR="00CF6CD1" w:rsidRPr="00A5305E" w:rsidRDefault="00CF6CD1" w:rsidP="00CF6CD1">
      <w:pPr>
        <w:ind w:left="720" w:hanging="720"/>
      </w:pPr>
      <w:r w:rsidRPr="00A5305E">
        <w:t>2.4</w:t>
      </w:r>
      <w:r w:rsidRPr="00A5305E">
        <w:tab/>
        <w:t>NAVSEA S9241-CY-MMC-A10, Technical Manual for Reduction Gear, Gas Turbine, RENK Model BOS-156; LCS-6 AND FOLLOW ON.</w:t>
      </w:r>
    </w:p>
    <w:p w14:paraId="38E87CF8" w14:textId="77777777" w:rsidR="00CF6CD1" w:rsidRPr="00A5305E" w:rsidRDefault="00CF6CD1" w:rsidP="00CF6CD1">
      <w:pPr>
        <w:ind w:left="720" w:hanging="720"/>
      </w:pPr>
      <w:r w:rsidRPr="00A5305E">
        <w:t xml:space="preserve">2.5 </w:t>
      </w:r>
      <w:r w:rsidRPr="00A5305E">
        <w:tab/>
        <w:t>NAVSEA S9241-C9-MMC-A10, Technical Manual for Reduction Gear, Diesel Engine, RENK Model ASL-95; LCS-6 AND FOLLOW ON.</w:t>
      </w:r>
    </w:p>
    <w:p w14:paraId="4A0F18B3" w14:textId="77777777" w:rsidR="00EE1658" w:rsidRPr="007834BA" w:rsidRDefault="00EE1658" w:rsidP="004F5CFB">
      <w:pPr>
        <w:ind w:left="720"/>
        <w:rPr>
          <w:color w:val="FF0000"/>
        </w:rPr>
      </w:pPr>
    </w:p>
    <w:p w14:paraId="4033665E" w14:textId="77777777" w:rsidR="0075456C" w:rsidRPr="007834BA" w:rsidRDefault="0075456C" w:rsidP="0075456C">
      <w:r w:rsidRPr="007834BA">
        <w:t>These</w:t>
      </w:r>
      <w:r w:rsidR="00996910" w:rsidRPr="007834BA">
        <w:t xml:space="preserve"> documents can be referenced at</w:t>
      </w:r>
      <w:r w:rsidR="00B7446A" w:rsidRPr="007834BA">
        <w:t>:</w:t>
      </w:r>
      <w:r w:rsidRPr="007834BA">
        <w:t xml:space="preserve"> </w:t>
      </w:r>
      <w:hyperlink r:id="rId12" w:history="1">
        <w:r w:rsidRPr="007834BA">
          <w:rPr>
            <w:rStyle w:val="Hyperlink"/>
            <w:highlight w:val="lightGray"/>
          </w:rPr>
          <w:t>www.website.gov</w:t>
        </w:r>
      </w:hyperlink>
      <w:r w:rsidRPr="007834BA">
        <w:t xml:space="preserve"> </w:t>
      </w:r>
    </w:p>
    <w:p w14:paraId="0EEAE7BD" w14:textId="77777777" w:rsidR="0075456C" w:rsidRPr="007834BA" w:rsidRDefault="0075456C" w:rsidP="0075456C"/>
    <w:p w14:paraId="64C8EAFD" w14:textId="77777777" w:rsidR="0075456C" w:rsidRPr="007834BA" w:rsidRDefault="0075456C" w:rsidP="0075456C">
      <w:r w:rsidRPr="007834BA">
        <w:t>The Contractor shall reference and utilize the latest version available when performing tasks within this PWS.</w:t>
      </w:r>
    </w:p>
    <w:p w14:paraId="0AEBE7FF" w14:textId="77777777" w:rsidR="008C1012" w:rsidRPr="007834BA" w:rsidRDefault="008C1012" w:rsidP="00C71E7A">
      <w:pPr>
        <w:jc w:val="both"/>
        <w:rPr>
          <w:b/>
          <w:color w:val="000000"/>
        </w:rPr>
      </w:pPr>
    </w:p>
    <w:p w14:paraId="172FCD53" w14:textId="77777777" w:rsidR="00806032" w:rsidRPr="007834BA" w:rsidRDefault="005E10FD" w:rsidP="00C71E7A">
      <w:pPr>
        <w:jc w:val="both"/>
        <w:rPr>
          <w:b/>
          <w:color w:val="000000"/>
        </w:rPr>
      </w:pPr>
      <w:r w:rsidRPr="007834BA">
        <w:rPr>
          <w:b/>
          <w:color w:val="000000"/>
        </w:rPr>
        <w:t>3</w:t>
      </w:r>
      <w:r w:rsidR="00C71E7A" w:rsidRPr="007834BA">
        <w:rPr>
          <w:b/>
          <w:color w:val="000000"/>
        </w:rPr>
        <w:t>.0</w:t>
      </w:r>
      <w:r w:rsidRPr="007834BA">
        <w:rPr>
          <w:b/>
          <w:color w:val="000000"/>
        </w:rPr>
        <w:t>.</w:t>
      </w:r>
      <w:r w:rsidRPr="007834BA">
        <w:rPr>
          <w:color w:val="000000"/>
        </w:rPr>
        <w:t xml:space="preserve">  </w:t>
      </w:r>
      <w:r w:rsidR="00100C1E" w:rsidRPr="007834BA">
        <w:rPr>
          <w:b/>
          <w:color w:val="000000"/>
        </w:rPr>
        <w:t>REQUIREMENTS</w:t>
      </w:r>
    </w:p>
    <w:p w14:paraId="1FE498A9" w14:textId="77777777" w:rsidR="00D64BDD" w:rsidRDefault="00D64BDD" w:rsidP="00C71E7A">
      <w:pPr>
        <w:jc w:val="both"/>
        <w:rPr>
          <w:color w:val="000000"/>
        </w:rPr>
      </w:pPr>
    </w:p>
    <w:p w14:paraId="1FC14504" w14:textId="77777777" w:rsidR="003915CF" w:rsidRDefault="003915CF" w:rsidP="003915CF">
      <w:pPr>
        <w:jc w:val="both"/>
        <w:rPr>
          <w:color w:val="000000"/>
        </w:rPr>
      </w:pPr>
      <w:r w:rsidRPr="008F3A87">
        <w:rPr>
          <w:color w:val="000000"/>
        </w:rPr>
        <w:t>Within the scope of this contract, the contractor shall provide all labor, supplies, services, materials, expertise, information, special tools, procedures and facilities necessary to support NSWCPD’s mission as LCM and ISEA for US Navy Main Reduction Gears. Major functions the contractor will be expected to perform include:</w:t>
      </w:r>
    </w:p>
    <w:p w14:paraId="54817814" w14:textId="77777777" w:rsidR="003915CF" w:rsidRDefault="003915CF" w:rsidP="003915CF">
      <w:pPr>
        <w:jc w:val="both"/>
        <w:rPr>
          <w:color w:val="000000"/>
        </w:rPr>
      </w:pPr>
    </w:p>
    <w:p w14:paraId="05E87800" w14:textId="77777777" w:rsidR="003915CF" w:rsidRDefault="003915CF" w:rsidP="003915CF">
      <w:pPr>
        <w:jc w:val="both"/>
        <w:rPr>
          <w:color w:val="000000"/>
        </w:rPr>
      </w:pPr>
      <w:r w:rsidRPr="003915CF">
        <w:rPr>
          <w:b/>
          <w:color w:val="000000"/>
        </w:rPr>
        <w:t xml:space="preserve">3.1 </w:t>
      </w:r>
      <w:r w:rsidRPr="003915CF">
        <w:rPr>
          <w:b/>
          <w:color w:val="000000"/>
        </w:rPr>
        <w:tab/>
        <w:t>Engineering &amp; Technical Services</w:t>
      </w:r>
      <w:r w:rsidRPr="00FE685B">
        <w:rPr>
          <w:color w:val="000000"/>
        </w:rPr>
        <w:t xml:space="preserve"> - The contractor shall provide engineered solutions to existing problems.</w:t>
      </w:r>
      <w:r>
        <w:rPr>
          <w:color w:val="000000"/>
        </w:rPr>
        <w:t xml:space="preserve"> </w:t>
      </w:r>
      <w:r w:rsidRPr="00FE685B">
        <w:rPr>
          <w:color w:val="000000"/>
        </w:rPr>
        <w:t>Engineering &amp; technical services expected to be supplied on this contract include:</w:t>
      </w:r>
      <w:r>
        <w:rPr>
          <w:color w:val="000000"/>
        </w:rPr>
        <w:t xml:space="preserve"> </w:t>
      </w:r>
    </w:p>
    <w:p w14:paraId="42505E95" w14:textId="77777777" w:rsidR="003915CF" w:rsidRPr="00FE685B" w:rsidRDefault="003915CF" w:rsidP="003915CF">
      <w:pPr>
        <w:jc w:val="both"/>
        <w:rPr>
          <w:color w:val="000000"/>
        </w:rPr>
      </w:pPr>
      <w:r w:rsidRPr="00FE685B">
        <w:rPr>
          <w:color w:val="000000"/>
        </w:rPr>
        <w:t>•</w:t>
      </w:r>
      <w:r w:rsidRPr="00FE685B">
        <w:rPr>
          <w:color w:val="000000"/>
        </w:rPr>
        <w:tab/>
        <w:t>technical issue resolution</w:t>
      </w:r>
    </w:p>
    <w:p w14:paraId="20495804" w14:textId="77777777" w:rsidR="003915CF" w:rsidRPr="00FE685B" w:rsidRDefault="003915CF" w:rsidP="003915CF">
      <w:pPr>
        <w:jc w:val="both"/>
        <w:rPr>
          <w:color w:val="000000"/>
        </w:rPr>
      </w:pPr>
      <w:r w:rsidRPr="00FE685B">
        <w:rPr>
          <w:color w:val="000000"/>
        </w:rPr>
        <w:t>•</w:t>
      </w:r>
      <w:r w:rsidRPr="00FE685B">
        <w:rPr>
          <w:color w:val="000000"/>
        </w:rPr>
        <w:tab/>
        <w:t>owners group meetings</w:t>
      </w:r>
    </w:p>
    <w:p w14:paraId="38C25BC8" w14:textId="77777777" w:rsidR="003915CF" w:rsidRPr="00FE685B" w:rsidRDefault="003915CF" w:rsidP="003915CF">
      <w:pPr>
        <w:jc w:val="both"/>
        <w:rPr>
          <w:color w:val="000000"/>
        </w:rPr>
      </w:pPr>
      <w:r w:rsidRPr="00FE685B">
        <w:rPr>
          <w:color w:val="000000"/>
        </w:rPr>
        <w:t>•</w:t>
      </w:r>
      <w:r w:rsidRPr="00FE685B">
        <w:rPr>
          <w:color w:val="000000"/>
        </w:rPr>
        <w:tab/>
        <w:t>engineering investigations</w:t>
      </w:r>
    </w:p>
    <w:p w14:paraId="1347E8B1" w14:textId="77777777" w:rsidR="003915CF" w:rsidRPr="00FE685B" w:rsidRDefault="003915CF" w:rsidP="003915CF">
      <w:pPr>
        <w:jc w:val="both"/>
        <w:rPr>
          <w:color w:val="000000"/>
        </w:rPr>
      </w:pPr>
      <w:r w:rsidRPr="00FE685B">
        <w:rPr>
          <w:color w:val="000000"/>
        </w:rPr>
        <w:t>•</w:t>
      </w:r>
      <w:r w:rsidRPr="00FE685B">
        <w:rPr>
          <w:color w:val="000000"/>
        </w:rPr>
        <w:tab/>
        <w:t>failure analysis, root cause determination and associated light repairs</w:t>
      </w:r>
    </w:p>
    <w:p w14:paraId="48B68A65" w14:textId="77777777" w:rsidR="003915CF" w:rsidRPr="00FE685B" w:rsidRDefault="003915CF" w:rsidP="003915CF">
      <w:pPr>
        <w:jc w:val="both"/>
        <w:rPr>
          <w:color w:val="000000"/>
        </w:rPr>
      </w:pPr>
      <w:r w:rsidRPr="00FE685B">
        <w:rPr>
          <w:color w:val="000000"/>
        </w:rPr>
        <w:t>•</w:t>
      </w:r>
      <w:r w:rsidRPr="00FE685B">
        <w:rPr>
          <w:color w:val="000000"/>
        </w:rPr>
        <w:tab/>
        <w:t xml:space="preserve">product improvements (design, development, testing &amp; evaluation, and deployment), </w:t>
      </w:r>
    </w:p>
    <w:p w14:paraId="1DE81218" w14:textId="77777777" w:rsidR="003915CF" w:rsidRPr="00FE685B" w:rsidRDefault="003915CF" w:rsidP="003915CF">
      <w:pPr>
        <w:jc w:val="both"/>
        <w:rPr>
          <w:color w:val="000000"/>
        </w:rPr>
      </w:pPr>
      <w:r w:rsidRPr="00FE685B">
        <w:rPr>
          <w:color w:val="000000"/>
        </w:rPr>
        <w:t>•</w:t>
      </w:r>
      <w:r w:rsidRPr="00FE685B">
        <w:rPr>
          <w:color w:val="000000"/>
        </w:rPr>
        <w:tab/>
        <w:t>new technology development and integration</w:t>
      </w:r>
    </w:p>
    <w:p w14:paraId="6B0AEE8B" w14:textId="77777777" w:rsidR="003915CF" w:rsidRPr="00FE685B" w:rsidRDefault="003915CF" w:rsidP="003915CF">
      <w:pPr>
        <w:jc w:val="both"/>
        <w:rPr>
          <w:color w:val="000000"/>
        </w:rPr>
      </w:pPr>
      <w:r w:rsidRPr="00FE685B">
        <w:rPr>
          <w:color w:val="000000"/>
        </w:rPr>
        <w:t>•</w:t>
      </w:r>
      <w:r w:rsidRPr="00FE685B">
        <w:rPr>
          <w:color w:val="000000"/>
        </w:rPr>
        <w:tab/>
        <w:t>technical documentation product development, revision and update</w:t>
      </w:r>
    </w:p>
    <w:p w14:paraId="1D6E43CF" w14:textId="77777777" w:rsidR="003915CF" w:rsidRPr="00FE685B" w:rsidRDefault="003915CF" w:rsidP="003915CF">
      <w:pPr>
        <w:jc w:val="both"/>
        <w:rPr>
          <w:color w:val="000000"/>
        </w:rPr>
      </w:pPr>
      <w:r w:rsidRPr="00FE685B">
        <w:rPr>
          <w:color w:val="000000"/>
        </w:rPr>
        <w:t>•</w:t>
      </w:r>
      <w:r w:rsidRPr="00FE685B">
        <w:rPr>
          <w:color w:val="000000"/>
        </w:rPr>
        <w:tab/>
        <w:t>land-based and shipboard testing and evaluation.</w:t>
      </w:r>
      <w:r>
        <w:rPr>
          <w:color w:val="000000"/>
        </w:rPr>
        <w:t xml:space="preserve"> </w:t>
      </w:r>
    </w:p>
    <w:p w14:paraId="2A2C12AC" w14:textId="77777777" w:rsidR="003915CF" w:rsidRDefault="003915CF" w:rsidP="003915CF">
      <w:pPr>
        <w:jc w:val="both"/>
        <w:rPr>
          <w:color w:val="000000"/>
        </w:rPr>
      </w:pPr>
      <w:r w:rsidRPr="00FE685B">
        <w:rPr>
          <w:color w:val="000000"/>
        </w:rPr>
        <w:lastRenderedPageBreak/>
        <w:t>•</w:t>
      </w:r>
      <w:r w:rsidRPr="00FE685B">
        <w:rPr>
          <w:color w:val="000000"/>
        </w:rPr>
        <w:tab/>
        <w:t>field technical service support, in conjunction with engineering efforts and tasking</w:t>
      </w:r>
    </w:p>
    <w:p w14:paraId="77D52C58" w14:textId="77777777" w:rsidR="003915CF" w:rsidRDefault="003915CF" w:rsidP="003915CF">
      <w:pPr>
        <w:jc w:val="both"/>
        <w:rPr>
          <w:b/>
          <w:color w:val="FF0000"/>
        </w:rPr>
      </w:pPr>
    </w:p>
    <w:p w14:paraId="48132055" w14:textId="77777777" w:rsidR="003915CF" w:rsidRPr="001A6421" w:rsidRDefault="003915CF" w:rsidP="003915CF">
      <w:pPr>
        <w:jc w:val="both"/>
        <w:rPr>
          <w:color w:val="000000"/>
        </w:rPr>
      </w:pPr>
      <w:r w:rsidRPr="003915CF">
        <w:rPr>
          <w:b/>
          <w:color w:val="000000"/>
        </w:rPr>
        <w:t>3.2 Engineering investigations</w:t>
      </w:r>
      <w:r>
        <w:rPr>
          <w:color w:val="000000"/>
        </w:rPr>
        <w:t xml:space="preserve"> - </w:t>
      </w:r>
      <w:r w:rsidRPr="001A6421">
        <w:rPr>
          <w:color w:val="000000"/>
        </w:rPr>
        <w:t>The contractor shall conduct engineering investigations, using contractor personnel, material, and facilities; unless specific material is provided by the Government. The investigations shall relate to the RENK products and new RENK MRG equipment including, but not limited to: failure analysis, root cause determination and associated light repairs, technical issue resolution, software changes and upgrades, installation, operation, maintenance, operations limits, training requirements, and documentation. A report of the results of each investigation, including conclusions and recommendations shall be prepared.</w:t>
      </w:r>
      <w:r>
        <w:rPr>
          <w:color w:val="000000"/>
        </w:rPr>
        <w:t xml:space="preserve"> </w:t>
      </w:r>
    </w:p>
    <w:p w14:paraId="20CC3A2B" w14:textId="77777777" w:rsidR="003915CF" w:rsidRDefault="003915CF" w:rsidP="003915CF">
      <w:pPr>
        <w:jc w:val="both"/>
        <w:rPr>
          <w:color w:val="000000"/>
        </w:rPr>
      </w:pPr>
    </w:p>
    <w:p w14:paraId="55E03C91" w14:textId="77777777" w:rsidR="003915CF" w:rsidRPr="003915CF" w:rsidRDefault="003915CF" w:rsidP="003915CF">
      <w:pPr>
        <w:jc w:val="both"/>
        <w:rPr>
          <w:b/>
          <w:color w:val="000000"/>
        </w:rPr>
      </w:pPr>
      <w:r>
        <w:rPr>
          <w:b/>
          <w:color w:val="000000"/>
        </w:rPr>
        <w:t>3.3</w:t>
      </w:r>
      <w:r w:rsidRPr="003915CF">
        <w:rPr>
          <w:b/>
          <w:color w:val="000000"/>
        </w:rPr>
        <w:tab/>
        <w:t>Logistics Support Services</w:t>
      </w:r>
      <w:r w:rsidRPr="00FE685B">
        <w:rPr>
          <w:color w:val="000000"/>
        </w:rPr>
        <w:t xml:space="preserve"> - The contractor shall provide necessary product line expertise and information necessary to support the development, updating and revision of various Navy logistics products, including: </w:t>
      </w:r>
    </w:p>
    <w:p w14:paraId="16806251" w14:textId="77777777" w:rsidR="003915CF" w:rsidRPr="00FE685B" w:rsidRDefault="003915CF" w:rsidP="003915CF">
      <w:pPr>
        <w:jc w:val="both"/>
        <w:rPr>
          <w:color w:val="000000"/>
        </w:rPr>
      </w:pPr>
      <w:r w:rsidRPr="00FE685B">
        <w:rPr>
          <w:color w:val="000000"/>
        </w:rPr>
        <w:t xml:space="preserve"> </w:t>
      </w:r>
    </w:p>
    <w:p w14:paraId="56487685" w14:textId="77777777" w:rsidR="003915CF" w:rsidRPr="00FE685B" w:rsidRDefault="003915CF" w:rsidP="003915CF">
      <w:pPr>
        <w:ind w:firstLine="720"/>
        <w:jc w:val="both"/>
        <w:rPr>
          <w:color w:val="000000"/>
        </w:rPr>
      </w:pPr>
      <w:r w:rsidRPr="00FE685B">
        <w:rPr>
          <w:color w:val="000000"/>
        </w:rPr>
        <w:t>•</w:t>
      </w:r>
      <w:r w:rsidRPr="00FE685B">
        <w:rPr>
          <w:color w:val="000000"/>
        </w:rPr>
        <w:tab/>
      </w:r>
      <w:r>
        <w:rPr>
          <w:color w:val="000000"/>
        </w:rPr>
        <w:t>Equipment</w:t>
      </w:r>
      <w:r w:rsidRPr="00FE685B">
        <w:rPr>
          <w:color w:val="000000"/>
        </w:rPr>
        <w:t xml:space="preserve"> configuration management and associated Allowance Parts Lists (APLs)</w:t>
      </w:r>
    </w:p>
    <w:p w14:paraId="34F7B5E4" w14:textId="77777777" w:rsidR="003915CF" w:rsidRPr="00FE685B" w:rsidRDefault="003915CF" w:rsidP="003915CF">
      <w:pPr>
        <w:ind w:firstLine="720"/>
        <w:jc w:val="both"/>
        <w:rPr>
          <w:color w:val="000000"/>
        </w:rPr>
      </w:pPr>
      <w:r w:rsidRPr="00FE685B">
        <w:rPr>
          <w:color w:val="000000"/>
        </w:rPr>
        <w:t>•</w:t>
      </w:r>
      <w:r w:rsidRPr="00FE685B">
        <w:rPr>
          <w:color w:val="000000"/>
        </w:rPr>
        <w:tab/>
        <w:t>parts and sub-assembly provisioning</w:t>
      </w:r>
    </w:p>
    <w:p w14:paraId="1E09C30C" w14:textId="77777777" w:rsidR="003915CF" w:rsidRPr="00FE685B" w:rsidRDefault="003915CF" w:rsidP="003915CF">
      <w:pPr>
        <w:ind w:firstLine="720"/>
        <w:jc w:val="both"/>
        <w:rPr>
          <w:color w:val="000000"/>
        </w:rPr>
      </w:pPr>
      <w:r w:rsidRPr="00FE685B">
        <w:rPr>
          <w:color w:val="000000"/>
        </w:rPr>
        <w:t>•</w:t>
      </w:r>
      <w:r>
        <w:rPr>
          <w:color w:val="000000"/>
        </w:rPr>
        <w:tab/>
      </w:r>
      <w:r w:rsidRPr="00FE685B">
        <w:rPr>
          <w:color w:val="000000"/>
        </w:rPr>
        <w:t>technical manuals</w:t>
      </w:r>
    </w:p>
    <w:p w14:paraId="778C6751" w14:textId="77777777" w:rsidR="003915CF" w:rsidRPr="00FE685B" w:rsidRDefault="003915CF" w:rsidP="003915CF">
      <w:pPr>
        <w:ind w:firstLine="720"/>
        <w:jc w:val="both"/>
        <w:rPr>
          <w:color w:val="000000"/>
        </w:rPr>
      </w:pPr>
      <w:r w:rsidRPr="00FE685B">
        <w:rPr>
          <w:color w:val="000000"/>
        </w:rPr>
        <w:t>•</w:t>
      </w:r>
      <w:r w:rsidRPr="00FE685B">
        <w:rPr>
          <w:color w:val="000000"/>
        </w:rPr>
        <w:tab/>
        <w:t>planned maintenance system (PMS) procedures</w:t>
      </w:r>
    </w:p>
    <w:p w14:paraId="606484F6" w14:textId="77777777" w:rsidR="003915CF" w:rsidRPr="00FE685B" w:rsidRDefault="003915CF" w:rsidP="003915CF">
      <w:pPr>
        <w:ind w:firstLine="720"/>
        <w:jc w:val="both"/>
        <w:rPr>
          <w:color w:val="000000"/>
        </w:rPr>
      </w:pPr>
      <w:r w:rsidRPr="00FE685B">
        <w:rPr>
          <w:color w:val="000000"/>
        </w:rPr>
        <w:t>•</w:t>
      </w:r>
      <w:r w:rsidRPr="00FE685B">
        <w:rPr>
          <w:color w:val="000000"/>
        </w:rPr>
        <w:tab/>
        <w:t>maintenance standards</w:t>
      </w:r>
    </w:p>
    <w:p w14:paraId="0B4DB8FF" w14:textId="77777777" w:rsidR="003915CF" w:rsidRPr="00FE685B" w:rsidRDefault="003915CF" w:rsidP="003915CF">
      <w:pPr>
        <w:ind w:firstLine="720"/>
        <w:jc w:val="both"/>
        <w:rPr>
          <w:color w:val="000000"/>
        </w:rPr>
      </w:pPr>
      <w:r w:rsidRPr="00FE685B">
        <w:rPr>
          <w:color w:val="000000"/>
        </w:rPr>
        <w:t>•</w:t>
      </w:r>
      <w:r w:rsidRPr="00FE685B">
        <w:rPr>
          <w:color w:val="000000"/>
        </w:rPr>
        <w:tab/>
        <w:t>drawings</w:t>
      </w:r>
    </w:p>
    <w:p w14:paraId="3FBECA21" w14:textId="77777777" w:rsidR="003915CF" w:rsidRDefault="003915CF" w:rsidP="003915CF">
      <w:pPr>
        <w:ind w:firstLine="720"/>
        <w:jc w:val="both"/>
        <w:rPr>
          <w:color w:val="000000"/>
        </w:rPr>
      </w:pPr>
      <w:r w:rsidRPr="00FE685B">
        <w:rPr>
          <w:color w:val="000000"/>
        </w:rPr>
        <w:t>•</w:t>
      </w:r>
      <w:r w:rsidRPr="00FE685B">
        <w:rPr>
          <w:color w:val="000000"/>
        </w:rPr>
        <w:tab/>
        <w:t>parts stocking and availability</w:t>
      </w:r>
    </w:p>
    <w:p w14:paraId="155D365F" w14:textId="77777777" w:rsidR="003915CF" w:rsidRDefault="003915CF" w:rsidP="003915CF">
      <w:pPr>
        <w:jc w:val="both"/>
        <w:rPr>
          <w:b/>
          <w:color w:val="FF0000"/>
        </w:rPr>
      </w:pPr>
    </w:p>
    <w:p w14:paraId="33FBA0F2" w14:textId="77777777" w:rsidR="003915CF" w:rsidRDefault="003915CF" w:rsidP="003915CF">
      <w:pPr>
        <w:jc w:val="both"/>
        <w:rPr>
          <w:color w:val="000000"/>
        </w:rPr>
      </w:pPr>
      <w:r w:rsidRPr="003915CF">
        <w:rPr>
          <w:b/>
          <w:color w:val="000000"/>
        </w:rPr>
        <w:t>3.</w:t>
      </w:r>
      <w:r>
        <w:rPr>
          <w:b/>
          <w:color w:val="000000"/>
        </w:rPr>
        <w:t>4</w:t>
      </w:r>
      <w:r w:rsidRPr="003915CF">
        <w:rPr>
          <w:b/>
        </w:rPr>
        <w:t xml:space="preserve"> </w:t>
      </w:r>
      <w:r w:rsidRPr="003915CF">
        <w:rPr>
          <w:b/>
          <w:color w:val="000000"/>
        </w:rPr>
        <w:t>Product improvements (design, development, testing &amp; evaluation, and deployment)</w:t>
      </w:r>
      <w:r>
        <w:rPr>
          <w:color w:val="000000"/>
        </w:rPr>
        <w:t xml:space="preserve"> - </w:t>
      </w:r>
      <w:r w:rsidRPr="00FE685B">
        <w:rPr>
          <w:color w:val="000000"/>
        </w:rPr>
        <w:t>The contractor shall provide materials, engineering personnel, and the manufacturing and testing facilities to design parts, components, or systems to meet the program objectives and support new technology development and integration.</w:t>
      </w:r>
      <w:r>
        <w:rPr>
          <w:color w:val="000000"/>
        </w:rPr>
        <w:t xml:space="preserve"> </w:t>
      </w:r>
      <w:r w:rsidRPr="00FE685B">
        <w:rPr>
          <w:color w:val="000000"/>
        </w:rPr>
        <w:t>The contractor shall validate the designs by bench tests, MRG system tests, and support of fleet evaluations.</w:t>
      </w:r>
      <w:r>
        <w:rPr>
          <w:color w:val="000000"/>
        </w:rPr>
        <w:t xml:space="preserve"> </w:t>
      </w:r>
      <w:r w:rsidRPr="00FE685B">
        <w:rPr>
          <w:color w:val="000000"/>
        </w:rPr>
        <w:t>Engineering Change Proposals (ECP) and associated technical data shall be developed and submitted.</w:t>
      </w:r>
      <w:r>
        <w:rPr>
          <w:color w:val="000000"/>
        </w:rPr>
        <w:t xml:space="preserve"> </w:t>
      </w:r>
      <w:r w:rsidRPr="00FE685B">
        <w:rPr>
          <w:color w:val="000000"/>
        </w:rPr>
        <w:t>Specific components or systems which require such design effort shall be assigned by Naval Surface Warfare Center Philadelphia Division (NSWCPD) in accordance with the Program Management requirements.</w:t>
      </w:r>
    </w:p>
    <w:p w14:paraId="575A33DD" w14:textId="77777777" w:rsidR="003915CF" w:rsidRDefault="003915CF" w:rsidP="003915CF">
      <w:pPr>
        <w:jc w:val="both"/>
        <w:rPr>
          <w:color w:val="000000"/>
        </w:rPr>
      </w:pPr>
    </w:p>
    <w:p w14:paraId="3A8477DB" w14:textId="77777777" w:rsidR="003915CF" w:rsidRDefault="003915CF" w:rsidP="003915CF">
      <w:pPr>
        <w:jc w:val="both"/>
        <w:rPr>
          <w:color w:val="000000"/>
        </w:rPr>
      </w:pPr>
      <w:r>
        <w:rPr>
          <w:b/>
          <w:color w:val="000000"/>
        </w:rPr>
        <w:t>3.5</w:t>
      </w:r>
      <w:r w:rsidRPr="003915CF">
        <w:rPr>
          <w:b/>
          <w:color w:val="000000"/>
        </w:rPr>
        <w:t xml:space="preserve"> Fleet and Depot Support</w:t>
      </w:r>
      <w:r>
        <w:rPr>
          <w:color w:val="000000"/>
        </w:rPr>
        <w:t xml:space="preserve"> - </w:t>
      </w:r>
      <w:r w:rsidRPr="0015025E">
        <w:rPr>
          <w:color w:val="000000"/>
        </w:rPr>
        <w:t>The cont</w:t>
      </w:r>
      <w:r>
        <w:rPr>
          <w:color w:val="000000"/>
        </w:rPr>
        <w:t xml:space="preserve">ractor shall provide emergent </w:t>
      </w:r>
      <w:r w:rsidRPr="0015025E">
        <w:rPr>
          <w:color w:val="000000"/>
        </w:rPr>
        <w:t>field technical service support, in conjunction with engineering efforts and tasking to provide emergent support directly to U.S. Navy crafts or activities when required by a delivery order.</w:t>
      </w:r>
      <w:r>
        <w:rPr>
          <w:color w:val="000000"/>
        </w:rPr>
        <w:t xml:space="preserve"> </w:t>
      </w:r>
      <w:r w:rsidRPr="0015025E">
        <w:rPr>
          <w:color w:val="000000"/>
        </w:rPr>
        <w:t>The assistance shall encompass technical analysis, background research, on-site investigations, in-service engineering, maintainability, reliability, maintenance planning, service repair limits, or maintenance processes at all echelons of the RENK Main Reduction Gear programs; this also includes any direct fleet support required, including travel necessary in support of any delivery order.</w:t>
      </w:r>
    </w:p>
    <w:p w14:paraId="06F6ECD8" w14:textId="77777777" w:rsidR="003915CF" w:rsidRDefault="003915CF" w:rsidP="003915CF">
      <w:pPr>
        <w:jc w:val="both"/>
        <w:rPr>
          <w:color w:val="000000"/>
        </w:rPr>
      </w:pPr>
    </w:p>
    <w:p w14:paraId="49E8DD9B" w14:textId="77777777" w:rsidR="003915CF" w:rsidRDefault="003915CF" w:rsidP="003915CF">
      <w:pPr>
        <w:jc w:val="both"/>
        <w:rPr>
          <w:color w:val="000000"/>
        </w:rPr>
      </w:pPr>
      <w:r>
        <w:rPr>
          <w:b/>
          <w:color w:val="000000"/>
        </w:rPr>
        <w:t>3.6</w:t>
      </w:r>
      <w:r w:rsidRPr="003915CF">
        <w:rPr>
          <w:b/>
          <w:color w:val="000000"/>
        </w:rPr>
        <w:t xml:space="preserve"> Support of Government Testing</w:t>
      </w:r>
      <w:r>
        <w:rPr>
          <w:color w:val="000000"/>
        </w:rPr>
        <w:t xml:space="preserve"> - </w:t>
      </w:r>
      <w:r w:rsidRPr="00FE685B">
        <w:rPr>
          <w:color w:val="000000"/>
        </w:rPr>
        <w:t>The contractor shall provide the personnel to monitor, provide assistance, and evaluate tests of design improvements being tested on U.S.</w:t>
      </w:r>
      <w:r>
        <w:rPr>
          <w:color w:val="000000"/>
        </w:rPr>
        <w:t xml:space="preserve"> </w:t>
      </w:r>
      <w:r w:rsidRPr="00FE685B">
        <w:rPr>
          <w:color w:val="000000"/>
        </w:rPr>
        <w:t>Navy craft, or Government equipment as may be required by these tests. Testing and evaluation may be land based or shipboard.</w:t>
      </w:r>
      <w:r>
        <w:rPr>
          <w:color w:val="000000"/>
        </w:rPr>
        <w:t xml:space="preserve"> </w:t>
      </w:r>
      <w:r w:rsidRPr="00FE685B">
        <w:rPr>
          <w:color w:val="000000"/>
        </w:rPr>
        <w:t xml:space="preserve">Test support services shall be provided in accordance with the Program </w:t>
      </w:r>
      <w:r w:rsidRPr="00FE685B">
        <w:rPr>
          <w:color w:val="000000"/>
        </w:rPr>
        <w:lastRenderedPageBreak/>
        <w:t>Management requirements.</w:t>
      </w:r>
      <w:r>
        <w:rPr>
          <w:color w:val="000000"/>
        </w:rPr>
        <w:t xml:space="preserve"> </w:t>
      </w:r>
      <w:r w:rsidRPr="00FE685B">
        <w:rPr>
          <w:color w:val="000000"/>
        </w:rPr>
        <w:t>In addition, the maintenance and repair of any government owned test equipment or special tooling at the contractor’s facility is also covered under this contract.</w:t>
      </w:r>
    </w:p>
    <w:p w14:paraId="058A5390" w14:textId="77777777" w:rsidR="003915CF" w:rsidRDefault="003915CF" w:rsidP="003915CF">
      <w:pPr>
        <w:jc w:val="both"/>
        <w:rPr>
          <w:color w:val="000000"/>
        </w:rPr>
      </w:pPr>
    </w:p>
    <w:p w14:paraId="26B45D08" w14:textId="77777777" w:rsidR="003915CF" w:rsidRPr="0015025E" w:rsidRDefault="003915CF" w:rsidP="003915CF">
      <w:pPr>
        <w:jc w:val="both"/>
        <w:rPr>
          <w:color w:val="000000"/>
        </w:rPr>
      </w:pPr>
      <w:r>
        <w:rPr>
          <w:b/>
          <w:color w:val="000000"/>
        </w:rPr>
        <w:t>3.7</w:t>
      </w:r>
      <w:r w:rsidRPr="003915CF">
        <w:rPr>
          <w:b/>
          <w:color w:val="000000"/>
        </w:rPr>
        <w:t xml:space="preserve"> Software Maintenance and Configuration Control</w:t>
      </w:r>
      <w:r w:rsidRPr="0015025E">
        <w:rPr>
          <w:color w:val="000000"/>
        </w:rPr>
        <w:t xml:space="preserve"> – The contractor shall provide technical services in support of RENK Main Reduction Gear control software and integrated controller components including computer-based system development, configuration, installation (shipboard and shoreside), operation, support, testing, planning, documentation, and training.. </w:t>
      </w:r>
    </w:p>
    <w:p w14:paraId="7061CBB4" w14:textId="77777777" w:rsidR="003915CF" w:rsidRPr="0015025E" w:rsidRDefault="003915CF" w:rsidP="003915CF">
      <w:pPr>
        <w:jc w:val="both"/>
        <w:rPr>
          <w:color w:val="000000"/>
        </w:rPr>
      </w:pPr>
    </w:p>
    <w:p w14:paraId="72D0A363" w14:textId="77777777" w:rsidR="003915CF" w:rsidRPr="0015025E" w:rsidRDefault="003915CF" w:rsidP="003915CF">
      <w:pPr>
        <w:ind w:left="1440" w:hanging="720"/>
        <w:jc w:val="both"/>
        <w:rPr>
          <w:color w:val="000000"/>
        </w:rPr>
      </w:pPr>
      <w:r w:rsidRPr="0015025E">
        <w:rPr>
          <w:color w:val="000000"/>
        </w:rPr>
        <w:t>•</w:t>
      </w:r>
      <w:r>
        <w:rPr>
          <w:color w:val="000000"/>
        </w:rPr>
        <w:tab/>
      </w:r>
      <w:r w:rsidRPr="0015025E">
        <w:rPr>
          <w:color w:val="000000"/>
        </w:rPr>
        <w:t>Provide computer Programs and Software Baseline Management. Maintain software</w:t>
      </w:r>
      <w:r>
        <w:rPr>
          <w:color w:val="000000"/>
        </w:rPr>
        <w:t xml:space="preserve"> </w:t>
      </w:r>
      <w:r w:rsidRPr="0015025E">
        <w:rPr>
          <w:color w:val="000000"/>
        </w:rPr>
        <w:t>configurations and files to perform and Disaster Recovery Software Support. Identify and</w:t>
      </w:r>
      <w:r>
        <w:rPr>
          <w:color w:val="000000"/>
        </w:rPr>
        <w:t xml:space="preserve"> </w:t>
      </w:r>
      <w:r w:rsidRPr="0015025E">
        <w:rPr>
          <w:color w:val="000000"/>
        </w:rPr>
        <w:t>develop software integration fixes as needed. Integrate with other computer programs (to</w:t>
      </w:r>
      <w:r>
        <w:rPr>
          <w:color w:val="000000"/>
        </w:rPr>
        <w:t xml:space="preserve"> </w:t>
      </w:r>
      <w:r w:rsidRPr="0015025E">
        <w:rPr>
          <w:color w:val="000000"/>
        </w:rPr>
        <w:t>include Government Furnished, if applicable) to form the new computer program sets.</w:t>
      </w:r>
      <w:r w:rsidRPr="0015025E">
        <w:rPr>
          <w:color w:val="000000"/>
        </w:rPr>
        <w:tab/>
      </w:r>
    </w:p>
    <w:p w14:paraId="4918F57D" w14:textId="77777777" w:rsidR="003915CF" w:rsidRDefault="003915CF" w:rsidP="003915CF">
      <w:pPr>
        <w:ind w:left="1440" w:hanging="720"/>
        <w:jc w:val="both"/>
        <w:rPr>
          <w:color w:val="000000"/>
        </w:rPr>
      </w:pPr>
      <w:r w:rsidRPr="0015025E">
        <w:rPr>
          <w:color w:val="000000"/>
        </w:rPr>
        <w:t>•</w:t>
      </w:r>
      <w:r w:rsidRPr="0015025E">
        <w:rPr>
          <w:color w:val="000000"/>
        </w:rPr>
        <w:tab/>
        <w:t>•Computer Programs and Software Modifications. Develop computer program engineering</w:t>
      </w:r>
      <w:r>
        <w:rPr>
          <w:color w:val="000000"/>
        </w:rPr>
        <w:t xml:space="preserve"> </w:t>
      </w:r>
      <w:r w:rsidRPr="0015025E">
        <w:rPr>
          <w:color w:val="000000"/>
        </w:rPr>
        <w:t>changes to support maintenance and modernization. Support the development and execution of</w:t>
      </w:r>
      <w:r>
        <w:rPr>
          <w:color w:val="000000"/>
        </w:rPr>
        <w:t xml:space="preserve"> </w:t>
      </w:r>
      <w:r w:rsidRPr="0015025E">
        <w:rPr>
          <w:color w:val="000000"/>
        </w:rPr>
        <w:t>system-oriented test plans and procedures to ensure compatibility, usability, interoperability,</w:t>
      </w:r>
      <w:r>
        <w:rPr>
          <w:color w:val="000000"/>
        </w:rPr>
        <w:t xml:space="preserve"> </w:t>
      </w:r>
      <w:r w:rsidRPr="0015025E">
        <w:rPr>
          <w:color w:val="000000"/>
        </w:rPr>
        <w:t>and cross-element functionality integration of updated software.</w:t>
      </w:r>
    </w:p>
    <w:p w14:paraId="5D8EA53C" w14:textId="77777777" w:rsidR="003915CF" w:rsidRDefault="003915CF" w:rsidP="003915CF">
      <w:pPr>
        <w:ind w:left="1440" w:hanging="720"/>
        <w:jc w:val="both"/>
        <w:rPr>
          <w:color w:val="000000"/>
        </w:rPr>
      </w:pPr>
      <w:r w:rsidRPr="0015025E">
        <w:rPr>
          <w:color w:val="000000"/>
        </w:rPr>
        <w:t>•</w:t>
      </w:r>
      <w:r>
        <w:rPr>
          <w:color w:val="000000"/>
        </w:rPr>
        <w:tab/>
      </w:r>
      <w:r w:rsidRPr="0015025E">
        <w:rPr>
          <w:color w:val="000000"/>
        </w:rPr>
        <w:t>Software License Management. Manage developmental and life-cycle software license for all shore and ship-based software and hardware requirements.</w:t>
      </w:r>
    </w:p>
    <w:p w14:paraId="4465CD0F" w14:textId="77777777" w:rsidR="003915CF" w:rsidRDefault="003915CF" w:rsidP="003915CF">
      <w:pPr>
        <w:ind w:left="1440" w:hanging="720"/>
        <w:jc w:val="both"/>
        <w:rPr>
          <w:color w:val="000000"/>
        </w:rPr>
      </w:pPr>
      <w:r w:rsidRPr="0015025E">
        <w:rPr>
          <w:color w:val="000000"/>
        </w:rPr>
        <w:t>•</w:t>
      </w:r>
      <w:r>
        <w:rPr>
          <w:color w:val="000000"/>
        </w:rPr>
        <w:tab/>
      </w:r>
      <w:r w:rsidRPr="0015025E">
        <w:rPr>
          <w:color w:val="000000"/>
        </w:rPr>
        <w:t>Software Obsolescence Management. Identify and develop software obsolescence and predictions health charts for predicting end of life, end of procurement in support of technical baseline refresh planning and execution.</w:t>
      </w:r>
    </w:p>
    <w:p w14:paraId="10787F42" w14:textId="77777777" w:rsidR="003915CF" w:rsidRDefault="003915CF" w:rsidP="003915CF">
      <w:pPr>
        <w:ind w:left="1440" w:hanging="720"/>
        <w:jc w:val="both"/>
        <w:rPr>
          <w:color w:val="000000"/>
        </w:rPr>
      </w:pPr>
      <w:r w:rsidRPr="0015025E">
        <w:rPr>
          <w:color w:val="000000"/>
        </w:rPr>
        <w:t>•</w:t>
      </w:r>
      <w:r w:rsidRPr="0015025E">
        <w:rPr>
          <w:color w:val="000000"/>
        </w:rPr>
        <w:tab/>
        <w:t>Update</w:t>
      </w:r>
      <w:r>
        <w:rPr>
          <w:color w:val="000000"/>
        </w:rPr>
        <w:t xml:space="preserve"> and manage</w:t>
      </w:r>
      <w:r w:rsidRPr="0015025E">
        <w:rPr>
          <w:color w:val="000000"/>
        </w:rPr>
        <w:t xml:space="preserve"> configuration data for all design changes, including alterations and modernization. </w:t>
      </w:r>
      <w:r w:rsidRPr="00733C4D">
        <w:rPr>
          <w:color w:val="000000"/>
        </w:rPr>
        <w:t>(CDRL A004, CDRL A005, CDRL A006, CDRL A007).</w:t>
      </w:r>
    </w:p>
    <w:p w14:paraId="79B6D366" w14:textId="77777777" w:rsidR="003915CF" w:rsidRDefault="003915CF" w:rsidP="003915CF">
      <w:pPr>
        <w:ind w:left="1440" w:hanging="720"/>
        <w:jc w:val="both"/>
        <w:rPr>
          <w:color w:val="000000"/>
        </w:rPr>
      </w:pPr>
    </w:p>
    <w:p w14:paraId="75D8FABE" w14:textId="77777777" w:rsidR="003915CF" w:rsidRDefault="003915CF" w:rsidP="003915CF">
      <w:pPr>
        <w:jc w:val="both"/>
        <w:rPr>
          <w:color w:val="000000"/>
        </w:rPr>
      </w:pPr>
      <w:r>
        <w:rPr>
          <w:b/>
          <w:color w:val="000000"/>
        </w:rPr>
        <w:t>3.8</w:t>
      </w:r>
      <w:r w:rsidRPr="003915CF">
        <w:rPr>
          <w:b/>
          <w:color w:val="000000"/>
        </w:rPr>
        <w:t xml:space="preserve"> Program Management Services</w:t>
      </w:r>
      <w:r w:rsidRPr="005F076F">
        <w:rPr>
          <w:color w:val="000000"/>
        </w:rPr>
        <w:t xml:space="preserve"> – The contractor shall provide program management services in support of the efforts included in the scope of this contract.</w:t>
      </w:r>
      <w:r>
        <w:rPr>
          <w:color w:val="000000"/>
        </w:rPr>
        <w:t xml:space="preserve"> </w:t>
      </w:r>
      <w:r w:rsidRPr="005F076F">
        <w:rPr>
          <w:color w:val="000000"/>
        </w:rPr>
        <w:t>The contractor’s Program Manager will be the Government’s primary point of contact regarding contract execution matters.</w:t>
      </w:r>
      <w:r>
        <w:rPr>
          <w:color w:val="000000"/>
        </w:rPr>
        <w:t xml:space="preserve"> </w:t>
      </w:r>
      <w:r w:rsidRPr="005F076F">
        <w:rPr>
          <w:color w:val="000000"/>
        </w:rPr>
        <w:t>Program management duties and tasks will include, but are not limited to:</w:t>
      </w:r>
      <w:r>
        <w:rPr>
          <w:color w:val="000000"/>
        </w:rPr>
        <w:t xml:space="preserve"> </w:t>
      </w:r>
      <w:r w:rsidRPr="005F076F">
        <w:rPr>
          <w:color w:val="000000"/>
        </w:rPr>
        <w:t>contract management, budgeting, scheduling, planning, executing, prioritizing, progress tracking (task and financial), and planning of tasks, projects and programs.</w:t>
      </w:r>
      <w:r>
        <w:rPr>
          <w:color w:val="000000"/>
        </w:rPr>
        <w:t xml:space="preserve"> </w:t>
      </w:r>
      <w:r w:rsidRPr="005F076F">
        <w:rPr>
          <w:color w:val="000000"/>
        </w:rPr>
        <w:t>The Program manager shall be well versed in Government contract management and administration, including funding allocation (CLINs and SLINs), invoicing and supporting documentation, and manpower reporting.</w:t>
      </w:r>
    </w:p>
    <w:p w14:paraId="2018539F" w14:textId="77777777" w:rsidR="00EA233C" w:rsidRPr="007834BA" w:rsidRDefault="00EA233C" w:rsidP="00C71E7A">
      <w:pPr>
        <w:jc w:val="both"/>
        <w:rPr>
          <w:color w:val="000000"/>
        </w:rPr>
      </w:pPr>
    </w:p>
    <w:p w14:paraId="604CB355" w14:textId="77777777" w:rsidR="003915CF" w:rsidRDefault="003915CF" w:rsidP="005A4686">
      <w:pPr>
        <w:pStyle w:val="PlainText"/>
        <w:rPr>
          <w:rFonts w:ascii="Times New Roman" w:hAnsi="Times New Roman"/>
          <w:b/>
          <w:sz w:val="24"/>
          <w:szCs w:val="24"/>
        </w:rPr>
      </w:pPr>
      <w:r>
        <w:rPr>
          <w:rFonts w:ascii="Times New Roman" w:hAnsi="Times New Roman"/>
          <w:b/>
          <w:sz w:val="24"/>
          <w:szCs w:val="24"/>
        </w:rPr>
        <w:t>3.9</w:t>
      </w:r>
      <w:r w:rsidR="00321335" w:rsidRPr="007834BA">
        <w:rPr>
          <w:rFonts w:ascii="Times New Roman" w:hAnsi="Times New Roman"/>
          <w:b/>
          <w:sz w:val="24"/>
          <w:szCs w:val="24"/>
        </w:rPr>
        <w:t xml:space="preserve"> </w:t>
      </w:r>
      <w:r w:rsidR="00717410" w:rsidRPr="007834BA">
        <w:rPr>
          <w:rFonts w:ascii="Times New Roman" w:hAnsi="Times New Roman"/>
          <w:b/>
          <w:sz w:val="24"/>
          <w:szCs w:val="24"/>
        </w:rPr>
        <w:t xml:space="preserve">Manufacturing Phase-Out or Discontinuation of Production, Diminishing Sources, and Obsolete Materials or Components </w:t>
      </w:r>
    </w:p>
    <w:p w14:paraId="7988A309" w14:textId="77777777" w:rsidR="00717410" w:rsidRPr="007834BA" w:rsidRDefault="005A4686" w:rsidP="005A4686">
      <w:pPr>
        <w:pStyle w:val="PlainText"/>
        <w:rPr>
          <w:rFonts w:ascii="Times New Roman" w:hAnsi="Times New Roman"/>
          <w:sz w:val="24"/>
          <w:szCs w:val="24"/>
        </w:rPr>
      </w:pPr>
      <w:r w:rsidRPr="007834BA">
        <w:rPr>
          <w:rFonts w:ascii="Times New Roman" w:hAnsi="Times New Roman"/>
          <w:b/>
          <w:sz w:val="24"/>
          <w:szCs w:val="24"/>
        </w:rPr>
        <w:t>3.</w:t>
      </w:r>
      <w:r w:rsidR="003915CF">
        <w:rPr>
          <w:rFonts w:ascii="Times New Roman" w:hAnsi="Times New Roman"/>
          <w:b/>
          <w:sz w:val="24"/>
          <w:szCs w:val="24"/>
        </w:rPr>
        <w:t>9</w:t>
      </w:r>
      <w:r w:rsidRPr="007834BA">
        <w:rPr>
          <w:rFonts w:ascii="Times New Roman" w:hAnsi="Times New Roman"/>
          <w:b/>
          <w:sz w:val="24"/>
          <w:szCs w:val="24"/>
        </w:rPr>
        <w:t>.1</w:t>
      </w:r>
      <w:r w:rsidRPr="007834BA">
        <w:rPr>
          <w:rFonts w:ascii="Times New Roman" w:hAnsi="Times New Roman"/>
          <w:b/>
          <w:color w:val="FF0000"/>
          <w:sz w:val="24"/>
          <w:szCs w:val="24"/>
        </w:rPr>
        <w:t xml:space="preserve">  </w:t>
      </w:r>
      <w:r w:rsidR="00717410" w:rsidRPr="007834BA">
        <w:rPr>
          <w:rFonts w:ascii="Times New Roman" w:hAnsi="Times New Roman"/>
          <w:sz w:val="24"/>
          <w:szCs w:val="24"/>
        </w:rPr>
        <w:t>The contractor shall notify the contracting officer immediately upon determining the unavailability of obsolete materials or components. The contractor may recommend a solution to include the impact on the contract price and delivery. The contractor shall not initiate any item redesign or incur any additional costs without the express, written authorization of the contracting officer.</w:t>
      </w:r>
    </w:p>
    <w:p w14:paraId="09E38456" w14:textId="77777777" w:rsidR="00717410" w:rsidRPr="007834BA" w:rsidRDefault="00717410" w:rsidP="00321335">
      <w:pPr>
        <w:jc w:val="both"/>
        <w:rPr>
          <w:b/>
        </w:rPr>
      </w:pPr>
    </w:p>
    <w:p w14:paraId="785898A7" w14:textId="77777777" w:rsidR="00321335" w:rsidRPr="007834BA" w:rsidRDefault="00321335" w:rsidP="00C71E7A">
      <w:pPr>
        <w:jc w:val="both"/>
        <w:rPr>
          <w:color w:val="000000"/>
        </w:rPr>
      </w:pPr>
    </w:p>
    <w:p w14:paraId="79E52E75" w14:textId="77777777" w:rsidR="00A27D19" w:rsidRPr="007834BA" w:rsidRDefault="00A27D19" w:rsidP="00C71E7A">
      <w:pPr>
        <w:jc w:val="both"/>
      </w:pPr>
    </w:p>
    <w:p w14:paraId="68343F01" w14:textId="77777777" w:rsidR="00ED641B" w:rsidRPr="007834BA" w:rsidRDefault="008C1012" w:rsidP="008C1012">
      <w:pPr>
        <w:jc w:val="both"/>
        <w:rPr>
          <w:b/>
        </w:rPr>
      </w:pPr>
      <w:r w:rsidRPr="007834BA">
        <w:rPr>
          <w:b/>
        </w:rPr>
        <w:lastRenderedPageBreak/>
        <w:t>4.</w:t>
      </w:r>
      <w:r w:rsidR="00796CBF" w:rsidRPr="007834BA">
        <w:rPr>
          <w:b/>
        </w:rPr>
        <w:t>0</w:t>
      </w:r>
      <w:r w:rsidRPr="007834BA">
        <w:rPr>
          <w:b/>
        </w:rPr>
        <w:t xml:space="preserve">  DATA REQUIREMENTS</w:t>
      </w:r>
      <w:r w:rsidR="00A22FFD" w:rsidRPr="007834BA">
        <w:rPr>
          <w:b/>
        </w:rPr>
        <w:t xml:space="preserve">  </w:t>
      </w:r>
    </w:p>
    <w:p w14:paraId="3761F6FC" w14:textId="77777777" w:rsidR="00D03027" w:rsidRDefault="00D03027" w:rsidP="008C1012">
      <w:pPr>
        <w:jc w:val="both"/>
        <w:rPr>
          <w:b/>
          <w:color w:val="000000"/>
        </w:rPr>
      </w:pPr>
    </w:p>
    <w:p w14:paraId="444CF16C" w14:textId="77777777" w:rsidR="003915CF" w:rsidRDefault="003915CF" w:rsidP="003915CF">
      <w:pPr>
        <w:jc w:val="both"/>
        <w:rPr>
          <w:b/>
        </w:rPr>
      </w:pPr>
      <w:r>
        <w:rPr>
          <w:b/>
        </w:rPr>
        <w:t>4.1 CDRL A001, Contract Status Report</w:t>
      </w:r>
    </w:p>
    <w:p w14:paraId="56D687D6" w14:textId="77777777" w:rsidR="003915CF" w:rsidRDefault="003915CF" w:rsidP="003915CF">
      <w:pPr>
        <w:jc w:val="both"/>
      </w:pPr>
      <w:r w:rsidRPr="00BB5EAE">
        <w:t>4.1.1</w:t>
      </w:r>
      <w:r w:rsidRPr="00BB5EAE">
        <w:tab/>
      </w:r>
      <w:r w:rsidRPr="00E2343A">
        <w:t xml:space="preserve">This report shall reflect both prime and subcontractor data if applicable at the same level of detail. </w:t>
      </w:r>
    </w:p>
    <w:p w14:paraId="7F260124" w14:textId="77777777" w:rsidR="003915CF" w:rsidRDefault="003915CF" w:rsidP="003915CF">
      <w:pPr>
        <w:jc w:val="both"/>
        <w:rPr>
          <w:b/>
        </w:rPr>
      </w:pPr>
    </w:p>
    <w:p w14:paraId="7006D190" w14:textId="77777777" w:rsidR="003915CF" w:rsidRDefault="003915CF" w:rsidP="003915CF">
      <w:pPr>
        <w:jc w:val="both"/>
        <w:rPr>
          <w:b/>
        </w:rPr>
      </w:pPr>
      <w:r>
        <w:rPr>
          <w:b/>
        </w:rPr>
        <w:t>4.2 CDRL A002, Travel Report</w:t>
      </w:r>
    </w:p>
    <w:p w14:paraId="50A27B85" w14:textId="77777777" w:rsidR="003915CF" w:rsidRDefault="003915CF" w:rsidP="003915CF">
      <w:pPr>
        <w:jc w:val="both"/>
      </w:pPr>
      <w:r w:rsidRPr="00BB5EAE">
        <w:t>4.2.1</w:t>
      </w:r>
      <w:r w:rsidRPr="00BB5EAE">
        <w:tab/>
      </w:r>
      <w:r w:rsidRPr="00E2343A">
        <w:t xml:space="preserve">This report shall reflect both prime and subcontractor data if applicable at the same level of detail. </w:t>
      </w:r>
    </w:p>
    <w:p w14:paraId="0469810D" w14:textId="77777777" w:rsidR="003915CF" w:rsidRDefault="003915CF" w:rsidP="003915CF">
      <w:pPr>
        <w:jc w:val="both"/>
        <w:rPr>
          <w:b/>
        </w:rPr>
      </w:pPr>
      <w:r>
        <w:rPr>
          <w:b/>
        </w:rPr>
        <w:t>4.3 CDRL A003, Contractor’s Personnel Roster</w:t>
      </w:r>
    </w:p>
    <w:p w14:paraId="5E887A21" w14:textId="77777777" w:rsidR="003915CF" w:rsidRDefault="003915CF" w:rsidP="003915CF">
      <w:pPr>
        <w:jc w:val="both"/>
      </w:pPr>
      <w:r>
        <w:t>4.3.1</w:t>
      </w:r>
      <w:r>
        <w:tab/>
      </w:r>
      <w:r w:rsidRPr="00E2343A">
        <w:t xml:space="preserve">This report shall reflect both prime and subcontractor data if applicable at the same level of detail. </w:t>
      </w:r>
    </w:p>
    <w:p w14:paraId="34C23CD9" w14:textId="77777777" w:rsidR="003915CF" w:rsidRDefault="003915CF" w:rsidP="003915CF">
      <w:pPr>
        <w:jc w:val="both"/>
      </w:pPr>
    </w:p>
    <w:p w14:paraId="1AA52A26" w14:textId="77777777" w:rsidR="003915CF" w:rsidRPr="005854D2" w:rsidRDefault="003915CF" w:rsidP="003915CF">
      <w:pPr>
        <w:jc w:val="both"/>
        <w:rPr>
          <w:b/>
        </w:rPr>
      </w:pPr>
      <w:r>
        <w:rPr>
          <w:b/>
        </w:rPr>
        <w:t>4.4 CDRL A004, Project Planning Chart</w:t>
      </w:r>
    </w:p>
    <w:p w14:paraId="4D4EBB10" w14:textId="77777777" w:rsidR="003915CF" w:rsidRDefault="003915CF" w:rsidP="003915CF">
      <w:pPr>
        <w:jc w:val="both"/>
      </w:pPr>
      <w:r>
        <w:t>4.4.1</w:t>
      </w:r>
      <w:r>
        <w:tab/>
      </w:r>
      <w:r w:rsidRPr="00E2343A">
        <w:t>The contractor shall develop and submit a Project Planning Chart for each task order assigned under this contractor.</w:t>
      </w:r>
      <w:r>
        <w:t xml:space="preserve"> </w:t>
      </w:r>
      <w:r w:rsidRPr="00E2343A">
        <w:t>The Project Planning Chart shall graphically depict the schedule and actual progress of work on a specific task order</w:t>
      </w:r>
    </w:p>
    <w:p w14:paraId="606B24AF" w14:textId="77777777" w:rsidR="003915CF" w:rsidRDefault="003915CF" w:rsidP="003915CF">
      <w:pPr>
        <w:jc w:val="both"/>
      </w:pPr>
      <w:r>
        <w:t>4.4.2</w:t>
      </w:r>
      <w:r>
        <w:tab/>
      </w:r>
      <w:r w:rsidRPr="00E2343A">
        <w:t xml:space="preserve">This report shall reflect both prime and subcontractor data if applicable at the same level of detail. </w:t>
      </w:r>
    </w:p>
    <w:p w14:paraId="096B3F8B" w14:textId="77777777" w:rsidR="003915CF" w:rsidRDefault="003915CF" w:rsidP="003915CF">
      <w:pPr>
        <w:jc w:val="both"/>
      </w:pPr>
    </w:p>
    <w:p w14:paraId="72717589" w14:textId="77777777" w:rsidR="003915CF" w:rsidRPr="005854D2" w:rsidRDefault="003915CF" w:rsidP="003915CF">
      <w:pPr>
        <w:jc w:val="both"/>
        <w:rPr>
          <w:b/>
        </w:rPr>
      </w:pPr>
      <w:r w:rsidRPr="005854D2">
        <w:rPr>
          <w:b/>
        </w:rPr>
        <w:t>4.5 CDRL A005, Technical Report – Study/Services</w:t>
      </w:r>
    </w:p>
    <w:p w14:paraId="05B6F1E6" w14:textId="77777777" w:rsidR="003915CF" w:rsidRDefault="003915CF" w:rsidP="003915CF">
      <w:pPr>
        <w:jc w:val="both"/>
      </w:pPr>
      <w:r>
        <w:t>4.5.1</w:t>
      </w:r>
      <w:r>
        <w:tab/>
        <w:t>This report shall reflect both prime and subcontractor data if applicable at the same level of detail.</w:t>
      </w:r>
    </w:p>
    <w:p w14:paraId="566AB209" w14:textId="77777777" w:rsidR="003915CF" w:rsidRPr="007834BA" w:rsidRDefault="003915CF" w:rsidP="003915CF">
      <w:pPr>
        <w:pStyle w:val="MediumGrid21"/>
        <w:jc w:val="both"/>
        <w:rPr>
          <w:rFonts w:ascii="Times New Roman" w:hAnsi="Times New Roman"/>
          <w:b/>
          <w:color w:val="FF0000"/>
          <w:sz w:val="24"/>
          <w:szCs w:val="24"/>
        </w:rPr>
      </w:pPr>
    </w:p>
    <w:p w14:paraId="563CE6EC" w14:textId="77777777" w:rsidR="003915CF" w:rsidRPr="00733C4D" w:rsidRDefault="003915CF" w:rsidP="003915CF">
      <w:pPr>
        <w:jc w:val="both"/>
        <w:rPr>
          <w:b/>
        </w:rPr>
      </w:pPr>
      <w:r w:rsidRPr="00733C4D">
        <w:rPr>
          <w:b/>
        </w:rPr>
        <w:t>4.6 CDRL A006, Computer Software Product for Government Use</w:t>
      </w:r>
    </w:p>
    <w:p w14:paraId="7973DBE6" w14:textId="77777777" w:rsidR="003915CF" w:rsidRDefault="003915CF" w:rsidP="003915CF">
      <w:pPr>
        <w:pStyle w:val="NoSpacing"/>
        <w:ind w:left="1440" w:hanging="720"/>
        <w:jc w:val="both"/>
      </w:pPr>
    </w:p>
    <w:p w14:paraId="6CC80388" w14:textId="77777777" w:rsidR="003915CF" w:rsidRPr="00733C4D" w:rsidRDefault="003915CF" w:rsidP="003915CF">
      <w:pPr>
        <w:jc w:val="both"/>
      </w:pPr>
      <w:r w:rsidRPr="00733C4D">
        <w:t>4.6.1  This report shall reflect both prime and Subcontractor data if applicable at the same level of detail.</w:t>
      </w:r>
    </w:p>
    <w:p w14:paraId="503C77B5" w14:textId="77777777" w:rsidR="003915CF" w:rsidRPr="00733C4D" w:rsidRDefault="003915CF" w:rsidP="003915CF">
      <w:pPr>
        <w:jc w:val="both"/>
      </w:pPr>
      <w:r w:rsidRPr="00733C4D">
        <w:t>4.6.2   The CDRL shall be delivered electronically, unless otherwise stated, and while Contractor’s format is acceptable, Government’s approval is required from the TPOC.</w:t>
      </w:r>
    </w:p>
    <w:p w14:paraId="3AC94BF9" w14:textId="77777777" w:rsidR="003915CF" w:rsidRPr="00733C4D" w:rsidRDefault="003915CF" w:rsidP="003915CF">
      <w:pPr>
        <w:jc w:val="both"/>
      </w:pPr>
      <w:r w:rsidRPr="00733C4D">
        <w:t>4.6.3   When alterations are made to the Graphical Application Program (GAP) Source Code, GAP compiled file, or GAP DLL files, the revised code shall be provided.</w:t>
      </w:r>
    </w:p>
    <w:p w14:paraId="5774548A" w14:textId="77777777" w:rsidR="003915CF" w:rsidRPr="00733C4D" w:rsidRDefault="003915CF" w:rsidP="003915CF">
      <w:pPr>
        <w:jc w:val="both"/>
      </w:pPr>
      <w:r w:rsidRPr="00733C4D">
        <w:t>4.6.4   When alterations are made to the HMI software, the revised code shall be provided.</w:t>
      </w:r>
    </w:p>
    <w:p w14:paraId="24DC1E1B" w14:textId="77777777" w:rsidR="003915CF" w:rsidRPr="00733C4D" w:rsidRDefault="003915CF" w:rsidP="003915CF">
      <w:pPr>
        <w:jc w:val="both"/>
      </w:pPr>
      <w:r w:rsidRPr="00733C4D">
        <w:t>4.6.5   When alterations are made to recovery software files, the revised files shall be provided.</w:t>
      </w:r>
    </w:p>
    <w:p w14:paraId="2B7BC1D5" w14:textId="77777777" w:rsidR="003915CF" w:rsidRPr="00733C4D" w:rsidRDefault="003915CF" w:rsidP="003915CF">
      <w:pPr>
        <w:jc w:val="both"/>
      </w:pPr>
      <w:r w:rsidRPr="00733C4D">
        <w:t>4.6.6   When alterations are made to any software, the revised source code and compiled files shall be provided.</w:t>
      </w:r>
    </w:p>
    <w:p w14:paraId="45C7E1EB" w14:textId="77777777" w:rsidR="003915CF" w:rsidRPr="00733C4D" w:rsidDel="00C316A6" w:rsidRDefault="003915CF" w:rsidP="003915CF">
      <w:pPr>
        <w:jc w:val="both"/>
        <w:rPr>
          <w:del w:id="0" w:author="Author"/>
          <w:highlight w:val="yellow"/>
        </w:rPr>
      </w:pPr>
    </w:p>
    <w:p w14:paraId="2032D089" w14:textId="77777777" w:rsidR="003915CF" w:rsidRPr="00614EF4" w:rsidRDefault="003915CF" w:rsidP="003915CF">
      <w:pPr>
        <w:jc w:val="both"/>
        <w:rPr>
          <w:b/>
          <w:highlight w:val="yellow"/>
        </w:rPr>
      </w:pPr>
    </w:p>
    <w:p w14:paraId="5876DB47" w14:textId="77777777" w:rsidR="003915CF" w:rsidRPr="00733C4D" w:rsidRDefault="003915CF" w:rsidP="003915CF">
      <w:pPr>
        <w:jc w:val="both"/>
        <w:rPr>
          <w:b/>
        </w:rPr>
      </w:pPr>
      <w:r w:rsidRPr="00733C4D">
        <w:rPr>
          <w:b/>
        </w:rPr>
        <w:t>4.7 CDRL A007, Software Version Description</w:t>
      </w:r>
    </w:p>
    <w:p w14:paraId="62C725E2" w14:textId="77777777" w:rsidR="003915CF" w:rsidRPr="00733C4D" w:rsidRDefault="003915CF" w:rsidP="003915CF">
      <w:pPr>
        <w:jc w:val="both"/>
      </w:pPr>
      <w:r w:rsidRPr="00733C4D">
        <w:t>4.7.1   This report shall reflect both prime and Subcontractor data if applicable at the same level of detail.</w:t>
      </w:r>
    </w:p>
    <w:p w14:paraId="0D0528F2" w14:textId="77777777" w:rsidR="003915CF" w:rsidRPr="00733C4D" w:rsidRDefault="003915CF" w:rsidP="003915CF">
      <w:pPr>
        <w:jc w:val="both"/>
      </w:pPr>
      <w:r w:rsidRPr="00733C4D">
        <w:t>4.7.2   The CDRL shall be delivered electronically, unless otherwise stated, and while Contractor’s format is acceptable, Government’s approval is required from the TPOC.</w:t>
      </w:r>
    </w:p>
    <w:p w14:paraId="1A00773A" w14:textId="77777777" w:rsidR="003915CF" w:rsidRPr="00733C4D" w:rsidRDefault="003915CF" w:rsidP="003915CF">
      <w:pPr>
        <w:jc w:val="both"/>
      </w:pPr>
      <w:r w:rsidRPr="00733C4D">
        <w:t xml:space="preserve">4.7.3   When alterations are made to the GAP Source Code, GAP compiled file, or GAP DLL a Software Version Description document will identify any new version or release numbers, </w:t>
      </w:r>
      <w:r w:rsidRPr="00733C4D">
        <w:lastRenderedPageBreak/>
        <w:t>changes made to the software, and any new or removed capabilities of the software. [insert your applicable type of SW here vice what is shown in this verbiage]</w:t>
      </w:r>
    </w:p>
    <w:p w14:paraId="1EEA9F19" w14:textId="77777777" w:rsidR="003915CF" w:rsidRPr="00733C4D" w:rsidRDefault="003915CF" w:rsidP="003915CF">
      <w:pPr>
        <w:jc w:val="both"/>
      </w:pPr>
      <w:r w:rsidRPr="00733C4D">
        <w:t>4.7.4   When alterations are made to the HMI software, a Software Version Description document will identify: any new version or release numbers, changes made to the software, and any new or removed capabilities of the software.</w:t>
      </w:r>
    </w:p>
    <w:p w14:paraId="29E6504F" w14:textId="77777777" w:rsidR="003915CF" w:rsidRPr="00733C4D" w:rsidRDefault="003915CF" w:rsidP="003915CF">
      <w:pPr>
        <w:jc w:val="both"/>
      </w:pPr>
      <w:r w:rsidRPr="00733C4D">
        <w:t>4.7.5   When alterations are made to the any software or firmware, a Software Version Description document will identify: any new version or release numbers, changes made to the software/firmware, and any new or removed capabilities of the software/firmware.</w:t>
      </w:r>
    </w:p>
    <w:p w14:paraId="03A3B275" w14:textId="77777777" w:rsidR="003915CF" w:rsidRPr="007834BA" w:rsidRDefault="003915CF" w:rsidP="008C1012">
      <w:pPr>
        <w:jc w:val="both"/>
        <w:rPr>
          <w:b/>
          <w:color w:val="000000"/>
        </w:rPr>
      </w:pPr>
    </w:p>
    <w:p w14:paraId="3A01D81E" w14:textId="77777777" w:rsidR="0044096B" w:rsidRDefault="00CB3DB6" w:rsidP="008C1012">
      <w:pPr>
        <w:jc w:val="both"/>
        <w:rPr>
          <w:color w:val="000000"/>
        </w:rPr>
      </w:pPr>
      <w:r w:rsidRPr="007834BA">
        <w:rPr>
          <w:b/>
          <w:color w:val="000000"/>
        </w:rPr>
        <w:t>5</w:t>
      </w:r>
      <w:r w:rsidR="008C1012" w:rsidRPr="007834BA">
        <w:rPr>
          <w:b/>
          <w:color w:val="000000"/>
        </w:rPr>
        <w:t>.</w:t>
      </w:r>
      <w:r w:rsidR="00796CBF" w:rsidRPr="007834BA">
        <w:rPr>
          <w:b/>
          <w:color w:val="000000"/>
        </w:rPr>
        <w:t>0</w:t>
      </w:r>
      <w:r w:rsidR="008C1012" w:rsidRPr="007834BA">
        <w:rPr>
          <w:b/>
          <w:color w:val="000000"/>
        </w:rPr>
        <w:t xml:space="preserve">  SECURITY REQUIREMENTS</w:t>
      </w:r>
      <w:r w:rsidR="008C1012" w:rsidRPr="007834BA">
        <w:rPr>
          <w:color w:val="000000"/>
        </w:rPr>
        <w:t xml:space="preserve"> </w:t>
      </w:r>
    </w:p>
    <w:p w14:paraId="73CCD7C7" w14:textId="77777777" w:rsidR="003915CF" w:rsidRPr="007834BA" w:rsidRDefault="003915CF" w:rsidP="008C1012">
      <w:pPr>
        <w:jc w:val="both"/>
        <w:rPr>
          <w:color w:val="FF0000"/>
        </w:rPr>
      </w:pPr>
    </w:p>
    <w:p w14:paraId="147EE82E" w14:textId="77777777" w:rsidR="00A5260B" w:rsidRPr="007834BA" w:rsidRDefault="00CB3DB6" w:rsidP="00A5260B">
      <w:r w:rsidRPr="007834BA">
        <w:rPr>
          <w:b/>
        </w:rPr>
        <w:t>5</w:t>
      </w:r>
      <w:r w:rsidR="00796CBF" w:rsidRPr="007834BA">
        <w:rPr>
          <w:b/>
        </w:rPr>
        <w:t xml:space="preserve">.1 </w:t>
      </w:r>
      <w:r w:rsidR="00352C57" w:rsidRPr="007834BA">
        <w:rPr>
          <w:b/>
        </w:rPr>
        <w:t xml:space="preserve"> </w:t>
      </w:r>
      <w:r w:rsidR="00D200C5" w:rsidRPr="007834BA">
        <w:rPr>
          <w:b/>
        </w:rPr>
        <w:t xml:space="preserve">SECURITY </w:t>
      </w:r>
      <w:r w:rsidR="00352C57" w:rsidRPr="007834BA">
        <w:rPr>
          <w:b/>
        </w:rPr>
        <w:t>TRAINING</w:t>
      </w:r>
      <w:r w:rsidR="00352C57" w:rsidRPr="007834BA">
        <w:t xml:space="preserve">. </w:t>
      </w:r>
      <w:r w:rsidR="00067559" w:rsidRPr="007834BA">
        <w:t>The Contractor is responsible for completing all required Government mandated training to maintain security and network access to government sites and IT systems to include but not limited to: Antiterrorism Level 1 Awareness; Records Management in the DON: Everyone's Responsibility; Training and Readiness: The Active Shooter; NAVSEA Introduction to Controlled Unclassified Information; Operations Security (OPSEC); NAVSEA Counterintelligence Training; Privacy and Personally Identifiable Information (PII) Awareness Training; NAVSEA Physical Security training</w:t>
      </w:r>
      <w:r w:rsidR="00503391" w:rsidRPr="007834BA">
        <w:t xml:space="preserve"> and Cybersecurity 101 Training</w:t>
      </w:r>
      <w:r w:rsidR="00F52A24" w:rsidRPr="007834BA">
        <w:t>.</w:t>
      </w:r>
      <w:r w:rsidR="00067559" w:rsidRPr="007834BA">
        <w:t xml:space="preserve"> Certificates of successful completion shall be sent to the COR and as otherwise specified in the contract.   </w:t>
      </w:r>
    </w:p>
    <w:p w14:paraId="639DDBFD" w14:textId="77777777" w:rsidR="00924FA1" w:rsidRPr="007834BA" w:rsidRDefault="00796CBF" w:rsidP="00924FA1">
      <w:r w:rsidRPr="007834BA">
        <w:rPr>
          <w:b/>
        </w:rPr>
        <w:t>5</w:t>
      </w:r>
      <w:r w:rsidR="00B97975" w:rsidRPr="007834BA">
        <w:rPr>
          <w:b/>
        </w:rPr>
        <w:t>.1.1</w:t>
      </w:r>
      <w:r w:rsidR="005C7999" w:rsidRPr="007834BA">
        <w:t xml:space="preserve">  </w:t>
      </w:r>
      <w:r w:rsidR="00924FA1" w:rsidRPr="007834BA">
        <w:t xml:space="preserve">In accordance with the </w:t>
      </w:r>
      <w:r w:rsidR="00E27550" w:rsidRPr="007834BA">
        <w:t>National Industrial Security Program Operating Manual (</w:t>
      </w:r>
      <w:r w:rsidR="00924FA1" w:rsidRPr="007834BA">
        <w:t>NISPOM</w:t>
      </w:r>
      <w:r w:rsidR="00E27550" w:rsidRPr="007834BA">
        <w:t>)</w:t>
      </w:r>
      <w:r w:rsidR="00924FA1" w:rsidRPr="007834BA">
        <w:t xml:space="preserve"> </w:t>
      </w:r>
      <w:r w:rsidR="00E27550" w:rsidRPr="007834BA">
        <w:t>(</w:t>
      </w:r>
      <w:r w:rsidR="0015588E">
        <w:t>37 CFR Part 117</w:t>
      </w:r>
      <w:r w:rsidR="00E27550" w:rsidRPr="007834BA">
        <w:t>)</w:t>
      </w:r>
      <w:r w:rsidR="00924FA1" w:rsidRPr="007834BA">
        <w:t>, Contractor personnel that require access to Department of  Navy (DON) information systems and/or work on-site require an open investigation or favorable adjudicated Tier 3 by the Vetting Risk Operations Center (VROC).  An interim clearance is granted by VROC and recorded in the</w:t>
      </w:r>
      <w:r w:rsidR="00D00C5A" w:rsidRPr="007834BA">
        <w:t xml:space="preserve"> Defense Information System for Security (DISS)</w:t>
      </w:r>
      <w:r w:rsidR="00924FA1" w:rsidRPr="007834BA">
        <w:t>. An open or closed investigation with a favorable adjudication is required prior to issuance of a badge providing access to NSWCPD buildings. Furthermore, if the Navy Central Adjudication Facility, have made an unfavorable determination access will be denied.  For Common Access Card (CAC) you must have an open investigation and</w:t>
      </w:r>
      <w:r w:rsidR="00A46914" w:rsidRPr="007834BA">
        <w:t>/</w:t>
      </w:r>
      <w:r w:rsidR="00924FA1" w:rsidRPr="007834BA">
        <w:t>or</w:t>
      </w:r>
      <w:r w:rsidR="00A46914" w:rsidRPr="007834BA">
        <w:t xml:space="preserve"> a</w:t>
      </w:r>
      <w:r w:rsidR="00924FA1" w:rsidRPr="007834BA">
        <w:t xml:space="preserve"> favorabl</w:t>
      </w:r>
      <w:r w:rsidR="00A46914" w:rsidRPr="007834BA">
        <w:t>y</w:t>
      </w:r>
      <w:r w:rsidR="00924FA1" w:rsidRPr="007834BA">
        <w:t xml:space="preserve"> </w:t>
      </w:r>
      <w:r w:rsidR="00A46914" w:rsidRPr="007834BA">
        <w:t xml:space="preserve">adjudicated </w:t>
      </w:r>
      <w:r w:rsidR="00924FA1" w:rsidRPr="007834BA">
        <w:t xml:space="preserve">investigation.  Interim security clearance are acceptable for a CAC. Access will be denied for anyone that has eligibility pending in </w:t>
      </w:r>
      <w:r w:rsidR="00D00C5A" w:rsidRPr="007834BA">
        <w:t>DISS</w:t>
      </w:r>
      <w:r w:rsidR="00924FA1" w:rsidRPr="007834BA">
        <w:t xml:space="preserve">.  </w:t>
      </w:r>
      <w:r w:rsidR="00265468" w:rsidRPr="007834BA">
        <w:t>Vetting through the National Crime Information Center, Sex Offender Registry, and the Terrorist screening database shall be process for a contractor that does not have a favorable adjudicated investigation.</w:t>
      </w:r>
    </w:p>
    <w:p w14:paraId="3A0D6A5A" w14:textId="77777777" w:rsidR="00924FA1" w:rsidRPr="007834BA" w:rsidRDefault="005C7999" w:rsidP="00924FA1">
      <w:r w:rsidRPr="007834BA">
        <w:rPr>
          <w:b/>
        </w:rPr>
        <w:t>5</w:t>
      </w:r>
      <w:r w:rsidR="00924FA1" w:rsidRPr="007834BA">
        <w:rPr>
          <w:b/>
        </w:rPr>
        <w:t>.</w:t>
      </w:r>
      <w:r w:rsidRPr="007834BA">
        <w:rPr>
          <w:b/>
        </w:rPr>
        <w:t>1.</w:t>
      </w:r>
      <w:r w:rsidR="003537F4" w:rsidRPr="007834BA">
        <w:rPr>
          <w:b/>
        </w:rPr>
        <w:t>2</w:t>
      </w:r>
      <w:r w:rsidRPr="007834BA">
        <w:t xml:space="preserve">  </w:t>
      </w:r>
      <w:r w:rsidR="00924FA1" w:rsidRPr="007834BA">
        <w:t>Within 30 days after contract award, the contractor shall submit a list of all contractor personnel, including subcontractor employees, who will have access to DON information systems and/or work on-site at one of the NSWCPD sites to the appointed Contracting Officer Representative (COR) via email. The contractor shall provide each employee's first name, last name, contract number, the NSWCPD technical code, work location, whether or not the employee has a CAC and or Standard Access Control Badge (SACB), the systems the employee can access (i.e., NMCI, RDT&amp;E), and the name of the Contractor's local point of contact, phone number and email address. Throughout the period of performance of the contract, the Contractor shall immediately provide any updated information to the COR when any Contractor personnel changes occur including substitutions or departures.</w:t>
      </w:r>
    </w:p>
    <w:p w14:paraId="2FB5D8AF" w14:textId="77777777" w:rsidR="00A5260B" w:rsidRPr="007834BA" w:rsidRDefault="00A5260B" w:rsidP="00A5260B"/>
    <w:p w14:paraId="6E46912E" w14:textId="77777777" w:rsidR="00A5260B" w:rsidRPr="007834BA" w:rsidRDefault="00796CBF" w:rsidP="00A5260B">
      <w:r w:rsidRPr="007834BA">
        <w:rPr>
          <w:b/>
        </w:rPr>
        <w:t>5</w:t>
      </w:r>
      <w:r w:rsidR="00B97975" w:rsidRPr="007834BA">
        <w:rPr>
          <w:b/>
        </w:rPr>
        <w:t>.2</w:t>
      </w:r>
      <w:r w:rsidR="005C7999" w:rsidRPr="007834BA">
        <w:t xml:space="preserve">  </w:t>
      </w:r>
      <w:r w:rsidR="00352C57" w:rsidRPr="007834BA">
        <w:rPr>
          <w:b/>
        </w:rPr>
        <w:t>ON SITE WORK.</w:t>
      </w:r>
      <w:r w:rsidR="00352C57" w:rsidRPr="007834BA">
        <w:t xml:space="preserve"> </w:t>
      </w:r>
      <w:r w:rsidR="00A5260B" w:rsidRPr="007834BA">
        <w:t xml:space="preserve">Contractor personnel that require a badge to work on-site at one of the NSWCPD sites must provide an I-9 form to verify proof of citizenship. The I-9 form should be signed by the company Facility Security Officer or the company Human Resource Department. </w:t>
      </w:r>
      <w:r w:rsidR="00A5260B" w:rsidRPr="007834BA">
        <w:lastRenderedPageBreak/>
        <w:t>In addition to the I-9 form, Contractors shall also bring their birth certificate, current United States Passport or naturalization certificate and state issued ID to the NSWCPD Security Officer at the time of badge request to verify citizenship.</w:t>
      </w:r>
      <w:r w:rsidR="003537F4" w:rsidRPr="007834BA">
        <w:t xml:space="preserve"> </w:t>
      </w:r>
      <w:r w:rsidR="00A5260B" w:rsidRPr="007834BA">
        <w:t xml:space="preserve"> </w:t>
      </w:r>
      <w:r w:rsidR="003537F4" w:rsidRPr="007834BA">
        <w:t xml:space="preserve">Any contractor that has unfavorable information that has not been favorably adjudicated, by Department of Defense Central Adjudication Facility (DOD CAF) will not be issued a badge. </w:t>
      </w:r>
      <w:r w:rsidR="00A5260B" w:rsidRPr="007834BA">
        <w:t>Finally, contractors shall supply a copy of their OPSEC Training Certificate or other proof that the training has been completed.</w:t>
      </w:r>
    </w:p>
    <w:p w14:paraId="243C8939" w14:textId="77777777" w:rsidR="008B0C0B" w:rsidRPr="007834BA" w:rsidRDefault="008B0C0B" w:rsidP="00A5260B"/>
    <w:p w14:paraId="41691EC2" w14:textId="77777777" w:rsidR="007045AF" w:rsidRPr="007834BA" w:rsidRDefault="007045AF" w:rsidP="00A5260B">
      <w:pPr>
        <w:rPr>
          <w:color w:val="1F497D"/>
        </w:rPr>
      </w:pPr>
      <w:r w:rsidRPr="007834BA">
        <w:rPr>
          <w:b/>
        </w:rPr>
        <w:t>5</w:t>
      </w:r>
      <w:r w:rsidR="00B97975" w:rsidRPr="007834BA">
        <w:rPr>
          <w:b/>
        </w:rPr>
        <w:t>.2.1</w:t>
      </w:r>
      <w:r w:rsidR="005C7999" w:rsidRPr="007834BA">
        <w:t xml:space="preserve">  </w:t>
      </w:r>
      <w:r w:rsidRPr="007834BA">
        <w:t>In accordance with NSWCPD security protocol, contractor employees who hold dual citizenship will not be granted security clearance to our facilities</w:t>
      </w:r>
      <w:r w:rsidRPr="007834BA">
        <w:rPr>
          <w:color w:val="1F497D"/>
        </w:rPr>
        <w:t>.</w:t>
      </w:r>
    </w:p>
    <w:p w14:paraId="78CDC427" w14:textId="77777777" w:rsidR="008B0C0B" w:rsidRPr="007834BA" w:rsidRDefault="008B0C0B" w:rsidP="00A5260B"/>
    <w:p w14:paraId="08EAF78B" w14:textId="77777777" w:rsidR="002A7657" w:rsidRPr="007834BA" w:rsidRDefault="00C62833" w:rsidP="002A7657">
      <w:pPr>
        <w:pStyle w:val="PlainText"/>
        <w:rPr>
          <w:rFonts w:ascii="Times New Roman" w:hAnsi="Times New Roman"/>
          <w:sz w:val="24"/>
          <w:szCs w:val="24"/>
        </w:rPr>
      </w:pPr>
      <w:r w:rsidRPr="007834BA">
        <w:rPr>
          <w:rFonts w:ascii="Times New Roman" w:hAnsi="Times New Roman"/>
          <w:b/>
          <w:color w:val="000000"/>
          <w:sz w:val="24"/>
          <w:szCs w:val="24"/>
        </w:rPr>
        <w:t>5.</w:t>
      </w:r>
      <w:r w:rsidR="00B97975" w:rsidRPr="007834BA">
        <w:rPr>
          <w:rFonts w:ascii="Times New Roman" w:hAnsi="Times New Roman"/>
          <w:b/>
          <w:color w:val="000000"/>
          <w:sz w:val="24"/>
          <w:szCs w:val="24"/>
        </w:rPr>
        <w:t>2.4</w:t>
      </w:r>
      <w:r w:rsidR="005C7999" w:rsidRPr="007834BA">
        <w:rPr>
          <w:rFonts w:ascii="Times New Roman" w:hAnsi="Times New Roman"/>
          <w:color w:val="000000"/>
          <w:sz w:val="24"/>
          <w:szCs w:val="24"/>
        </w:rPr>
        <w:t xml:space="preserve">  </w:t>
      </w:r>
      <w:r w:rsidR="0017362C" w:rsidRPr="007834BA">
        <w:rPr>
          <w:rFonts w:ascii="Times New Roman" w:hAnsi="Times New Roman"/>
          <w:sz w:val="24"/>
          <w:szCs w:val="24"/>
        </w:rPr>
        <w:t>For each day on  NSWCPD property, the contractor shall complete the current version of the NSWCPD COVID-19 Screening and Self-Assessment Questionnaire (</w:t>
      </w:r>
      <w:r w:rsidR="0017362C" w:rsidRPr="007834BA">
        <w:rPr>
          <w:rFonts w:ascii="Times New Roman" w:hAnsi="Times New Roman"/>
          <w:sz w:val="24"/>
          <w:szCs w:val="24"/>
          <w:highlight w:val="lightGray"/>
        </w:rPr>
        <w:t>Attachment 2</w:t>
      </w:r>
      <w:r w:rsidR="0017362C" w:rsidRPr="007834BA">
        <w:rPr>
          <w:rFonts w:ascii="Times New Roman" w:hAnsi="Times New Roman"/>
          <w:sz w:val="24"/>
          <w:szCs w:val="24"/>
        </w:rPr>
        <w:t>) for each employee. If there are any “Yes” answers, the contractor shall contact the TPOC or the Contractor Officer.</w:t>
      </w:r>
    </w:p>
    <w:p w14:paraId="39274E36" w14:textId="77777777" w:rsidR="00C62833" w:rsidRPr="007834BA" w:rsidRDefault="00C62833" w:rsidP="00C71E7A">
      <w:pPr>
        <w:jc w:val="both"/>
        <w:rPr>
          <w:color w:val="000000"/>
        </w:rPr>
      </w:pPr>
    </w:p>
    <w:p w14:paraId="33F048BB" w14:textId="77777777" w:rsidR="00816798" w:rsidRPr="007834BA" w:rsidRDefault="0017362C" w:rsidP="00C71E7A">
      <w:pPr>
        <w:jc w:val="both"/>
        <w:rPr>
          <w:b/>
        </w:rPr>
      </w:pPr>
      <w:r>
        <w:rPr>
          <w:b/>
        </w:rPr>
        <w:t>5.3</w:t>
      </w:r>
      <w:r w:rsidR="00816798" w:rsidRPr="007834BA">
        <w:rPr>
          <w:b/>
        </w:rPr>
        <w:t xml:space="preserve"> </w:t>
      </w:r>
      <w:r w:rsidR="00843AD6" w:rsidRPr="007834BA">
        <w:rPr>
          <w:b/>
        </w:rPr>
        <w:t>OPERATIONS SECURITY (</w:t>
      </w:r>
      <w:r w:rsidR="00816798" w:rsidRPr="007834BA">
        <w:rPr>
          <w:b/>
        </w:rPr>
        <w:t>OPSEC</w:t>
      </w:r>
      <w:r w:rsidR="00843AD6" w:rsidRPr="007834BA">
        <w:rPr>
          <w:b/>
        </w:rPr>
        <w:t>)</w:t>
      </w:r>
    </w:p>
    <w:p w14:paraId="242302FB" w14:textId="77777777" w:rsidR="001A2E8E" w:rsidRPr="007834BA" w:rsidRDefault="001A2E8E" w:rsidP="00F050DB">
      <w:pPr>
        <w:jc w:val="both"/>
        <w:rPr>
          <w:b/>
          <w:color w:val="FF0000"/>
        </w:rPr>
      </w:pPr>
    </w:p>
    <w:p w14:paraId="6E3610E0" w14:textId="77777777" w:rsidR="00507C1C" w:rsidRPr="007834BA" w:rsidRDefault="0017362C" w:rsidP="00507C1C">
      <w:pPr>
        <w:pStyle w:val="ListParagraph"/>
        <w:kinsoku w:val="0"/>
        <w:overflowPunct w:val="0"/>
        <w:ind w:left="0"/>
        <w:textAlignment w:val="baseline"/>
        <w:rPr>
          <w:color w:val="000000"/>
          <w:kern w:val="24"/>
        </w:rPr>
      </w:pPr>
      <w:r>
        <w:rPr>
          <w:b/>
        </w:rPr>
        <w:t>5.3</w:t>
      </w:r>
      <w:r w:rsidR="005C7999" w:rsidRPr="007834BA">
        <w:rPr>
          <w:b/>
        </w:rPr>
        <w:t>.1</w:t>
      </w:r>
      <w:r w:rsidR="005C7999" w:rsidRPr="007834BA">
        <w:t xml:space="preserve">  </w:t>
      </w:r>
      <w:r w:rsidR="00804BEA" w:rsidRPr="007834BA">
        <w:t xml:space="preserve">The Contractor shall protect critical information associated with this contract to prevent </w:t>
      </w:r>
      <w:r w:rsidR="00BA4816" w:rsidRPr="007834BA">
        <w:t>unauthorized</w:t>
      </w:r>
      <w:r w:rsidR="00804BEA" w:rsidRPr="007834BA">
        <w:t xml:space="preserve"> disclosure.  The NSWC Philadelphia Division's (NSWCPD) Critical Information List</w:t>
      </w:r>
      <w:r w:rsidR="00843AD6" w:rsidRPr="007834BA">
        <w:t xml:space="preserve"> (CIL)</w:t>
      </w:r>
      <w:r w:rsidR="00865F8D" w:rsidRPr="007834BA">
        <w:t>/ CIIL (Critical Indicators and informat</w:t>
      </w:r>
      <w:r w:rsidR="00507C1C" w:rsidRPr="007834BA">
        <w:t>ion list)</w:t>
      </w:r>
      <w:r w:rsidR="00804BEA" w:rsidRPr="007834BA">
        <w:t xml:space="preserve"> will be provided on site, if warranted. Performance under this contract requires the contractor to adhere to OPSEC requirements</w:t>
      </w:r>
      <w:r w:rsidR="009D0DBF">
        <w:t>, which may include the NSWCPD Contractor OPSEC Plan. When the NSWCPD Contractor OPSEC Plan is required, the contractor shall return acknowledgment of the</w:t>
      </w:r>
      <w:r w:rsidR="00A2744B">
        <w:t xml:space="preserve"> plan within 15 days of receipt</w:t>
      </w:r>
      <w:r w:rsidR="00804BEA" w:rsidRPr="007834BA">
        <w:t>. During the period of this contract, the Contractor may be exposed to, use, or produce, NSWCPD Critical Information (CI) and/or observables and indicators which may lead to discovery of CI.  NSWCPD’s CI will not be distributed to unauthorized third parties, including foreign governments, or companies under Foreign Ownership, Control, or Influence (FOCI)</w:t>
      </w:r>
      <w:r w:rsidR="00F02F37" w:rsidRPr="007834BA">
        <w:t xml:space="preserve"> unless such FOCI has been appropriately mitigated through measures approved by the Defense Counterintelligence and Security Agency</w:t>
      </w:r>
      <w:r w:rsidR="00804BEA" w:rsidRPr="007834BA">
        <w:t xml:space="preserve">.  </w:t>
      </w:r>
      <w:r w:rsidR="00507C1C" w:rsidRPr="007834BA">
        <w:rPr>
          <w:color w:val="000000"/>
          <w:kern w:val="24"/>
        </w:rPr>
        <w:t>Questions concerning these requirements shall be directed to the PCO</w:t>
      </w:r>
      <w:r w:rsidR="00991E9F" w:rsidRPr="007834BA">
        <w:rPr>
          <w:color w:val="000000"/>
          <w:kern w:val="24"/>
        </w:rPr>
        <w:t>.</w:t>
      </w:r>
    </w:p>
    <w:p w14:paraId="2B325C55" w14:textId="77777777" w:rsidR="001A2E8E" w:rsidRPr="007834BA" w:rsidRDefault="001A2E8E" w:rsidP="00804BEA">
      <w:pPr>
        <w:jc w:val="both"/>
      </w:pPr>
    </w:p>
    <w:p w14:paraId="460D0591" w14:textId="77777777" w:rsidR="00804BEA" w:rsidRPr="007834BA" w:rsidRDefault="005A4686" w:rsidP="003A5323">
      <w:pPr>
        <w:pStyle w:val="ListParagraph"/>
        <w:kinsoku w:val="0"/>
        <w:overflowPunct w:val="0"/>
        <w:ind w:left="0"/>
        <w:textAlignment w:val="baseline"/>
      </w:pPr>
      <w:r w:rsidRPr="007834BA">
        <w:rPr>
          <w:b/>
          <w:color w:val="000000"/>
          <w:kern w:val="24"/>
        </w:rPr>
        <w:t>5.</w:t>
      </w:r>
      <w:r w:rsidR="0017362C">
        <w:rPr>
          <w:b/>
          <w:color w:val="000000"/>
          <w:kern w:val="24"/>
        </w:rPr>
        <w:t>3</w:t>
      </w:r>
      <w:r w:rsidRPr="007834BA">
        <w:rPr>
          <w:b/>
          <w:color w:val="000000"/>
          <w:kern w:val="24"/>
        </w:rPr>
        <w:t>.2</w:t>
      </w:r>
      <w:r w:rsidRPr="007834BA">
        <w:rPr>
          <w:color w:val="000000"/>
          <w:kern w:val="24"/>
        </w:rPr>
        <w:t xml:space="preserve">  </w:t>
      </w:r>
      <w:r w:rsidR="00804BEA" w:rsidRPr="007834BA">
        <w:rPr>
          <w:color w:val="000000"/>
          <w:kern w:val="24"/>
        </w:rPr>
        <w:t>CUI correspondence transmitted internally on the contractor's unclassified networks or information systems, and externally, shall be protected per NIST SP-800-171, Protecting Controlled Unclassified Information</w:t>
      </w:r>
      <w:r w:rsidR="00843AD6" w:rsidRPr="007834BA">
        <w:rPr>
          <w:color w:val="000000"/>
          <w:kern w:val="24"/>
        </w:rPr>
        <w:t xml:space="preserve"> (CUI)</w:t>
      </w:r>
      <w:r w:rsidR="00804BEA" w:rsidRPr="007834BA">
        <w:rPr>
          <w:color w:val="000000"/>
          <w:kern w:val="24"/>
        </w:rPr>
        <w:t xml:space="preserve"> in Non-federal Systems and Organizations.</w:t>
      </w:r>
    </w:p>
    <w:p w14:paraId="7C9B5999" w14:textId="77777777" w:rsidR="0027563B" w:rsidRPr="007834BA" w:rsidRDefault="00804BEA" w:rsidP="003A5323">
      <w:pPr>
        <w:pStyle w:val="ListParagraph"/>
        <w:kinsoku w:val="0"/>
        <w:overflowPunct w:val="0"/>
        <w:ind w:left="0"/>
        <w:textAlignment w:val="baseline"/>
        <w:rPr>
          <w:color w:val="000000"/>
          <w:kern w:val="24"/>
        </w:rPr>
      </w:pPr>
      <w:r w:rsidRPr="007834BA">
        <w:rPr>
          <w:color w:val="000000"/>
          <w:kern w:val="24"/>
        </w:rPr>
        <w:t xml:space="preserve">Assembled large components/systems being transported to and from testing areas, other production or government facilities (whether or not on public roadways) shall be in an enclosed van trailer or covered flatbed trailer.  Component/System outside storage, staging, and test areas shall be shielded/obscured from public view wherever physically possible. </w:t>
      </w:r>
    </w:p>
    <w:p w14:paraId="6EC93F2F" w14:textId="77777777" w:rsidR="00804BEA" w:rsidRPr="007834BA" w:rsidRDefault="00804BEA" w:rsidP="003A5323">
      <w:pPr>
        <w:pStyle w:val="ListParagraph"/>
        <w:kinsoku w:val="0"/>
        <w:overflowPunct w:val="0"/>
        <w:ind w:left="0"/>
        <w:textAlignment w:val="baseline"/>
        <w:rPr>
          <w:color w:val="000000"/>
          <w:kern w:val="24"/>
        </w:rPr>
      </w:pPr>
      <w:r w:rsidRPr="007834BA">
        <w:rPr>
          <w:color w:val="000000"/>
          <w:kern w:val="24"/>
        </w:rPr>
        <w:t xml:space="preserve">  </w:t>
      </w:r>
    </w:p>
    <w:p w14:paraId="3989F0FA" w14:textId="77777777" w:rsidR="005C7999" w:rsidRPr="007834BA" w:rsidRDefault="0017362C" w:rsidP="005C7999">
      <w:pPr>
        <w:pStyle w:val="ListParagraph"/>
        <w:kinsoku w:val="0"/>
        <w:overflowPunct w:val="0"/>
        <w:ind w:left="0"/>
        <w:textAlignment w:val="baseline"/>
        <w:rPr>
          <w:color w:val="000000"/>
          <w:kern w:val="24"/>
        </w:rPr>
      </w:pPr>
      <w:r>
        <w:rPr>
          <w:b/>
          <w:color w:val="000000"/>
          <w:kern w:val="24"/>
        </w:rPr>
        <w:t>5.3</w:t>
      </w:r>
      <w:r w:rsidR="005C7999" w:rsidRPr="007834BA">
        <w:rPr>
          <w:b/>
          <w:color w:val="000000"/>
          <w:kern w:val="24"/>
        </w:rPr>
        <w:t>.</w:t>
      </w:r>
      <w:r w:rsidR="005A4686" w:rsidRPr="007834BA">
        <w:rPr>
          <w:b/>
          <w:color w:val="000000"/>
          <w:kern w:val="24"/>
        </w:rPr>
        <w:t>3</w:t>
      </w:r>
      <w:r w:rsidR="005C7999" w:rsidRPr="007834BA">
        <w:rPr>
          <w:color w:val="000000"/>
          <w:kern w:val="24"/>
        </w:rPr>
        <w:t xml:space="preserve">  </w:t>
      </w:r>
      <w:r w:rsidR="00804BEA" w:rsidRPr="007834BA">
        <w:rPr>
          <w:color w:val="000000"/>
          <w:kern w:val="24"/>
        </w:rPr>
        <w:t xml:space="preserve">NSWCPD’s CI shall not be publicized in corporate wide newsletters, trade magazines, displays, intranet pages or public facing websites.  Media requests related to this project shall be directed to </w:t>
      </w:r>
      <w:r w:rsidR="00784941" w:rsidRPr="007834BA">
        <w:rPr>
          <w:color w:val="000000"/>
          <w:kern w:val="24"/>
        </w:rPr>
        <w:t xml:space="preserve">the PCO, and the COR who will forward the required to the </w:t>
      </w:r>
      <w:r w:rsidR="00804BEA" w:rsidRPr="007834BA">
        <w:rPr>
          <w:color w:val="000000"/>
          <w:kern w:val="24"/>
        </w:rPr>
        <w:t>NSWCPD Public Release Authority</w:t>
      </w:r>
      <w:r w:rsidR="00784941" w:rsidRPr="007834BA">
        <w:rPr>
          <w:color w:val="000000"/>
          <w:kern w:val="24"/>
        </w:rPr>
        <w:t xml:space="preserve"> for review. </w:t>
      </w:r>
      <w:r w:rsidR="00804BEA" w:rsidRPr="007834BA">
        <w:rPr>
          <w:color w:val="000000"/>
          <w:kern w:val="24"/>
        </w:rPr>
        <w:t xml:space="preserve"> </w:t>
      </w:r>
    </w:p>
    <w:p w14:paraId="7BEE66E1" w14:textId="77777777" w:rsidR="0027563B" w:rsidRPr="007834BA" w:rsidRDefault="0027563B" w:rsidP="005C7999">
      <w:pPr>
        <w:pStyle w:val="ListParagraph"/>
        <w:kinsoku w:val="0"/>
        <w:overflowPunct w:val="0"/>
        <w:ind w:left="0"/>
        <w:textAlignment w:val="baseline"/>
        <w:rPr>
          <w:color w:val="000000"/>
          <w:kern w:val="24"/>
        </w:rPr>
      </w:pPr>
    </w:p>
    <w:p w14:paraId="03EDD18F" w14:textId="77777777" w:rsidR="00507C1C" w:rsidRPr="007834BA" w:rsidRDefault="0017362C" w:rsidP="005C7999">
      <w:pPr>
        <w:pStyle w:val="ListParagraph"/>
        <w:kinsoku w:val="0"/>
        <w:overflowPunct w:val="0"/>
        <w:ind w:left="0"/>
        <w:textAlignment w:val="baseline"/>
        <w:rPr>
          <w:color w:val="000000"/>
          <w:kern w:val="24"/>
        </w:rPr>
      </w:pPr>
      <w:r>
        <w:rPr>
          <w:b/>
          <w:color w:val="000000"/>
          <w:kern w:val="24"/>
        </w:rPr>
        <w:t>5.3</w:t>
      </w:r>
      <w:r w:rsidR="005C7999" w:rsidRPr="007834BA">
        <w:rPr>
          <w:b/>
          <w:color w:val="000000"/>
          <w:kern w:val="24"/>
        </w:rPr>
        <w:t>.</w:t>
      </w:r>
      <w:r w:rsidR="005A4686" w:rsidRPr="007834BA">
        <w:rPr>
          <w:b/>
          <w:color w:val="000000"/>
          <w:kern w:val="24"/>
        </w:rPr>
        <w:t>4</w:t>
      </w:r>
      <w:r w:rsidR="005C7999" w:rsidRPr="007834BA">
        <w:rPr>
          <w:color w:val="000000"/>
          <w:kern w:val="24"/>
        </w:rPr>
        <w:t xml:space="preserve">  </w:t>
      </w:r>
      <w:r w:rsidR="00804BEA" w:rsidRPr="007834BA">
        <w:rPr>
          <w:color w:val="000000"/>
          <w:kern w:val="24"/>
        </w:rPr>
        <w:t xml:space="preserve">Any attempt by unauthorized third parties to solicit, obtain, photograph, or record, or; incidents of loss/compromise of government Classified or CI, Business Sensitive, Company </w:t>
      </w:r>
      <w:r w:rsidR="00804BEA" w:rsidRPr="007834BA">
        <w:rPr>
          <w:color w:val="000000"/>
          <w:kern w:val="24"/>
        </w:rPr>
        <w:lastRenderedPageBreak/>
        <w:t xml:space="preserve">Proprietary information related to this or other program must be immediately reported to the contractor's Facility Security Officer and Cognizant Security Office and/or the Naval Criminal Investigative Service, and the NSWC PD Security Division (Code 105).  </w:t>
      </w:r>
    </w:p>
    <w:p w14:paraId="558D0C53" w14:textId="77777777" w:rsidR="00507C1C" w:rsidRPr="007834BA" w:rsidRDefault="00507C1C" w:rsidP="005C7999">
      <w:pPr>
        <w:pStyle w:val="ListParagraph"/>
        <w:kinsoku w:val="0"/>
        <w:overflowPunct w:val="0"/>
        <w:ind w:left="0"/>
        <w:textAlignment w:val="baseline"/>
        <w:rPr>
          <w:color w:val="000000"/>
          <w:kern w:val="24"/>
        </w:rPr>
      </w:pPr>
    </w:p>
    <w:p w14:paraId="1F1EC0E5" w14:textId="77777777" w:rsidR="004E1FAF" w:rsidRPr="007834BA" w:rsidRDefault="0017362C" w:rsidP="004E1FAF">
      <w:pPr>
        <w:rPr>
          <w:b/>
          <w:bCs/>
          <w:color w:val="FF0000"/>
        </w:rPr>
      </w:pPr>
      <w:r>
        <w:rPr>
          <w:b/>
        </w:rPr>
        <w:t>5.4</w:t>
      </w:r>
      <w:r w:rsidR="00B97975" w:rsidRPr="007834BA">
        <w:rPr>
          <w:b/>
        </w:rPr>
        <w:t xml:space="preserve"> </w:t>
      </w:r>
      <w:r w:rsidR="00D200C5" w:rsidRPr="007834BA">
        <w:t xml:space="preserve"> </w:t>
      </w:r>
      <w:r w:rsidR="00EA07D0" w:rsidRPr="007834BA">
        <w:rPr>
          <w:b/>
          <w:bCs/>
        </w:rPr>
        <w:t>RECEI</w:t>
      </w:r>
      <w:r w:rsidR="009F70A3" w:rsidRPr="007834BA">
        <w:rPr>
          <w:b/>
          <w:bCs/>
        </w:rPr>
        <w:t xml:space="preserve">PT, </w:t>
      </w:r>
      <w:r w:rsidR="00EA07D0" w:rsidRPr="007834BA">
        <w:rPr>
          <w:b/>
          <w:bCs/>
        </w:rPr>
        <w:t>STOR</w:t>
      </w:r>
      <w:r w:rsidR="009F70A3" w:rsidRPr="007834BA">
        <w:rPr>
          <w:b/>
          <w:bCs/>
        </w:rPr>
        <w:t>AGE</w:t>
      </w:r>
      <w:r w:rsidR="00EA07D0" w:rsidRPr="007834BA">
        <w:rPr>
          <w:b/>
          <w:bCs/>
        </w:rPr>
        <w:t xml:space="preserve">, </w:t>
      </w:r>
      <w:r w:rsidR="000A61D6" w:rsidRPr="007834BA">
        <w:rPr>
          <w:b/>
          <w:bCs/>
        </w:rPr>
        <w:t>AND</w:t>
      </w:r>
      <w:r w:rsidR="009F70A3" w:rsidRPr="007834BA">
        <w:rPr>
          <w:b/>
          <w:bCs/>
        </w:rPr>
        <w:t xml:space="preserve"> </w:t>
      </w:r>
      <w:r w:rsidR="00EA07D0" w:rsidRPr="007834BA">
        <w:rPr>
          <w:b/>
          <w:bCs/>
        </w:rPr>
        <w:t>GENERAT</w:t>
      </w:r>
      <w:r w:rsidR="009F70A3" w:rsidRPr="007834BA">
        <w:rPr>
          <w:b/>
          <w:bCs/>
        </w:rPr>
        <w:t>ION OF</w:t>
      </w:r>
      <w:r w:rsidR="00EA07D0" w:rsidRPr="007834BA">
        <w:rPr>
          <w:b/>
          <w:bCs/>
        </w:rPr>
        <w:t xml:space="preserve"> CONTROLLED UNCLASSIFIED INFORMATION (CUI)</w:t>
      </w:r>
      <w:r w:rsidR="00053EE1" w:rsidRPr="007834BA">
        <w:rPr>
          <w:b/>
          <w:bCs/>
        </w:rPr>
        <w:t xml:space="preserve"> </w:t>
      </w:r>
      <w:r w:rsidR="004E1FAF" w:rsidRPr="007834BA">
        <w:t>All Controlled Unclassified Information (CUI) associated with this contract must follow the minimum marking requirements of DoDI 5200.48, Section 3, paragraph 3.4.a, and include the acronym "CUI" in the banner and footer of the document. In accordance with DoDI 5200.48, CUI must be safeguarded to prevent Unauthorized Disclosure (UD). CUI export controlled technical information or other scientific, technical, and engineering information must be marked with an export control warning as directed in DoDI 5230.24, DoDD 5230.25, and Part 250 of Title 32, CFR. Nonfederal information systems storing and processing CUI shall be protected per NIST SP-800-171, or subsequent revisions. All transmissions to personal email accounts (AOL, Yahoo, Hotmail, Comcast, etc.) and posting on social media websites (Facebook, Instagram, Twitter, LinkedIn, etc.) are prohibited. Destroy CUI associated with this contract by any of the following approved methods: A cross-cut shredder; a certified commercial destruction vendor; a central destruction facility; incineration; chemical decomposition; pulverizing, disintegration; or methods approved for classified destruction.</w:t>
      </w:r>
    </w:p>
    <w:p w14:paraId="79DAC484" w14:textId="77777777" w:rsidR="004E1FAF" w:rsidRPr="007834BA" w:rsidRDefault="004E1FAF" w:rsidP="00D200C5">
      <w:pPr>
        <w:autoSpaceDE w:val="0"/>
        <w:autoSpaceDN w:val="0"/>
      </w:pPr>
    </w:p>
    <w:p w14:paraId="58B1E60D" w14:textId="77777777" w:rsidR="004A7DF8" w:rsidRPr="007834BA" w:rsidRDefault="00EA07D0" w:rsidP="00D200C5">
      <w:pPr>
        <w:autoSpaceDE w:val="0"/>
        <w:autoSpaceDN w:val="0"/>
        <w:rPr>
          <w:rFonts w:ascii="Courier New" w:hAnsi="Courier New" w:cs="Courier New"/>
          <w:color w:val="1F497D"/>
        </w:rPr>
      </w:pPr>
      <w:r w:rsidRPr="007834BA">
        <w:rPr>
          <w:b/>
        </w:rPr>
        <w:t>5.</w:t>
      </w:r>
      <w:r w:rsidR="0017362C">
        <w:rPr>
          <w:b/>
        </w:rPr>
        <w:t>5</w:t>
      </w:r>
      <w:r w:rsidR="00C67D01" w:rsidRPr="007834BA">
        <w:rPr>
          <w:b/>
          <w:caps/>
        </w:rPr>
        <w:t xml:space="preserve">  </w:t>
      </w:r>
      <w:r w:rsidR="00D200C5" w:rsidRPr="007834BA">
        <w:rPr>
          <w:b/>
          <w:caps/>
        </w:rPr>
        <w:t>Planning, Programming, Budgeting and Execution (PPBE) Data</w:t>
      </w:r>
      <w:r w:rsidR="00D200C5" w:rsidRPr="007834BA">
        <w:t>.</w:t>
      </w:r>
      <w:r w:rsidR="00D200C5" w:rsidRPr="007834BA">
        <w:rPr>
          <w:rFonts w:ascii="Courier New" w:hAnsi="Courier New" w:cs="Courier New"/>
          <w:color w:val="1F497D"/>
        </w:rPr>
        <w:t> </w:t>
      </w:r>
    </w:p>
    <w:p w14:paraId="3BD3625B" w14:textId="77777777" w:rsidR="00D200C5" w:rsidRPr="007834BA" w:rsidRDefault="00D200C5" w:rsidP="00D200C5">
      <w:pPr>
        <w:autoSpaceDE w:val="0"/>
        <w:autoSpaceDN w:val="0"/>
        <w:rPr>
          <w:rFonts w:ascii="Courier New" w:hAnsi="Courier New" w:cs="Courier New"/>
        </w:rPr>
      </w:pPr>
      <w:r w:rsidRPr="007834BA">
        <w:t>When contractor employees, in the performance of their duties, are exposed to Planning, Programming, Budgeting and Execution (PPBE) data, a Non-Disclosure Agreement (NDA) with all affected contactor personnel</w:t>
      </w:r>
      <w:r w:rsidR="007F0C4A" w:rsidRPr="007834BA">
        <w:t xml:space="preserve"> must be executed in coordination with the COR and PCO to ensure safeguarding disclosure of this data</w:t>
      </w:r>
      <w:r w:rsidRPr="007834BA">
        <w:t>.</w:t>
      </w:r>
    </w:p>
    <w:p w14:paraId="37710A89" w14:textId="77777777" w:rsidR="00EE7C0F" w:rsidRPr="007834BA" w:rsidRDefault="00EE7C0F" w:rsidP="00C71E7A">
      <w:pPr>
        <w:jc w:val="both"/>
        <w:rPr>
          <w:color w:val="000000"/>
        </w:rPr>
      </w:pPr>
    </w:p>
    <w:p w14:paraId="06ADFC92" w14:textId="77777777" w:rsidR="00A12DFB" w:rsidRPr="007834BA" w:rsidDel="005162B9" w:rsidRDefault="00EE7C0F" w:rsidP="00EE7C0F">
      <w:pPr>
        <w:jc w:val="both"/>
        <w:rPr>
          <w:del w:id="1" w:author="Author"/>
          <w:b/>
          <w:color w:val="FF0000"/>
        </w:rPr>
      </w:pPr>
      <w:del w:id="2" w:author="Author">
        <w:r w:rsidRPr="007834BA" w:rsidDel="005162B9">
          <w:rPr>
            <w:b/>
          </w:rPr>
          <w:delText>5.</w:delText>
        </w:r>
        <w:r w:rsidR="0017362C" w:rsidDel="005162B9">
          <w:rPr>
            <w:b/>
          </w:rPr>
          <w:delText>6</w:delText>
        </w:r>
        <w:r w:rsidRPr="007834BA" w:rsidDel="005162B9">
          <w:rPr>
            <w:b/>
          </w:rPr>
          <w:delText xml:space="preserve">   </w:delText>
        </w:r>
        <w:r w:rsidR="00A12DFB" w:rsidRPr="007834BA" w:rsidDel="005162B9">
          <w:rPr>
            <w:b/>
          </w:rPr>
          <w:delText xml:space="preserve">U-NNPI </w:delText>
        </w:r>
        <w:r w:rsidR="00A12DFB" w:rsidRPr="007834BA" w:rsidDel="005162B9">
          <w:rPr>
            <w:b/>
            <w:color w:val="000000"/>
          </w:rPr>
          <w:delText>SECURITY REQUIREMENTS</w:delText>
        </w:r>
        <w:r w:rsidR="00A12DFB" w:rsidRPr="007834BA" w:rsidDel="005162B9">
          <w:rPr>
            <w:b/>
            <w:color w:val="FF0000"/>
          </w:rPr>
          <w:delText xml:space="preserve"> </w:delText>
        </w:r>
      </w:del>
    </w:p>
    <w:p w14:paraId="5BBF1580" w14:textId="77777777" w:rsidR="00240D41" w:rsidRPr="007834BA" w:rsidDel="005162B9" w:rsidRDefault="0017362C" w:rsidP="00803573">
      <w:pPr>
        <w:rPr>
          <w:del w:id="3" w:author="Author"/>
        </w:rPr>
      </w:pPr>
      <w:del w:id="4" w:author="Author">
        <w:r w:rsidDel="005162B9">
          <w:rPr>
            <w:b/>
          </w:rPr>
          <w:delText>5.6</w:delText>
        </w:r>
        <w:r w:rsidR="00803573" w:rsidRPr="007834BA" w:rsidDel="005162B9">
          <w:rPr>
            <w:b/>
          </w:rPr>
          <w:delText>.1</w:delText>
        </w:r>
        <w:r w:rsidR="00803573" w:rsidRPr="007834BA" w:rsidDel="005162B9">
          <w:delText xml:space="preserve">  </w:delText>
        </w:r>
        <w:r w:rsidR="00EE7C0F" w:rsidRPr="007834BA" w:rsidDel="005162B9">
          <w:delText xml:space="preserve">Security Classification Guidance is as follows of portions of the tasking on </w:delText>
        </w:r>
      </w:del>
    </w:p>
    <w:p w14:paraId="4CA8ACA3" w14:textId="77777777" w:rsidR="00803573" w:rsidRPr="007834BA" w:rsidDel="005162B9" w:rsidRDefault="00EE7C0F" w:rsidP="00803573">
      <w:pPr>
        <w:rPr>
          <w:del w:id="5" w:author="Author"/>
        </w:rPr>
      </w:pPr>
      <w:del w:id="6" w:author="Author">
        <w:r w:rsidRPr="007834BA" w:rsidDel="005162B9">
          <w:delText>this contract when invoked in th</w:delText>
        </w:r>
        <w:r w:rsidR="00723B13" w:rsidRPr="007834BA" w:rsidDel="005162B9">
          <w:delText>e task order statement of work</w:delText>
        </w:r>
        <w:r w:rsidRPr="007834BA" w:rsidDel="005162B9">
          <w:delText>:</w:delText>
        </w:r>
      </w:del>
    </w:p>
    <w:p w14:paraId="7DF3BA95" w14:textId="77777777" w:rsidR="000A1D3A" w:rsidRPr="007834BA" w:rsidDel="005162B9" w:rsidRDefault="00E341E8" w:rsidP="00803573">
      <w:pPr>
        <w:rPr>
          <w:del w:id="7" w:author="Author"/>
        </w:rPr>
      </w:pPr>
      <w:del w:id="8" w:author="Author">
        <w:r w:rsidRPr="007834BA" w:rsidDel="005162B9">
          <w:rPr>
            <w:b/>
          </w:rPr>
          <w:delText>5.</w:delText>
        </w:r>
        <w:r w:rsidR="0017362C" w:rsidDel="005162B9">
          <w:rPr>
            <w:b/>
          </w:rPr>
          <w:delText>6</w:delText>
        </w:r>
        <w:r w:rsidR="00803573" w:rsidRPr="007834BA" w:rsidDel="005162B9">
          <w:rPr>
            <w:b/>
          </w:rPr>
          <w:delText>.1.1</w:delText>
        </w:r>
        <w:r w:rsidR="00803573" w:rsidRPr="007834BA" w:rsidDel="005162B9">
          <w:delText xml:space="preserve"> </w:delText>
        </w:r>
        <w:r w:rsidR="00EE7C0F" w:rsidRPr="007834BA" w:rsidDel="005162B9">
          <w:rPr>
            <w:bCs/>
          </w:rPr>
          <w:delText xml:space="preserve">Contractor requires access to information and equipment classified </w:delText>
        </w:r>
      </w:del>
    </w:p>
    <w:p w14:paraId="0A49F060" w14:textId="77777777" w:rsidR="000A1D3A" w:rsidRPr="007834BA" w:rsidDel="005162B9" w:rsidRDefault="00EE7C0F" w:rsidP="00803573">
      <w:pPr>
        <w:tabs>
          <w:tab w:val="left" w:pos="540"/>
        </w:tabs>
        <w:rPr>
          <w:del w:id="9" w:author="Author"/>
          <w:bCs/>
        </w:rPr>
      </w:pPr>
      <w:del w:id="10" w:author="Author">
        <w:r w:rsidRPr="007834BA" w:rsidDel="005162B9">
          <w:rPr>
            <w:bCs/>
          </w:rPr>
          <w:delText>at the Confidential National Security Information (NSI) level in order to provide industrial support services within facilities that actively supports the Navy Nuclear Propulsion Program (NNPP).</w:delText>
        </w:r>
      </w:del>
    </w:p>
    <w:p w14:paraId="51974B4C" w14:textId="77777777" w:rsidR="008A057E" w:rsidRPr="007834BA" w:rsidDel="005162B9" w:rsidRDefault="0017362C" w:rsidP="00460010">
      <w:pPr>
        <w:tabs>
          <w:tab w:val="left" w:pos="540"/>
        </w:tabs>
        <w:rPr>
          <w:del w:id="11" w:author="Author"/>
          <w:bCs/>
        </w:rPr>
      </w:pPr>
      <w:del w:id="12" w:author="Author">
        <w:r w:rsidDel="005162B9">
          <w:rPr>
            <w:b/>
            <w:bCs/>
          </w:rPr>
          <w:delText>5.6</w:delText>
        </w:r>
        <w:r w:rsidR="00460010" w:rsidRPr="007834BA" w:rsidDel="005162B9">
          <w:rPr>
            <w:b/>
            <w:bCs/>
          </w:rPr>
          <w:delText>.1.2</w:delText>
        </w:r>
        <w:r w:rsidR="00460010" w:rsidRPr="007834BA" w:rsidDel="005162B9">
          <w:rPr>
            <w:bCs/>
          </w:rPr>
          <w:delText xml:space="preserve">  </w:delText>
        </w:r>
        <w:r w:rsidR="00EE7C0F" w:rsidRPr="007834BA" w:rsidDel="005162B9">
          <w:rPr>
            <w:bCs/>
          </w:rPr>
          <w:delText xml:space="preserve">All contractor personnel accessing classified information or </w:delText>
        </w:r>
        <w:r w:rsidR="00F760D2" w:rsidRPr="007834BA" w:rsidDel="005162B9">
          <w:rPr>
            <w:bCs/>
          </w:rPr>
          <w:delText xml:space="preserve">classified </w:delText>
        </w:r>
        <w:r w:rsidR="00EE7C0F" w:rsidRPr="007834BA" w:rsidDel="005162B9">
          <w:rPr>
            <w:bCs/>
          </w:rPr>
          <w:delText>material associated with the performance</w:delText>
        </w:r>
        <w:r w:rsidR="003537F4" w:rsidRPr="007834BA" w:rsidDel="005162B9">
          <w:rPr>
            <w:bCs/>
          </w:rPr>
          <w:delText xml:space="preserve"> of</w:delText>
        </w:r>
        <w:r w:rsidR="00EE7C0F" w:rsidRPr="007834BA" w:rsidDel="005162B9">
          <w:rPr>
            <w:bCs/>
          </w:rPr>
          <w:delText xml:space="preserve"> work relat</w:delText>
        </w:r>
        <w:r w:rsidR="003537F4" w:rsidRPr="007834BA" w:rsidDel="005162B9">
          <w:rPr>
            <w:bCs/>
          </w:rPr>
          <w:delText>ed</w:delText>
        </w:r>
        <w:r w:rsidR="00EE7C0F" w:rsidRPr="007834BA" w:rsidDel="005162B9">
          <w:rPr>
            <w:bCs/>
          </w:rPr>
          <w:delText xml:space="preserve"> to the resultant contract must be United States citizens</w:delText>
        </w:r>
        <w:r w:rsidR="003537F4" w:rsidRPr="007834BA" w:rsidDel="005162B9">
          <w:rPr>
            <w:bCs/>
          </w:rPr>
          <w:delText>,</w:delText>
        </w:r>
        <w:r w:rsidR="00EE7C0F" w:rsidRPr="007834BA" w:rsidDel="005162B9">
          <w:rPr>
            <w:bCs/>
          </w:rPr>
          <w:delText xml:space="preserve"> and shall have and maintain at a minimum Confidential security clearance.</w:delText>
        </w:r>
      </w:del>
    </w:p>
    <w:p w14:paraId="343073D5" w14:textId="77777777" w:rsidR="00EE7C0F" w:rsidRPr="007834BA" w:rsidDel="005162B9" w:rsidRDefault="0017362C" w:rsidP="00460010">
      <w:pPr>
        <w:tabs>
          <w:tab w:val="left" w:pos="540"/>
        </w:tabs>
        <w:rPr>
          <w:del w:id="13" w:author="Author"/>
          <w:bCs/>
        </w:rPr>
      </w:pPr>
      <w:del w:id="14" w:author="Author">
        <w:r w:rsidDel="005162B9">
          <w:rPr>
            <w:b/>
            <w:bCs/>
          </w:rPr>
          <w:delText>5.6</w:delText>
        </w:r>
        <w:r w:rsidR="00460010" w:rsidRPr="007834BA" w:rsidDel="005162B9">
          <w:rPr>
            <w:b/>
            <w:bCs/>
          </w:rPr>
          <w:delText>.1.3</w:delText>
        </w:r>
        <w:r w:rsidR="00460010" w:rsidRPr="007834BA" w:rsidDel="005162B9">
          <w:rPr>
            <w:bCs/>
          </w:rPr>
          <w:delText xml:space="preserve"> </w:delText>
        </w:r>
        <w:r w:rsidR="00EE7C0F" w:rsidRPr="007834BA" w:rsidDel="005162B9">
          <w:rPr>
            <w:bCs/>
          </w:rPr>
          <w:delText>The Contractor is responsible for completing all required government mandated training to maintain security and network access to government sites and IT systems, as necessary to support.</w:delText>
        </w:r>
      </w:del>
    </w:p>
    <w:p w14:paraId="41D88852" w14:textId="77777777" w:rsidR="00A12DFB" w:rsidRPr="007834BA" w:rsidRDefault="00A12DFB" w:rsidP="00A12DFB">
      <w:pPr>
        <w:tabs>
          <w:tab w:val="left" w:pos="540"/>
        </w:tabs>
        <w:ind w:left="720"/>
        <w:rPr>
          <w:bCs/>
        </w:rPr>
      </w:pPr>
    </w:p>
    <w:p w14:paraId="2AF298BE" w14:textId="77777777" w:rsidR="001A7536" w:rsidRPr="007834BA" w:rsidDel="005162B9" w:rsidRDefault="00EA07D0" w:rsidP="00EA07D0">
      <w:pPr>
        <w:rPr>
          <w:del w:id="15" w:author="Author"/>
          <w:b/>
          <w:bCs/>
        </w:rPr>
      </w:pPr>
      <w:del w:id="16" w:author="Author">
        <w:r w:rsidRPr="007834BA" w:rsidDel="005162B9">
          <w:rPr>
            <w:b/>
            <w:bCs/>
          </w:rPr>
          <w:delText>5.</w:delText>
        </w:r>
        <w:r w:rsidR="0017362C" w:rsidDel="005162B9">
          <w:rPr>
            <w:b/>
            <w:bCs/>
          </w:rPr>
          <w:delText>7</w:delText>
        </w:r>
        <w:r w:rsidRPr="007834BA" w:rsidDel="005162B9">
          <w:rPr>
            <w:b/>
            <w:bCs/>
          </w:rPr>
          <w:delText xml:space="preserve"> </w:delText>
        </w:r>
        <w:r w:rsidR="00EE7C0F" w:rsidRPr="007834BA" w:rsidDel="005162B9">
          <w:rPr>
            <w:b/>
            <w:bCs/>
          </w:rPr>
          <w:delText>U-NNPI</w:delText>
        </w:r>
      </w:del>
    </w:p>
    <w:p w14:paraId="37DA7A87" w14:textId="77777777" w:rsidR="001A7536" w:rsidRPr="007834BA" w:rsidDel="005162B9" w:rsidRDefault="00E96010" w:rsidP="002F68C4">
      <w:pPr>
        <w:rPr>
          <w:del w:id="17" w:author="Author"/>
        </w:rPr>
      </w:pPr>
      <w:del w:id="18" w:author="Author">
        <w:r w:rsidRPr="007834BA" w:rsidDel="005162B9">
          <w:rPr>
            <w:b/>
          </w:rPr>
          <w:delText>5.</w:delText>
        </w:r>
        <w:r w:rsidR="0017362C" w:rsidDel="005162B9">
          <w:rPr>
            <w:b/>
          </w:rPr>
          <w:delText>7</w:delText>
        </w:r>
        <w:r w:rsidR="00B97975" w:rsidRPr="007834BA" w:rsidDel="005162B9">
          <w:rPr>
            <w:b/>
          </w:rPr>
          <w:delText>.1</w:delText>
        </w:r>
        <w:r w:rsidRPr="007834BA" w:rsidDel="005162B9">
          <w:delText xml:space="preserve">   </w:delText>
        </w:r>
        <w:r w:rsidR="00EE7C0F" w:rsidRPr="007834BA" w:rsidDel="005162B9">
          <w:delText>Purpose</w:delText>
        </w:r>
        <w:r w:rsidR="00CE412B" w:rsidRPr="007834BA" w:rsidDel="005162B9">
          <w:delText xml:space="preserve"> The Contractor</w:delText>
        </w:r>
        <w:r w:rsidR="00EE7C0F" w:rsidRPr="007834BA" w:rsidDel="005162B9">
          <w:delText xml:space="preserve"> h</w:delText>
        </w:r>
        <w:r w:rsidR="002F68C4" w:rsidRPr="007834BA" w:rsidDel="005162B9">
          <w:delText xml:space="preserve">ereby agrees that when provided </w:delText>
        </w:r>
        <w:r w:rsidR="00EE7C0F" w:rsidRPr="007834BA" w:rsidDel="005162B9">
          <w:delText xml:space="preserve">documents </w:delText>
        </w:r>
        <w:r w:rsidR="000A1D3A" w:rsidRPr="007834BA" w:rsidDel="005162B9">
          <w:delText xml:space="preserve"> </w:delText>
        </w:r>
        <w:r w:rsidR="00EE7C0F" w:rsidRPr="007834BA" w:rsidDel="005162B9">
          <w:delText xml:space="preserve">(specifications, drawings, etc.) that are marked as containing NOFORN sensitive information that must be controlled pursuant to Federal law, the information contained therein and generated as part of the inquiry shall be used only for the purpose stated in the contract and shall in no case be transmitted outside the company (unless such transmittals comply with the detailed guidance of the contract) or to any foreign national within the company. While in use, the documents shall be </w:delText>
        </w:r>
        <w:r w:rsidR="00EE7C0F" w:rsidRPr="007834BA" w:rsidDel="005162B9">
          <w:lastRenderedPageBreak/>
          <w:delText>protected from unauthorized observation and shall be kept secure so as to preclude access by anyone not having a legitimate need to view them. The documents shall not be copied unless done in conformance with the detailed guidance of the contract. All the documents shall be promptly returned in their entirety, unless authorized for proper disposal or retention, follow</w:delText>
        </w:r>
        <w:r w:rsidR="000A1D3A" w:rsidRPr="007834BA" w:rsidDel="005162B9">
          <w:delText>ing completion of the contract.</w:delText>
        </w:r>
      </w:del>
    </w:p>
    <w:p w14:paraId="539B6E26" w14:textId="77777777" w:rsidR="00E96010" w:rsidRPr="007834BA" w:rsidDel="005162B9" w:rsidRDefault="00E96010" w:rsidP="00E96010">
      <w:pPr>
        <w:pStyle w:val="Default"/>
        <w:rPr>
          <w:del w:id="19" w:author="Author"/>
          <w:u w:val="single"/>
        </w:rPr>
      </w:pPr>
    </w:p>
    <w:p w14:paraId="0CDD913B" w14:textId="77777777" w:rsidR="000A1D3A" w:rsidRPr="0017362C" w:rsidDel="005162B9" w:rsidRDefault="0017362C" w:rsidP="0017362C">
      <w:pPr>
        <w:pStyle w:val="Default"/>
        <w:rPr>
          <w:del w:id="20" w:author="Author"/>
        </w:rPr>
      </w:pPr>
      <w:del w:id="21" w:author="Author">
        <w:r w:rsidRPr="0017362C" w:rsidDel="005162B9">
          <w:rPr>
            <w:b/>
          </w:rPr>
          <w:delText>5.7.2</w:delText>
        </w:r>
        <w:r w:rsidRPr="007834BA" w:rsidDel="005162B9">
          <w:delText xml:space="preserve">  </w:delText>
        </w:r>
        <w:r w:rsidR="00EE7C0F" w:rsidRPr="0017362C" w:rsidDel="005162B9">
          <w:delText>Spe</w:delText>
        </w:r>
        <w:r w:rsidR="00E96010" w:rsidRPr="0017362C" w:rsidDel="005162B9">
          <w:delText>c</w:delText>
        </w:r>
        <w:r w:rsidR="00EE7C0F" w:rsidRPr="0017362C" w:rsidDel="005162B9">
          <w:delText xml:space="preserve">ific Requirements for Protecting U-NNPI </w:delText>
        </w:r>
      </w:del>
    </w:p>
    <w:p w14:paraId="2B194DB7" w14:textId="77777777" w:rsidR="000A1D3A" w:rsidRPr="007834BA" w:rsidDel="005162B9" w:rsidRDefault="00EE7C0F" w:rsidP="00030112">
      <w:pPr>
        <w:pStyle w:val="Default"/>
        <w:numPr>
          <w:ilvl w:val="0"/>
          <w:numId w:val="23"/>
        </w:numPr>
        <w:rPr>
          <w:del w:id="22" w:author="Author"/>
        </w:rPr>
      </w:pPr>
      <w:del w:id="23" w:author="Author">
        <w:r w:rsidRPr="007834BA" w:rsidDel="005162B9">
          <w:delText>Only U.S. citizens who have a</w:delText>
        </w:r>
        <w:r w:rsidR="008B0C0B" w:rsidRPr="007834BA" w:rsidDel="005162B9">
          <w:delText xml:space="preserve"> need to know </w:delText>
        </w:r>
        <w:r w:rsidRPr="007834BA" w:rsidDel="005162B9">
          <w:delText xml:space="preserve">required to execute the contract shall be allowed access to U-NNPI. </w:delText>
        </w:r>
      </w:del>
    </w:p>
    <w:p w14:paraId="04C731B0" w14:textId="77777777" w:rsidR="000A1D3A" w:rsidRPr="007834BA" w:rsidDel="005162B9" w:rsidRDefault="00EE7C0F" w:rsidP="00030112">
      <w:pPr>
        <w:pStyle w:val="Default"/>
        <w:numPr>
          <w:ilvl w:val="0"/>
          <w:numId w:val="23"/>
        </w:numPr>
        <w:rPr>
          <w:del w:id="24" w:author="Author"/>
        </w:rPr>
      </w:pPr>
      <w:del w:id="25" w:author="Author">
        <w:r w:rsidRPr="007834BA" w:rsidDel="005162B9">
          <w:delText xml:space="preserve">When not in direct control of an authorized individual, U-NNPI must be secured in a locked container (e.g., file cabinet, desk, safe). Access to the container must be such that only authorized persons can access it, and compromise of the container would be obvious at sight. Containers should have no labels that indicate the contents. If removed from the site, U-NNPI must remain in the personal possession of the individual. At no time should U-NNPI be left unsecured (e.g., in a home or automobile, or unattended in a motel room or sent with baggage). </w:delText>
        </w:r>
      </w:del>
    </w:p>
    <w:p w14:paraId="68C9D5FF" w14:textId="77777777" w:rsidR="000A1D3A" w:rsidRPr="007834BA" w:rsidDel="005162B9" w:rsidRDefault="00EE7C0F" w:rsidP="00030112">
      <w:pPr>
        <w:pStyle w:val="Default"/>
        <w:numPr>
          <w:ilvl w:val="0"/>
          <w:numId w:val="23"/>
        </w:numPr>
        <w:rPr>
          <w:del w:id="26" w:author="Author"/>
        </w:rPr>
      </w:pPr>
      <w:del w:id="27" w:author="Author">
        <w:r w:rsidRPr="007834BA" w:rsidDel="005162B9">
          <w:delText xml:space="preserve">U-NNPI documents will have the word NOFORN at the top and bottom of each page. The cover sheet will have the warning statement shown below. Documents originated in the course of work that reproduce, expand or modify marked information shall be marked and controlled in the same way as the original. Media such as video tapes, disks, etc., must be marked and controlled similar to the markings on the original information. </w:delText>
        </w:r>
      </w:del>
    </w:p>
    <w:p w14:paraId="22238628" w14:textId="77777777" w:rsidR="000A1D3A" w:rsidRPr="007834BA" w:rsidDel="005162B9" w:rsidRDefault="00EE7C0F" w:rsidP="00030112">
      <w:pPr>
        <w:pStyle w:val="Default"/>
        <w:numPr>
          <w:ilvl w:val="0"/>
          <w:numId w:val="23"/>
        </w:numPr>
        <w:rPr>
          <w:del w:id="28" w:author="Author"/>
        </w:rPr>
      </w:pPr>
      <w:del w:id="29" w:author="Author">
        <w:r w:rsidRPr="007834BA" w:rsidDel="005162B9">
          <w:delText>U-NNPI may not be processed on networked computers with outside access unless approved by CNO (N00N). If desired, the company may submit a proposal for processing NNPI on company computer systems. Personally owned computing systems, such as personal computers, laptops, personal digital assistants, and other portable electronic devices are not authorized for processing NNPI. Exceptions require the specific approval of the cognizant DAA and CNO (N00N).</w:delText>
        </w:r>
      </w:del>
    </w:p>
    <w:p w14:paraId="47DE834C" w14:textId="77777777" w:rsidR="000A1D3A" w:rsidRPr="007834BA" w:rsidDel="005162B9" w:rsidRDefault="00EE7C0F" w:rsidP="00030112">
      <w:pPr>
        <w:pStyle w:val="Default"/>
        <w:numPr>
          <w:ilvl w:val="0"/>
          <w:numId w:val="23"/>
        </w:numPr>
        <w:rPr>
          <w:del w:id="30" w:author="Author"/>
        </w:rPr>
      </w:pPr>
      <w:del w:id="31" w:author="Author">
        <w:r w:rsidRPr="007834BA" w:rsidDel="005162B9">
          <w:delText xml:space="preserve">U-NNPI may be faxed within the continental United States and Hawaii provided there is an authorized individual waiting to receive the document and properly control it. U-NNPI may not be faxed to facilities outside the continental United States, including military installations, unless encrypted by means approved by CNO (N00N). </w:delText>
        </w:r>
      </w:del>
    </w:p>
    <w:p w14:paraId="3E5FE17D" w14:textId="77777777" w:rsidR="000A1D3A" w:rsidRPr="007834BA" w:rsidDel="005162B9" w:rsidRDefault="00EE7C0F" w:rsidP="00030112">
      <w:pPr>
        <w:pStyle w:val="Default"/>
        <w:numPr>
          <w:ilvl w:val="0"/>
          <w:numId w:val="23"/>
        </w:numPr>
        <w:rPr>
          <w:del w:id="32" w:author="Author"/>
        </w:rPr>
      </w:pPr>
      <w:del w:id="33" w:author="Author">
        <w:r w:rsidRPr="007834BA" w:rsidDel="005162B9">
          <w:delText xml:space="preserve">U-NNPI may be sent within the continental United States and Hawaii via first class mail in a single opaque envelope that has no markings indicating the nature of the contents. </w:delText>
        </w:r>
      </w:del>
    </w:p>
    <w:p w14:paraId="7F5A3AF1" w14:textId="77777777" w:rsidR="000A1D3A" w:rsidRPr="007834BA" w:rsidDel="005162B9" w:rsidRDefault="00EE7C0F" w:rsidP="00030112">
      <w:pPr>
        <w:pStyle w:val="Default"/>
        <w:numPr>
          <w:ilvl w:val="0"/>
          <w:numId w:val="23"/>
        </w:numPr>
        <w:rPr>
          <w:del w:id="34" w:author="Author"/>
        </w:rPr>
      </w:pPr>
      <w:del w:id="35" w:author="Author">
        <w:r w:rsidRPr="007834BA" w:rsidDel="005162B9">
          <w:delText xml:space="preserve">Documents containing U-NNPI shall be disposed of as classified material. </w:delText>
        </w:r>
      </w:del>
    </w:p>
    <w:p w14:paraId="43943B24" w14:textId="77777777" w:rsidR="000A1D3A" w:rsidRPr="007834BA" w:rsidDel="005162B9" w:rsidRDefault="00EE7C0F" w:rsidP="00030112">
      <w:pPr>
        <w:pStyle w:val="Default"/>
        <w:numPr>
          <w:ilvl w:val="0"/>
          <w:numId w:val="23"/>
        </w:numPr>
        <w:rPr>
          <w:del w:id="36" w:author="Author"/>
        </w:rPr>
      </w:pPr>
      <w:del w:id="37" w:author="Author">
        <w:r w:rsidRPr="007834BA" w:rsidDel="005162B9">
          <w:delText xml:space="preserve">Report any attempts to elicit U-NNPI by unauthorized persons to the appropriate security personnel. </w:delText>
        </w:r>
      </w:del>
    </w:p>
    <w:p w14:paraId="28ADBD34" w14:textId="77777777" w:rsidR="002F3D97" w:rsidRPr="007834BA" w:rsidDel="005162B9" w:rsidRDefault="00EE7C0F" w:rsidP="00030112">
      <w:pPr>
        <w:pStyle w:val="Default"/>
        <w:numPr>
          <w:ilvl w:val="0"/>
          <w:numId w:val="23"/>
        </w:numPr>
        <w:rPr>
          <w:del w:id="38" w:author="Author"/>
        </w:rPr>
      </w:pPr>
      <w:del w:id="39" w:author="Author">
        <w:r w:rsidRPr="007834BA" w:rsidDel="005162B9">
          <w:delText xml:space="preserve">Report any compromises of U-NNPI to the appropriate security personnel. This includes intentional or unintentional public release via such methods as theft, improper disposal (e.g., material not shredded, disks lost), placement on Web site, transmission via email, or violation of the information system containing U-NNPI. </w:delText>
        </w:r>
      </w:del>
    </w:p>
    <w:p w14:paraId="2C4047A9" w14:textId="77777777" w:rsidR="00723B13" w:rsidRPr="007834BA" w:rsidDel="005162B9" w:rsidRDefault="00723B13" w:rsidP="00030112">
      <w:pPr>
        <w:pStyle w:val="Default"/>
        <w:numPr>
          <w:ilvl w:val="0"/>
          <w:numId w:val="23"/>
        </w:numPr>
        <w:rPr>
          <w:del w:id="40" w:author="Author"/>
        </w:rPr>
      </w:pPr>
      <w:del w:id="41" w:author="Author">
        <w:r w:rsidRPr="007834BA" w:rsidDel="005162B9">
          <w:delText>The only approved storage for U-NNPI is CDMS NOFORN.</w:delText>
        </w:r>
      </w:del>
    </w:p>
    <w:p w14:paraId="3909FB15" w14:textId="77777777" w:rsidR="00EE7C0F" w:rsidRPr="007834BA" w:rsidRDefault="00EE7C0F" w:rsidP="00C71E7A">
      <w:pPr>
        <w:jc w:val="both"/>
        <w:rPr>
          <w:color w:val="000000"/>
        </w:rPr>
      </w:pPr>
    </w:p>
    <w:p w14:paraId="4EF2228E" w14:textId="77777777" w:rsidR="00100C1E" w:rsidRPr="007834BA" w:rsidRDefault="008C1012" w:rsidP="00C71E7A">
      <w:pPr>
        <w:jc w:val="both"/>
        <w:rPr>
          <w:color w:val="FF0000"/>
        </w:rPr>
      </w:pPr>
      <w:r w:rsidRPr="007834BA">
        <w:rPr>
          <w:b/>
        </w:rPr>
        <w:t>6</w:t>
      </w:r>
      <w:r w:rsidR="00100C1E" w:rsidRPr="007834BA">
        <w:rPr>
          <w:b/>
        </w:rPr>
        <w:t>.</w:t>
      </w:r>
      <w:r w:rsidR="00021B91" w:rsidRPr="007834BA">
        <w:rPr>
          <w:b/>
        </w:rPr>
        <w:t>0</w:t>
      </w:r>
      <w:r w:rsidR="00100C1E" w:rsidRPr="007834BA">
        <w:rPr>
          <w:b/>
        </w:rPr>
        <w:t xml:space="preserve">   PLACE OF PERFORMANCE</w:t>
      </w:r>
      <w:r w:rsidR="00100C1E" w:rsidRPr="007834BA">
        <w:t xml:space="preserve"> </w:t>
      </w:r>
    </w:p>
    <w:p w14:paraId="3A2477D4" w14:textId="77777777" w:rsidR="001312D2" w:rsidRPr="007834BA" w:rsidRDefault="004A7DF8" w:rsidP="0017362C">
      <w:pPr>
        <w:jc w:val="both"/>
        <w:rPr>
          <w:color w:val="FF0000"/>
        </w:rPr>
      </w:pPr>
      <w:r w:rsidRPr="0017362C">
        <w:rPr>
          <w:b/>
        </w:rPr>
        <w:t>6.1</w:t>
      </w:r>
      <w:r w:rsidRPr="007834BA">
        <w:rPr>
          <w:color w:val="FF0000"/>
        </w:rPr>
        <w:t xml:space="preserve">  </w:t>
      </w:r>
      <w:r w:rsidR="0017362C" w:rsidRPr="000C23DC">
        <w:t>The contractor's primary place of performance shall be at contractor facilities or aboard ships where located. It is estimated that 60% of the work will occur on-site at contractor facilities, 40% aboard ships where located.</w:t>
      </w:r>
    </w:p>
    <w:p w14:paraId="2415DC7B" w14:textId="77777777" w:rsidR="001312D2" w:rsidRPr="007834BA" w:rsidRDefault="0017362C" w:rsidP="004A7DF8">
      <w:pPr>
        <w:jc w:val="both"/>
      </w:pPr>
      <w:r>
        <w:rPr>
          <w:b/>
        </w:rPr>
        <w:lastRenderedPageBreak/>
        <w:t>6.1.2</w:t>
      </w:r>
      <w:r w:rsidR="001312D2" w:rsidRPr="007834BA">
        <w:rPr>
          <w:b/>
        </w:rPr>
        <w:t xml:space="preserve"> </w:t>
      </w:r>
      <w:r w:rsidR="00BE230B" w:rsidRPr="007834BA">
        <w:rPr>
          <w:b/>
        </w:rPr>
        <w:tab/>
      </w:r>
      <w:r w:rsidR="001312D2" w:rsidRPr="007834BA">
        <w:t xml:space="preserve">The specific location(s) will be provided at time of award of the </w:t>
      </w:r>
      <w:r>
        <w:t xml:space="preserve">Contract. </w:t>
      </w:r>
      <w:r w:rsidR="001312D2" w:rsidRPr="007834BA">
        <w:t>The Contractor shall provide a list of employees who require access to these areas, including standard security clearance information for each person, to the Contracting Officer Representative (COR) no later than three business days after the date of award.  The work space provided to the Contractor personnel shall be identified by the Awardee, with appropriate signage listing the company name and individual Contractor employee name.</w:t>
      </w:r>
    </w:p>
    <w:p w14:paraId="75B813B3" w14:textId="77777777" w:rsidR="001312D2" w:rsidRPr="007834BA" w:rsidRDefault="001312D2" w:rsidP="004A7DF8">
      <w:pPr>
        <w:jc w:val="both"/>
      </w:pPr>
      <w:r w:rsidRPr="007834BA">
        <w:rPr>
          <w:b/>
        </w:rPr>
        <w:t>6.1.</w:t>
      </w:r>
      <w:r w:rsidR="0017362C">
        <w:rPr>
          <w:b/>
        </w:rPr>
        <w:t>3</w:t>
      </w:r>
      <w:r w:rsidRPr="007834BA">
        <w:t xml:space="preserve"> </w:t>
      </w:r>
      <w:r w:rsidR="00BE230B" w:rsidRPr="007834BA">
        <w:tab/>
      </w:r>
      <w:r w:rsidRPr="007834BA">
        <w:t xml:space="preserve">Access to Government buildings at Naval Surface Warfare Center Philadelphia Division </w:t>
      </w:r>
      <w:r w:rsidRPr="0017362C">
        <w:t xml:space="preserve">is from 0600 to 1800 Monday through Friday, except Federal holidays.  Normal work hours are from 0600 to 1800, Monday through Friday.  Contractor employees shall be under Government oversight at all times.  Government oversight requires that a Government employee be present in the same building/facility whenever Contractor employee(s) are performing work under this </w:t>
      </w:r>
      <w:r w:rsidR="0017362C" w:rsidRPr="0017362C">
        <w:t>Contract</w:t>
      </w:r>
      <w:r w:rsidRPr="0017362C">
        <w:t>.  Contractor personnel are not allowed to access any Government buildings at NSWCPD outside the hours of 0600 to 1800 without the express approval of the Procuring Contracting Officer (PCO).</w:t>
      </w:r>
    </w:p>
    <w:p w14:paraId="31D8C2FF" w14:textId="77777777" w:rsidR="001312D2" w:rsidRPr="007834BA" w:rsidRDefault="00EF4436" w:rsidP="004A7DF8">
      <w:pPr>
        <w:jc w:val="both"/>
      </w:pPr>
      <w:r w:rsidRPr="007834BA">
        <w:rPr>
          <w:b/>
        </w:rPr>
        <w:t>6.1.</w:t>
      </w:r>
      <w:r w:rsidR="0017362C">
        <w:rPr>
          <w:b/>
        </w:rPr>
        <w:t>4</w:t>
      </w:r>
      <w:r w:rsidRPr="007834BA">
        <w:t xml:space="preserve"> </w:t>
      </w:r>
      <w:r w:rsidR="001312D2" w:rsidRPr="007834BA">
        <w:t xml:space="preserve"> Early Dismissal and Closure of Government Facilities</w:t>
      </w:r>
    </w:p>
    <w:p w14:paraId="63BD8BF9" w14:textId="77777777" w:rsidR="00BE230B" w:rsidRPr="007834BA" w:rsidRDefault="0017362C" w:rsidP="004A7DF8">
      <w:pPr>
        <w:jc w:val="both"/>
      </w:pPr>
      <w:r>
        <w:rPr>
          <w:b/>
        </w:rPr>
        <w:t>6.1.4</w:t>
      </w:r>
      <w:r w:rsidR="00BE230B" w:rsidRPr="007834BA">
        <w:rPr>
          <w:b/>
        </w:rPr>
        <w:t>.1</w:t>
      </w:r>
      <w:r w:rsidR="00BE230B" w:rsidRPr="007834BA">
        <w:rPr>
          <w:b/>
        </w:rPr>
        <w:tab/>
      </w:r>
      <w:r w:rsidR="001312D2" w:rsidRPr="007834BA">
        <w:t xml:space="preserve">When a Government facility is closed and/or early dismissal of </w:t>
      </w:r>
    </w:p>
    <w:p w14:paraId="79AFB967" w14:textId="77777777" w:rsidR="00BE230B" w:rsidRPr="007834BA" w:rsidRDefault="001312D2" w:rsidP="004A7DF8">
      <w:pPr>
        <w:jc w:val="both"/>
      </w:pPr>
      <w:r w:rsidRPr="007834BA">
        <w:t xml:space="preserve">Federal employees is directed due to severe weather, security threat, or a facility related problem that prevents personnel from working, onsite Contractor personnel regularly assigned to work at that facility should follow the same reporting and/or departure directions given to Government personnel. The Contractor shall not direct charge to the contract for time off, but shall follow </w:t>
      </w:r>
      <w:r w:rsidR="00D02D76" w:rsidRPr="007834BA">
        <w:t xml:space="preserve">its own </w:t>
      </w:r>
      <w:r w:rsidRPr="007834BA">
        <w:t>company policies regarding leave</w:t>
      </w:r>
      <w:r w:rsidR="000F40E4" w:rsidRPr="007834BA">
        <w:t>.</w:t>
      </w:r>
      <w:r w:rsidRPr="007834BA">
        <w:t xml:space="preserve"> Non-essential Contractor personnel, who are not required to remain at or report to the facility, shall follow their parent company policy regarding whether they should go/stay home or report to another company facility. Subsequent to an early dismissal and during periods of inclement weather, onsite Contractors should monitor radio and television announcements before departing for work to determine if the facility is closed or operat</w:t>
      </w:r>
      <w:r w:rsidR="00BE230B" w:rsidRPr="007834BA">
        <w:t>ing on a delayed arrival basis.</w:t>
      </w:r>
    </w:p>
    <w:p w14:paraId="65689E79" w14:textId="77777777" w:rsidR="001312D2" w:rsidRPr="007834BA" w:rsidRDefault="0017362C" w:rsidP="004A7DF8">
      <w:pPr>
        <w:jc w:val="both"/>
      </w:pPr>
      <w:r>
        <w:t>6.1.4</w:t>
      </w:r>
      <w:r w:rsidR="00BE230B" w:rsidRPr="007834BA">
        <w:t>.2</w:t>
      </w:r>
      <w:r w:rsidR="00BE230B" w:rsidRPr="007834BA">
        <w:tab/>
      </w:r>
      <w:r w:rsidR="001312D2" w:rsidRPr="007834BA">
        <w:t xml:space="preserve">When Federal employees are excused from work due to a holiday or a special event (that is unrelated to severe weather, a security threat, or a facility related problem), on site Contractors will continue working established work hours or take leave in accordance with parent company policy.  Those Contractors who take leave shall not direct charge the non-working hours to the </w:t>
      </w:r>
      <w:r w:rsidRPr="0017362C">
        <w:t>Contract</w:t>
      </w:r>
      <w:r w:rsidR="001312D2" w:rsidRPr="007834BA">
        <w:t xml:space="preserve">. Contractors are responsible for predetermining and disclosing their charging practices for early dismissal, delayed openings, </w:t>
      </w:r>
      <w:r w:rsidR="000F40E4" w:rsidRPr="007834BA">
        <w:t>and</w:t>
      </w:r>
      <w:r w:rsidR="001312D2" w:rsidRPr="007834BA">
        <w:t xml:space="preserve"> closings in accordance with the FAR, applicable cost accounting standards, and company policy. Contractors shall follow their disclosed charging practices during the </w:t>
      </w:r>
      <w:r w:rsidRPr="0017362C">
        <w:t>Contract</w:t>
      </w:r>
      <w:r w:rsidRPr="007834BA">
        <w:t xml:space="preserve"> </w:t>
      </w:r>
      <w:r w:rsidR="001312D2" w:rsidRPr="007834BA">
        <w:t>period of performance, and shall not follow any verbal directions to the contrary. The PCO will make the determination of cost allowability for time lost due to facility closure in accordance with FAR, applicable Cost Accounting Standards, and the Contractor's established accounting policy.</w:t>
      </w:r>
    </w:p>
    <w:p w14:paraId="7994841C" w14:textId="77777777" w:rsidR="00BE230B" w:rsidRPr="007834BA" w:rsidRDefault="006B0A1D" w:rsidP="004A7DF8">
      <w:r w:rsidRPr="007834BA">
        <w:rPr>
          <w:b/>
        </w:rPr>
        <w:t>6.1.</w:t>
      </w:r>
      <w:r w:rsidR="0017362C">
        <w:rPr>
          <w:b/>
        </w:rPr>
        <w:t>5</w:t>
      </w:r>
      <w:r w:rsidRPr="007834BA">
        <w:t xml:space="preserve"> </w:t>
      </w:r>
      <w:r w:rsidR="00BE230B" w:rsidRPr="007834BA">
        <w:tab/>
      </w:r>
      <w:r w:rsidRPr="007834BA">
        <w:t xml:space="preserve">The contractor shall ensure that each contractor employee who will be </w:t>
      </w:r>
    </w:p>
    <w:p w14:paraId="519D258D" w14:textId="77777777" w:rsidR="006B0A1D" w:rsidRPr="007834BA" w:rsidRDefault="006B0A1D" w:rsidP="004A7DF8">
      <w:r w:rsidRPr="007834BA">
        <w:t>resident at NSWCPD completes the Environmental Management System (EMS) Awareness</w:t>
      </w:r>
      <w:r w:rsidR="00BE230B" w:rsidRPr="007834BA">
        <w:t xml:space="preserve"> </w:t>
      </w:r>
      <w:r w:rsidRPr="007834BA">
        <w:t>training within 30 days of commencing performance at NSWCPD. This document is available at:</w:t>
      </w:r>
      <w:r w:rsidR="00565E4E" w:rsidRPr="007834BA">
        <w:t xml:space="preserve"> </w:t>
      </w:r>
      <w:hyperlink r:id="rId13" w:history="1">
        <w:r w:rsidRPr="007834BA">
          <w:rPr>
            <w:rStyle w:val="Hyperlink"/>
          </w:rPr>
          <w:t>https://navsea.navy.deps.mil/wc/pnbc-code10/Safety/default.aspx</w:t>
        </w:r>
      </w:hyperlink>
    </w:p>
    <w:p w14:paraId="14B663F9" w14:textId="77777777" w:rsidR="00565E4E" w:rsidRPr="007834BA" w:rsidRDefault="0017362C" w:rsidP="004A7DF8">
      <w:pPr>
        <w:jc w:val="both"/>
      </w:pPr>
      <w:r>
        <w:rPr>
          <w:b/>
        </w:rPr>
        <w:t>6.1.6</w:t>
      </w:r>
      <w:r w:rsidR="00BE230B" w:rsidRPr="007834BA">
        <w:rPr>
          <w:b/>
        </w:rPr>
        <w:t xml:space="preserve"> </w:t>
      </w:r>
      <w:r w:rsidR="00BE230B" w:rsidRPr="007834BA">
        <w:rPr>
          <w:b/>
        </w:rPr>
        <w:tab/>
      </w:r>
      <w:r w:rsidR="00565E4E" w:rsidRPr="007834BA">
        <w:t>In accordance with C-223-W002, ON-SITE SAFETY REQUIREMENTS (NAVSEA), the contractor shall certify by e-mail to Pau</w:t>
      </w:r>
      <w:r w:rsidR="009A4919" w:rsidRPr="007834BA">
        <w:t>l Breeden (paul.breeden.civ</w:t>
      </w:r>
      <w:r w:rsidR="00565E4E" w:rsidRPr="007834BA">
        <w:t>@</w:t>
      </w:r>
      <w:r w:rsidR="009A4919" w:rsidRPr="007834BA">
        <w:t>us.</w:t>
      </w:r>
      <w:r w:rsidR="00565E4E" w:rsidRPr="007834BA">
        <w:t>navy.mil) that on-site employees have read the “Philadelphia Division Environmental Policy and Commitment” and taken the EMS Awareness training within 30 days of commencing performance at NSWCPD. The e-mail shall include the employee name, work site, and</w:t>
      </w:r>
      <w:r w:rsidR="004A7DF8" w:rsidRPr="007834BA">
        <w:t xml:space="preserve"> </w:t>
      </w:r>
      <w:r w:rsidR="00930B51" w:rsidRPr="007834BA">
        <w:t>contract number.</w:t>
      </w:r>
    </w:p>
    <w:p w14:paraId="34260174" w14:textId="77777777" w:rsidR="00565E4E" w:rsidRPr="007834BA" w:rsidRDefault="00565E4E" w:rsidP="00565E4E">
      <w:pPr>
        <w:jc w:val="both"/>
      </w:pPr>
    </w:p>
    <w:p w14:paraId="3112893F" w14:textId="77777777" w:rsidR="00100C1E" w:rsidRPr="007834BA" w:rsidRDefault="008C1012" w:rsidP="00C71E7A">
      <w:pPr>
        <w:jc w:val="both"/>
        <w:rPr>
          <w:b/>
          <w:color w:val="000000"/>
        </w:rPr>
      </w:pPr>
      <w:r w:rsidRPr="007834BA">
        <w:rPr>
          <w:b/>
          <w:color w:val="000000"/>
        </w:rPr>
        <w:t>7</w:t>
      </w:r>
      <w:r w:rsidR="00100C1E" w:rsidRPr="007834BA">
        <w:rPr>
          <w:b/>
          <w:color w:val="000000"/>
        </w:rPr>
        <w:t>.</w:t>
      </w:r>
      <w:r w:rsidR="008922F6" w:rsidRPr="007834BA">
        <w:rPr>
          <w:b/>
          <w:color w:val="000000"/>
        </w:rPr>
        <w:t>0</w:t>
      </w:r>
      <w:r w:rsidR="00100C1E" w:rsidRPr="007834BA">
        <w:rPr>
          <w:b/>
          <w:color w:val="000000"/>
        </w:rPr>
        <w:t xml:space="preserve">  TRAVEL</w:t>
      </w:r>
    </w:p>
    <w:p w14:paraId="2F280204" w14:textId="77777777" w:rsidR="0017362C" w:rsidRPr="000C23DC" w:rsidRDefault="0017362C" w:rsidP="0017362C">
      <w:pPr>
        <w:jc w:val="both"/>
        <w:rPr>
          <w:color w:val="000000"/>
        </w:rPr>
      </w:pPr>
      <w:r w:rsidRPr="007834BA">
        <w:rPr>
          <w:b/>
        </w:rPr>
        <w:t>7.1</w:t>
      </w:r>
      <w:r w:rsidRPr="007834BA">
        <w:t xml:space="preserve"> The Contractor may be required to travel from the primary performance location when </w:t>
      </w:r>
      <w:r w:rsidRPr="000C23DC">
        <w:rPr>
          <w:color w:val="000000"/>
        </w:rPr>
        <w:t>supporting this requirement.  The estimated number of trips is</w:t>
      </w:r>
      <w:r>
        <w:rPr>
          <w:color w:val="000000"/>
        </w:rPr>
        <w:t xml:space="preserve"> 12.</w:t>
      </w:r>
    </w:p>
    <w:p w14:paraId="2CE21BE9" w14:textId="77777777" w:rsidR="0017362C" w:rsidRDefault="0017362C" w:rsidP="0017362C">
      <w:pPr>
        <w:jc w:val="both"/>
        <w:rPr>
          <w:color w:val="000000"/>
        </w:rPr>
      </w:pPr>
      <w:r w:rsidRPr="002344F6">
        <w:rPr>
          <w:color w:val="000000"/>
        </w:rPr>
        <w:t>ontractor shall be required</w:t>
      </w:r>
      <w:r w:rsidRPr="000C23DC">
        <w:rPr>
          <w:color w:val="000000"/>
        </w:rPr>
        <w:t xml:space="preserve"> </w:t>
      </w:r>
      <w:r w:rsidRPr="00AC27AD">
        <w:rPr>
          <w:color w:val="000000"/>
        </w:rPr>
        <w:t>to attend meetings and perform visits in the performance of the various tasks assigned under this contract.</w:t>
      </w:r>
      <w:r>
        <w:rPr>
          <w:color w:val="000000"/>
        </w:rPr>
        <w:t xml:space="preserve"> </w:t>
      </w:r>
      <w:r w:rsidRPr="00AC27AD">
        <w:rPr>
          <w:color w:val="000000"/>
        </w:rPr>
        <w:t>Such visits will be to Navy activities, ships, industrial areas, and the facilities of other contractors, corporations and businesses associated with each particular task. Ships visits may be accomplished during industrial repair availabilities and may require isolated underway periods.</w:t>
      </w:r>
      <w:r>
        <w:rPr>
          <w:color w:val="000000"/>
        </w:rPr>
        <w:t xml:space="preserve"> </w:t>
      </w:r>
      <w:r w:rsidRPr="00AC27AD">
        <w:rPr>
          <w:color w:val="000000"/>
        </w:rPr>
        <w:t>Anticipated travel locations include various CONUS and OCONUS locations, including but not limited to: Philadelphia, PA, San Diego, CA, Mayport, FL,</w:t>
      </w:r>
      <w:r>
        <w:rPr>
          <w:color w:val="000000"/>
        </w:rPr>
        <w:t xml:space="preserve"> Bahrain,</w:t>
      </w:r>
      <w:r w:rsidRPr="00AC27AD">
        <w:rPr>
          <w:color w:val="000000"/>
        </w:rPr>
        <w:t xml:space="preserve"> and Singapore.</w:t>
      </w:r>
      <w:r>
        <w:rPr>
          <w:color w:val="000000"/>
        </w:rPr>
        <w:t xml:space="preserve"> </w:t>
      </w:r>
      <w:r w:rsidRPr="00AC27AD">
        <w:rPr>
          <w:color w:val="000000"/>
        </w:rPr>
        <w:t>The contractor shall make their own travel arrangements and process their own clearance data/messages required for admission to appropriate facilities.</w:t>
      </w:r>
    </w:p>
    <w:p w14:paraId="795585EB" w14:textId="77777777" w:rsidR="0017362C" w:rsidRDefault="0017362C" w:rsidP="0017362C">
      <w:pPr>
        <w:jc w:val="both"/>
        <w:rPr>
          <w:highlight w:val="lightGray"/>
        </w:rPr>
      </w:pPr>
    </w:p>
    <w:p w14:paraId="60FF8520" w14:textId="77777777" w:rsidR="0017362C" w:rsidRPr="0097744C" w:rsidRDefault="0017362C" w:rsidP="0017362C">
      <w:pPr>
        <w:jc w:val="both"/>
        <w:rPr>
          <w:highlight w:val="lightGray"/>
        </w:rPr>
      </w:pPr>
    </w:p>
    <w:tbl>
      <w:tblPr>
        <w:tblW w:w="0" w:type="auto"/>
        <w:tblInd w:w="-98" w:type="dxa"/>
        <w:tblLayout w:type="fixed"/>
        <w:tblCellMar>
          <w:left w:w="0" w:type="dxa"/>
          <w:right w:w="0" w:type="dxa"/>
        </w:tblCellMar>
        <w:tblLook w:val="04A0" w:firstRow="1" w:lastRow="0" w:firstColumn="1" w:lastColumn="0" w:noHBand="0" w:noVBand="1"/>
      </w:tblPr>
      <w:tblGrid>
        <w:gridCol w:w="1908"/>
        <w:gridCol w:w="1260"/>
        <w:gridCol w:w="1890"/>
        <w:gridCol w:w="1620"/>
        <w:gridCol w:w="1669"/>
        <w:gridCol w:w="1229"/>
      </w:tblGrid>
      <w:tr w:rsidR="0017362C" w14:paraId="7CCF6C27" w14:textId="77777777" w:rsidTr="006219F8">
        <w:tc>
          <w:tcPr>
            <w:tcW w:w="1908" w:type="dxa"/>
            <w:tcBorders>
              <w:top w:val="single" w:sz="8" w:space="0" w:color="auto"/>
              <w:left w:val="single" w:sz="8" w:space="0" w:color="auto"/>
              <w:bottom w:val="single" w:sz="8" w:space="0" w:color="auto"/>
              <w:right w:val="single" w:sz="8" w:space="0" w:color="auto"/>
            </w:tcBorders>
          </w:tcPr>
          <w:p w14:paraId="45A30719" w14:textId="77777777" w:rsidR="0017362C" w:rsidRPr="000C23DC" w:rsidRDefault="0017362C" w:rsidP="006219F8">
            <w:pPr>
              <w:jc w:val="center"/>
            </w:pPr>
            <w:r w:rsidRPr="000C23DC">
              <w:t>CONUS/OCONUS</w:t>
            </w:r>
          </w:p>
        </w:tc>
        <w:tc>
          <w:tcPr>
            <w:tcW w:w="1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A542832" w14:textId="77777777" w:rsidR="0017362C" w:rsidRPr="000C23DC" w:rsidRDefault="0017362C" w:rsidP="006219F8">
            <w:pPr>
              <w:jc w:val="center"/>
            </w:pPr>
            <w:r w:rsidRPr="000C23DC">
              <w:t>ORIGIN:</w:t>
            </w:r>
          </w:p>
        </w:tc>
        <w:tc>
          <w:tcPr>
            <w:tcW w:w="189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996BF09" w14:textId="77777777" w:rsidR="0017362C" w:rsidRPr="000C23DC" w:rsidRDefault="0017362C" w:rsidP="006219F8">
            <w:pPr>
              <w:jc w:val="center"/>
            </w:pPr>
            <w:r w:rsidRPr="000C23DC">
              <w:t>DESTINATION:</w:t>
            </w:r>
          </w:p>
        </w:tc>
        <w:tc>
          <w:tcPr>
            <w:tcW w:w="162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72B90F1" w14:textId="77777777" w:rsidR="0017362C" w:rsidRPr="000C23DC" w:rsidRDefault="0017362C" w:rsidP="006219F8">
            <w:pPr>
              <w:jc w:val="center"/>
            </w:pPr>
            <w:r w:rsidRPr="000C23DC">
              <w:t>Number of Days Per Trip</w:t>
            </w:r>
          </w:p>
        </w:tc>
        <w:tc>
          <w:tcPr>
            <w:tcW w:w="166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D642AC4" w14:textId="77777777" w:rsidR="0017362C" w:rsidRPr="000C23DC" w:rsidRDefault="0017362C" w:rsidP="006219F8">
            <w:pPr>
              <w:jc w:val="center"/>
            </w:pPr>
            <w:r w:rsidRPr="000C23DC">
              <w:t>Number of Trips Per Year</w:t>
            </w:r>
          </w:p>
        </w:tc>
        <w:tc>
          <w:tcPr>
            <w:tcW w:w="122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6C98A68" w14:textId="77777777" w:rsidR="0017362C" w:rsidRPr="000C23DC" w:rsidRDefault="0017362C" w:rsidP="006219F8">
            <w:pPr>
              <w:jc w:val="center"/>
            </w:pPr>
            <w:r w:rsidRPr="000C23DC">
              <w:t>Number of People</w:t>
            </w:r>
          </w:p>
        </w:tc>
      </w:tr>
      <w:tr w:rsidR="0017362C" w14:paraId="56750301" w14:textId="77777777" w:rsidTr="006219F8">
        <w:tc>
          <w:tcPr>
            <w:tcW w:w="1908" w:type="dxa"/>
            <w:tcBorders>
              <w:top w:val="nil"/>
              <w:left w:val="single" w:sz="8" w:space="0" w:color="auto"/>
              <w:bottom w:val="single" w:sz="8" w:space="0" w:color="auto"/>
              <w:right w:val="single" w:sz="8" w:space="0" w:color="auto"/>
            </w:tcBorders>
          </w:tcPr>
          <w:p w14:paraId="3C751319" w14:textId="77777777" w:rsidR="0017362C" w:rsidRPr="000C23DC" w:rsidRDefault="0017362C" w:rsidP="006219F8">
            <w:pPr>
              <w:jc w:val="center"/>
            </w:pPr>
            <w:r w:rsidRPr="000C23DC">
              <w:t>CONUS</w:t>
            </w:r>
          </w:p>
        </w:tc>
        <w:tc>
          <w:tcPr>
            <w:tcW w:w="12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6A7487" w14:textId="77777777" w:rsidR="0017362C" w:rsidRPr="000C23DC" w:rsidRDefault="0017362C" w:rsidP="006219F8">
            <w:pPr>
              <w:jc w:val="center"/>
            </w:pPr>
            <w:r w:rsidRPr="000C23DC">
              <w:t>Germany</w:t>
            </w:r>
          </w:p>
        </w:tc>
        <w:tc>
          <w:tcPr>
            <w:tcW w:w="18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056610" w14:textId="77777777" w:rsidR="0017362C" w:rsidRPr="000C23DC" w:rsidRDefault="0017362C" w:rsidP="006219F8">
            <w:pPr>
              <w:jc w:val="center"/>
            </w:pPr>
            <w:r w:rsidRPr="000C23DC">
              <w:t>San Diego, CA</w:t>
            </w:r>
          </w:p>
        </w:tc>
        <w:tc>
          <w:tcPr>
            <w:tcW w:w="16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2959F0" w14:textId="77777777" w:rsidR="0017362C" w:rsidRPr="000C23DC" w:rsidRDefault="0017362C" w:rsidP="006219F8">
            <w:pPr>
              <w:jc w:val="center"/>
            </w:pPr>
            <w:r w:rsidRPr="000C23DC">
              <w:t>14</w:t>
            </w:r>
          </w:p>
        </w:tc>
        <w:tc>
          <w:tcPr>
            <w:tcW w:w="16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6C3C34" w14:textId="77777777" w:rsidR="0017362C" w:rsidRPr="000C23DC" w:rsidRDefault="0017362C" w:rsidP="006219F8">
            <w:pPr>
              <w:jc w:val="center"/>
            </w:pPr>
            <w:r w:rsidRPr="000C23DC">
              <w:t>4</w:t>
            </w:r>
          </w:p>
        </w:tc>
        <w:tc>
          <w:tcPr>
            <w:tcW w:w="1229" w:type="dxa"/>
            <w:tcBorders>
              <w:top w:val="nil"/>
              <w:left w:val="nil"/>
              <w:bottom w:val="single" w:sz="8" w:space="0" w:color="auto"/>
              <w:right w:val="single" w:sz="8" w:space="0" w:color="auto"/>
            </w:tcBorders>
            <w:tcMar>
              <w:top w:w="0" w:type="dxa"/>
              <w:left w:w="108" w:type="dxa"/>
              <w:bottom w:w="0" w:type="dxa"/>
              <w:right w:w="108" w:type="dxa"/>
            </w:tcMar>
            <w:hideMark/>
          </w:tcPr>
          <w:p w14:paraId="634E85EF" w14:textId="77777777" w:rsidR="0017362C" w:rsidRPr="000C23DC" w:rsidRDefault="0017362C" w:rsidP="006219F8">
            <w:pPr>
              <w:jc w:val="center"/>
            </w:pPr>
            <w:r w:rsidRPr="000C23DC">
              <w:t>2</w:t>
            </w:r>
          </w:p>
        </w:tc>
      </w:tr>
      <w:tr w:rsidR="0017362C" w14:paraId="56327AD0" w14:textId="77777777" w:rsidTr="006219F8">
        <w:tc>
          <w:tcPr>
            <w:tcW w:w="1908" w:type="dxa"/>
            <w:tcBorders>
              <w:top w:val="nil"/>
              <w:left w:val="single" w:sz="8" w:space="0" w:color="auto"/>
              <w:bottom w:val="single" w:sz="4" w:space="0" w:color="auto"/>
              <w:right w:val="single" w:sz="8" w:space="0" w:color="auto"/>
            </w:tcBorders>
          </w:tcPr>
          <w:p w14:paraId="62012DC1" w14:textId="77777777" w:rsidR="0017362C" w:rsidRPr="000C23DC" w:rsidRDefault="0017362C" w:rsidP="006219F8">
            <w:pPr>
              <w:jc w:val="center"/>
            </w:pPr>
            <w:r w:rsidRPr="000C23DC">
              <w:t>CONUS</w:t>
            </w:r>
          </w:p>
        </w:tc>
        <w:tc>
          <w:tcPr>
            <w:tcW w:w="1260"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hideMark/>
          </w:tcPr>
          <w:p w14:paraId="624530A2" w14:textId="77777777" w:rsidR="0017362C" w:rsidRPr="000C23DC" w:rsidRDefault="0017362C" w:rsidP="006219F8">
            <w:pPr>
              <w:jc w:val="center"/>
            </w:pPr>
            <w:r w:rsidRPr="000C23DC">
              <w:t>Germany</w:t>
            </w:r>
          </w:p>
        </w:tc>
        <w:tc>
          <w:tcPr>
            <w:tcW w:w="1890" w:type="dxa"/>
            <w:tcBorders>
              <w:top w:val="nil"/>
              <w:left w:val="nil"/>
              <w:bottom w:val="single" w:sz="4" w:space="0" w:color="auto"/>
              <w:right w:val="single" w:sz="8" w:space="0" w:color="auto"/>
            </w:tcBorders>
            <w:tcMar>
              <w:top w:w="0" w:type="dxa"/>
              <w:left w:w="108" w:type="dxa"/>
              <w:bottom w:w="0" w:type="dxa"/>
              <w:right w:w="108" w:type="dxa"/>
            </w:tcMar>
            <w:vAlign w:val="center"/>
            <w:hideMark/>
          </w:tcPr>
          <w:p w14:paraId="1367A9CB" w14:textId="77777777" w:rsidR="0017362C" w:rsidRPr="000C23DC" w:rsidRDefault="0017362C" w:rsidP="006219F8">
            <w:pPr>
              <w:jc w:val="center"/>
            </w:pPr>
            <w:r w:rsidRPr="000C23DC">
              <w:t>Mayport, FL</w:t>
            </w:r>
          </w:p>
        </w:tc>
        <w:tc>
          <w:tcPr>
            <w:tcW w:w="1620" w:type="dxa"/>
            <w:tcBorders>
              <w:top w:val="nil"/>
              <w:left w:val="nil"/>
              <w:bottom w:val="single" w:sz="4" w:space="0" w:color="auto"/>
              <w:right w:val="single" w:sz="8" w:space="0" w:color="auto"/>
            </w:tcBorders>
            <w:tcMar>
              <w:top w:w="0" w:type="dxa"/>
              <w:left w:w="108" w:type="dxa"/>
              <w:bottom w:w="0" w:type="dxa"/>
              <w:right w:w="108" w:type="dxa"/>
            </w:tcMar>
            <w:vAlign w:val="center"/>
            <w:hideMark/>
          </w:tcPr>
          <w:p w14:paraId="0AE99CA7" w14:textId="77777777" w:rsidR="0017362C" w:rsidRPr="000C23DC" w:rsidRDefault="0017362C" w:rsidP="006219F8">
            <w:pPr>
              <w:jc w:val="center"/>
            </w:pPr>
            <w:r w:rsidRPr="000C23DC">
              <w:t>14</w:t>
            </w:r>
          </w:p>
        </w:tc>
        <w:tc>
          <w:tcPr>
            <w:tcW w:w="1669" w:type="dxa"/>
            <w:tcBorders>
              <w:top w:val="nil"/>
              <w:left w:val="nil"/>
              <w:bottom w:val="single" w:sz="4" w:space="0" w:color="auto"/>
              <w:right w:val="single" w:sz="8" w:space="0" w:color="auto"/>
            </w:tcBorders>
            <w:tcMar>
              <w:top w:w="0" w:type="dxa"/>
              <w:left w:w="108" w:type="dxa"/>
              <w:bottom w:w="0" w:type="dxa"/>
              <w:right w:w="108" w:type="dxa"/>
            </w:tcMar>
            <w:vAlign w:val="center"/>
            <w:hideMark/>
          </w:tcPr>
          <w:p w14:paraId="3F2B6638" w14:textId="77777777" w:rsidR="0017362C" w:rsidRPr="000C23DC" w:rsidRDefault="0017362C" w:rsidP="006219F8">
            <w:pPr>
              <w:jc w:val="center"/>
            </w:pPr>
            <w:r w:rsidRPr="000C23DC">
              <w:t>4</w:t>
            </w:r>
          </w:p>
        </w:tc>
        <w:tc>
          <w:tcPr>
            <w:tcW w:w="1229" w:type="dxa"/>
            <w:tcBorders>
              <w:top w:val="nil"/>
              <w:left w:val="nil"/>
              <w:bottom w:val="single" w:sz="4" w:space="0" w:color="auto"/>
              <w:right w:val="single" w:sz="8" w:space="0" w:color="auto"/>
            </w:tcBorders>
            <w:tcMar>
              <w:top w:w="0" w:type="dxa"/>
              <w:left w:w="108" w:type="dxa"/>
              <w:bottom w:w="0" w:type="dxa"/>
              <w:right w:w="108" w:type="dxa"/>
            </w:tcMar>
            <w:hideMark/>
          </w:tcPr>
          <w:p w14:paraId="7EFD4AFB" w14:textId="77777777" w:rsidR="0017362C" w:rsidRPr="000C23DC" w:rsidRDefault="0017362C" w:rsidP="006219F8">
            <w:pPr>
              <w:jc w:val="center"/>
            </w:pPr>
            <w:r w:rsidRPr="000C23DC">
              <w:t>2</w:t>
            </w:r>
          </w:p>
        </w:tc>
      </w:tr>
      <w:tr w:rsidR="0017362C" w14:paraId="249DC9BB" w14:textId="77777777" w:rsidTr="006219F8">
        <w:tc>
          <w:tcPr>
            <w:tcW w:w="1908" w:type="dxa"/>
            <w:tcBorders>
              <w:top w:val="single" w:sz="4" w:space="0" w:color="auto"/>
              <w:left w:val="single" w:sz="4" w:space="0" w:color="auto"/>
              <w:bottom w:val="single" w:sz="4" w:space="0" w:color="auto"/>
              <w:right w:val="single" w:sz="4" w:space="0" w:color="auto"/>
            </w:tcBorders>
          </w:tcPr>
          <w:p w14:paraId="699E72AC" w14:textId="77777777" w:rsidR="0017362C" w:rsidRPr="000C23DC" w:rsidRDefault="0017362C" w:rsidP="006219F8">
            <w:pPr>
              <w:jc w:val="center"/>
            </w:pPr>
            <w:r w:rsidRPr="000C23DC">
              <w:t>OCONUS</w:t>
            </w:r>
          </w:p>
        </w:tc>
        <w:tc>
          <w:tcPr>
            <w:tcW w:w="12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EA22D03" w14:textId="77777777" w:rsidR="0017362C" w:rsidRPr="000C23DC" w:rsidRDefault="0017362C" w:rsidP="006219F8">
            <w:pPr>
              <w:jc w:val="center"/>
            </w:pPr>
            <w:r w:rsidRPr="000C23DC">
              <w:t>Germany</w:t>
            </w:r>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EA5C7F3" w14:textId="77777777" w:rsidR="0017362C" w:rsidRPr="000C23DC" w:rsidRDefault="0017362C" w:rsidP="006219F8">
            <w:pPr>
              <w:jc w:val="center"/>
            </w:pPr>
            <w:r w:rsidRPr="000C23DC">
              <w:t>Singapore</w:t>
            </w:r>
          </w:p>
        </w:tc>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8F4727F" w14:textId="77777777" w:rsidR="0017362C" w:rsidRPr="000C23DC" w:rsidRDefault="0017362C" w:rsidP="006219F8">
            <w:pPr>
              <w:jc w:val="center"/>
            </w:pPr>
            <w:r w:rsidRPr="000C23DC">
              <w:t>14</w:t>
            </w:r>
          </w:p>
        </w:tc>
        <w:tc>
          <w:tcPr>
            <w:tcW w:w="16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4D934F9" w14:textId="77777777" w:rsidR="0017362C" w:rsidRPr="000C23DC" w:rsidRDefault="0017362C" w:rsidP="006219F8">
            <w:pPr>
              <w:jc w:val="center"/>
            </w:pPr>
            <w:r w:rsidRPr="000C23DC">
              <w:t>2</w:t>
            </w:r>
          </w:p>
        </w:tc>
        <w:tc>
          <w:tcPr>
            <w:tcW w:w="12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BD20F32" w14:textId="77777777" w:rsidR="0017362C" w:rsidRPr="000C23DC" w:rsidRDefault="0017362C" w:rsidP="006219F8">
            <w:pPr>
              <w:keepNext/>
              <w:jc w:val="center"/>
            </w:pPr>
            <w:r w:rsidRPr="000C23DC">
              <w:t>2</w:t>
            </w:r>
          </w:p>
        </w:tc>
      </w:tr>
      <w:tr w:rsidR="0017362C" w14:paraId="16897B94" w14:textId="77777777" w:rsidTr="006219F8">
        <w:tc>
          <w:tcPr>
            <w:tcW w:w="1908" w:type="dxa"/>
            <w:tcBorders>
              <w:top w:val="single" w:sz="4" w:space="0" w:color="auto"/>
              <w:left w:val="single" w:sz="4" w:space="0" w:color="auto"/>
              <w:bottom w:val="single" w:sz="4" w:space="0" w:color="auto"/>
              <w:right w:val="single" w:sz="4" w:space="0" w:color="auto"/>
            </w:tcBorders>
          </w:tcPr>
          <w:p w14:paraId="5450D93C" w14:textId="77777777" w:rsidR="0017362C" w:rsidRPr="000C23DC" w:rsidRDefault="0017362C" w:rsidP="006219F8">
            <w:pPr>
              <w:jc w:val="center"/>
            </w:pPr>
            <w:r w:rsidRPr="000C23DC">
              <w:t>OCUNUS</w:t>
            </w:r>
          </w:p>
        </w:tc>
        <w:tc>
          <w:tcPr>
            <w:tcW w:w="12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AAA585" w14:textId="77777777" w:rsidR="0017362C" w:rsidRPr="000C23DC" w:rsidRDefault="0017362C" w:rsidP="006219F8">
            <w:pPr>
              <w:jc w:val="center"/>
            </w:pPr>
            <w:r w:rsidRPr="000C23DC">
              <w:t>Germany</w:t>
            </w:r>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99CA72B" w14:textId="77777777" w:rsidR="0017362C" w:rsidRPr="000C23DC" w:rsidRDefault="0017362C" w:rsidP="006219F8">
            <w:pPr>
              <w:jc w:val="center"/>
            </w:pPr>
            <w:r w:rsidRPr="000C23DC">
              <w:t>Bahrain</w:t>
            </w:r>
          </w:p>
        </w:tc>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9C6243F" w14:textId="77777777" w:rsidR="0017362C" w:rsidRPr="000C23DC" w:rsidRDefault="0017362C" w:rsidP="006219F8">
            <w:pPr>
              <w:jc w:val="center"/>
            </w:pPr>
            <w:r w:rsidRPr="000C23DC">
              <w:t>14</w:t>
            </w:r>
          </w:p>
        </w:tc>
        <w:tc>
          <w:tcPr>
            <w:tcW w:w="16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1692FAD" w14:textId="77777777" w:rsidR="0017362C" w:rsidRPr="000C23DC" w:rsidRDefault="0017362C" w:rsidP="006219F8">
            <w:pPr>
              <w:jc w:val="center"/>
            </w:pPr>
            <w:r w:rsidRPr="000C23DC">
              <w:t>2</w:t>
            </w:r>
          </w:p>
        </w:tc>
        <w:tc>
          <w:tcPr>
            <w:tcW w:w="12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56A876" w14:textId="77777777" w:rsidR="0017362C" w:rsidRPr="000C23DC" w:rsidRDefault="0017362C" w:rsidP="006219F8">
            <w:pPr>
              <w:keepNext/>
              <w:jc w:val="center"/>
            </w:pPr>
            <w:r w:rsidRPr="000C23DC">
              <w:t>2</w:t>
            </w:r>
          </w:p>
        </w:tc>
      </w:tr>
    </w:tbl>
    <w:p w14:paraId="3356A5E6" w14:textId="77777777" w:rsidR="0017362C" w:rsidRDefault="0017362C" w:rsidP="0017362C">
      <w:pPr>
        <w:pStyle w:val="Caption"/>
        <w:keepNext/>
        <w:jc w:val="center"/>
      </w:pPr>
      <w:r>
        <w:t xml:space="preserve">Table </w:t>
      </w:r>
      <w:fldSimple w:instr=" SEQ Table \* ARABIC ">
        <w:r>
          <w:rPr>
            <w:noProof/>
          </w:rPr>
          <w:t>1</w:t>
        </w:r>
      </w:fldSimple>
      <w:r>
        <w:t>. Notional Travel Requirements</w:t>
      </w:r>
    </w:p>
    <w:p w14:paraId="1E2726D3" w14:textId="77777777" w:rsidR="0017362C" w:rsidRPr="0097744C" w:rsidRDefault="0017362C" w:rsidP="0017362C">
      <w:pPr>
        <w:pStyle w:val="Caption"/>
        <w:rPr>
          <w:highlight w:val="lightGray"/>
        </w:rPr>
      </w:pPr>
    </w:p>
    <w:p w14:paraId="5F091DF4" w14:textId="77777777" w:rsidR="0017362C" w:rsidRDefault="0017362C" w:rsidP="0017362C">
      <w:pPr>
        <w:pStyle w:val="p1"/>
        <w:rPr>
          <w:sz w:val="24"/>
          <w:szCs w:val="24"/>
        </w:rPr>
      </w:pPr>
      <w:r w:rsidRPr="004A7DF8">
        <w:rPr>
          <w:b/>
          <w:sz w:val="24"/>
          <w:szCs w:val="24"/>
        </w:rPr>
        <w:t>7.2</w:t>
      </w:r>
      <w:r>
        <w:rPr>
          <w:sz w:val="24"/>
          <w:szCs w:val="24"/>
        </w:rPr>
        <w:t xml:space="preserve"> </w:t>
      </w:r>
      <w:r w:rsidRPr="00D00B2D">
        <w:rPr>
          <w:sz w:val="24"/>
          <w:szCs w:val="24"/>
        </w:rPr>
        <w:t>The number of times the Contractor may be required to travel to each location cited in Table 1 may vary as program requirements dictate, provided that the total estimated travel cost is not exceeded.</w:t>
      </w:r>
      <w:r>
        <w:rPr>
          <w:sz w:val="24"/>
          <w:szCs w:val="24"/>
        </w:rPr>
        <w:t xml:space="preserve"> </w:t>
      </w:r>
      <w:r w:rsidRPr="00D00B2D">
        <w:rPr>
          <w:sz w:val="24"/>
          <w:szCs w:val="24"/>
        </w:rPr>
        <w:t>The numbers of trips and types of personnel traveling shall be limited to the minimum required to accomplish work requirements. All travel shall be approved by the COR and Contracting Officer before travel occurs.</w:t>
      </w:r>
      <w:r>
        <w:rPr>
          <w:sz w:val="24"/>
          <w:szCs w:val="24"/>
        </w:rPr>
        <w:t xml:space="preserve"> </w:t>
      </w:r>
      <w:r w:rsidRPr="00D00B2D">
        <w:rPr>
          <w:sz w:val="24"/>
          <w:szCs w:val="24"/>
        </w:rPr>
        <w:t>Before initiating any travel, the Contractor(s) shall submit a detailed and fully-burdened estimate that includes the number of employees traveling, their expected travel costs for airfare, lodging, per diem, rental car, taxi/mileage and any other costs or actions requiring approval.</w:t>
      </w:r>
    </w:p>
    <w:p w14:paraId="7BCF0768" w14:textId="77777777" w:rsidR="0017362C" w:rsidRDefault="0017362C" w:rsidP="0017362C">
      <w:pPr>
        <w:pStyle w:val="p1"/>
        <w:rPr>
          <w:sz w:val="24"/>
          <w:szCs w:val="24"/>
        </w:rPr>
      </w:pPr>
    </w:p>
    <w:p w14:paraId="505C24F4" w14:textId="77777777" w:rsidR="0017362C" w:rsidRDefault="0017362C" w:rsidP="0017362C">
      <w:pPr>
        <w:pStyle w:val="p1"/>
        <w:rPr>
          <w:sz w:val="24"/>
          <w:szCs w:val="24"/>
        </w:rPr>
      </w:pPr>
      <w:r w:rsidRPr="00D00B2D">
        <w:rPr>
          <w:sz w:val="24"/>
          <w:szCs w:val="24"/>
        </w:rPr>
        <w:t>The travel estimate shall be submitted to the Contracting Officer's Representative (COR) and Contract Specialist. Actuals cost resulting from the performance of travel requirements shall be reported as part of the Contractor's monthly status report. The reportable cost shall also be traceable to the Contractor's invoice.</w:t>
      </w:r>
    </w:p>
    <w:p w14:paraId="7A028E5C" w14:textId="77777777" w:rsidR="0017362C" w:rsidRPr="00AC27AD" w:rsidRDefault="0017362C" w:rsidP="0017362C">
      <w:pPr>
        <w:pStyle w:val="p1"/>
        <w:rPr>
          <w:sz w:val="24"/>
          <w:szCs w:val="24"/>
        </w:rPr>
      </w:pPr>
    </w:p>
    <w:p w14:paraId="4F1C6AF0" w14:textId="77777777" w:rsidR="0017362C" w:rsidRDefault="0017362C" w:rsidP="0017362C">
      <w:pPr>
        <w:jc w:val="both"/>
      </w:pPr>
      <w:r w:rsidRPr="004A7DF8">
        <w:rPr>
          <w:b/>
        </w:rPr>
        <w:t>7.2.1</w:t>
      </w:r>
      <w:r>
        <w:t xml:space="preserve"> </w:t>
      </w:r>
      <w:r w:rsidRPr="0026462D">
        <w:t>In accordance with the TI instructions, before initiating any travel the Contractor(s) shall submit a detailed and fully-burdened estimate that includes the number of employees traveling, their expected travel costs for airfare, lodging, per diem, rental car, taxi/mileage and any other costs or actions</w:t>
      </w:r>
      <w:r w:rsidRPr="0061735E">
        <w:t xml:space="preserve"> requiring appr</w:t>
      </w:r>
      <w:r>
        <w:t xml:space="preserve">oval. The travel estimate shall </w:t>
      </w:r>
      <w:r w:rsidRPr="0061735E">
        <w:t xml:space="preserve">be submitted to the Contracting Officer's Representative </w:t>
      </w:r>
      <w:r>
        <w:t xml:space="preserve">(COR) and Contract Specialist. </w:t>
      </w:r>
      <w:r w:rsidRPr="0061735E">
        <w:t>Actuals cost, resulting from the performance of travel requirements, shall be reported as part of the Contr</w:t>
      </w:r>
      <w:r>
        <w:t xml:space="preserve">actor's monthly status report. </w:t>
      </w:r>
      <w:r w:rsidRPr="0061735E">
        <w:t>The reportable cost shall also be traceable to the Contractor's invoice</w:t>
      </w:r>
    </w:p>
    <w:p w14:paraId="103F5B6C" w14:textId="77777777" w:rsidR="0017362C" w:rsidRPr="0061735E" w:rsidRDefault="0017362C" w:rsidP="0017362C">
      <w:pPr>
        <w:jc w:val="both"/>
      </w:pPr>
    </w:p>
    <w:p w14:paraId="69A2F6BA" w14:textId="77777777" w:rsidR="0017362C" w:rsidRDefault="0017362C" w:rsidP="0017362C">
      <w:pPr>
        <w:jc w:val="both"/>
      </w:pPr>
      <w:r w:rsidRPr="004A7DF8">
        <w:rPr>
          <w:b/>
        </w:rPr>
        <w:t>7.3</w:t>
      </w:r>
      <w:r>
        <w:t xml:space="preserve"> </w:t>
      </w:r>
      <w:r w:rsidRPr="0061735E">
        <w:t xml:space="preserve">All travel shall be conducted in accordance with FAR 31.205-46, Travel Costs, and </w:t>
      </w:r>
      <w:r w:rsidRPr="00BE00A1">
        <w:t>B-231-H001</w:t>
      </w:r>
      <w:r w:rsidRPr="00BE00A1" w:rsidDel="00BE00A1">
        <w:t xml:space="preserve"> </w:t>
      </w:r>
      <w:r w:rsidRPr="0061735E">
        <w:t>Travel Cost (NAVSEA) and shall be pre-approved by the COR (CDRL A002).</w:t>
      </w:r>
    </w:p>
    <w:p w14:paraId="2BE03C20" w14:textId="77777777" w:rsidR="0017362C" w:rsidRPr="007834BA" w:rsidRDefault="0017362C" w:rsidP="0017362C">
      <w:pPr>
        <w:jc w:val="both"/>
      </w:pPr>
    </w:p>
    <w:p w14:paraId="546F6972" w14:textId="77777777" w:rsidR="0017362C" w:rsidRPr="007834BA" w:rsidRDefault="0017362C" w:rsidP="0017362C">
      <w:pPr>
        <w:rPr>
          <w:rFonts w:eastAsia="Calibri"/>
          <w:b/>
          <w:u w:val="single"/>
        </w:rPr>
      </w:pPr>
      <w:r w:rsidRPr="007834BA">
        <w:rPr>
          <w:rFonts w:eastAsia="Calibri"/>
          <w:b/>
        </w:rPr>
        <w:t>7.4</w:t>
      </w:r>
      <w:r w:rsidRPr="007834BA">
        <w:rPr>
          <w:rFonts w:eastAsia="Calibri"/>
        </w:rPr>
        <w:t xml:space="preserve"> </w:t>
      </w:r>
      <w:r w:rsidRPr="007834BA">
        <w:rPr>
          <w:rFonts w:eastAsia="Calibri"/>
          <w:b/>
        </w:rPr>
        <w:t>Travel Costs</w:t>
      </w:r>
    </w:p>
    <w:p w14:paraId="512D21BD" w14:textId="77777777" w:rsidR="0017362C" w:rsidRPr="007834BA" w:rsidRDefault="0017362C" w:rsidP="0017362C">
      <w:pPr>
        <w:rPr>
          <w:rFonts w:eastAsia="Calibri"/>
        </w:rPr>
      </w:pPr>
      <w:r w:rsidRPr="007834BA">
        <w:rPr>
          <w:rFonts w:eastAsia="Calibri"/>
          <w:b/>
        </w:rPr>
        <w:t>7.4.1</w:t>
      </w:r>
      <w:r w:rsidRPr="007834BA">
        <w:rPr>
          <w:rFonts w:eastAsia="Calibri"/>
          <w:b/>
        </w:rPr>
        <w:tab/>
      </w:r>
      <w:r w:rsidRPr="007834BA">
        <w:rPr>
          <w:rFonts w:eastAsia="Calibri"/>
        </w:rPr>
        <w:t xml:space="preserve">The current “maximum per diem” rates are set forth in the (i) Federal Travel Regulations for travel in the Continental United States; (ii) Joint Travel Regulations for Overseas Non-Foreign areas (e.g., Alaska, Hawaii, Guam, Puerto Rico, etc.); and (ii) Department of State (DOS) prescribed rates for foreign overseas locations. </w:t>
      </w:r>
    </w:p>
    <w:p w14:paraId="4B743C02" w14:textId="77777777" w:rsidR="0017362C" w:rsidRPr="007834BA" w:rsidRDefault="0017362C" w:rsidP="0017362C">
      <w:pPr>
        <w:ind w:left="1440" w:hanging="720"/>
        <w:rPr>
          <w:rFonts w:eastAsia="Calibri"/>
          <w:color w:val="FF0000"/>
        </w:rPr>
      </w:pPr>
    </w:p>
    <w:p w14:paraId="452EE53A" w14:textId="77777777" w:rsidR="0017362C" w:rsidRPr="007834BA" w:rsidRDefault="0017362C" w:rsidP="0017362C">
      <w:pPr>
        <w:pStyle w:val="PlainText"/>
        <w:rPr>
          <w:rFonts w:ascii="Times New Roman" w:hAnsi="Times New Roman"/>
          <w:b/>
          <w:sz w:val="24"/>
          <w:szCs w:val="24"/>
        </w:rPr>
      </w:pPr>
      <w:r w:rsidRPr="007834BA">
        <w:rPr>
          <w:rFonts w:ascii="Times New Roman" w:hAnsi="Times New Roman"/>
          <w:b/>
          <w:sz w:val="24"/>
          <w:szCs w:val="24"/>
        </w:rPr>
        <w:t xml:space="preserve">7.5   OCONUS Contractor Personnel Travel During COVID-19 </w:t>
      </w:r>
    </w:p>
    <w:p w14:paraId="331CCD5E" w14:textId="77777777" w:rsidR="0017362C" w:rsidRPr="007834BA" w:rsidRDefault="0017362C" w:rsidP="0017362C">
      <w:pPr>
        <w:pStyle w:val="PlainText"/>
        <w:rPr>
          <w:rFonts w:ascii="Times New Roman" w:hAnsi="Times New Roman"/>
          <w:sz w:val="24"/>
          <w:szCs w:val="24"/>
        </w:rPr>
      </w:pPr>
      <w:r w:rsidRPr="007834BA">
        <w:rPr>
          <w:rFonts w:ascii="Times New Roman" w:hAnsi="Times New Roman"/>
          <w:sz w:val="24"/>
          <w:szCs w:val="24"/>
        </w:rPr>
        <w:t>In consideration of personnel movement during the COVID-19 pandemic, Force Health Protection (FHP) guidance has been issued for contractor personnel who travel OCONUS for deployment and for conducting official travel OCONUS as well. Entry requirements are communicated to traveling personnel, including contractor personnel, through the Electronic Foreign Clearance Guide (EFCG). Contractor personnel must adhere to current country entry requirements of the respective geographic combatant command (GCC) (which may include screening, ROM, and testing) and all applicable host nation procedures. All contracts including performance outside the United States require DoD contractor personnel to complete a risk assessment of health status.</w:t>
      </w:r>
    </w:p>
    <w:p w14:paraId="72FF6D2E" w14:textId="77777777" w:rsidR="00C168DA" w:rsidRPr="007834BA" w:rsidRDefault="00C168DA" w:rsidP="00C71E7A">
      <w:pPr>
        <w:jc w:val="both"/>
        <w:rPr>
          <w:color w:val="FF0000"/>
        </w:rPr>
      </w:pPr>
    </w:p>
    <w:p w14:paraId="4C0C7C57" w14:textId="77777777" w:rsidR="0017362C" w:rsidRPr="007834BA" w:rsidRDefault="00226962" w:rsidP="0017362C">
      <w:pPr>
        <w:jc w:val="both"/>
        <w:rPr>
          <w:rFonts w:eastAsia="Calibri"/>
        </w:rPr>
      </w:pPr>
      <w:r w:rsidRPr="007834BA">
        <w:rPr>
          <w:b/>
          <w:color w:val="000000"/>
        </w:rPr>
        <w:t xml:space="preserve">8.0   GOVERNMENT FURNISHED PROPERTY </w:t>
      </w:r>
    </w:p>
    <w:p w14:paraId="160AEE8C" w14:textId="77777777" w:rsidR="004B7BC6" w:rsidRPr="007834BA" w:rsidRDefault="004B7BC6" w:rsidP="004B7BC6">
      <w:pPr>
        <w:rPr>
          <w:rFonts w:eastAsia="Calibri"/>
        </w:rPr>
      </w:pPr>
    </w:p>
    <w:p w14:paraId="3C6E3BA3" w14:textId="77777777" w:rsidR="00EE573B" w:rsidRPr="007834BA" w:rsidRDefault="0017362C" w:rsidP="0017362C">
      <w:pPr>
        <w:rPr>
          <w:color w:val="FFFF00"/>
        </w:rPr>
      </w:pPr>
      <w:r>
        <w:t>Not Applicable.</w:t>
      </w:r>
    </w:p>
    <w:p w14:paraId="6BF2C0B1" w14:textId="77777777" w:rsidR="00EE573B" w:rsidRPr="007834BA" w:rsidRDefault="00EE573B" w:rsidP="00AD1339">
      <w:pPr>
        <w:jc w:val="both"/>
        <w:rPr>
          <w:color w:val="FFFF00"/>
        </w:rPr>
      </w:pPr>
    </w:p>
    <w:p w14:paraId="5AD73664" w14:textId="77777777" w:rsidR="008D63BD" w:rsidRPr="007834BA" w:rsidRDefault="008D63BD" w:rsidP="00EE3E84">
      <w:pPr>
        <w:jc w:val="both"/>
        <w:rPr>
          <w:b/>
          <w:color w:val="000000"/>
        </w:rPr>
      </w:pPr>
      <w:r w:rsidRPr="007834BA">
        <w:rPr>
          <w:b/>
          <w:color w:val="000000"/>
        </w:rPr>
        <w:t>9.0   GOVERNMENT FURNISHED INFORMATION</w:t>
      </w:r>
    </w:p>
    <w:p w14:paraId="0D4E9058" w14:textId="77777777" w:rsidR="008922F6" w:rsidRDefault="008922F6" w:rsidP="00EE3E84">
      <w:pPr>
        <w:jc w:val="both"/>
        <w:rPr>
          <w:b/>
          <w:color w:val="000000"/>
        </w:rPr>
      </w:pPr>
    </w:p>
    <w:p w14:paraId="1A0436AB" w14:textId="77777777" w:rsidR="0017362C" w:rsidRPr="0017362C" w:rsidRDefault="0017362C" w:rsidP="00EE3E84">
      <w:pPr>
        <w:jc w:val="both"/>
        <w:rPr>
          <w:color w:val="000000"/>
        </w:rPr>
      </w:pPr>
      <w:r w:rsidRPr="0017362C">
        <w:rPr>
          <w:color w:val="000000"/>
        </w:rPr>
        <w:t xml:space="preserve">Not applicable. </w:t>
      </w:r>
    </w:p>
    <w:p w14:paraId="2EB20887" w14:textId="77777777" w:rsidR="0017362C" w:rsidRPr="007834BA" w:rsidRDefault="0017362C" w:rsidP="00EE3E84">
      <w:pPr>
        <w:jc w:val="both"/>
        <w:rPr>
          <w:b/>
          <w:color w:val="000000"/>
        </w:rPr>
      </w:pPr>
    </w:p>
    <w:p w14:paraId="7EFDE4AD" w14:textId="77777777" w:rsidR="00EE3E84" w:rsidRPr="007834BA" w:rsidRDefault="008D63BD" w:rsidP="00EE3E84">
      <w:pPr>
        <w:jc w:val="both"/>
        <w:rPr>
          <w:b/>
          <w:color w:val="000000"/>
        </w:rPr>
      </w:pPr>
      <w:r w:rsidRPr="007834BA">
        <w:rPr>
          <w:b/>
          <w:color w:val="000000"/>
        </w:rPr>
        <w:t>10</w:t>
      </w:r>
      <w:r w:rsidR="00EE3E84" w:rsidRPr="007834BA">
        <w:rPr>
          <w:b/>
          <w:color w:val="000000"/>
        </w:rPr>
        <w:t>.</w:t>
      </w:r>
      <w:r w:rsidR="008922F6" w:rsidRPr="007834BA">
        <w:rPr>
          <w:b/>
          <w:color w:val="000000"/>
        </w:rPr>
        <w:t>0</w:t>
      </w:r>
      <w:r w:rsidR="00EE3E84" w:rsidRPr="007834BA">
        <w:rPr>
          <w:b/>
          <w:color w:val="000000"/>
        </w:rPr>
        <w:t xml:space="preserve"> PURCHASES </w:t>
      </w:r>
    </w:p>
    <w:p w14:paraId="6D3AC58B" w14:textId="77777777" w:rsidR="00EE3E84" w:rsidRPr="007834BA" w:rsidRDefault="00EE3E84" w:rsidP="00EE3E84">
      <w:pPr>
        <w:jc w:val="both"/>
        <w:rPr>
          <w:color w:val="000000"/>
        </w:rPr>
      </w:pPr>
    </w:p>
    <w:p w14:paraId="02B959B7" w14:textId="77777777" w:rsidR="00EE3E84" w:rsidRPr="007834BA" w:rsidRDefault="008922F6" w:rsidP="00EE3E84">
      <w:pPr>
        <w:jc w:val="both"/>
        <w:rPr>
          <w:color w:val="000000"/>
        </w:rPr>
      </w:pPr>
      <w:r w:rsidRPr="007834BA">
        <w:rPr>
          <w:b/>
          <w:color w:val="000000"/>
        </w:rPr>
        <w:t>10.1</w:t>
      </w:r>
      <w:r w:rsidRPr="007834BA">
        <w:rPr>
          <w:color w:val="000000"/>
        </w:rPr>
        <w:t xml:space="preserve"> </w:t>
      </w:r>
      <w:r w:rsidR="0017362C" w:rsidRPr="007834BA">
        <w:rPr>
          <w:color w:val="000000"/>
        </w:rPr>
        <w:t xml:space="preserve">Only items directly used and incidental to the services for this </w:t>
      </w:r>
      <w:r w:rsidR="0017362C">
        <w:t>Contract</w:t>
      </w:r>
      <w:r w:rsidR="0017362C" w:rsidRPr="007834BA">
        <w:rPr>
          <w:color w:val="000000"/>
        </w:rPr>
        <w:t xml:space="preserve"> and for work within the scope of the</w:t>
      </w:r>
      <w:r w:rsidR="0017362C">
        <w:rPr>
          <w:color w:val="000000"/>
        </w:rPr>
        <w:t xml:space="preserve"> Statement of Work</w:t>
      </w:r>
      <w:r w:rsidR="0017362C" w:rsidRPr="007834BA">
        <w:rPr>
          <w:color w:val="000000"/>
        </w:rPr>
        <w:t xml:space="preserve">, shall be purchased under the Other Direct Cost (ODC) line items.  Purchases of an individual item  that is valued </w:t>
      </w:r>
      <w:r w:rsidR="0017362C" w:rsidRPr="000C23DC">
        <w:rPr>
          <w:color w:val="000000"/>
        </w:rPr>
        <w:t>above $10,000 shall</w:t>
      </w:r>
      <w:r w:rsidR="0017362C" w:rsidRPr="007834BA">
        <w:rPr>
          <w:color w:val="000000"/>
        </w:rPr>
        <w:t xml:space="preserve"> be approved by the Contracting Officer prior to purchase by the Contractor. The purchase request and supporting documentation shall be submitted via email to the Contracting Officer and the Contracting Officer's Representative (COR) it shall be itemized and contain the cost or price analysis performed by the Contractor to determine the reasonableness of the pricing.</w:t>
      </w:r>
    </w:p>
    <w:p w14:paraId="1BB36A78" w14:textId="77777777" w:rsidR="00EE3E84" w:rsidRPr="007834BA" w:rsidRDefault="00EE3E84" w:rsidP="00EE3E84">
      <w:pPr>
        <w:jc w:val="both"/>
        <w:rPr>
          <w:color w:val="000000"/>
        </w:rPr>
      </w:pPr>
    </w:p>
    <w:p w14:paraId="4D083EC9" w14:textId="77777777" w:rsidR="002F648D" w:rsidRPr="007834BA" w:rsidRDefault="008922F6" w:rsidP="00EE3E84">
      <w:pPr>
        <w:jc w:val="both"/>
        <w:rPr>
          <w:color w:val="000000"/>
        </w:rPr>
      </w:pPr>
      <w:r w:rsidRPr="007834BA">
        <w:rPr>
          <w:b/>
          <w:color w:val="000000"/>
        </w:rPr>
        <w:t>10.2</w:t>
      </w:r>
      <w:r w:rsidRPr="007834BA">
        <w:rPr>
          <w:color w:val="000000"/>
        </w:rPr>
        <w:t xml:space="preserve"> </w:t>
      </w:r>
      <w:r w:rsidR="00EE3E84" w:rsidRPr="007834BA">
        <w:rPr>
          <w:color w:val="000000"/>
        </w:rPr>
        <w:t xml:space="preserve">Information Technology (IT) equipment, or services must be approved by the proper approval authority. All IT requirements, regardless of dollar amount, submitted under this </w:t>
      </w:r>
      <w:r w:rsidR="0017362C">
        <w:t>Contract</w:t>
      </w:r>
      <w:r w:rsidR="0040351C" w:rsidRPr="007834BA">
        <w:rPr>
          <w:color w:val="000000"/>
        </w:rPr>
        <w:t xml:space="preserve"> </w:t>
      </w:r>
      <w:r w:rsidR="00EE3E84" w:rsidRPr="007834BA">
        <w:rPr>
          <w:color w:val="000000"/>
        </w:rPr>
        <w:t>shall be submitted to the PCO for review and approval prior to purchase. The definition of information technology is identical to that of the Clinger-Cohen Act, that is, any equipment or interconnected system or subsystem of equipment that is used in the automatic acquisition, storage, manipulation, management, movement, control, display, switching, interchange, transmission, or reception of data or information. Information technology includes computers, ancillary equipment, software, firmware and similar procedures, services (including support services), and related resources.</w:t>
      </w:r>
    </w:p>
    <w:p w14:paraId="505D708C" w14:textId="77777777" w:rsidR="008922F6" w:rsidRPr="007834BA" w:rsidRDefault="008922F6" w:rsidP="00C71E7A">
      <w:pPr>
        <w:jc w:val="both"/>
        <w:rPr>
          <w:color w:val="000000"/>
        </w:rPr>
      </w:pPr>
    </w:p>
    <w:p w14:paraId="2BB3884C" w14:textId="77777777" w:rsidR="005C0F98" w:rsidRPr="007834BA" w:rsidRDefault="005C0F98" w:rsidP="005C0F98">
      <w:pPr>
        <w:jc w:val="both"/>
        <w:rPr>
          <w:b/>
          <w:color w:val="000000"/>
        </w:rPr>
      </w:pPr>
      <w:r w:rsidRPr="007834BA">
        <w:rPr>
          <w:b/>
          <w:color w:val="000000"/>
        </w:rPr>
        <w:lastRenderedPageBreak/>
        <w:t>11.</w:t>
      </w:r>
      <w:r w:rsidR="00D3001A" w:rsidRPr="007834BA">
        <w:rPr>
          <w:b/>
          <w:color w:val="000000"/>
        </w:rPr>
        <w:t>0</w:t>
      </w:r>
      <w:r w:rsidRPr="007834BA">
        <w:rPr>
          <w:b/>
          <w:color w:val="000000"/>
        </w:rPr>
        <w:t xml:space="preserve"> </w:t>
      </w:r>
      <w:r w:rsidRPr="007834BA">
        <w:rPr>
          <w:b/>
          <w:caps/>
          <w:color w:val="000000"/>
        </w:rPr>
        <w:t>Counterfeit Material Prevention</w:t>
      </w:r>
    </w:p>
    <w:p w14:paraId="2180927E" w14:textId="77777777" w:rsidR="005C0F98" w:rsidRPr="007834BA" w:rsidRDefault="005C0F98" w:rsidP="00C71E7A">
      <w:pPr>
        <w:jc w:val="both"/>
        <w:rPr>
          <w:color w:val="000000"/>
        </w:rPr>
      </w:pPr>
    </w:p>
    <w:p w14:paraId="5C80BF2B" w14:textId="77777777" w:rsidR="00DF7C56" w:rsidRPr="007834BA" w:rsidRDefault="000141DE" w:rsidP="002A797B">
      <w:pPr>
        <w:jc w:val="both"/>
        <w:rPr>
          <w:color w:val="000000"/>
        </w:rPr>
      </w:pPr>
      <w:r w:rsidRPr="007834BA">
        <w:rPr>
          <w:b/>
          <w:color w:val="000000"/>
        </w:rPr>
        <w:t>11.</w:t>
      </w:r>
      <w:r w:rsidR="0017362C">
        <w:rPr>
          <w:b/>
          <w:color w:val="000000"/>
        </w:rPr>
        <w:t>1</w:t>
      </w:r>
      <w:r w:rsidRPr="007834BA">
        <w:rPr>
          <w:b/>
          <w:color w:val="000000"/>
        </w:rPr>
        <w:t xml:space="preserve"> Non-Electronic Materiels</w:t>
      </w:r>
    </w:p>
    <w:p w14:paraId="5232B4D4" w14:textId="77777777" w:rsidR="008922F6" w:rsidRPr="007834BA" w:rsidRDefault="008922F6" w:rsidP="004A7DF8">
      <w:r w:rsidRPr="007834BA">
        <w:rPr>
          <w:b/>
        </w:rPr>
        <w:t>11.2.1</w:t>
      </w:r>
      <w:r w:rsidR="002A797B" w:rsidRPr="007834BA">
        <w:t xml:space="preserve"> </w:t>
      </w:r>
      <w:r w:rsidRPr="007834BA">
        <w:tab/>
      </w:r>
      <w:r w:rsidR="002A797B" w:rsidRPr="007834BA">
        <w:t xml:space="preserve">Department of the Navy contractors (and their subcontractors at all tiers) </w:t>
      </w:r>
    </w:p>
    <w:p w14:paraId="7E500B8B" w14:textId="77777777" w:rsidR="00EB437B" w:rsidRPr="007834BA" w:rsidRDefault="002A797B" w:rsidP="004A7DF8">
      <w:r w:rsidRPr="007834BA">
        <w:t>who obtain critical or high risk materiel shall implement a risk mitigation process as follows:</w:t>
      </w:r>
    </w:p>
    <w:p w14:paraId="5FD7CE3A" w14:textId="77777777" w:rsidR="00251DC9" w:rsidRPr="007834BA" w:rsidRDefault="008922F6" w:rsidP="004A7DF8">
      <w:r w:rsidRPr="007834BA">
        <w:rPr>
          <w:b/>
        </w:rPr>
        <w:t>11.2.1.1</w:t>
      </w:r>
      <w:r w:rsidRPr="007834BA">
        <w:t xml:space="preserve">  </w:t>
      </w:r>
      <w:r w:rsidR="002A797B" w:rsidRPr="007834BA">
        <w:t xml:space="preserve">If the materiel is currently in production or currently available, materiel </w:t>
      </w:r>
      <w:r w:rsidR="00EB437B" w:rsidRPr="007834BA">
        <w:t xml:space="preserve">shall </w:t>
      </w:r>
      <w:r w:rsidR="002A797B" w:rsidRPr="007834BA">
        <w:t xml:space="preserve"> be obtained only from authorized suppliers</w:t>
      </w:r>
      <w:r w:rsidRPr="007834BA">
        <w:t xml:space="preserve"> </w:t>
      </w:r>
    </w:p>
    <w:p w14:paraId="750F7549" w14:textId="77777777" w:rsidR="002A797B" w:rsidRPr="007834BA" w:rsidRDefault="008922F6" w:rsidP="004A7DF8">
      <w:r w:rsidRPr="007834BA">
        <w:rPr>
          <w:b/>
        </w:rPr>
        <w:t>11.2.1.2</w:t>
      </w:r>
      <w:r w:rsidRPr="007834BA">
        <w:t xml:space="preserve"> </w:t>
      </w:r>
      <w:r w:rsidR="002A797B" w:rsidRPr="007834BA">
        <w:t xml:space="preserve">If the materiel is not in production or currently available </w:t>
      </w:r>
      <w:r w:rsidR="00EB437B" w:rsidRPr="007834BA">
        <w:t>from authorized</w:t>
      </w:r>
      <w:r w:rsidR="002A797B" w:rsidRPr="007834BA">
        <w:t xml:space="preserve"> suppliers, materiel </w:t>
      </w:r>
      <w:r w:rsidR="00EB437B" w:rsidRPr="007834BA">
        <w:t xml:space="preserve">shall </w:t>
      </w:r>
      <w:r w:rsidR="002A797B" w:rsidRPr="007834BA">
        <w:t>be obtained from suppliers that meet appropriate counterfeit avoidance criteria</w:t>
      </w:r>
    </w:p>
    <w:p w14:paraId="6D137923" w14:textId="77777777" w:rsidR="006B55F8" w:rsidRPr="007834BA" w:rsidRDefault="008922F6" w:rsidP="004A7DF8">
      <w:r w:rsidRPr="007834BA">
        <w:rPr>
          <w:b/>
        </w:rPr>
        <w:t>11.2.1.3</w:t>
      </w:r>
      <w:r w:rsidRPr="007834BA">
        <w:t xml:space="preserve">  </w:t>
      </w:r>
      <w:r w:rsidR="006B55F8" w:rsidRPr="007834BA">
        <w:t>Contractor shall notify the contracting officer when critical or high risk materiel</w:t>
      </w:r>
      <w:r w:rsidR="0033401A" w:rsidRPr="007834BA">
        <w:t xml:space="preserve"> </w:t>
      </w:r>
      <w:r w:rsidR="006B55F8" w:rsidRPr="007834BA">
        <w:t>cannot be obtained from an authorized supplier;</w:t>
      </w:r>
    </w:p>
    <w:p w14:paraId="1F1B2B3A" w14:textId="77777777" w:rsidR="0033401A" w:rsidRPr="007834BA" w:rsidRDefault="008922F6" w:rsidP="004A7DF8">
      <w:r w:rsidRPr="007834BA">
        <w:rPr>
          <w:b/>
        </w:rPr>
        <w:t>11.2.1.4</w:t>
      </w:r>
      <w:r w:rsidRPr="007834BA">
        <w:t xml:space="preserve">  </w:t>
      </w:r>
      <w:r w:rsidR="0033401A" w:rsidRPr="007834BA">
        <w:t>Contractor shall take mitigating actions to authenticate the materiel if purchased from an unauthorized supplier</w:t>
      </w:r>
    </w:p>
    <w:p w14:paraId="70561F1E" w14:textId="77777777" w:rsidR="0033401A" w:rsidRPr="007834BA" w:rsidRDefault="008922F6" w:rsidP="004A7DF8">
      <w:r w:rsidRPr="007834BA">
        <w:rPr>
          <w:b/>
        </w:rPr>
        <w:t>11.2.1.5</w:t>
      </w:r>
      <w:r w:rsidRPr="007834BA">
        <w:t xml:space="preserve">  </w:t>
      </w:r>
      <w:r w:rsidR="0033401A" w:rsidRPr="007834BA">
        <w:t>Contractor shall report instances of counterfeit and suspect counterfeit materiel to the contracting officer and the GIDEP as soon as the contractor becomes aware of the issue.</w:t>
      </w:r>
    </w:p>
    <w:p w14:paraId="32F4B3F1" w14:textId="77777777" w:rsidR="00086F09" w:rsidRPr="007834BA" w:rsidRDefault="00086F09" w:rsidP="00C71E7A">
      <w:pPr>
        <w:jc w:val="both"/>
        <w:rPr>
          <w:color w:val="000000"/>
        </w:rPr>
      </w:pPr>
    </w:p>
    <w:p w14:paraId="70A7E9B5" w14:textId="77777777" w:rsidR="00906623" w:rsidRPr="007834BA" w:rsidRDefault="00CF1A70" w:rsidP="00C71E7A">
      <w:pPr>
        <w:jc w:val="both"/>
        <w:rPr>
          <w:b/>
          <w:color w:val="000000"/>
        </w:rPr>
      </w:pPr>
      <w:r w:rsidRPr="007834BA">
        <w:rPr>
          <w:b/>
          <w:color w:val="000000"/>
        </w:rPr>
        <w:t>1</w:t>
      </w:r>
      <w:r w:rsidR="005C0F98" w:rsidRPr="007834BA">
        <w:rPr>
          <w:b/>
          <w:color w:val="000000"/>
        </w:rPr>
        <w:t>2</w:t>
      </w:r>
      <w:r w:rsidR="00100C1E" w:rsidRPr="007834BA">
        <w:rPr>
          <w:b/>
          <w:color w:val="000000"/>
        </w:rPr>
        <w:t>.</w:t>
      </w:r>
      <w:r w:rsidR="00086F09" w:rsidRPr="007834BA">
        <w:rPr>
          <w:b/>
          <w:color w:val="000000"/>
        </w:rPr>
        <w:t>0</w:t>
      </w:r>
      <w:r w:rsidR="00100C1E" w:rsidRPr="007834BA">
        <w:rPr>
          <w:b/>
          <w:color w:val="000000"/>
        </w:rPr>
        <w:t xml:space="preserve"> PERSONNEL </w:t>
      </w:r>
    </w:p>
    <w:p w14:paraId="74BDB7B1" w14:textId="77777777" w:rsidR="005E10FD" w:rsidRPr="007834BA" w:rsidRDefault="005E10FD" w:rsidP="00C71E7A">
      <w:pPr>
        <w:jc w:val="both"/>
        <w:rPr>
          <w:color w:val="000000"/>
        </w:rPr>
      </w:pPr>
    </w:p>
    <w:p w14:paraId="2D3CF3B8" w14:textId="77777777" w:rsidR="008F2571" w:rsidRDefault="00A34F08" w:rsidP="008F2571">
      <w:pPr>
        <w:rPr>
          <w:color w:val="000000"/>
        </w:rPr>
      </w:pPr>
      <w:r w:rsidRPr="007834BA">
        <w:rPr>
          <w:b/>
          <w:bCs/>
          <w:color w:val="000000"/>
        </w:rPr>
        <w:t>12.1</w:t>
      </w:r>
      <w:r w:rsidRPr="007834BA">
        <w:rPr>
          <w:color w:val="000000"/>
        </w:rPr>
        <w:t xml:space="preserve">  </w:t>
      </w:r>
      <w:r w:rsidRPr="007834BA">
        <w:rPr>
          <w:b/>
          <w:bCs/>
          <w:color w:val="000000"/>
        </w:rPr>
        <w:t>Personnel Requirements.</w:t>
      </w:r>
      <w:r w:rsidRPr="007834BA">
        <w:rPr>
          <w:color w:val="000000"/>
        </w:rPr>
        <w:t xml:space="preserve">  </w:t>
      </w:r>
      <w:r w:rsidR="008F2571" w:rsidRPr="008D23F0">
        <w:rPr>
          <w:color w:val="000000"/>
        </w:rPr>
        <w:t>The contractor shall be responsible for the employment of trained and technically qualified personnel to perform the technical efforts described herein.</w:t>
      </w:r>
      <w:r w:rsidR="008F2571">
        <w:rPr>
          <w:color w:val="000000"/>
        </w:rPr>
        <w:t xml:space="preserve"> </w:t>
      </w:r>
      <w:r w:rsidR="008F2571" w:rsidRPr="008D23F0">
        <w:rPr>
          <w:color w:val="000000"/>
        </w:rPr>
        <w:t>In addition, the contractor is responsible for organizational and administrative controls necessary to ensure that performance meets or exceeds all contract specification requirements and those set forth in the contract.</w:t>
      </w:r>
    </w:p>
    <w:p w14:paraId="165E9B69" w14:textId="77777777" w:rsidR="008F2571" w:rsidRPr="008D23F0" w:rsidRDefault="008F2571" w:rsidP="008F2571">
      <w:pPr>
        <w:rPr>
          <w:color w:val="000000"/>
        </w:rPr>
      </w:pPr>
    </w:p>
    <w:p w14:paraId="467CBC26" w14:textId="77777777" w:rsidR="008F2571" w:rsidRDefault="008F2571" w:rsidP="008F2571">
      <w:pPr>
        <w:rPr>
          <w:color w:val="000000"/>
        </w:rPr>
      </w:pPr>
      <w:r w:rsidRPr="008D23F0">
        <w:rPr>
          <w:color w:val="000000"/>
        </w:rPr>
        <w:t>The Government reserves the right, during the life of this contract, to request work histories on any contractor employees for the purposes of verifying compliance with this requirement.</w:t>
      </w:r>
      <w:r>
        <w:rPr>
          <w:color w:val="000000"/>
        </w:rPr>
        <w:t xml:space="preserve"> </w:t>
      </w:r>
      <w:r w:rsidRPr="008D23F0">
        <w:rPr>
          <w:color w:val="000000"/>
        </w:rPr>
        <w:t>Personnel assigned to or utilized by the contractor in the performance of this contract shall be fully capable of performing the contemplated functions of the respective labor categories in an efficient, reliable and professional manner.</w:t>
      </w:r>
    </w:p>
    <w:p w14:paraId="3A4ACFB4" w14:textId="77777777" w:rsidR="008F2571" w:rsidRPr="008D23F0" w:rsidRDefault="008F2571" w:rsidP="008F2571">
      <w:pPr>
        <w:rPr>
          <w:color w:val="000000"/>
        </w:rPr>
      </w:pPr>
    </w:p>
    <w:p w14:paraId="630EF452" w14:textId="77777777" w:rsidR="008F2571" w:rsidRDefault="008F2571" w:rsidP="008F2571">
      <w:pPr>
        <w:rPr>
          <w:color w:val="000000"/>
        </w:rPr>
      </w:pPr>
      <w:r w:rsidRPr="008D23F0">
        <w:rPr>
          <w:color w:val="000000"/>
        </w:rPr>
        <w:t>If the contracting officer questions the qualifications or competence of any person performing under the contract, the burden shall be on the contractor to confirm that the person in question is qualified as prescribed herein.</w:t>
      </w:r>
    </w:p>
    <w:p w14:paraId="4FBFD604" w14:textId="77777777" w:rsidR="008F2571" w:rsidRPr="008D23F0" w:rsidRDefault="008F2571" w:rsidP="008F2571">
      <w:pPr>
        <w:rPr>
          <w:color w:val="000000"/>
        </w:rPr>
      </w:pPr>
    </w:p>
    <w:p w14:paraId="0D822455" w14:textId="77777777" w:rsidR="008F2571" w:rsidRDefault="008F2571" w:rsidP="008F2571">
      <w:pPr>
        <w:rPr>
          <w:sz w:val="22"/>
          <w:szCs w:val="22"/>
        </w:rPr>
      </w:pPr>
      <w:r w:rsidRPr="008D23F0">
        <w:rPr>
          <w:color w:val="000000"/>
        </w:rPr>
        <w:t xml:space="preserve">All persons proposed in all labor categories with a reasonable expectation to conduct shipboard visits in support of contract efforts shall, at the time of proposal submission, be U.S. citizens possessing a favorable DCSA adjudication or hold an active Defense Biometric Identification System (DBIDS) credential. </w:t>
      </w:r>
    </w:p>
    <w:p w14:paraId="54B8924A" w14:textId="77777777" w:rsidR="00857553" w:rsidRPr="007834BA" w:rsidRDefault="00857553" w:rsidP="00C71E7A">
      <w:pPr>
        <w:jc w:val="both"/>
      </w:pPr>
    </w:p>
    <w:p w14:paraId="47D110AD" w14:textId="77777777" w:rsidR="00C74C66" w:rsidRPr="007834BA" w:rsidRDefault="00086F09" w:rsidP="00C74C66">
      <w:pPr>
        <w:jc w:val="both"/>
      </w:pPr>
      <w:r w:rsidRPr="007834BA">
        <w:rPr>
          <w:b/>
        </w:rPr>
        <w:t>12.2</w:t>
      </w:r>
      <w:r w:rsidRPr="007834BA">
        <w:t xml:space="preserve"> </w:t>
      </w:r>
      <w:r w:rsidR="00857553" w:rsidRPr="007834BA">
        <w:t xml:space="preserve">Clause 52.222-2 "Payment for Overtime Premiums" will provide for the total approved </w:t>
      </w:r>
      <w:r w:rsidR="007C3A14" w:rsidRPr="007834BA">
        <w:t xml:space="preserve">dollar </w:t>
      </w:r>
      <w:r w:rsidR="00857553" w:rsidRPr="007834BA">
        <w:t xml:space="preserve">amount of overtime </w:t>
      </w:r>
      <w:r w:rsidR="00F01F7D" w:rsidRPr="007834BA">
        <w:t xml:space="preserve">premium </w:t>
      </w:r>
      <w:r w:rsidR="00857553" w:rsidRPr="007834BA">
        <w:t xml:space="preserve">or will state “zero” if not approved.  If overtime premium has not been approved under this contract in accordance with Clause 52.222-2, overtime effort to be performed shall be requested from the Contracting Officer prior to performance of </w:t>
      </w:r>
      <w:r w:rsidR="00D27AD1" w:rsidRPr="007834BA">
        <w:t xml:space="preserve">premium </w:t>
      </w:r>
      <w:r w:rsidR="00857553" w:rsidRPr="007834BA">
        <w:t xml:space="preserve">overtime.  For overtime premium costs to be allowable costs; the Contracting Officer is required to approve the performance of overtime prior to the actual performance of overtime. </w:t>
      </w:r>
      <w:r w:rsidR="00C74C66" w:rsidRPr="007834BA">
        <w:t xml:space="preserve">The dollar amount in FAR 52.222-2 shall equal overtime premium negotiated between the Government and </w:t>
      </w:r>
      <w:r w:rsidR="00C74C66" w:rsidRPr="007834BA">
        <w:lastRenderedPageBreak/>
        <w:t>the prime contractor.  This overtime premium amount shall equal the prime contractor's unburdened premium OT labor costs plus the subcontractors' fully-b</w:t>
      </w:r>
      <w:r w:rsidR="003E2A9A" w:rsidRPr="007834BA">
        <w:t>urdened premium OT labor costs.</w:t>
      </w:r>
    </w:p>
    <w:p w14:paraId="3A7996FD" w14:textId="77777777" w:rsidR="005E10FD" w:rsidRPr="007834BA" w:rsidRDefault="005E10FD" w:rsidP="00C71E7A">
      <w:pPr>
        <w:autoSpaceDE w:val="0"/>
        <w:autoSpaceDN w:val="0"/>
        <w:adjustRightInd w:val="0"/>
        <w:spacing w:line="275" w:lineRule="exact"/>
        <w:ind w:left="40" w:right="-20"/>
        <w:jc w:val="both"/>
      </w:pPr>
    </w:p>
    <w:p w14:paraId="65A22F17" w14:textId="77777777" w:rsidR="008F2571" w:rsidRDefault="007B4E47" w:rsidP="008F2571">
      <w:pPr>
        <w:autoSpaceDE w:val="0"/>
        <w:autoSpaceDN w:val="0"/>
        <w:adjustRightInd w:val="0"/>
        <w:ind w:left="720" w:hanging="720"/>
        <w:jc w:val="both"/>
      </w:pPr>
      <w:r>
        <w:rPr>
          <w:b/>
        </w:rPr>
        <w:t>12.</w:t>
      </w:r>
      <w:r w:rsidR="004A7DF8" w:rsidRPr="007834BA">
        <w:rPr>
          <w:b/>
        </w:rPr>
        <w:t>3</w:t>
      </w:r>
      <w:r w:rsidR="004A7DF8" w:rsidRPr="007834BA">
        <w:t xml:space="preserve">  </w:t>
      </w:r>
      <w:r w:rsidR="008F2571">
        <w:t>The</w:t>
      </w:r>
      <w:r w:rsidR="008F2571" w:rsidRPr="00612F92">
        <w:t xml:space="preserve"> level of effort for the performance of the resultant </w:t>
      </w:r>
      <w:r w:rsidR="008F2571">
        <w:t>Contract</w:t>
      </w:r>
      <w:r w:rsidR="008F2571" w:rsidRPr="00612F92">
        <w:t xml:space="preserve"> is based on the labor categories and hours per year indicated in Table 2.</w:t>
      </w:r>
      <w:r w:rsidR="008F2571">
        <w:t xml:space="preserve"> </w:t>
      </w:r>
      <w:r w:rsidR="008F2571" w:rsidRPr="00612F92">
        <w:t>Table 3 - eCRAFT Labor Category Comparison – is provided as a reference to compare eCRAFT labor category titles to common job titles.</w:t>
      </w:r>
    </w:p>
    <w:p w14:paraId="19F574A0" w14:textId="77777777" w:rsidR="008F2571" w:rsidRPr="00612F92" w:rsidRDefault="008F2571" w:rsidP="008F2571">
      <w:pPr>
        <w:autoSpaceDE w:val="0"/>
        <w:autoSpaceDN w:val="0"/>
        <w:adjustRightInd w:val="0"/>
        <w:ind w:left="720" w:hanging="720"/>
        <w:jc w:val="both"/>
      </w:pPr>
    </w:p>
    <w:p w14:paraId="7887EDD8" w14:textId="77777777" w:rsidR="008F2571" w:rsidRPr="002344F6" w:rsidRDefault="008F2571" w:rsidP="008F2571">
      <w:pPr>
        <w:autoSpaceDE w:val="0"/>
        <w:autoSpaceDN w:val="0"/>
        <w:adjustRightInd w:val="0"/>
        <w:spacing w:line="249" w:lineRule="exact"/>
        <w:ind w:left="720" w:right="-20"/>
        <w:jc w:val="both"/>
      </w:pPr>
      <w:r w:rsidRPr="002D4DA6">
        <w:t xml:space="preserve">The level of effort for the performance of the resultant </w:t>
      </w:r>
      <w:r w:rsidRPr="00875E4F">
        <w:t>Contract</w:t>
      </w:r>
      <w:r w:rsidRPr="002D4DA6">
        <w:t xml:space="preserve"> is based on the following labor categories and hours per year:</w:t>
      </w:r>
    </w:p>
    <w:p w14:paraId="11BC81DD" w14:textId="77777777" w:rsidR="008F2571" w:rsidRDefault="008F2571" w:rsidP="008F2571">
      <w:pPr>
        <w:autoSpaceDE w:val="0"/>
        <w:autoSpaceDN w:val="0"/>
        <w:adjustRightInd w:val="0"/>
        <w:spacing w:before="14" w:line="280" w:lineRule="exact"/>
        <w:jc w:val="both"/>
        <w:rPr>
          <w:b/>
          <w:color w:val="FF0000"/>
        </w:rPr>
      </w:pPr>
    </w:p>
    <w:tbl>
      <w:tblPr>
        <w:tblW w:w="5323" w:type="pct"/>
        <w:jc w:val="center"/>
        <w:tblLook w:val="04A0" w:firstRow="1" w:lastRow="0" w:firstColumn="1" w:lastColumn="0" w:noHBand="0" w:noVBand="1"/>
      </w:tblPr>
      <w:tblGrid>
        <w:gridCol w:w="2049"/>
        <w:gridCol w:w="3568"/>
        <w:gridCol w:w="1150"/>
        <w:gridCol w:w="857"/>
        <w:gridCol w:w="857"/>
        <w:gridCol w:w="857"/>
        <w:gridCol w:w="857"/>
      </w:tblGrid>
      <w:tr w:rsidR="008F2571" w:rsidRPr="0016329F" w14:paraId="14BB49FD" w14:textId="77777777" w:rsidTr="006219F8">
        <w:trPr>
          <w:trHeight w:val="980"/>
          <w:jc w:val="center"/>
        </w:trPr>
        <w:tc>
          <w:tcPr>
            <w:tcW w:w="1005" w:type="pct"/>
            <w:tcBorders>
              <w:top w:val="single" w:sz="4" w:space="0" w:color="auto"/>
              <w:left w:val="single" w:sz="4" w:space="0" w:color="auto"/>
              <w:bottom w:val="single" w:sz="4" w:space="0" w:color="auto"/>
              <w:right w:val="single" w:sz="4" w:space="0" w:color="000000"/>
            </w:tcBorders>
            <w:vAlign w:val="center"/>
          </w:tcPr>
          <w:p w14:paraId="07CEC1A6" w14:textId="77777777" w:rsidR="008F2571" w:rsidRPr="0016329F" w:rsidRDefault="008F2571" w:rsidP="006219F8">
            <w:pPr>
              <w:jc w:val="both"/>
              <w:rPr>
                <w:b/>
                <w:bCs/>
              </w:rPr>
            </w:pPr>
            <w:r w:rsidRPr="0016329F">
              <w:rPr>
                <w:b/>
                <w:bCs/>
              </w:rPr>
              <w:t>NSWCPD Labor Category Title</w:t>
            </w:r>
          </w:p>
        </w:tc>
        <w:tc>
          <w:tcPr>
            <w:tcW w:w="1750" w:type="pct"/>
            <w:tcBorders>
              <w:top w:val="single" w:sz="4" w:space="0" w:color="auto"/>
              <w:left w:val="single" w:sz="4" w:space="0" w:color="auto"/>
              <w:bottom w:val="single" w:sz="4" w:space="0" w:color="auto"/>
              <w:right w:val="single" w:sz="4" w:space="0" w:color="000000"/>
            </w:tcBorders>
            <w:noWrap/>
            <w:vAlign w:val="center"/>
            <w:hideMark/>
          </w:tcPr>
          <w:p w14:paraId="21E79FEC" w14:textId="77777777" w:rsidR="008F2571" w:rsidRPr="0016329F" w:rsidRDefault="008F2571" w:rsidP="006219F8">
            <w:pPr>
              <w:jc w:val="both"/>
              <w:rPr>
                <w:b/>
                <w:bCs/>
              </w:rPr>
            </w:pPr>
            <w:r w:rsidRPr="0016329F">
              <w:rPr>
                <w:b/>
                <w:bCs/>
              </w:rPr>
              <w:t>eCRAFT Title</w:t>
            </w:r>
          </w:p>
        </w:tc>
        <w:tc>
          <w:tcPr>
            <w:tcW w:w="564" w:type="pct"/>
            <w:tcBorders>
              <w:top w:val="single" w:sz="4" w:space="0" w:color="auto"/>
              <w:left w:val="single" w:sz="4" w:space="0" w:color="000000"/>
              <w:bottom w:val="single" w:sz="4" w:space="0" w:color="auto"/>
              <w:right w:val="single" w:sz="4" w:space="0" w:color="000000"/>
            </w:tcBorders>
            <w:vAlign w:val="center"/>
          </w:tcPr>
          <w:p w14:paraId="4DEEF76D" w14:textId="77777777" w:rsidR="008F2571" w:rsidRPr="0016329F" w:rsidRDefault="008F2571" w:rsidP="006219F8">
            <w:pPr>
              <w:jc w:val="both"/>
              <w:rPr>
                <w:b/>
                <w:bCs/>
              </w:rPr>
            </w:pPr>
            <w:r w:rsidRPr="0016329F">
              <w:rPr>
                <w:b/>
                <w:bCs/>
              </w:rPr>
              <w:t>eCRAFT Code</w:t>
            </w:r>
          </w:p>
        </w:tc>
        <w:tc>
          <w:tcPr>
            <w:tcW w:w="420" w:type="pct"/>
            <w:tcBorders>
              <w:top w:val="single" w:sz="4" w:space="0" w:color="auto"/>
              <w:left w:val="single" w:sz="4" w:space="0" w:color="000000"/>
              <w:bottom w:val="single" w:sz="4" w:space="0" w:color="auto"/>
              <w:right w:val="single" w:sz="4" w:space="0" w:color="000000"/>
            </w:tcBorders>
            <w:vAlign w:val="center"/>
          </w:tcPr>
          <w:p w14:paraId="6396F081" w14:textId="77777777" w:rsidR="008F2571" w:rsidRPr="0016329F" w:rsidRDefault="008F2571" w:rsidP="006219F8">
            <w:pPr>
              <w:jc w:val="both"/>
              <w:rPr>
                <w:b/>
                <w:bCs/>
              </w:rPr>
            </w:pPr>
            <w:r w:rsidRPr="0016329F">
              <w:rPr>
                <w:b/>
                <w:bCs/>
              </w:rPr>
              <w:t>KTR Site Hours</w:t>
            </w:r>
          </w:p>
        </w:tc>
        <w:tc>
          <w:tcPr>
            <w:tcW w:w="420" w:type="pct"/>
            <w:tcBorders>
              <w:top w:val="single" w:sz="4" w:space="0" w:color="auto"/>
              <w:left w:val="single" w:sz="4" w:space="0" w:color="000000"/>
              <w:bottom w:val="single" w:sz="4" w:space="0" w:color="auto"/>
              <w:right w:val="single" w:sz="4" w:space="0" w:color="000000"/>
            </w:tcBorders>
            <w:vAlign w:val="center"/>
          </w:tcPr>
          <w:p w14:paraId="309571E3" w14:textId="77777777" w:rsidR="008F2571" w:rsidRPr="0016329F" w:rsidRDefault="008F2571" w:rsidP="006219F8">
            <w:pPr>
              <w:jc w:val="both"/>
              <w:rPr>
                <w:b/>
                <w:bCs/>
              </w:rPr>
            </w:pPr>
            <w:r w:rsidRPr="0016329F">
              <w:rPr>
                <w:b/>
                <w:bCs/>
              </w:rPr>
              <w:t>KTR</w:t>
            </w:r>
          </w:p>
          <w:p w14:paraId="703ECFF4" w14:textId="77777777" w:rsidR="008F2571" w:rsidRPr="0016329F" w:rsidRDefault="008F2571" w:rsidP="006219F8">
            <w:pPr>
              <w:jc w:val="both"/>
              <w:rPr>
                <w:b/>
                <w:bCs/>
              </w:rPr>
            </w:pPr>
            <w:r w:rsidRPr="0016329F">
              <w:rPr>
                <w:b/>
                <w:bCs/>
              </w:rPr>
              <w:t>Site OT Hours</w:t>
            </w:r>
          </w:p>
        </w:tc>
        <w:tc>
          <w:tcPr>
            <w:tcW w:w="420" w:type="pct"/>
            <w:tcBorders>
              <w:top w:val="single" w:sz="4" w:space="0" w:color="auto"/>
              <w:left w:val="single" w:sz="4" w:space="0" w:color="000000"/>
              <w:bottom w:val="single" w:sz="4" w:space="0" w:color="auto"/>
              <w:right w:val="single" w:sz="4" w:space="0" w:color="000000"/>
            </w:tcBorders>
            <w:vAlign w:val="center"/>
          </w:tcPr>
          <w:p w14:paraId="34BCB036" w14:textId="77777777" w:rsidR="008F2571" w:rsidRPr="0016329F" w:rsidRDefault="008F2571" w:rsidP="006219F8">
            <w:pPr>
              <w:jc w:val="both"/>
              <w:rPr>
                <w:b/>
                <w:bCs/>
              </w:rPr>
            </w:pPr>
            <w:r w:rsidRPr="0016329F">
              <w:rPr>
                <w:b/>
                <w:bCs/>
              </w:rPr>
              <w:t>Gov’t Site Hours</w:t>
            </w:r>
          </w:p>
        </w:tc>
        <w:tc>
          <w:tcPr>
            <w:tcW w:w="420" w:type="pct"/>
            <w:tcBorders>
              <w:top w:val="single" w:sz="4" w:space="0" w:color="auto"/>
              <w:left w:val="single" w:sz="4" w:space="0" w:color="000000"/>
              <w:bottom w:val="single" w:sz="4" w:space="0" w:color="auto"/>
              <w:right w:val="single" w:sz="4" w:space="0" w:color="000000"/>
            </w:tcBorders>
            <w:vAlign w:val="center"/>
          </w:tcPr>
          <w:p w14:paraId="45C0E919" w14:textId="77777777" w:rsidR="008F2571" w:rsidRPr="0016329F" w:rsidRDefault="008F2571" w:rsidP="006219F8">
            <w:pPr>
              <w:jc w:val="both"/>
              <w:rPr>
                <w:b/>
                <w:bCs/>
              </w:rPr>
            </w:pPr>
            <w:r w:rsidRPr="0016329F">
              <w:rPr>
                <w:b/>
                <w:bCs/>
              </w:rPr>
              <w:t>Gov’t Site OT Hours</w:t>
            </w:r>
          </w:p>
        </w:tc>
      </w:tr>
      <w:tr w:rsidR="008F2571" w:rsidRPr="0016329F" w14:paraId="66D7EF3B" w14:textId="77777777" w:rsidTr="006219F8">
        <w:trPr>
          <w:trHeight w:val="432"/>
          <w:jc w:val="center"/>
        </w:trPr>
        <w:tc>
          <w:tcPr>
            <w:tcW w:w="1005" w:type="pct"/>
            <w:tcBorders>
              <w:top w:val="single" w:sz="4" w:space="0" w:color="auto"/>
              <w:left w:val="single" w:sz="4" w:space="0" w:color="auto"/>
              <w:bottom w:val="single" w:sz="4" w:space="0" w:color="auto"/>
              <w:right w:val="nil"/>
            </w:tcBorders>
            <w:vAlign w:val="center"/>
          </w:tcPr>
          <w:p w14:paraId="70122395" w14:textId="77777777" w:rsidR="008F2571" w:rsidRPr="0016329F" w:rsidRDefault="008F2571" w:rsidP="006219F8">
            <w:r w:rsidRPr="0016329F">
              <w:t>Program Manager</w:t>
            </w:r>
          </w:p>
        </w:tc>
        <w:tc>
          <w:tcPr>
            <w:tcW w:w="1750" w:type="pct"/>
            <w:tcBorders>
              <w:top w:val="single" w:sz="4" w:space="0" w:color="auto"/>
              <w:left w:val="single" w:sz="4" w:space="0" w:color="auto"/>
              <w:bottom w:val="single" w:sz="4" w:space="0" w:color="auto"/>
              <w:right w:val="nil"/>
            </w:tcBorders>
            <w:noWrap/>
            <w:vAlign w:val="center"/>
            <w:hideMark/>
          </w:tcPr>
          <w:p w14:paraId="02EBFF92" w14:textId="77777777" w:rsidR="008F2571" w:rsidRPr="0016329F" w:rsidRDefault="008F2571" w:rsidP="006219F8">
            <w:pPr>
              <w:jc w:val="both"/>
            </w:pPr>
            <w:r w:rsidRPr="0016329F">
              <w:t>Program/Project Manager I</w:t>
            </w:r>
          </w:p>
        </w:tc>
        <w:tc>
          <w:tcPr>
            <w:tcW w:w="564" w:type="pct"/>
            <w:tcBorders>
              <w:top w:val="single" w:sz="4" w:space="0" w:color="auto"/>
              <w:left w:val="single" w:sz="4" w:space="0" w:color="auto"/>
              <w:bottom w:val="single" w:sz="4" w:space="0" w:color="auto"/>
              <w:right w:val="single" w:sz="4" w:space="0" w:color="auto"/>
            </w:tcBorders>
            <w:vAlign w:val="center"/>
          </w:tcPr>
          <w:p w14:paraId="32B84202" w14:textId="77777777" w:rsidR="008F2571" w:rsidRPr="0016329F" w:rsidRDefault="008F2571" w:rsidP="006219F8">
            <w:pPr>
              <w:jc w:val="both"/>
            </w:pPr>
            <w:r w:rsidRPr="0016329F">
              <w:t>MANP1</w:t>
            </w:r>
          </w:p>
        </w:tc>
        <w:tc>
          <w:tcPr>
            <w:tcW w:w="420" w:type="pct"/>
            <w:tcBorders>
              <w:top w:val="single" w:sz="4" w:space="0" w:color="auto"/>
              <w:left w:val="single" w:sz="4" w:space="0" w:color="auto"/>
              <w:bottom w:val="single" w:sz="4" w:space="0" w:color="auto"/>
              <w:right w:val="single" w:sz="4" w:space="0" w:color="auto"/>
            </w:tcBorders>
            <w:vAlign w:val="center"/>
          </w:tcPr>
          <w:p w14:paraId="61C90285" w14:textId="77777777" w:rsidR="008F2571" w:rsidRPr="0016329F" w:rsidRDefault="008F2571" w:rsidP="006219F8">
            <w:pPr>
              <w:jc w:val="right"/>
            </w:pPr>
            <w:r>
              <w:t>1040</w:t>
            </w:r>
          </w:p>
        </w:tc>
        <w:tc>
          <w:tcPr>
            <w:tcW w:w="420" w:type="pct"/>
            <w:tcBorders>
              <w:top w:val="single" w:sz="4" w:space="0" w:color="auto"/>
              <w:left w:val="single" w:sz="4" w:space="0" w:color="auto"/>
              <w:bottom w:val="single" w:sz="4" w:space="0" w:color="auto"/>
              <w:right w:val="single" w:sz="4" w:space="0" w:color="auto"/>
            </w:tcBorders>
            <w:vAlign w:val="center"/>
          </w:tcPr>
          <w:p w14:paraId="77729735" w14:textId="77777777" w:rsidR="008F2571" w:rsidRPr="0016329F" w:rsidRDefault="008F2571" w:rsidP="006219F8">
            <w:pPr>
              <w:jc w:val="right"/>
            </w:pPr>
            <w:r w:rsidRPr="0016329F">
              <w:t>0</w:t>
            </w:r>
          </w:p>
        </w:tc>
        <w:tc>
          <w:tcPr>
            <w:tcW w:w="420" w:type="pct"/>
            <w:tcBorders>
              <w:top w:val="single" w:sz="4" w:space="0" w:color="auto"/>
              <w:left w:val="single" w:sz="4" w:space="0" w:color="auto"/>
              <w:bottom w:val="single" w:sz="4" w:space="0" w:color="auto"/>
              <w:right w:val="single" w:sz="4" w:space="0" w:color="auto"/>
            </w:tcBorders>
            <w:vAlign w:val="center"/>
          </w:tcPr>
          <w:p w14:paraId="021FC5DE" w14:textId="77777777" w:rsidR="008F2571" w:rsidRPr="0016329F" w:rsidRDefault="008F2571" w:rsidP="006219F8">
            <w:pPr>
              <w:jc w:val="right"/>
            </w:pPr>
            <w:r w:rsidRPr="0016329F">
              <w:t>384</w:t>
            </w:r>
          </w:p>
        </w:tc>
        <w:tc>
          <w:tcPr>
            <w:tcW w:w="420" w:type="pct"/>
            <w:tcBorders>
              <w:top w:val="single" w:sz="4" w:space="0" w:color="auto"/>
              <w:left w:val="single" w:sz="4" w:space="0" w:color="auto"/>
              <w:bottom w:val="single" w:sz="4" w:space="0" w:color="auto"/>
              <w:right w:val="single" w:sz="4" w:space="0" w:color="auto"/>
            </w:tcBorders>
            <w:vAlign w:val="center"/>
          </w:tcPr>
          <w:p w14:paraId="17F681A2" w14:textId="77777777" w:rsidR="008F2571" w:rsidRPr="0016329F" w:rsidRDefault="008F2571" w:rsidP="006219F8">
            <w:pPr>
              <w:jc w:val="right"/>
            </w:pPr>
            <w:r w:rsidRPr="0016329F">
              <w:t>0</w:t>
            </w:r>
          </w:p>
        </w:tc>
      </w:tr>
      <w:tr w:rsidR="008F2571" w:rsidRPr="0016329F" w14:paraId="213DA906" w14:textId="77777777" w:rsidTr="006219F8">
        <w:trPr>
          <w:trHeight w:val="432"/>
          <w:jc w:val="center"/>
        </w:trPr>
        <w:tc>
          <w:tcPr>
            <w:tcW w:w="1005" w:type="pct"/>
            <w:tcBorders>
              <w:top w:val="nil"/>
              <w:left w:val="single" w:sz="4" w:space="0" w:color="auto"/>
              <w:bottom w:val="single" w:sz="4" w:space="0" w:color="auto"/>
              <w:right w:val="nil"/>
            </w:tcBorders>
            <w:vAlign w:val="center"/>
          </w:tcPr>
          <w:p w14:paraId="050190F0" w14:textId="77777777" w:rsidR="008F2571" w:rsidRPr="0016329F" w:rsidRDefault="008F2571" w:rsidP="006219F8">
            <w:r w:rsidRPr="0016329F">
              <w:t>Mechanical Engineer</w:t>
            </w:r>
          </w:p>
        </w:tc>
        <w:tc>
          <w:tcPr>
            <w:tcW w:w="1750" w:type="pct"/>
            <w:tcBorders>
              <w:top w:val="nil"/>
              <w:left w:val="single" w:sz="4" w:space="0" w:color="auto"/>
              <w:bottom w:val="single" w:sz="4" w:space="0" w:color="auto"/>
              <w:right w:val="nil"/>
            </w:tcBorders>
            <w:noWrap/>
            <w:vAlign w:val="center"/>
          </w:tcPr>
          <w:p w14:paraId="28220D3F" w14:textId="77777777" w:rsidR="008F2571" w:rsidRPr="0016329F" w:rsidRDefault="008F2571" w:rsidP="006219F8">
            <w:pPr>
              <w:jc w:val="both"/>
            </w:pPr>
            <w:r w:rsidRPr="0016329F">
              <w:t>Engineer, Mechanical III</w:t>
            </w:r>
          </w:p>
        </w:tc>
        <w:tc>
          <w:tcPr>
            <w:tcW w:w="564" w:type="pct"/>
            <w:tcBorders>
              <w:top w:val="nil"/>
              <w:left w:val="single" w:sz="4" w:space="0" w:color="auto"/>
              <w:bottom w:val="single" w:sz="4" w:space="0" w:color="auto"/>
              <w:right w:val="single" w:sz="4" w:space="0" w:color="auto"/>
            </w:tcBorders>
            <w:vAlign w:val="center"/>
          </w:tcPr>
          <w:p w14:paraId="3D62FD5B" w14:textId="77777777" w:rsidR="008F2571" w:rsidRPr="0016329F" w:rsidRDefault="008F2571" w:rsidP="006219F8">
            <w:pPr>
              <w:jc w:val="both"/>
            </w:pPr>
            <w:r w:rsidRPr="0016329F">
              <w:t>EM3</w:t>
            </w:r>
          </w:p>
        </w:tc>
        <w:tc>
          <w:tcPr>
            <w:tcW w:w="420" w:type="pct"/>
            <w:tcBorders>
              <w:top w:val="nil"/>
              <w:left w:val="single" w:sz="4" w:space="0" w:color="auto"/>
              <w:bottom w:val="single" w:sz="4" w:space="0" w:color="auto"/>
              <w:right w:val="single" w:sz="4" w:space="0" w:color="auto"/>
            </w:tcBorders>
            <w:vAlign w:val="center"/>
          </w:tcPr>
          <w:p w14:paraId="199E733D" w14:textId="77777777" w:rsidR="008F2571" w:rsidRPr="0016329F" w:rsidRDefault="008F2571" w:rsidP="006219F8">
            <w:pPr>
              <w:jc w:val="right"/>
            </w:pPr>
            <w:r w:rsidRPr="0016329F">
              <w:t>768</w:t>
            </w:r>
          </w:p>
        </w:tc>
        <w:tc>
          <w:tcPr>
            <w:tcW w:w="420" w:type="pct"/>
            <w:tcBorders>
              <w:top w:val="nil"/>
              <w:left w:val="single" w:sz="4" w:space="0" w:color="auto"/>
              <w:bottom w:val="single" w:sz="4" w:space="0" w:color="auto"/>
              <w:right w:val="single" w:sz="4" w:space="0" w:color="auto"/>
            </w:tcBorders>
            <w:vAlign w:val="center"/>
          </w:tcPr>
          <w:p w14:paraId="6EB7A334" w14:textId="77777777" w:rsidR="008F2571" w:rsidRPr="0016329F" w:rsidRDefault="008F2571" w:rsidP="006219F8">
            <w:pPr>
              <w:jc w:val="right"/>
            </w:pPr>
            <w:r w:rsidRPr="0016329F">
              <w:t>0</w:t>
            </w:r>
          </w:p>
        </w:tc>
        <w:tc>
          <w:tcPr>
            <w:tcW w:w="420" w:type="pct"/>
            <w:tcBorders>
              <w:top w:val="nil"/>
              <w:left w:val="single" w:sz="4" w:space="0" w:color="auto"/>
              <w:bottom w:val="single" w:sz="4" w:space="0" w:color="auto"/>
              <w:right w:val="single" w:sz="4" w:space="0" w:color="auto"/>
            </w:tcBorders>
          </w:tcPr>
          <w:p w14:paraId="15FCFD00" w14:textId="77777777" w:rsidR="008F2571" w:rsidRPr="0016329F" w:rsidRDefault="008F2571" w:rsidP="006219F8">
            <w:pPr>
              <w:jc w:val="right"/>
            </w:pPr>
            <w:r w:rsidRPr="0016329F">
              <w:t>192</w:t>
            </w:r>
          </w:p>
        </w:tc>
        <w:tc>
          <w:tcPr>
            <w:tcW w:w="420" w:type="pct"/>
            <w:tcBorders>
              <w:top w:val="nil"/>
              <w:left w:val="single" w:sz="4" w:space="0" w:color="auto"/>
              <w:bottom w:val="single" w:sz="4" w:space="0" w:color="auto"/>
              <w:right w:val="single" w:sz="4" w:space="0" w:color="auto"/>
            </w:tcBorders>
            <w:vAlign w:val="center"/>
          </w:tcPr>
          <w:p w14:paraId="2582AD43" w14:textId="77777777" w:rsidR="008F2571" w:rsidRPr="0016329F" w:rsidRDefault="008F2571" w:rsidP="006219F8">
            <w:pPr>
              <w:jc w:val="right"/>
            </w:pPr>
            <w:r w:rsidRPr="0016329F">
              <w:t>0</w:t>
            </w:r>
          </w:p>
        </w:tc>
      </w:tr>
      <w:tr w:rsidR="008F2571" w:rsidRPr="0016329F" w14:paraId="2ADE16BD" w14:textId="77777777" w:rsidTr="006219F8">
        <w:trPr>
          <w:trHeight w:val="432"/>
          <w:jc w:val="center"/>
        </w:trPr>
        <w:tc>
          <w:tcPr>
            <w:tcW w:w="1005" w:type="pct"/>
            <w:tcBorders>
              <w:top w:val="nil"/>
              <w:left w:val="single" w:sz="4" w:space="0" w:color="auto"/>
              <w:bottom w:val="single" w:sz="4" w:space="0" w:color="auto"/>
              <w:right w:val="nil"/>
            </w:tcBorders>
            <w:vAlign w:val="center"/>
          </w:tcPr>
          <w:p w14:paraId="558A222C" w14:textId="77777777" w:rsidR="008F2571" w:rsidRPr="0016329F" w:rsidRDefault="008F2571" w:rsidP="006219F8">
            <w:r w:rsidRPr="0016329F">
              <w:t>Electrical/Controls Engineer</w:t>
            </w:r>
          </w:p>
        </w:tc>
        <w:tc>
          <w:tcPr>
            <w:tcW w:w="1750" w:type="pct"/>
            <w:tcBorders>
              <w:top w:val="nil"/>
              <w:left w:val="single" w:sz="4" w:space="0" w:color="auto"/>
              <w:bottom w:val="single" w:sz="4" w:space="0" w:color="auto"/>
              <w:right w:val="nil"/>
            </w:tcBorders>
            <w:noWrap/>
            <w:vAlign w:val="center"/>
          </w:tcPr>
          <w:p w14:paraId="2F4DC767" w14:textId="77777777" w:rsidR="008F2571" w:rsidRPr="0016329F" w:rsidRDefault="008F2571" w:rsidP="006219F8">
            <w:pPr>
              <w:jc w:val="both"/>
            </w:pPr>
            <w:r w:rsidRPr="0016329F">
              <w:t>Engineer, Electrical/Electronics III</w:t>
            </w:r>
          </w:p>
        </w:tc>
        <w:tc>
          <w:tcPr>
            <w:tcW w:w="564" w:type="pct"/>
            <w:tcBorders>
              <w:top w:val="nil"/>
              <w:left w:val="single" w:sz="4" w:space="0" w:color="auto"/>
              <w:bottom w:val="single" w:sz="4" w:space="0" w:color="auto"/>
              <w:right w:val="single" w:sz="4" w:space="0" w:color="auto"/>
            </w:tcBorders>
            <w:vAlign w:val="center"/>
          </w:tcPr>
          <w:p w14:paraId="55E796F4" w14:textId="77777777" w:rsidR="008F2571" w:rsidRPr="0016329F" w:rsidRDefault="008F2571" w:rsidP="006219F8">
            <w:pPr>
              <w:jc w:val="both"/>
            </w:pPr>
            <w:r w:rsidRPr="0016329F">
              <w:t>EE3</w:t>
            </w:r>
          </w:p>
        </w:tc>
        <w:tc>
          <w:tcPr>
            <w:tcW w:w="420" w:type="pct"/>
            <w:tcBorders>
              <w:top w:val="nil"/>
              <w:left w:val="single" w:sz="4" w:space="0" w:color="auto"/>
              <w:bottom w:val="single" w:sz="4" w:space="0" w:color="auto"/>
              <w:right w:val="single" w:sz="4" w:space="0" w:color="auto"/>
            </w:tcBorders>
            <w:vAlign w:val="center"/>
          </w:tcPr>
          <w:p w14:paraId="3096F4FE" w14:textId="77777777" w:rsidR="008F2571" w:rsidRPr="0016329F" w:rsidRDefault="008F2571" w:rsidP="006219F8">
            <w:pPr>
              <w:jc w:val="right"/>
            </w:pPr>
            <w:r w:rsidRPr="0016329F">
              <w:t>768</w:t>
            </w:r>
          </w:p>
        </w:tc>
        <w:tc>
          <w:tcPr>
            <w:tcW w:w="420" w:type="pct"/>
            <w:tcBorders>
              <w:top w:val="nil"/>
              <w:left w:val="single" w:sz="4" w:space="0" w:color="auto"/>
              <w:bottom w:val="single" w:sz="4" w:space="0" w:color="auto"/>
              <w:right w:val="single" w:sz="4" w:space="0" w:color="auto"/>
            </w:tcBorders>
            <w:vAlign w:val="center"/>
          </w:tcPr>
          <w:p w14:paraId="2A4192C2" w14:textId="77777777" w:rsidR="008F2571" w:rsidRPr="0016329F" w:rsidRDefault="008F2571" w:rsidP="006219F8">
            <w:pPr>
              <w:jc w:val="right"/>
            </w:pPr>
            <w:r w:rsidRPr="0016329F">
              <w:t>0</w:t>
            </w:r>
          </w:p>
        </w:tc>
        <w:tc>
          <w:tcPr>
            <w:tcW w:w="420" w:type="pct"/>
            <w:tcBorders>
              <w:top w:val="nil"/>
              <w:left w:val="single" w:sz="4" w:space="0" w:color="auto"/>
              <w:bottom w:val="single" w:sz="4" w:space="0" w:color="auto"/>
              <w:right w:val="single" w:sz="4" w:space="0" w:color="auto"/>
            </w:tcBorders>
          </w:tcPr>
          <w:p w14:paraId="30A7F831" w14:textId="77777777" w:rsidR="008F2571" w:rsidRPr="0016329F" w:rsidRDefault="008F2571" w:rsidP="006219F8">
            <w:pPr>
              <w:jc w:val="right"/>
            </w:pPr>
            <w:r w:rsidRPr="0016329F">
              <w:t>192</w:t>
            </w:r>
          </w:p>
        </w:tc>
        <w:tc>
          <w:tcPr>
            <w:tcW w:w="420" w:type="pct"/>
            <w:tcBorders>
              <w:top w:val="nil"/>
              <w:left w:val="single" w:sz="4" w:space="0" w:color="auto"/>
              <w:bottom w:val="single" w:sz="4" w:space="0" w:color="auto"/>
              <w:right w:val="single" w:sz="4" w:space="0" w:color="auto"/>
            </w:tcBorders>
            <w:vAlign w:val="center"/>
          </w:tcPr>
          <w:p w14:paraId="36E92FDE" w14:textId="77777777" w:rsidR="008F2571" w:rsidRPr="0016329F" w:rsidRDefault="008F2571" w:rsidP="006219F8">
            <w:pPr>
              <w:jc w:val="right"/>
            </w:pPr>
            <w:r w:rsidRPr="0016329F">
              <w:t>0</w:t>
            </w:r>
          </w:p>
        </w:tc>
      </w:tr>
      <w:tr w:rsidR="008F2571" w:rsidRPr="0016329F" w14:paraId="29B8501B" w14:textId="77777777" w:rsidTr="006219F8">
        <w:trPr>
          <w:trHeight w:val="432"/>
          <w:jc w:val="center"/>
        </w:trPr>
        <w:tc>
          <w:tcPr>
            <w:tcW w:w="1005" w:type="pct"/>
            <w:tcBorders>
              <w:top w:val="nil"/>
              <w:left w:val="single" w:sz="4" w:space="0" w:color="auto"/>
              <w:bottom w:val="single" w:sz="4" w:space="0" w:color="auto"/>
              <w:right w:val="nil"/>
            </w:tcBorders>
            <w:vAlign w:val="center"/>
          </w:tcPr>
          <w:p w14:paraId="251B2841" w14:textId="77777777" w:rsidR="008F2571" w:rsidRPr="0016329F" w:rsidRDefault="008F2571" w:rsidP="006219F8">
            <w:r w:rsidRPr="0016329F">
              <w:t>Mechanical Engineering Technician</w:t>
            </w:r>
          </w:p>
        </w:tc>
        <w:tc>
          <w:tcPr>
            <w:tcW w:w="1750" w:type="pct"/>
            <w:tcBorders>
              <w:top w:val="nil"/>
              <w:left w:val="single" w:sz="4" w:space="0" w:color="auto"/>
              <w:bottom w:val="single" w:sz="4" w:space="0" w:color="auto"/>
              <w:right w:val="nil"/>
            </w:tcBorders>
            <w:noWrap/>
            <w:vAlign w:val="center"/>
          </w:tcPr>
          <w:p w14:paraId="1DE4060E" w14:textId="77777777" w:rsidR="008F2571" w:rsidRPr="0016329F" w:rsidRDefault="008F2571" w:rsidP="006219F8">
            <w:pPr>
              <w:jc w:val="both"/>
            </w:pPr>
            <w:r w:rsidRPr="0016329F">
              <w:rPr>
                <w:rFonts w:eastAsia="Calibri"/>
              </w:rPr>
              <w:t>Engineering Technician IV</w:t>
            </w:r>
          </w:p>
        </w:tc>
        <w:tc>
          <w:tcPr>
            <w:tcW w:w="564" w:type="pct"/>
            <w:tcBorders>
              <w:top w:val="nil"/>
              <w:left w:val="single" w:sz="4" w:space="0" w:color="auto"/>
              <w:bottom w:val="single" w:sz="4" w:space="0" w:color="auto"/>
              <w:right w:val="single" w:sz="4" w:space="0" w:color="auto"/>
            </w:tcBorders>
            <w:vAlign w:val="center"/>
          </w:tcPr>
          <w:p w14:paraId="4FC902A7" w14:textId="77777777" w:rsidR="008F2571" w:rsidRPr="0016329F" w:rsidRDefault="008F2571" w:rsidP="006219F8">
            <w:pPr>
              <w:jc w:val="both"/>
            </w:pPr>
            <w:r w:rsidRPr="0016329F">
              <w:t>30086</w:t>
            </w:r>
          </w:p>
        </w:tc>
        <w:tc>
          <w:tcPr>
            <w:tcW w:w="420" w:type="pct"/>
            <w:tcBorders>
              <w:top w:val="nil"/>
              <w:left w:val="single" w:sz="4" w:space="0" w:color="auto"/>
              <w:bottom w:val="single" w:sz="4" w:space="0" w:color="auto"/>
              <w:right w:val="single" w:sz="4" w:space="0" w:color="auto"/>
            </w:tcBorders>
            <w:vAlign w:val="center"/>
          </w:tcPr>
          <w:p w14:paraId="6D77AA04" w14:textId="77777777" w:rsidR="008F2571" w:rsidRPr="0016329F" w:rsidRDefault="008F2571" w:rsidP="006219F8">
            <w:pPr>
              <w:jc w:val="right"/>
            </w:pPr>
            <w:r w:rsidRPr="0016329F">
              <w:t>192</w:t>
            </w:r>
          </w:p>
        </w:tc>
        <w:tc>
          <w:tcPr>
            <w:tcW w:w="420" w:type="pct"/>
            <w:tcBorders>
              <w:top w:val="nil"/>
              <w:left w:val="single" w:sz="4" w:space="0" w:color="auto"/>
              <w:bottom w:val="single" w:sz="4" w:space="0" w:color="auto"/>
              <w:right w:val="single" w:sz="4" w:space="0" w:color="auto"/>
            </w:tcBorders>
            <w:vAlign w:val="center"/>
          </w:tcPr>
          <w:p w14:paraId="22C24421" w14:textId="77777777" w:rsidR="008F2571" w:rsidRPr="0016329F" w:rsidRDefault="008F2571" w:rsidP="006219F8">
            <w:pPr>
              <w:jc w:val="right"/>
            </w:pPr>
            <w:r w:rsidRPr="0016329F">
              <w:t>48</w:t>
            </w:r>
          </w:p>
        </w:tc>
        <w:tc>
          <w:tcPr>
            <w:tcW w:w="420" w:type="pct"/>
            <w:tcBorders>
              <w:top w:val="nil"/>
              <w:left w:val="single" w:sz="4" w:space="0" w:color="auto"/>
              <w:bottom w:val="single" w:sz="4" w:space="0" w:color="auto"/>
              <w:right w:val="single" w:sz="4" w:space="0" w:color="auto"/>
            </w:tcBorders>
            <w:vAlign w:val="center"/>
          </w:tcPr>
          <w:p w14:paraId="11BC7664" w14:textId="77777777" w:rsidR="008F2571" w:rsidRPr="0016329F" w:rsidRDefault="008F2571" w:rsidP="006219F8">
            <w:pPr>
              <w:jc w:val="right"/>
            </w:pPr>
            <w:r w:rsidRPr="0016329F">
              <w:t>48</w:t>
            </w:r>
          </w:p>
        </w:tc>
        <w:tc>
          <w:tcPr>
            <w:tcW w:w="420" w:type="pct"/>
            <w:tcBorders>
              <w:top w:val="nil"/>
              <w:left w:val="single" w:sz="4" w:space="0" w:color="auto"/>
              <w:bottom w:val="single" w:sz="4" w:space="0" w:color="auto"/>
              <w:right w:val="single" w:sz="4" w:space="0" w:color="auto"/>
            </w:tcBorders>
            <w:vAlign w:val="center"/>
          </w:tcPr>
          <w:p w14:paraId="061689FD" w14:textId="77777777" w:rsidR="008F2571" w:rsidRPr="0016329F" w:rsidRDefault="008F2571" w:rsidP="006219F8">
            <w:pPr>
              <w:jc w:val="right"/>
            </w:pPr>
            <w:r w:rsidRPr="0016329F">
              <w:t>12</w:t>
            </w:r>
          </w:p>
        </w:tc>
      </w:tr>
      <w:tr w:rsidR="008F2571" w:rsidRPr="0016329F" w14:paraId="36E42604" w14:textId="77777777" w:rsidTr="006219F8">
        <w:trPr>
          <w:trHeight w:val="432"/>
          <w:jc w:val="center"/>
        </w:trPr>
        <w:tc>
          <w:tcPr>
            <w:tcW w:w="1005" w:type="pct"/>
            <w:tcBorders>
              <w:top w:val="nil"/>
              <w:left w:val="single" w:sz="4" w:space="0" w:color="auto"/>
              <w:bottom w:val="single" w:sz="4" w:space="0" w:color="auto"/>
              <w:right w:val="nil"/>
            </w:tcBorders>
            <w:vAlign w:val="center"/>
          </w:tcPr>
          <w:p w14:paraId="1EE5E132" w14:textId="77777777" w:rsidR="008F2571" w:rsidRPr="0016329F" w:rsidRDefault="008F2571" w:rsidP="006219F8">
            <w:r w:rsidRPr="0016329F">
              <w:t>Senior Field Service Technician</w:t>
            </w:r>
          </w:p>
        </w:tc>
        <w:tc>
          <w:tcPr>
            <w:tcW w:w="1750" w:type="pct"/>
            <w:tcBorders>
              <w:top w:val="nil"/>
              <w:left w:val="single" w:sz="4" w:space="0" w:color="auto"/>
              <w:bottom w:val="single" w:sz="4" w:space="0" w:color="auto"/>
              <w:right w:val="nil"/>
            </w:tcBorders>
            <w:noWrap/>
            <w:vAlign w:val="center"/>
          </w:tcPr>
          <w:p w14:paraId="73FCF648" w14:textId="77777777" w:rsidR="008F2571" w:rsidRPr="0016329F" w:rsidRDefault="008F2571" w:rsidP="006219F8">
            <w:pPr>
              <w:jc w:val="both"/>
              <w:rPr>
                <w:rFonts w:eastAsia="Calibri"/>
              </w:rPr>
            </w:pPr>
            <w:r w:rsidRPr="0016329F">
              <w:t>Machinery Maintenance Mechanic</w:t>
            </w:r>
          </w:p>
        </w:tc>
        <w:tc>
          <w:tcPr>
            <w:tcW w:w="564" w:type="pct"/>
            <w:tcBorders>
              <w:top w:val="nil"/>
              <w:left w:val="single" w:sz="4" w:space="0" w:color="auto"/>
              <w:bottom w:val="single" w:sz="4" w:space="0" w:color="auto"/>
              <w:right w:val="single" w:sz="4" w:space="0" w:color="auto"/>
            </w:tcBorders>
            <w:vAlign w:val="center"/>
          </w:tcPr>
          <w:p w14:paraId="4A810E0F" w14:textId="77777777" w:rsidR="008F2571" w:rsidRPr="0016329F" w:rsidRDefault="008F2571" w:rsidP="006219F8">
            <w:pPr>
              <w:jc w:val="both"/>
            </w:pPr>
            <w:r w:rsidRPr="0016329F">
              <w:t>23530</w:t>
            </w:r>
          </w:p>
        </w:tc>
        <w:tc>
          <w:tcPr>
            <w:tcW w:w="420" w:type="pct"/>
            <w:tcBorders>
              <w:top w:val="nil"/>
              <w:left w:val="single" w:sz="4" w:space="0" w:color="auto"/>
              <w:bottom w:val="single" w:sz="4" w:space="0" w:color="auto"/>
              <w:right w:val="single" w:sz="4" w:space="0" w:color="auto"/>
            </w:tcBorders>
            <w:vAlign w:val="center"/>
          </w:tcPr>
          <w:p w14:paraId="5405307C" w14:textId="77777777" w:rsidR="008F2571" w:rsidRPr="0016329F" w:rsidRDefault="008F2571" w:rsidP="006219F8">
            <w:pPr>
              <w:jc w:val="right"/>
            </w:pPr>
            <w:r w:rsidRPr="0016329F">
              <w:t>768</w:t>
            </w:r>
          </w:p>
        </w:tc>
        <w:tc>
          <w:tcPr>
            <w:tcW w:w="420" w:type="pct"/>
            <w:tcBorders>
              <w:top w:val="nil"/>
              <w:left w:val="single" w:sz="4" w:space="0" w:color="auto"/>
              <w:bottom w:val="single" w:sz="4" w:space="0" w:color="auto"/>
              <w:right w:val="single" w:sz="4" w:space="0" w:color="auto"/>
            </w:tcBorders>
            <w:vAlign w:val="center"/>
          </w:tcPr>
          <w:p w14:paraId="6621F97C" w14:textId="77777777" w:rsidR="008F2571" w:rsidRPr="0016329F" w:rsidRDefault="008F2571" w:rsidP="006219F8">
            <w:pPr>
              <w:jc w:val="right"/>
            </w:pPr>
            <w:r w:rsidRPr="0016329F">
              <w:t>384</w:t>
            </w:r>
          </w:p>
        </w:tc>
        <w:tc>
          <w:tcPr>
            <w:tcW w:w="420" w:type="pct"/>
            <w:tcBorders>
              <w:top w:val="nil"/>
              <w:left w:val="single" w:sz="4" w:space="0" w:color="auto"/>
              <w:bottom w:val="single" w:sz="4" w:space="0" w:color="auto"/>
              <w:right w:val="single" w:sz="4" w:space="0" w:color="auto"/>
            </w:tcBorders>
          </w:tcPr>
          <w:p w14:paraId="406CEE3A" w14:textId="77777777" w:rsidR="008F2571" w:rsidRPr="0016329F" w:rsidRDefault="008F2571" w:rsidP="006219F8">
            <w:pPr>
              <w:jc w:val="right"/>
            </w:pPr>
            <w:r w:rsidRPr="0016329F">
              <w:t>192</w:t>
            </w:r>
          </w:p>
        </w:tc>
        <w:tc>
          <w:tcPr>
            <w:tcW w:w="420" w:type="pct"/>
            <w:tcBorders>
              <w:top w:val="nil"/>
              <w:left w:val="single" w:sz="4" w:space="0" w:color="auto"/>
              <w:bottom w:val="single" w:sz="4" w:space="0" w:color="auto"/>
              <w:right w:val="single" w:sz="4" w:space="0" w:color="auto"/>
            </w:tcBorders>
            <w:vAlign w:val="center"/>
          </w:tcPr>
          <w:p w14:paraId="2DFBFB4B" w14:textId="77777777" w:rsidR="008F2571" w:rsidRPr="0016329F" w:rsidRDefault="008F2571" w:rsidP="006219F8">
            <w:pPr>
              <w:jc w:val="right"/>
            </w:pPr>
            <w:r w:rsidRPr="0016329F">
              <w:t>96</w:t>
            </w:r>
          </w:p>
        </w:tc>
      </w:tr>
      <w:tr w:rsidR="008F2571" w:rsidRPr="0016329F" w14:paraId="5F159C1F" w14:textId="77777777" w:rsidTr="006219F8">
        <w:trPr>
          <w:trHeight w:val="432"/>
          <w:jc w:val="center"/>
        </w:trPr>
        <w:tc>
          <w:tcPr>
            <w:tcW w:w="1005" w:type="pct"/>
            <w:tcBorders>
              <w:top w:val="single" w:sz="4" w:space="0" w:color="auto"/>
              <w:left w:val="single" w:sz="4" w:space="0" w:color="auto"/>
              <w:bottom w:val="single" w:sz="4" w:space="0" w:color="auto"/>
              <w:right w:val="nil"/>
            </w:tcBorders>
            <w:vAlign w:val="center"/>
          </w:tcPr>
          <w:p w14:paraId="69934303" w14:textId="77777777" w:rsidR="008F2571" w:rsidRPr="0016329F" w:rsidRDefault="008F2571" w:rsidP="006219F8">
            <w:pPr>
              <w:rPr>
                <w:b/>
              </w:rPr>
            </w:pPr>
          </w:p>
        </w:tc>
        <w:tc>
          <w:tcPr>
            <w:tcW w:w="2314" w:type="pct"/>
            <w:gridSpan w:val="2"/>
            <w:tcBorders>
              <w:top w:val="single" w:sz="4" w:space="0" w:color="auto"/>
              <w:left w:val="single" w:sz="4" w:space="0" w:color="auto"/>
              <w:bottom w:val="single" w:sz="4" w:space="0" w:color="auto"/>
              <w:right w:val="single" w:sz="4" w:space="0" w:color="auto"/>
            </w:tcBorders>
            <w:noWrap/>
            <w:vAlign w:val="center"/>
          </w:tcPr>
          <w:p w14:paraId="517EC8F1" w14:textId="77777777" w:rsidR="008F2571" w:rsidRPr="0016329F" w:rsidRDefault="008F2571" w:rsidP="006219F8">
            <w:pPr>
              <w:jc w:val="right"/>
              <w:rPr>
                <w:b/>
              </w:rPr>
            </w:pPr>
            <w:r w:rsidRPr="0016329F">
              <w:rPr>
                <w:b/>
              </w:rPr>
              <w:t xml:space="preserve">Total Hours Per Year </w:t>
            </w:r>
          </w:p>
        </w:tc>
        <w:tc>
          <w:tcPr>
            <w:tcW w:w="420" w:type="pct"/>
            <w:tcBorders>
              <w:top w:val="single" w:sz="4" w:space="0" w:color="auto"/>
              <w:left w:val="single" w:sz="4" w:space="0" w:color="auto"/>
              <w:bottom w:val="single" w:sz="4" w:space="0" w:color="auto"/>
              <w:right w:val="single" w:sz="4" w:space="0" w:color="auto"/>
            </w:tcBorders>
            <w:vAlign w:val="center"/>
          </w:tcPr>
          <w:p w14:paraId="07EFB340" w14:textId="77777777" w:rsidR="008F2571" w:rsidRPr="00D82CB2" w:rsidRDefault="008F2571" w:rsidP="006219F8">
            <w:pPr>
              <w:jc w:val="center"/>
              <w:rPr>
                <w:b/>
                <w:color w:val="FF0000"/>
              </w:rPr>
            </w:pPr>
            <w:r w:rsidRPr="00D82CB2">
              <w:rPr>
                <w:b/>
                <w:color w:val="FF0000"/>
              </w:rPr>
              <w:t>8640</w:t>
            </w:r>
          </w:p>
        </w:tc>
        <w:tc>
          <w:tcPr>
            <w:tcW w:w="420" w:type="pct"/>
            <w:tcBorders>
              <w:top w:val="single" w:sz="4" w:space="0" w:color="auto"/>
              <w:left w:val="single" w:sz="4" w:space="0" w:color="auto"/>
              <w:bottom w:val="single" w:sz="4" w:space="0" w:color="auto"/>
              <w:right w:val="single" w:sz="4" w:space="0" w:color="auto"/>
            </w:tcBorders>
            <w:vAlign w:val="center"/>
          </w:tcPr>
          <w:p w14:paraId="11BC4EBB" w14:textId="77777777" w:rsidR="008F2571" w:rsidRPr="00D82CB2" w:rsidRDefault="008F2571" w:rsidP="006219F8">
            <w:pPr>
              <w:jc w:val="center"/>
              <w:rPr>
                <w:b/>
                <w:color w:val="FF0000"/>
              </w:rPr>
            </w:pPr>
            <w:r w:rsidRPr="00D82CB2">
              <w:rPr>
                <w:b/>
                <w:color w:val="FF0000"/>
              </w:rPr>
              <w:t>864</w:t>
            </w:r>
          </w:p>
        </w:tc>
        <w:tc>
          <w:tcPr>
            <w:tcW w:w="420" w:type="pct"/>
            <w:tcBorders>
              <w:top w:val="single" w:sz="4" w:space="0" w:color="auto"/>
              <w:left w:val="single" w:sz="4" w:space="0" w:color="auto"/>
              <w:bottom w:val="single" w:sz="4" w:space="0" w:color="auto"/>
              <w:right w:val="single" w:sz="4" w:space="0" w:color="auto"/>
            </w:tcBorders>
            <w:vAlign w:val="center"/>
          </w:tcPr>
          <w:p w14:paraId="0025236B" w14:textId="77777777" w:rsidR="008F2571" w:rsidRPr="00D82CB2" w:rsidRDefault="008F2571" w:rsidP="006219F8">
            <w:pPr>
              <w:jc w:val="right"/>
              <w:rPr>
                <w:b/>
                <w:color w:val="FF0000"/>
              </w:rPr>
            </w:pPr>
            <w:r w:rsidRPr="00D82CB2">
              <w:rPr>
                <w:b/>
                <w:color w:val="FF0000"/>
              </w:rPr>
              <w:t>2160</w:t>
            </w:r>
          </w:p>
        </w:tc>
        <w:tc>
          <w:tcPr>
            <w:tcW w:w="420" w:type="pct"/>
            <w:tcBorders>
              <w:top w:val="single" w:sz="4" w:space="0" w:color="auto"/>
              <w:left w:val="single" w:sz="4" w:space="0" w:color="auto"/>
              <w:bottom w:val="single" w:sz="4" w:space="0" w:color="auto"/>
              <w:right w:val="single" w:sz="4" w:space="0" w:color="auto"/>
            </w:tcBorders>
            <w:vAlign w:val="center"/>
          </w:tcPr>
          <w:p w14:paraId="2BCC7E4A" w14:textId="77777777" w:rsidR="008F2571" w:rsidRPr="00D82CB2" w:rsidRDefault="008F2571" w:rsidP="006219F8">
            <w:pPr>
              <w:keepNext/>
              <w:jc w:val="center"/>
              <w:rPr>
                <w:b/>
                <w:color w:val="FF0000"/>
              </w:rPr>
            </w:pPr>
            <w:r w:rsidRPr="00D82CB2">
              <w:rPr>
                <w:b/>
                <w:color w:val="FF0000"/>
              </w:rPr>
              <w:t>216</w:t>
            </w:r>
          </w:p>
        </w:tc>
      </w:tr>
    </w:tbl>
    <w:p w14:paraId="5B13452D" w14:textId="77777777" w:rsidR="005D07A9" w:rsidRPr="007834BA" w:rsidRDefault="005D07A9" w:rsidP="00C71E7A">
      <w:pPr>
        <w:autoSpaceDE w:val="0"/>
        <w:autoSpaceDN w:val="0"/>
        <w:adjustRightInd w:val="0"/>
        <w:spacing w:before="14" w:line="280" w:lineRule="exact"/>
        <w:jc w:val="both"/>
      </w:pPr>
    </w:p>
    <w:p w14:paraId="0D51A91D" w14:textId="77777777" w:rsidR="008736C4" w:rsidRPr="007834BA" w:rsidRDefault="008736C4" w:rsidP="008736C4">
      <w:pPr>
        <w:jc w:val="both"/>
        <w:rPr>
          <w:b/>
          <w:color w:val="000000"/>
        </w:rPr>
      </w:pPr>
      <w:r w:rsidRPr="007834BA">
        <w:rPr>
          <w:b/>
          <w:color w:val="000000"/>
          <w:u w:val="single"/>
        </w:rPr>
        <w:t>12.</w:t>
      </w:r>
      <w:r w:rsidR="0078081B" w:rsidRPr="007834BA">
        <w:rPr>
          <w:b/>
          <w:color w:val="000000"/>
          <w:u w:val="single"/>
        </w:rPr>
        <w:t>4</w:t>
      </w:r>
      <w:r w:rsidRPr="007834BA">
        <w:rPr>
          <w:b/>
          <w:color w:val="000000"/>
          <w:u w:val="single"/>
        </w:rPr>
        <w:t xml:space="preserve">  Key Personnel</w:t>
      </w:r>
      <w:r w:rsidRPr="007834BA">
        <w:rPr>
          <w:b/>
          <w:color w:val="000000"/>
        </w:rPr>
        <w:t xml:space="preserve">  </w:t>
      </w:r>
    </w:p>
    <w:p w14:paraId="10D1883E" w14:textId="77777777" w:rsidR="008736C4" w:rsidRPr="007834BA" w:rsidRDefault="0078081B" w:rsidP="008736C4">
      <w:pPr>
        <w:rPr>
          <w:color w:val="000000"/>
        </w:rPr>
      </w:pPr>
      <w:r w:rsidRPr="007834BA">
        <w:rPr>
          <w:b/>
        </w:rPr>
        <w:t>12.4.1</w:t>
      </w:r>
      <w:r w:rsidRPr="007834BA">
        <w:t xml:space="preserve"> </w:t>
      </w:r>
      <w:r w:rsidR="008736C4" w:rsidRPr="007834BA">
        <w:rPr>
          <w:color w:val="000000"/>
        </w:rPr>
        <w:t xml:space="preserve">The Contractor shall allow as many personnel as practicable to remain on </w:t>
      </w:r>
      <w:r w:rsidR="004A7DF8" w:rsidRPr="007834BA">
        <w:rPr>
          <w:color w:val="000000"/>
        </w:rPr>
        <w:t>t</w:t>
      </w:r>
      <w:r w:rsidR="008736C4" w:rsidRPr="007834BA">
        <w:rPr>
          <w:color w:val="000000"/>
        </w:rPr>
        <w:t xml:space="preserve">he job to help the successor maintain the continuity and consistency of the services required by this </w:t>
      </w:r>
      <w:r w:rsidR="00D82CB2">
        <w:t xml:space="preserve">Contract. </w:t>
      </w:r>
      <w:r w:rsidR="008736C4" w:rsidRPr="007834BA">
        <w:t xml:space="preserve"> </w:t>
      </w:r>
      <w:r w:rsidR="008736C4" w:rsidRPr="007834BA">
        <w:rPr>
          <w:color w:val="000000"/>
        </w:rPr>
        <w:t>in accordance with Clause 52.237-3 Continuity of Services (Jan 1991)</w:t>
      </w:r>
      <w:r w:rsidR="00D82CB2">
        <w:rPr>
          <w:color w:val="000000"/>
        </w:rPr>
        <w:t xml:space="preserve">. </w:t>
      </w:r>
      <w:r w:rsidR="008736C4" w:rsidRPr="007834BA">
        <w:rPr>
          <w:color w:val="000000"/>
        </w:rPr>
        <w:t xml:space="preserve">The Contractor also shall disclose necessary personnel records and allow the successor to conduct on-site interviews with these employees. If </w:t>
      </w:r>
      <w:r w:rsidR="004A7DF8" w:rsidRPr="007834BA">
        <w:rPr>
          <w:color w:val="000000"/>
        </w:rPr>
        <w:tab/>
      </w:r>
      <w:r w:rsidR="008736C4" w:rsidRPr="007834BA">
        <w:rPr>
          <w:color w:val="000000"/>
        </w:rPr>
        <w:t>selected employees are agreeable to the change, the Contractor shall release them at a mutually agreeable date and negotiate transfer of their earned fringe benefits to the successor.</w:t>
      </w:r>
    </w:p>
    <w:p w14:paraId="516469AC" w14:textId="77777777" w:rsidR="00D82CB2" w:rsidRPr="007834BA" w:rsidRDefault="00334ADB" w:rsidP="00D82CB2">
      <w:pPr>
        <w:jc w:val="both"/>
        <w:rPr>
          <w:color w:val="000000"/>
        </w:rPr>
      </w:pPr>
      <w:r w:rsidRPr="007834BA">
        <w:rPr>
          <w:b/>
          <w:color w:val="000000"/>
        </w:rPr>
        <w:t>12.4.2</w:t>
      </w:r>
      <w:r w:rsidRPr="007834BA">
        <w:rPr>
          <w:color w:val="000000"/>
        </w:rPr>
        <w:t xml:space="preserve"> </w:t>
      </w:r>
      <w:r w:rsidRPr="007834BA">
        <w:rPr>
          <w:color w:val="000000"/>
        </w:rPr>
        <w:tab/>
      </w:r>
      <w:r w:rsidR="008736C4" w:rsidRPr="007834BA">
        <w:rPr>
          <w:color w:val="000000"/>
        </w:rPr>
        <w:t xml:space="preserve">In accordance with C-237-H002 Substitution of Key Personnel, the following labor categories are designated as the target Key Personnel for this contract.  Resumes will be submitted for each category in the quantities indicated by the key category description. Target qualifications </w:t>
      </w:r>
      <w:r w:rsidR="004A7DF8" w:rsidRPr="007834BA">
        <w:rPr>
          <w:color w:val="000000"/>
        </w:rPr>
        <w:tab/>
      </w:r>
      <w:r w:rsidR="008736C4" w:rsidRPr="007834BA">
        <w:rPr>
          <w:color w:val="000000"/>
        </w:rPr>
        <w:t xml:space="preserve">are listed below for each education and work experience qualifications for </w:t>
      </w:r>
      <w:r w:rsidR="004A7DF8" w:rsidRPr="007834BA">
        <w:rPr>
          <w:color w:val="000000"/>
        </w:rPr>
        <w:tab/>
      </w:r>
      <w:r w:rsidR="008736C4" w:rsidRPr="007834BA">
        <w:rPr>
          <w:color w:val="000000"/>
        </w:rPr>
        <w:t xml:space="preserve">each key personnel labor category.   </w:t>
      </w:r>
      <w:r w:rsidR="00D82CB2" w:rsidRPr="007834BA">
        <w:rPr>
          <w:color w:val="000000"/>
        </w:rPr>
        <w:t xml:space="preserve">The proposed combined expertise of all proposed key personnel shall cover at a minimum all requirements for task areas </w:t>
      </w:r>
      <w:r w:rsidR="00D82CB2" w:rsidRPr="008D381F">
        <w:rPr>
          <w:color w:val="000000"/>
        </w:rPr>
        <w:t>(Section 3.0)</w:t>
      </w:r>
      <w:r w:rsidR="00D82CB2" w:rsidRPr="007834BA">
        <w:rPr>
          <w:color w:val="FF0000"/>
        </w:rPr>
        <w:t xml:space="preserve"> </w:t>
      </w:r>
      <w:r w:rsidR="00D82CB2" w:rsidRPr="007834BA">
        <w:rPr>
          <w:color w:val="000000"/>
        </w:rPr>
        <w:t>in the performance work statement.</w:t>
      </w:r>
    </w:p>
    <w:p w14:paraId="1436B956" w14:textId="77777777" w:rsidR="008736C4" w:rsidRPr="007834BA" w:rsidRDefault="00DB2942" w:rsidP="008736C4">
      <w:pPr>
        <w:jc w:val="both"/>
        <w:rPr>
          <w:color w:val="000000"/>
        </w:rPr>
      </w:pPr>
      <w:r w:rsidRPr="007834BA">
        <w:rPr>
          <w:b/>
          <w:color w:val="000000"/>
        </w:rPr>
        <w:t>12.4.3</w:t>
      </w:r>
      <w:r w:rsidRPr="007834BA">
        <w:rPr>
          <w:color w:val="000000"/>
        </w:rPr>
        <w:t xml:space="preserve">  </w:t>
      </w:r>
      <w:r w:rsidR="008736C4" w:rsidRPr="007834BA">
        <w:rPr>
          <w:color w:val="000000"/>
        </w:rPr>
        <w:t xml:space="preserve">The Contractor shall provide individuals to fill the key positions identified </w:t>
      </w:r>
      <w:r w:rsidRPr="007834BA">
        <w:rPr>
          <w:color w:val="000000"/>
        </w:rPr>
        <w:t>below.</w:t>
      </w:r>
    </w:p>
    <w:p w14:paraId="1270E785" w14:textId="77777777" w:rsidR="001033BF" w:rsidRPr="007834BA" w:rsidRDefault="001033BF" w:rsidP="00B06D95">
      <w:pPr>
        <w:jc w:val="both"/>
        <w:rPr>
          <w:color w:val="000000"/>
        </w:rPr>
      </w:pPr>
      <w:r w:rsidRPr="007834BA">
        <w:rPr>
          <w:b/>
          <w:color w:val="000000"/>
        </w:rPr>
        <w:lastRenderedPageBreak/>
        <w:t>12.4.4</w:t>
      </w:r>
      <w:r w:rsidR="00B06D95" w:rsidRPr="007834BA">
        <w:rPr>
          <w:b/>
          <w:color w:val="000000"/>
        </w:rPr>
        <w:t xml:space="preserve"> </w:t>
      </w:r>
      <w:r w:rsidRPr="007834BA">
        <w:rPr>
          <w:color w:val="000000"/>
        </w:rPr>
        <w:t xml:space="preserve"> The Contractor shall indicate within the personnel section of it’s proposal, and/or indicate within individual submitted resume(s), any personnel security clearance requirements as stipulated in section 12.1 above.  </w:t>
      </w:r>
    </w:p>
    <w:p w14:paraId="106E938A" w14:textId="77777777" w:rsidR="008736C4" w:rsidRPr="007834BA" w:rsidRDefault="008736C4" w:rsidP="008736C4">
      <w:pPr>
        <w:autoSpaceDE w:val="0"/>
        <w:autoSpaceDN w:val="0"/>
        <w:adjustRightInd w:val="0"/>
        <w:ind w:left="170" w:right="-20" w:firstLine="550"/>
        <w:jc w:val="both"/>
        <w:rPr>
          <w:b/>
          <w:bCs/>
          <w:u w:val="single"/>
        </w:rPr>
      </w:pPr>
    </w:p>
    <w:p w14:paraId="7D1ECDC6" w14:textId="77777777" w:rsidR="00D82CB2" w:rsidRDefault="00D82CB2" w:rsidP="00D82CB2">
      <w:pPr>
        <w:pStyle w:val="PlainText"/>
        <w:jc w:val="both"/>
        <w:rPr>
          <w:rFonts w:ascii="Times New Roman" w:hAnsi="Times New Roman"/>
          <w:sz w:val="24"/>
          <w:szCs w:val="24"/>
          <w:u w:val="single"/>
        </w:rPr>
      </w:pPr>
      <w:r w:rsidRPr="005C4D10">
        <w:rPr>
          <w:rFonts w:ascii="Times New Roman" w:hAnsi="Times New Roman"/>
          <w:sz w:val="24"/>
          <w:szCs w:val="24"/>
          <w:u w:val="single"/>
        </w:rPr>
        <w:t>Program/Project Manager:</w:t>
      </w:r>
    </w:p>
    <w:p w14:paraId="21C9316C" w14:textId="77777777" w:rsidR="00D82CB2" w:rsidRPr="0016329F" w:rsidRDefault="00D82CB2" w:rsidP="00D82CB2">
      <w:pPr>
        <w:jc w:val="both"/>
      </w:pPr>
      <w:r w:rsidRPr="0016329F">
        <w:t>Program/Project Manager I</w:t>
      </w:r>
      <w:r>
        <w:t xml:space="preserve"> - </w:t>
      </w:r>
      <w:r>
        <w:rPr>
          <w:color w:val="000000"/>
        </w:rPr>
        <w:t>eCRAFT code MANP1</w:t>
      </w:r>
    </w:p>
    <w:p w14:paraId="3E79C5E4" w14:textId="77777777" w:rsidR="00D82CB2" w:rsidRPr="005C4D10" w:rsidRDefault="00D82CB2" w:rsidP="00D82CB2">
      <w:pPr>
        <w:pStyle w:val="PlainText"/>
        <w:jc w:val="both"/>
        <w:rPr>
          <w:rFonts w:ascii="Times New Roman" w:hAnsi="Times New Roman"/>
          <w:sz w:val="24"/>
          <w:szCs w:val="24"/>
          <w:u w:val="single"/>
        </w:rPr>
      </w:pPr>
    </w:p>
    <w:p w14:paraId="60A98482" w14:textId="77777777" w:rsidR="00D82CB2" w:rsidRPr="00CE5673" w:rsidRDefault="00D82CB2" w:rsidP="00D82CB2">
      <w:pPr>
        <w:pStyle w:val="PlainText"/>
        <w:ind w:left="720"/>
        <w:jc w:val="both"/>
        <w:rPr>
          <w:rFonts w:ascii="Times New Roman" w:hAnsi="Times New Roman"/>
          <w:color w:val="000000"/>
          <w:sz w:val="24"/>
          <w:szCs w:val="24"/>
        </w:rPr>
      </w:pPr>
      <w:r w:rsidRPr="008042EB">
        <w:rPr>
          <w:rFonts w:ascii="Times New Roman" w:hAnsi="Times New Roman"/>
          <w:sz w:val="24"/>
          <w:szCs w:val="24"/>
        </w:rPr>
        <w:t>Target Education:</w:t>
      </w:r>
      <w:r>
        <w:rPr>
          <w:rFonts w:ascii="Times New Roman" w:hAnsi="Times New Roman"/>
          <w:sz w:val="24"/>
          <w:szCs w:val="24"/>
        </w:rPr>
        <w:t xml:space="preserve"> </w:t>
      </w:r>
      <w:r w:rsidRPr="00CE5673">
        <w:rPr>
          <w:rFonts w:ascii="Times New Roman" w:hAnsi="Times New Roman"/>
          <w:color w:val="000000"/>
          <w:sz w:val="24"/>
          <w:szCs w:val="24"/>
        </w:rPr>
        <w:t>Bachelor’s degree in a technical or project/program management discipline from an accredited college or university.</w:t>
      </w:r>
      <w:r>
        <w:rPr>
          <w:rFonts w:ascii="Times New Roman" w:hAnsi="Times New Roman"/>
          <w:color w:val="000000"/>
          <w:sz w:val="24"/>
          <w:szCs w:val="24"/>
        </w:rPr>
        <w:t xml:space="preserve"> </w:t>
      </w:r>
      <w:r w:rsidRPr="00CE5673">
        <w:rPr>
          <w:rFonts w:ascii="Times New Roman" w:hAnsi="Times New Roman"/>
          <w:color w:val="000000"/>
          <w:sz w:val="24"/>
          <w:szCs w:val="24"/>
        </w:rPr>
        <w:t>In lieu of education, eight (8) years’ experience in program management, engineering and technical oversight of Government contracts, in addition to the target experience required below.</w:t>
      </w:r>
    </w:p>
    <w:p w14:paraId="624D5068" w14:textId="77777777" w:rsidR="00D82CB2" w:rsidRPr="00CE5673" w:rsidRDefault="00D82CB2" w:rsidP="00D82CB2">
      <w:pPr>
        <w:pStyle w:val="PlainText"/>
        <w:jc w:val="both"/>
        <w:rPr>
          <w:rFonts w:ascii="Times New Roman" w:hAnsi="Times New Roman"/>
          <w:sz w:val="24"/>
          <w:szCs w:val="24"/>
        </w:rPr>
      </w:pPr>
    </w:p>
    <w:p w14:paraId="4B12962C" w14:textId="77777777" w:rsidR="00D82CB2" w:rsidRPr="0062460F" w:rsidRDefault="00D82CB2" w:rsidP="00D82CB2">
      <w:pPr>
        <w:pStyle w:val="PlainText"/>
        <w:ind w:left="720"/>
        <w:jc w:val="both"/>
        <w:rPr>
          <w:rFonts w:ascii="Times New Roman" w:hAnsi="Times New Roman"/>
          <w:color w:val="000000"/>
          <w:sz w:val="24"/>
          <w:szCs w:val="24"/>
        </w:rPr>
      </w:pPr>
      <w:r w:rsidRPr="008042EB">
        <w:rPr>
          <w:rFonts w:ascii="Times New Roman" w:hAnsi="Times New Roman"/>
          <w:sz w:val="24"/>
          <w:szCs w:val="24"/>
        </w:rPr>
        <w:t>Target Experience</w:t>
      </w:r>
      <w:r w:rsidRPr="00CE5673">
        <w:rPr>
          <w:rFonts w:ascii="Times New Roman" w:hAnsi="Times New Roman"/>
          <w:sz w:val="24"/>
          <w:szCs w:val="24"/>
        </w:rPr>
        <w:t>:</w:t>
      </w:r>
      <w:r>
        <w:rPr>
          <w:rFonts w:ascii="Times New Roman" w:hAnsi="Times New Roman"/>
          <w:sz w:val="24"/>
          <w:szCs w:val="24"/>
        </w:rPr>
        <w:t xml:space="preserve"> </w:t>
      </w:r>
      <w:r w:rsidRPr="00CE5673">
        <w:rPr>
          <w:rFonts w:ascii="Times New Roman" w:hAnsi="Times New Roman"/>
          <w:color w:val="000000"/>
          <w:sz w:val="24"/>
          <w:szCs w:val="24"/>
        </w:rPr>
        <w:t>Five (5) years’ experience performing Project Management duties including contract management, budgeting, scheduling, planning, estimating, and progress tracking (project and f</w:t>
      </w:r>
      <w:r w:rsidRPr="0062460F">
        <w:rPr>
          <w:rFonts w:ascii="Times New Roman" w:hAnsi="Times New Roman"/>
          <w:color w:val="000000"/>
          <w:sz w:val="24"/>
          <w:szCs w:val="24"/>
        </w:rPr>
        <w:t>inancial) and planning of programs and projects.</w:t>
      </w:r>
      <w:r>
        <w:rPr>
          <w:rFonts w:ascii="Times New Roman" w:hAnsi="Times New Roman"/>
          <w:color w:val="000000"/>
          <w:sz w:val="24"/>
          <w:szCs w:val="24"/>
        </w:rPr>
        <w:t xml:space="preserve"> </w:t>
      </w:r>
    </w:p>
    <w:p w14:paraId="23180182" w14:textId="77777777" w:rsidR="008736C4" w:rsidRDefault="008736C4" w:rsidP="008736C4">
      <w:pPr>
        <w:jc w:val="both"/>
        <w:rPr>
          <w:color w:val="000000"/>
        </w:rPr>
      </w:pPr>
    </w:p>
    <w:p w14:paraId="6AFEA4CD" w14:textId="77777777" w:rsidR="00D82CB2" w:rsidRPr="005C4D10" w:rsidRDefault="00D82CB2" w:rsidP="00D82CB2">
      <w:pPr>
        <w:jc w:val="both"/>
        <w:rPr>
          <w:color w:val="000000"/>
          <w:u w:val="single"/>
        </w:rPr>
      </w:pPr>
      <w:r w:rsidRPr="005C4D10">
        <w:rPr>
          <w:color w:val="000000"/>
          <w:u w:val="single"/>
        </w:rPr>
        <w:t xml:space="preserve">Mechanical Engineer </w:t>
      </w:r>
    </w:p>
    <w:p w14:paraId="46053EBD" w14:textId="77777777" w:rsidR="00D82CB2" w:rsidRPr="0062460F" w:rsidRDefault="00D82CB2" w:rsidP="00D82CB2">
      <w:pPr>
        <w:jc w:val="both"/>
        <w:rPr>
          <w:color w:val="000000"/>
        </w:rPr>
      </w:pPr>
      <w:r w:rsidRPr="0062460F">
        <w:rPr>
          <w:color w:val="000000"/>
        </w:rPr>
        <w:t>Engineer, Mechanical III - eCRAFT code EM3</w:t>
      </w:r>
    </w:p>
    <w:p w14:paraId="5244B2A6" w14:textId="77777777" w:rsidR="00D82CB2" w:rsidRPr="00D16B81" w:rsidRDefault="00D82CB2" w:rsidP="00D82CB2">
      <w:pPr>
        <w:jc w:val="both"/>
      </w:pPr>
    </w:p>
    <w:p w14:paraId="308669EA" w14:textId="77777777" w:rsidR="00D82CB2" w:rsidRPr="00D16B81" w:rsidRDefault="00D82CB2" w:rsidP="00D82CB2">
      <w:pPr>
        <w:ind w:left="720"/>
        <w:jc w:val="both"/>
      </w:pPr>
      <w:r w:rsidRPr="00D16B81">
        <w:t>Minimum Education:</w:t>
      </w:r>
      <w:r>
        <w:t xml:space="preserve"> </w:t>
      </w:r>
      <w:r w:rsidRPr="00D16B81">
        <w:t xml:space="preserve"> Bachelor of Science degree in Mechanical Engineering from an accredited college or university.</w:t>
      </w:r>
      <w:r>
        <w:t xml:space="preserve"> </w:t>
      </w:r>
    </w:p>
    <w:p w14:paraId="2F9A0728" w14:textId="77777777" w:rsidR="00D82CB2" w:rsidRPr="00D16B81" w:rsidRDefault="00D82CB2" w:rsidP="00D82CB2">
      <w:pPr>
        <w:jc w:val="both"/>
      </w:pPr>
    </w:p>
    <w:p w14:paraId="43115881" w14:textId="77777777" w:rsidR="00D82CB2" w:rsidRDefault="00D82CB2" w:rsidP="00D82CB2">
      <w:pPr>
        <w:ind w:left="720"/>
        <w:jc w:val="both"/>
      </w:pPr>
      <w:r w:rsidRPr="00D16B81">
        <w:t>Minimum Experience:</w:t>
      </w:r>
      <w:r>
        <w:t xml:space="preserve"> </w:t>
      </w:r>
      <w:r w:rsidRPr="00D16B81">
        <w:t>Individual shall have seven (7) years technical experience in engineering analysis, design, installation, operation, maintenance, troubleshooting, repair and testing of mechanical systems.</w:t>
      </w:r>
      <w:r>
        <w:t xml:space="preserve"> </w:t>
      </w:r>
      <w:r w:rsidRPr="00D16B81">
        <w:t xml:space="preserve">This experience shall include five (5) years of leading mechanical engineering efforts involving the application of engineering disciplines in the technical field directly related to shipboard </w:t>
      </w:r>
      <w:r>
        <w:t>reduction gears</w:t>
      </w:r>
      <w:r w:rsidRPr="00D16B81">
        <w:t xml:space="preserve"> and associated auxiliary support systems.</w:t>
      </w:r>
    </w:p>
    <w:p w14:paraId="0B7D37F0" w14:textId="77777777" w:rsidR="00D82CB2" w:rsidRDefault="00D82CB2" w:rsidP="008736C4">
      <w:pPr>
        <w:jc w:val="both"/>
        <w:rPr>
          <w:color w:val="000000"/>
        </w:rPr>
      </w:pPr>
    </w:p>
    <w:p w14:paraId="5DD7BB51" w14:textId="77777777" w:rsidR="00D82CB2" w:rsidRPr="005C4D10" w:rsidRDefault="00D82CB2" w:rsidP="00D82CB2">
      <w:pPr>
        <w:jc w:val="both"/>
        <w:rPr>
          <w:u w:val="single"/>
        </w:rPr>
      </w:pPr>
      <w:r w:rsidRPr="005C4D10">
        <w:rPr>
          <w:u w:val="single"/>
        </w:rPr>
        <w:t xml:space="preserve">Electrical / Controls Engineer </w:t>
      </w:r>
    </w:p>
    <w:p w14:paraId="3839F70E" w14:textId="77777777" w:rsidR="00D82CB2" w:rsidRDefault="00D82CB2" w:rsidP="00D82CB2">
      <w:pPr>
        <w:jc w:val="both"/>
      </w:pPr>
      <w:r>
        <w:t>Engineer, Electrical/Electronics III - eCRAFT code EE3</w:t>
      </w:r>
    </w:p>
    <w:p w14:paraId="22C7ABC1" w14:textId="77777777" w:rsidR="00D82CB2" w:rsidRDefault="00D82CB2" w:rsidP="00D82CB2">
      <w:pPr>
        <w:jc w:val="both"/>
      </w:pPr>
    </w:p>
    <w:p w14:paraId="6114D285" w14:textId="77777777" w:rsidR="00D82CB2" w:rsidRDefault="00D82CB2" w:rsidP="00D82CB2">
      <w:pPr>
        <w:ind w:left="720"/>
        <w:jc w:val="both"/>
      </w:pPr>
      <w:r>
        <w:t xml:space="preserve">Minimum Education: Bachelor of Science degree in Electrical Engineering or related engineering discipline from an accredited college or university. </w:t>
      </w:r>
    </w:p>
    <w:p w14:paraId="76DD1620" w14:textId="77777777" w:rsidR="00D82CB2" w:rsidRDefault="00D82CB2" w:rsidP="00D82CB2">
      <w:pPr>
        <w:jc w:val="both"/>
      </w:pPr>
    </w:p>
    <w:p w14:paraId="1AA6B35A" w14:textId="77777777" w:rsidR="00D82CB2" w:rsidRDefault="00D82CB2" w:rsidP="00D82CB2">
      <w:pPr>
        <w:ind w:left="720"/>
        <w:jc w:val="both"/>
      </w:pPr>
      <w:r>
        <w:t>Minimum Experience: Seven (7) years technical experience in engineering analysis, design, installation, operation, maintenance, troubleshooting, repair and testing of electrical, electronic and control systems. This experience shall include five (5) years of leading electrical engineering efforts involving the application of engineering disciplines in the technical field directly related to shipboard reduction gears electrical and control systems, and associated auxiliary support systems.</w:t>
      </w:r>
    </w:p>
    <w:p w14:paraId="083B4290" w14:textId="77777777" w:rsidR="00D82CB2" w:rsidRDefault="00D82CB2" w:rsidP="008736C4">
      <w:pPr>
        <w:jc w:val="both"/>
        <w:rPr>
          <w:color w:val="000000"/>
        </w:rPr>
      </w:pPr>
    </w:p>
    <w:p w14:paraId="647550FF" w14:textId="77777777" w:rsidR="00D82CB2" w:rsidRPr="005C4D10" w:rsidRDefault="00D82CB2" w:rsidP="00D82CB2">
      <w:pPr>
        <w:jc w:val="both"/>
        <w:rPr>
          <w:u w:val="single"/>
        </w:rPr>
      </w:pPr>
      <w:r w:rsidRPr="005C4D10">
        <w:rPr>
          <w:u w:val="single"/>
        </w:rPr>
        <w:t xml:space="preserve">Engineering Technician, Mechanical </w:t>
      </w:r>
    </w:p>
    <w:p w14:paraId="03B139CE" w14:textId="77777777" w:rsidR="00D82CB2" w:rsidRDefault="00D82CB2" w:rsidP="00D82CB2">
      <w:pPr>
        <w:jc w:val="both"/>
      </w:pPr>
      <w:r>
        <w:t>Engineering Technician IV – eCRAFT code 30086</w:t>
      </w:r>
    </w:p>
    <w:p w14:paraId="41034E48" w14:textId="77777777" w:rsidR="00D82CB2" w:rsidRDefault="00D82CB2" w:rsidP="00D82CB2">
      <w:pPr>
        <w:jc w:val="both"/>
      </w:pPr>
    </w:p>
    <w:p w14:paraId="36DEEDB5" w14:textId="77777777" w:rsidR="00D82CB2" w:rsidRDefault="00D82CB2" w:rsidP="00D82CB2">
      <w:pPr>
        <w:ind w:left="720"/>
        <w:jc w:val="both"/>
      </w:pPr>
      <w:r>
        <w:lastRenderedPageBreak/>
        <w:t xml:space="preserve">Target Education: Bachelor’s or Associate’s Degree in a related engineering or technical discipline from an accredited college or university, or demonstrated curriculum work towards a Bachelor’s or Associate’s degree in a related engineering or technical discipline. </w:t>
      </w:r>
    </w:p>
    <w:p w14:paraId="21521285" w14:textId="77777777" w:rsidR="00D82CB2" w:rsidRDefault="00D82CB2" w:rsidP="00D82CB2">
      <w:pPr>
        <w:jc w:val="both"/>
      </w:pPr>
    </w:p>
    <w:p w14:paraId="649D4305" w14:textId="77777777" w:rsidR="00D82CB2" w:rsidRDefault="00D82CB2" w:rsidP="00D82CB2">
      <w:pPr>
        <w:ind w:left="720"/>
        <w:jc w:val="both"/>
      </w:pPr>
      <w:r>
        <w:t>Minimum Experience: Seven (7) years technical experience in the operation, maintenance, troubleshooting, repair and testing of mechanical systems. This experience shall include five (5) years’ experience related to RENK reduction gears and associated auxiliary support systems.</w:t>
      </w:r>
    </w:p>
    <w:p w14:paraId="0020F455" w14:textId="77777777" w:rsidR="00D82CB2" w:rsidRDefault="00D82CB2" w:rsidP="00D82CB2">
      <w:pPr>
        <w:jc w:val="both"/>
      </w:pPr>
    </w:p>
    <w:p w14:paraId="0B4A085F" w14:textId="77777777" w:rsidR="00D82CB2" w:rsidRDefault="00D82CB2" w:rsidP="00D82CB2">
      <w:pPr>
        <w:jc w:val="both"/>
      </w:pPr>
    </w:p>
    <w:p w14:paraId="322FCD6D" w14:textId="77777777" w:rsidR="00D82CB2" w:rsidRPr="005C4D10" w:rsidRDefault="00D82CB2" w:rsidP="00D82CB2">
      <w:pPr>
        <w:jc w:val="both"/>
        <w:rPr>
          <w:u w:val="single"/>
        </w:rPr>
      </w:pPr>
      <w:r w:rsidRPr="005C4D10">
        <w:rPr>
          <w:u w:val="single"/>
        </w:rPr>
        <w:t xml:space="preserve">Senior Field Service Technician </w:t>
      </w:r>
    </w:p>
    <w:p w14:paraId="6EE89731" w14:textId="77777777" w:rsidR="00D82CB2" w:rsidRDefault="00D82CB2" w:rsidP="00D82CB2">
      <w:pPr>
        <w:jc w:val="both"/>
      </w:pPr>
      <w:r>
        <w:t>Machinery Maintenance Mechanic – eCRAFT code 23530</w:t>
      </w:r>
    </w:p>
    <w:p w14:paraId="6BFD2421" w14:textId="77777777" w:rsidR="00D82CB2" w:rsidRDefault="00D82CB2" w:rsidP="00D82CB2">
      <w:pPr>
        <w:jc w:val="both"/>
      </w:pPr>
    </w:p>
    <w:p w14:paraId="695FE8D1" w14:textId="77777777" w:rsidR="00D82CB2" w:rsidRDefault="00D82CB2" w:rsidP="00D82CB2">
      <w:pPr>
        <w:ind w:left="720"/>
        <w:jc w:val="both"/>
      </w:pPr>
      <w:r>
        <w:t>Minimum Education: High School diploma or GED equivalent. Additionally, individual shall have factory Senior Field Service certification on RENK reduction gears.</w:t>
      </w:r>
    </w:p>
    <w:p w14:paraId="1F738A3F" w14:textId="77777777" w:rsidR="00D82CB2" w:rsidRDefault="00D82CB2" w:rsidP="00D82CB2">
      <w:pPr>
        <w:jc w:val="both"/>
      </w:pPr>
    </w:p>
    <w:p w14:paraId="2E8B5114" w14:textId="77777777" w:rsidR="00D82CB2" w:rsidRDefault="00D82CB2" w:rsidP="00D82CB2">
      <w:pPr>
        <w:ind w:left="720"/>
        <w:jc w:val="both"/>
      </w:pPr>
      <w:r>
        <w:t>Minimum Experience: Ten (10) years technical experience in maintenance, troubleshooting and repair of shipboard diesel engines and related auxiliary support systems, to include five (5) years’ experience related to RENK reduction gears and associated auxiliary support systems.</w:t>
      </w:r>
    </w:p>
    <w:p w14:paraId="31B23CF7" w14:textId="77777777" w:rsidR="00D1648E" w:rsidRPr="007834BA" w:rsidRDefault="00D1648E" w:rsidP="008736C4">
      <w:pPr>
        <w:pStyle w:val="PlainText"/>
        <w:jc w:val="both"/>
        <w:rPr>
          <w:rFonts w:ascii="Times New Roman" w:hAnsi="Times New Roman"/>
          <w:sz w:val="24"/>
          <w:szCs w:val="24"/>
        </w:rPr>
      </w:pPr>
    </w:p>
    <w:p w14:paraId="1DD99B43" w14:textId="77777777" w:rsidR="00806386" w:rsidRDefault="00A5260B" w:rsidP="00806386">
      <w:pPr>
        <w:jc w:val="both"/>
        <w:rPr>
          <w:b/>
          <w:caps/>
        </w:rPr>
      </w:pPr>
      <w:r w:rsidRPr="007834BA">
        <w:rPr>
          <w:b/>
        </w:rPr>
        <w:t>13</w:t>
      </w:r>
      <w:r w:rsidR="00806386" w:rsidRPr="007834BA">
        <w:rPr>
          <w:b/>
        </w:rPr>
        <w:t xml:space="preserve">.0 </w:t>
      </w:r>
      <w:r w:rsidR="00806386" w:rsidRPr="007834BA">
        <w:rPr>
          <w:b/>
          <w:caps/>
        </w:rPr>
        <w:t xml:space="preserve">NSWCPD Electronic Cost Reporting and Financial Tracking (eCRAFT) System </w:t>
      </w:r>
    </w:p>
    <w:p w14:paraId="4026106A" w14:textId="77777777" w:rsidR="00D82CB2" w:rsidRPr="007834BA" w:rsidRDefault="00D82CB2" w:rsidP="00806386">
      <w:pPr>
        <w:jc w:val="both"/>
      </w:pPr>
    </w:p>
    <w:p w14:paraId="0F507965" w14:textId="77777777" w:rsidR="00806386" w:rsidRPr="007834BA" w:rsidRDefault="00DB2942" w:rsidP="00806386">
      <w:pPr>
        <w:autoSpaceDE w:val="0"/>
        <w:autoSpaceDN w:val="0"/>
        <w:adjustRightInd w:val="0"/>
      </w:pPr>
      <w:r w:rsidRPr="007834BA">
        <w:rPr>
          <w:b/>
        </w:rPr>
        <w:t>13.1</w:t>
      </w:r>
      <w:r w:rsidRPr="007834BA">
        <w:t xml:space="preserve"> </w:t>
      </w:r>
      <w:r w:rsidR="00F726C1" w:rsidRPr="007834BA">
        <w:t>In addition to the requirements of Clause C-237-W001 “Electronic Cost Reporting and Financial Tracking (eCRAFT) System Reporting (NAVSEA)”, t</w:t>
      </w:r>
      <w:r w:rsidR="00806386" w:rsidRPr="007834BA">
        <w:t xml:space="preserve">he contractor </w:t>
      </w:r>
      <w:r w:rsidR="00F726C1" w:rsidRPr="007834BA">
        <w:t>is required to</w:t>
      </w:r>
      <w:r w:rsidR="00806386" w:rsidRPr="007834BA">
        <w:t xml:space="preserve"> provide supporting accounting system reports, at the Contracting Officer’s request, based on the review of the invoice documentation submitted to eCRAFT.  This documentation will include reports such as the Job Summary Report (or equivalent), Labor Distribution Report (or equivalent), and General Ledger Detail Report (or equivalent).  Supporting labor data provided must include unburdened direct labor rates for each employee and labor category.  Cost breakdowns for ODCs, Materials, travel and other non-labor costs must be at the transactional level in sufficient detail so the Government can review allocability to the contract/task order.  Indirect costs allocated to direct costs must be shown at the lowest level of detail sufficient to reconcile each indirect rate to the appropriate allocation base.  </w:t>
      </w:r>
    </w:p>
    <w:p w14:paraId="1D4DC4BA" w14:textId="77777777" w:rsidR="00806386" w:rsidRPr="007834BA" w:rsidRDefault="00806386" w:rsidP="00806386">
      <w:pPr>
        <w:autoSpaceDE w:val="0"/>
        <w:autoSpaceDN w:val="0"/>
        <w:adjustRightInd w:val="0"/>
      </w:pPr>
    </w:p>
    <w:p w14:paraId="4B80CD6A" w14:textId="77777777" w:rsidR="00806386" w:rsidRPr="007834BA" w:rsidRDefault="00DB2942" w:rsidP="00806386">
      <w:pPr>
        <w:autoSpaceDE w:val="0"/>
        <w:autoSpaceDN w:val="0"/>
        <w:adjustRightInd w:val="0"/>
      </w:pPr>
      <w:r w:rsidRPr="007834BA">
        <w:rPr>
          <w:b/>
        </w:rPr>
        <w:t>13.2</w:t>
      </w:r>
      <w:r w:rsidRPr="007834BA">
        <w:t xml:space="preserve"> </w:t>
      </w:r>
      <w:r w:rsidR="00806386" w:rsidRPr="007834BA">
        <w:t xml:space="preserve">On invoices containing subcontractor costs, the prime contractor agrees, at the Contracting Officer’s request, to attach as supporting documentation all invoices received from subcontractors, unless the subcontractor submits invoices directly to the CO and COR.  This requirement applies to all subcontract types (Cost, FFP, etc.). </w:t>
      </w:r>
    </w:p>
    <w:p w14:paraId="27553E0A" w14:textId="77777777" w:rsidR="005D3514" w:rsidRPr="007834BA" w:rsidRDefault="005D3514" w:rsidP="00B61396">
      <w:pPr>
        <w:jc w:val="both"/>
      </w:pPr>
    </w:p>
    <w:p w14:paraId="0C39DA01" w14:textId="77777777" w:rsidR="00466D74" w:rsidRPr="007834BA" w:rsidRDefault="00A5260B" w:rsidP="00466D74">
      <w:pPr>
        <w:jc w:val="both"/>
        <w:rPr>
          <w:b/>
        </w:rPr>
      </w:pPr>
      <w:r w:rsidRPr="007834BA">
        <w:rPr>
          <w:b/>
        </w:rPr>
        <w:t>14</w:t>
      </w:r>
      <w:r w:rsidR="00466D74" w:rsidRPr="007834BA">
        <w:rPr>
          <w:b/>
        </w:rPr>
        <w:t>.</w:t>
      </w:r>
      <w:r w:rsidR="006629EF" w:rsidRPr="007834BA">
        <w:rPr>
          <w:b/>
        </w:rPr>
        <w:t>0</w:t>
      </w:r>
      <w:r w:rsidR="00466D74" w:rsidRPr="007834BA">
        <w:rPr>
          <w:b/>
        </w:rPr>
        <w:t xml:space="preserve"> SPECIAL REQUIREMENTS (</w:t>
      </w:r>
      <w:r w:rsidR="00466D74" w:rsidRPr="007834BA">
        <w:rPr>
          <w:b/>
          <w:color w:val="FF0000"/>
        </w:rPr>
        <w:t>REMOVE I</w:t>
      </w:r>
      <w:r w:rsidR="00E74592" w:rsidRPr="007834BA">
        <w:rPr>
          <w:b/>
          <w:color w:val="FF0000"/>
        </w:rPr>
        <w:t>F</w:t>
      </w:r>
      <w:r w:rsidR="00466D74" w:rsidRPr="007834BA">
        <w:rPr>
          <w:b/>
          <w:color w:val="FF0000"/>
        </w:rPr>
        <w:t xml:space="preserve"> NOT APPICABLE)</w:t>
      </w:r>
    </w:p>
    <w:p w14:paraId="226D2012" w14:textId="77777777" w:rsidR="00466D74" w:rsidRPr="007834BA" w:rsidRDefault="00466D74" w:rsidP="00C71E7A">
      <w:pPr>
        <w:jc w:val="both"/>
        <w:rPr>
          <w:color w:val="000000"/>
        </w:rPr>
      </w:pPr>
    </w:p>
    <w:p w14:paraId="4F7425DC" w14:textId="77777777" w:rsidR="00721AFC" w:rsidRDefault="00721AFC" w:rsidP="00721AFC">
      <w:pPr>
        <w:jc w:val="both"/>
        <w:rPr>
          <w:b/>
          <w:bCs/>
        </w:rPr>
      </w:pPr>
      <w:r>
        <w:rPr>
          <w:b/>
          <w:bCs/>
        </w:rPr>
        <w:lastRenderedPageBreak/>
        <w:t>14.0 SPECIAL REQUIREMENTS (</w:t>
      </w:r>
      <w:r>
        <w:rPr>
          <w:b/>
          <w:bCs/>
          <w:color w:val="FF0000"/>
        </w:rPr>
        <w:t>REMOVE IF NOT APPICABLE – The below language does not apply to Non-Commercial Supply/Manufacturing (Material Only) procurements.)</w:t>
      </w:r>
    </w:p>
    <w:p w14:paraId="35DD422A" w14:textId="77777777" w:rsidR="00721AFC" w:rsidRDefault="00721AFC" w:rsidP="00721AFC">
      <w:pPr>
        <w:jc w:val="both"/>
        <w:rPr>
          <w:color w:val="000000"/>
        </w:rPr>
      </w:pPr>
    </w:p>
    <w:p w14:paraId="0440058D" w14:textId="77777777" w:rsidR="00D82CB2" w:rsidRDefault="00721AFC" w:rsidP="00D82CB2">
      <w:pPr>
        <w:numPr>
          <w:ilvl w:val="1"/>
          <w:numId w:val="54"/>
        </w:numPr>
        <w:rPr>
          <w:color w:val="FF0000"/>
        </w:rPr>
      </w:pPr>
      <w:r>
        <w:rPr>
          <w:b/>
          <w:bCs/>
        </w:rPr>
        <w:t>Quality Management System</w:t>
      </w:r>
      <w:r>
        <w:rPr>
          <w:color w:val="FF0000"/>
        </w:rPr>
        <w:t xml:space="preserve"> </w:t>
      </w:r>
    </w:p>
    <w:p w14:paraId="27219FDB" w14:textId="77777777" w:rsidR="00D82CB2" w:rsidRPr="00D82CB2" w:rsidRDefault="00D82CB2" w:rsidP="00D82CB2">
      <w:pPr>
        <w:autoSpaceDE w:val="0"/>
        <w:autoSpaceDN w:val="0"/>
        <w:ind w:left="420"/>
        <w:rPr>
          <w:color w:val="FF0000"/>
        </w:rPr>
      </w:pPr>
    </w:p>
    <w:p w14:paraId="4FFE5FC9" w14:textId="77777777" w:rsidR="00214E3E" w:rsidRPr="00D82CB2" w:rsidRDefault="00214E3E" w:rsidP="00D82CB2">
      <w:pPr>
        <w:numPr>
          <w:ilvl w:val="1"/>
          <w:numId w:val="54"/>
        </w:numPr>
        <w:autoSpaceDE w:val="0"/>
        <w:autoSpaceDN w:val="0"/>
        <w:rPr>
          <w:color w:val="FF0000"/>
        </w:rPr>
      </w:pPr>
      <w:r w:rsidRPr="00D82CB2">
        <w:rPr>
          <w:b/>
        </w:rPr>
        <w:t>OCONUS Contractor Personnel Travel</w:t>
      </w:r>
      <w:r w:rsidR="00B14B8B" w:rsidRPr="00D82CB2">
        <w:rPr>
          <w:b/>
        </w:rPr>
        <w:t xml:space="preserve"> During COVID-19</w:t>
      </w:r>
      <w:r w:rsidR="00D82CB2">
        <w:rPr>
          <w:color w:val="FF0000"/>
        </w:rPr>
        <w:t xml:space="preserve"> </w:t>
      </w:r>
    </w:p>
    <w:p w14:paraId="6CAD89F1" w14:textId="77777777" w:rsidR="008E2F13" w:rsidRPr="007834BA" w:rsidRDefault="00214E3E" w:rsidP="00A81B27">
      <w:pPr>
        <w:rPr>
          <w:color w:val="000000"/>
        </w:rPr>
      </w:pPr>
      <w:r w:rsidRPr="007834BA">
        <w:rPr>
          <w:color w:val="000000"/>
        </w:rPr>
        <w:t>In consideration of personnel movement during the COVID-19 pandemic, Force Health Protection (FHP) guidance has been issued for contractor personnel who travel OCONUS for deployment and for conducting official travel OCONUS as well. Entry requirements are communicated to traveling personnel, including contractor pe</w:t>
      </w:r>
      <w:r w:rsidR="00A81B27" w:rsidRPr="007834BA">
        <w:rPr>
          <w:color w:val="000000"/>
        </w:rPr>
        <w:t xml:space="preserve">rsonnel, through the Electronic </w:t>
      </w:r>
      <w:r w:rsidRPr="007834BA">
        <w:rPr>
          <w:color w:val="000000"/>
        </w:rPr>
        <w:t>Foreign Clearance Guide (EFCG). Contractor personnel must adhere to current country entry requirements of the respective geographic combatant command (GCC) (which may include screening, ROM, and testing) and all applicable host nation procedures.  All contracts including performance outside the United States require DoD contractor personnel to complete a risk assessment of health status.</w:t>
      </w:r>
    </w:p>
    <w:p w14:paraId="5891E047" w14:textId="77777777" w:rsidR="00F11B27" w:rsidRPr="007834BA" w:rsidRDefault="00F11B27" w:rsidP="005E7F31">
      <w:pPr>
        <w:jc w:val="both"/>
        <w:rPr>
          <w:color w:val="000000"/>
        </w:rPr>
      </w:pPr>
    </w:p>
    <w:p w14:paraId="6F55FC33" w14:textId="77777777" w:rsidR="001F39A0" w:rsidRPr="007834BA" w:rsidRDefault="001F39A0" w:rsidP="005E7F31">
      <w:pPr>
        <w:jc w:val="both"/>
        <w:rPr>
          <w:b/>
          <w:color w:val="FF0000"/>
        </w:rPr>
      </w:pPr>
    </w:p>
    <w:p w14:paraId="50B92CC2" w14:textId="77777777" w:rsidR="00242D45" w:rsidRPr="007834BA" w:rsidRDefault="00242D45" w:rsidP="00D82CB2">
      <w:pPr>
        <w:rPr>
          <w:rFonts w:ascii="Helvetica" w:hAnsi="Helvetica" w:cs="Arial"/>
          <w:b/>
          <w:bCs/>
          <w:color w:val="333333"/>
          <w:lang w:val="en"/>
        </w:rPr>
      </w:pPr>
    </w:p>
    <w:p w14:paraId="6AF6EE9B" w14:textId="77777777" w:rsidR="00242D45" w:rsidRPr="007834BA" w:rsidRDefault="00242D45" w:rsidP="005B6388">
      <w:pPr>
        <w:autoSpaceDE w:val="0"/>
        <w:autoSpaceDN w:val="0"/>
        <w:adjustRightInd w:val="0"/>
        <w:rPr>
          <w:color w:val="000000"/>
        </w:rPr>
      </w:pPr>
    </w:p>
    <w:sectPr w:rsidR="00242D45" w:rsidRPr="007834BA" w:rsidSect="00284811">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90827" w14:textId="77777777" w:rsidR="00370AAD" w:rsidRDefault="00370AAD" w:rsidP="003B1195">
      <w:r>
        <w:separator/>
      </w:r>
    </w:p>
  </w:endnote>
  <w:endnote w:type="continuationSeparator" w:id="0">
    <w:p w14:paraId="1CCEF14E" w14:textId="77777777" w:rsidR="00370AAD" w:rsidRDefault="00370AAD" w:rsidP="003B11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FUI-Regular">
    <w:altName w:val="Times New Roman"/>
    <w:charset w:val="00"/>
    <w:family w:val="auto"/>
    <w:pitch w:val="default"/>
  </w:font>
  <w:font w:name=".AppleSystemUIFont">
    <w:altName w:val="Times New Roman"/>
    <w:charset w:val="00"/>
    <w:family w:val="auto"/>
    <w:pitch w:val="default"/>
  </w:font>
  <w:font w:name="Helvetica">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39C38" w14:textId="77777777" w:rsidR="005B4231" w:rsidRPr="00636358" w:rsidRDefault="005B4231" w:rsidP="00636358">
    <w:pPr>
      <w:pStyle w:val="Footer"/>
      <w:pBdr>
        <w:top w:val="thinThickSmallGap" w:sz="24" w:space="1" w:color="622423"/>
      </w:pBdr>
      <w:tabs>
        <w:tab w:val="clear" w:pos="4680"/>
        <w:tab w:val="clear" w:pos="9360"/>
        <w:tab w:val="right" w:pos="8640"/>
      </w:tabs>
      <w:rPr>
        <w:rFonts w:ascii="Cambria" w:hAnsi="Cambria"/>
      </w:rPr>
    </w:pPr>
    <w:r>
      <w:rPr>
        <w:rFonts w:ascii="Cambria" w:hAnsi="Cambria"/>
      </w:rPr>
      <w:t>S</w:t>
    </w:r>
    <w:r w:rsidR="008170CF">
      <w:rPr>
        <w:rFonts w:ascii="Cambria" w:hAnsi="Cambria"/>
      </w:rPr>
      <w:t xml:space="preserve">OW-PWS </w:t>
    </w:r>
    <w:r w:rsidR="008170CF" w:rsidRPr="001F39A0">
      <w:rPr>
        <w:rFonts w:ascii="Cambria" w:hAnsi="Cambria"/>
      </w:rPr>
      <w:t>Templ</w:t>
    </w:r>
    <w:r w:rsidR="008170CF" w:rsidRPr="008F169B">
      <w:rPr>
        <w:rFonts w:ascii="Cambria" w:hAnsi="Cambria"/>
      </w:rPr>
      <w:t>ate</w:t>
    </w:r>
    <w:r w:rsidR="005A3767" w:rsidRPr="008F169B">
      <w:rPr>
        <w:rFonts w:ascii="Cambria" w:hAnsi="Cambria"/>
      </w:rPr>
      <w:t xml:space="preserve"> </w:t>
    </w:r>
    <w:r w:rsidR="00291CF7">
      <w:rPr>
        <w:rFonts w:ascii="Cambria" w:hAnsi="Cambria"/>
      </w:rPr>
      <w:t>14</w:t>
    </w:r>
    <w:r w:rsidR="00B26435">
      <w:rPr>
        <w:rFonts w:ascii="Cambria" w:hAnsi="Cambria"/>
      </w:rPr>
      <w:t xml:space="preserve"> </w:t>
    </w:r>
    <w:r w:rsidR="00251018">
      <w:rPr>
        <w:rFonts w:ascii="Cambria" w:hAnsi="Cambria"/>
      </w:rPr>
      <w:t>July</w:t>
    </w:r>
    <w:r w:rsidR="00F16200" w:rsidRPr="008F169B">
      <w:rPr>
        <w:rFonts w:ascii="Cambria" w:hAnsi="Cambria"/>
      </w:rPr>
      <w:t xml:space="preserve"> </w:t>
    </w:r>
    <w:r w:rsidRPr="008F169B">
      <w:rPr>
        <w:rFonts w:ascii="Cambria" w:hAnsi="Cambria"/>
      </w:rPr>
      <w:t>20</w:t>
    </w:r>
    <w:r w:rsidR="007B79E2" w:rsidRPr="008F169B">
      <w:rPr>
        <w:rFonts w:ascii="Cambria" w:hAnsi="Cambria"/>
      </w:rPr>
      <w:t>23</w:t>
    </w:r>
    <w:r w:rsidR="008170CF" w:rsidRPr="008F169B">
      <w:rPr>
        <w:rFonts w:ascii="Cambria" w:hAnsi="Cambria"/>
      </w:rPr>
      <w:t xml:space="preserve"> </w:t>
    </w:r>
    <w:r w:rsidRPr="008F169B">
      <w:rPr>
        <w:rFonts w:ascii="Cambria" w:hAnsi="Cambria"/>
      </w:rPr>
      <w:t xml:space="preserve">version </w:t>
    </w:r>
    <w:r w:rsidRPr="008F169B">
      <w:rPr>
        <w:rFonts w:ascii="Cambria" w:hAnsi="Cambria"/>
      </w:rPr>
      <w:tab/>
      <w:t xml:space="preserve">Page </w:t>
    </w:r>
    <w:r w:rsidRPr="008F169B">
      <w:rPr>
        <w:rFonts w:ascii="Calibri" w:hAnsi="Calibri"/>
      </w:rPr>
      <w:fldChar w:fldCharType="begin"/>
    </w:r>
    <w:r w:rsidRPr="008F169B">
      <w:instrText xml:space="preserve"> PAGE   \* MERGEFORMAT </w:instrText>
    </w:r>
    <w:r w:rsidRPr="008F169B">
      <w:rPr>
        <w:rFonts w:ascii="Calibri" w:hAnsi="Calibri"/>
      </w:rPr>
      <w:fldChar w:fldCharType="separate"/>
    </w:r>
    <w:r w:rsidR="00521E29" w:rsidRPr="00521E29">
      <w:rPr>
        <w:rFonts w:ascii="Cambria" w:hAnsi="Cambria"/>
        <w:noProof/>
      </w:rPr>
      <w:t>7</w:t>
    </w:r>
    <w:r w:rsidRPr="008F169B">
      <w:rPr>
        <w:rFonts w:ascii="Cambria" w:hAnsi="Cambria"/>
        <w:noProof/>
      </w:rPr>
      <w:fldChar w:fldCharType="end"/>
    </w:r>
  </w:p>
  <w:p w14:paraId="476CF4BF" w14:textId="77777777" w:rsidR="005B4231" w:rsidRDefault="005B42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B5A6E" w14:textId="77777777" w:rsidR="00370AAD" w:rsidRDefault="00370AAD" w:rsidP="003B1195">
      <w:r>
        <w:separator/>
      </w:r>
    </w:p>
  </w:footnote>
  <w:footnote w:type="continuationSeparator" w:id="0">
    <w:p w14:paraId="2DD780EA" w14:textId="77777777" w:rsidR="00370AAD" w:rsidRDefault="00370AAD" w:rsidP="003B11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187F"/>
    <w:multiLevelType w:val="hybridMultilevel"/>
    <w:tmpl w:val="1450C85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636DF2"/>
    <w:multiLevelType w:val="hybridMultilevel"/>
    <w:tmpl w:val="A880C1D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B27124"/>
    <w:multiLevelType w:val="hybridMultilevel"/>
    <w:tmpl w:val="92AC5F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144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0153E4"/>
    <w:multiLevelType w:val="multilevel"/>
    <w:tmpl w:val="402AF108"/>
    <w:lvl w:ilvl="0">
      <w:start w:val="14"/>
      <w:numFmt w:val="decimal"/>
      <w:lvlText w:val="%1"/>
      <w:lvlJc w:val="left"/>
      <w:pPr>
        <w:ind w:left="420" w:hanging="420"/>
      </w:pPr>
      <w:rPr>
        <w:rFonts w:hint="default"/>
        <w:b/>
        <w:color w:val="auto"/>
      </w:rPr>
    </w:lvl>
    <w:lvl w:ilvl="1">
      <w:start w:val="1"/>
      <w:numFmt w:val="decimal"/>
      <w:lvlText w:val="%1.%2"/>
      <w:lvlJc w:val="left"/>
      <w:pPr>
        <w:ind w:left="420" w:hanging="42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440" w:hanging="144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800" w:hanging="1800"/>
      </w:pPr>
      <w:rPr>
        <w:rFonts w:hint="default"/>
        <w:b/>
        <w:color w:val="auto"/>
      </w:rPr>
    </w:lvl>
  </w:abstractNum>
  <w:abstractNum w:abstractNumId="4" w15:restartNumberingAfterBreak="0">
    <w:nsid w:val="0E185799"/>
    <w:multiLevelType w:val="hybridMultilevel"/>
    <w:tmpl w:val="EEE2F94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5A62576"/>
    <w:multiLevelType w:val="hybridMultilevel"/>
    <w:tmpl w:val="D0ACDB2A"/>
    <w:lvl w:ilvl="0" w:tplc="04090011">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5F5D34"/>
    <w:multiLevelType w:val="hybridMultilevel"/>
    <w:tmpl w:val="DD022EA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76B1BC0"/>
    <w:multiLevelType w:val="hybridMultilevel"/>
    <w:tmpl w:val="A58C998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F1947D5"/>
    <w:multiLevelType w:val="hybridMultilevel"/>
    <w:tmpl w:val="72EE7BDA"/>
    <w:lvl w:ilvl="0" w:tplc="BE986E18">
      <w:start w:val="1"/>
      <w:numFmt w:val="decimal"/>
      <w:lvlText w:val="%1)"/>
      <w:lvlJc w:val="left"/>
      <w:pPr>
        <w:ind w:left="360" w:hanging="360"/>
      </w:pPr>
      <w:rPr>
        <w:rFonts w:ascii="Calibri" w:eastAsia="Calibri" w:hAnsi="Calibri" w:cs="Calibr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2FA1730"/>
    <w:multiLevelType w:val="hybridMultilevel"/>
    <w:tmpl w:val="ACFCF288"/>
    <w:lvl w:ilvl="0" w:tplc="9C62CE08">
      <w:start w:val="24"/>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261A720C"/>
    <w:multiLevelType w:val="hybridMultilevel"/>
    <w:tmpl w:val="82707C7E"/>
    <w:lvl w:ilvl="0" w:tplc="64B4C12C">
      <w:start w:val="1"/>
      <w:numFmt w:val="decimal"/>
      <w:lvlText w:val="%1)"/>
      <w:lvlJc w:val="left"/>
      <w:pPr>
        <w:ind w:left="360" w:hanging="360"/>
      </w:pPr>
      <w:rPr>
        <w:rFonts w:ascii="Calibri" w:eastAsia="Calibri" w:hAnsi="Calibri" w:cs="Calibr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65B2E51"/>
    <w:multiLevelType w:val="multilevel"/>
    <w:tmpl w:val="0C9E8420"/>
    <w:lvl w:ilvl="0">
      <w:start w:val="1"/>
      <w:numFmt w:val="decimal"/>
      <w:lvlText w:val="%1"/>
      <w:lvlJc w:val="left"/>
      <w:pPr>
        <w:ind w:left="420" w:hanging="420"/>
      </w:pPr>
      <w:rPr>
        <w:rFonts w:hint="default"/>
        <w:color w:val="000000"/>
      </w:rPr>
    </w:lvl>
    <w:lvl w:ilvl="1">
      <w:start w:val="1"/>
      <w:numFmt w:val="decimal"/>
      <w:lvlText w:val="%1.%2"/>
      <w:lvlJc w:val="left"/>
      <w:pPr>
        <w:ind w:left="420" w:hanging="42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12" w15:restartNumberingAfterBreak="0">
    <w:nsid w:val="28AF0EEF"/>
    <w:multiLevelType w:val="multilevel"/>
    <w:tmpl w:val="40D23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163114"/>
    <w:multiLevelType w:val="hybridMultilevel"/>
    <w:tmpl w:val="2A4ABFB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7A7914"/>
    <w:multiLevelType w:val="hybridMultilevel"/>
    <w:tmpl w:val="2BA81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E04C75"/>
    <w:multiLevelType w:val="multilevel"/>
    <w:tmpl w:val="BAA2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4B013A"/>
    <w:multiLevelType w:val="hybridMultilevel"/>
    <w:tmpl w:val="57B4E76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201178E"/>
    <w:multiLevelType w:val="multilevel"/>
    <w:tmpl w:val="A628EAB6"/>
    <w:lvl w:ilvl="0">
      <w:start w:val="14"/>
      <w:numFmt w:val="decimal"/>
      <w:lvlText w:val="%1"/>
      <w:lvlJc w:val="left"/>
      <w:pPr>
        <w:ind w:left="600" w:hanging="600"/>
      </w:pPr>
    </w:lvl>
    <w:lvl w:ilvl="1">
      <w:start w:val="1"/>
      <w:numFmt w:val="decimal"/>
      <w:lvlText w:val="%1.%2"/>
      <w:lvlJc w:val="left"/>
      <w:pPr>
        <w:ind w:left="600" w:hanging="600"/>
      </w:pPr>
    </w:lvl>
    <w:lvl w:ilvl="2">
      <w:start w:val="1"/>
      <w:numFmt w:val="decimal"/>
      <w:lvlText w:val="%1.%2.%3"/>
      <w:lvlJc w:val="left"/>
      <w:pPr>
        <w:ind w:left="720" w:hanging="720"/>
      </w:pPr>
      <w:rPr>
        <w:b/>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8" w15:restartNumberingAfterBreak="0">
    <w:nsid w:val="324D6983"/>
    <w:multiLevelType w:val="hybridMultilevel"/>
    <w:tmpl w:val="14A8BE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2F8066D"/>
    <w:multiLevelType w:val="hybridMultilevel"/>
    <w:tmpl w:val="7A7EC5B2"/>
    <w:lvl w:ilvl="0" w:tplc="DA4AE35C">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EA26ED"/>
    <w:multiLevelType w:val="hybridMultilevel"/>
    <w:tmpl w:val="0C2691C0"/>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1" w15:restartNumberingAfterBreak="0">
    <w:nsid w:val="36F47DD4"/>
    <w:multiLevelType w:val="hybridMultilevel"/>
    <w:tmpl w:val="0F745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C7A6389"/>
    <w:multiLevelType w:val="multilevel"/>
    <w:tmpl w:val="93443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5B5EE0"/>
    <w:multiLevelType w:val="hybridMultilevel"/>
    <w:tmpl w:val="E9DAFC7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1010764"/>
    <w:multiLevelType w:val="hybridMultilevel"/>
    <w:tmpl w:val="F2F2D4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B56C34"/>
    <w:multiLevelType w:val="hybridMultilevel"/>
    <w:tmpl w:val="602617A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2C130A4"/>
    <w:multiLevelType w:val="multilevel"/>
    <w:tmpl w:val="843C9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6B77B3"/>
    <w:multiLevelType w:val="hybridMultilevel"/>
    <w:tmpl w:val="B09E47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575CD8"/>
    <w:multiLevelType w:val="hybridMultilevel"/>
    <w:tmpl w:val="B2E811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41BC3FF8">
      <w:numFmt w:val="bullet"/>
      <w:lvlText w:val="•"/>
      <w:lvlJc w:val="left"/>
      <w:pPr>
        <w:ind w:left="3240" w:hanging="720"/>
      </w:pPr>
      <w:rPr>
        <w:rFonts w:ascii="Calibri" w:eastAsia="Calibri" w:hAnsi="Calibri"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701E7B"/>
    <w:multiLevelType w:val="hybridMultilevel"/>
    <w:tmpl w:val="7BEC801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C9D7A1F"/>
    <w:multiLevelType w:val="multilevel"/>
    <w:tmpl w:val="8900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AB028F"/>
    <w:multiLevelType w:val="hybridMultilevel"/>
    <w:tmpl w:val="7BEC801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E7060F3"/>
    <w:multiLevelType w:val="hybridMultilevel"/>
    <w:tmpl w:val="A880C1D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02B40F9"/>
    <w:multiLevelType w:val="hybridMultilevel"/>
    <w:tmpl w:val="D1CC028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3D8413E"/>
    <w:multiLevelType w:val="multilevel"/>
    <w:tmpl w:val="04EC5434"/>
    <w:styleLink w:val="Style1"/>
    <w:lvl w:ilvl="0">
      <w:start w:val="3"/>
      <w:numFmt w:val="upperLetter"/>
      <w:lvlText w:val="%1"/>
      <w:lvlJc w:val="left"/>
      <w:pPr>
        <w:tabs>
          <w:tab w:val="num" w:pos="360"/>
        </w:tabs>
        <w:ind w:left="360" w:hanging="360"/>
      </w:pPr>
      <w:rPr>
        <w:rFonts w:hint="default"/>
        <w:b/>
        <w:i w:val="0"/>
      </w:rPr>
    </w:lvl>
    <w:lvl w:ilvl="1">
      <w:start w:val="1"/>
      <w:numFmt w:val="decimal"/>
      <w:lvlText w:val="%1.%2"/>
      <w:lvlJc w:val="left"/>
      <w:pPr>
        <w:tabs>
          <w:tab w:val="num" w:pos="792"/>
        </w:tabs>
        <w:ind w:left="792" w:hanging="432"/>
      </w:pPr>
      <w:rPr>
        <w:rFonts w:hint="default"/>
        <w:b/>
        <w:i w:val="0"/>
      </w:rPr>
    </w:lvl>
    <w:lvl w:ilvl="2">
      <w:start w:val="1"/>
      <w:numFmt w:val="decimal"/>
      <w:lvlText w:val="%1.%2.%3"/>
      <w:lvlJc w:val="left"/>
      <w:pPr>
        <w:tabs>
          <w:tab w:val="num" w:pos="900"/>
        </w:tabs>
        <w:ind w:left="1116" w:hanging="396"/>
      </w:pPr>
      <w:rPr>
        <w:rFonts w:hint="default"/>
        <w:b/>
        <w:i w:val="0"/>
      </w:rPr>
    </w:lvl>
    <w:lvl w:ilvl="3">
      <w:start w:val="1"/>
      <w:numFmt w:val="decimal"/>
      <w:lvlText w:val="%1.%2.%3.%4"/>
      <w:lvlJc w:val="left"/>
      <w:pPr>
        <w:tabs>
          <w:tab w:val="num" w:pos="2160"/>
        </w:tabs>
        <w:ind w:left="1728" w:hanging="648"/>
      </w:pPr>
      <w:rPr>
        <w:rFonts w:hint="default"/>
        <w:b/>
        <w:i w:val="0"/>
      </w:rPr>
    </w:lvl>
    <w:lvl w:ilvl="4">
      <w:start w:val="1"/>
      <w:numFmt w:val="decimal"/>
      <w:lvlText w:val="%1.%2.%3.%4.%5"/>
      <w:lvlJc w:val="left"/>
      <w:pPr>
        <w:tabs>
          <w:tab w:val="num" w:pos="2520"/>
        </w:tabs>
        <w:ind w:left="2232" w:hanging="792"/>
      </w:pPr>
      <w:rPr>
        <w:rFonts w:hint="default"/>
        <w:b/>
        <w:i w:val="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5" w15:restartNumberingAfterBreak="0">
    <w:nsid w:val="574415AB"/>
    <w:multiLevelType w:val="hybridMultilevel"/>
    <w:tmpl w:val="C81A0614"/>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5A9135D8"/>
    <w:multiLevelType w:val="multilevel"/>
    <w:tmpl w:val="C3006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B12AE5"/>
    <w:multiLevelType w:val="multilevel"/>
    <w:tmpl w:val="04EC5434"/>
    <w:styleLink w:val="Style11"/>
    <w:lvl w:ilvl="0">
      <w:start w:val="3"/>
      <w:numFmt w:val="upperLetter"/>
      <w:lvlText w:val="%1"/>
      <w:lvlJc w:val="left"/>
      <w:pPr>
        <w:tabs>
          <w:tab w:val="num" w:pos="360"/>
        </w:tabs>
        <w:ind w:left="360" w:hanging="360"/>
      </w:pPr>
      <w:rPr>
        <w:rFonts w:hint="default"/>
        <w:b/>
        <w:i w:val="0"/>
      </w:rPr>
    </w:lvl>
    <w:lvl w:ilvl="1">
      <w:start w:val="1"/>
      <w:numFmt w:val="decimal"/>
      <w:lvlText w:val="%1.%2"/>
      <w:lvlJc w:val="left"/>
      <w:pPr>
        <w:tabs>
          <w:tab w:val="num" w:pos="792"/>
        </w:tabs>
        <w:ind w:left="792" w:hanging="432"/>
      </w:pPr>
      <w:rPr>
        <w:rFonts w:hint="default"/>
        <w:b/>
        <w:i w:val="0"/>
      </w:rPr>
    </w:lvl>
    <w:lvl w:ilvl="2">
      <w:start w:val="1"/>
      <w:numFmt w:val="decimal"/>
      <w:lvlText w:val="%1.%2.%3"/>
      <w:lvlJc w:val="left"/>
      <w:pPr>
        <w:tabs>
          <w:tab w:val="num" w:pos="900"/>
        </w:tabs>
        <w:ind w:left="684" w:hanging="396"/>
      </w:pPr>
      <w:rPr>
        <w:rFonts w:hint="default"/>
        <w:b/>
        <w:i w:val="0"/>
      </w:rPr>
    </w:lvl>
    <w:lvl w:ilvl="3">
      <w:start w:val="1"/>
      <w:numFmt w:val="decimal"/>
      <w:lvlText w:val="%1.%2.%3.%4"/>
      <w:lvlJc w:val="left"/>
      <w:pPr>
        <w:tabs>
          <w:tab w:val="num" w:pos="2160"/>
        </w:tabs>
        <w:ind w:left="1728" w:hanging="648"/>
      </w:pPr>
      <w:rPr>
        <w:rFonts w:hint="default"/>
        <w:b/>
        <w:i w:val="0"/>
      </w:rPr>
    </w:lvl>
    <w:lvl w:ilvl="4">
      <w:start w:val="1"/>
      <w:numFmt w:val="decimal"/>
      <w:lvlText w:val="%1.%2.%3.%4.%5"/>
      <w:lvlJc w:val="left"/>
      <w:pPr>
        <w:tabs>
          <w:tab w:val="num" w:pos="2520"/>
        </w:tabs>
        <w:ind w:left="2232" w:hanging="792"/>
      </w:pPr>
      <w:rPr>
        <w:rFonts w:hint="default"/>
        <w:b/>
        <w:i w:val="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8" w15:restartNumberingAfterBreak="0">
    <w:nsid w:val="5E7C7C1E"/>
    <w:multiLevelType w:val="hybridMultilevel"/>
    <w:tmpl w:val="63F07A32"/>
    <w:lvl w:ilvl="0" w:tplc="9512621C">
      <w:start w:val="1"/>
      <w:numFmt w:val="decimal"/>
      <w:lvlText w:val="%1)"/>
      <w:lvlJc w:val="left"/>
      <w:pPr>
        <w:ind w:left="360" w:hanging="360"/>
      </w:pPr>
      <w:rPr>
        <w:rFonts w:ascii="Calibri" w:eastAsia="Calibri" w:hAnsi="Calibri" w:cs="Calibri" w:hint="default"/>
        <w:b w:val="0"/>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F086DA3"/>
    <w:multiLevelType w:val="hybridMultilevel"/>
    <w:tmpl w:val="B76E94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02C3471"/>
    <w:multiLevelType w:val="hybridMultilevel"/>
    <w:tmpl w:val="0584EA6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13D20E1"/>
    <w:multiLevelType w:val="hybridMultilevel"/>
    <w:tmpl w:val="083A156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639C27AB"/>
    <w:multiLevelType w:val="hybridMultilevel"/>
    <w:tmpl w:val="BBFA101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64404542"/>
    <w:multiLevelType w:val="hybridMultilevel"/>
    <w:tmpl w:val="16E80C98"/>
    <w:lvl w:ilvl="0" w:tplc="04090001">
      <w:start w:val="1"/>
      <w:numFmt w:val="bullet"/>
      <w:lvlText w:val=""/>
      <w:lvlJc w:val="left"/>
      <w:pPr>
        <w:ind w:left="720" w:hanging="360"/>
      </w:pPr>
      <w:rPr>
        <w:rFonts w:ascii="Symbol" w:hAnsi="Symbol" w:hint="default"/>
      </w:rPr>
    </w:lvl>
    <w:lvl w:ilvl="1" w:tplc="9B583006">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5A364ED"/>
    <w:multiLevelType w:val="multilevel"/>
    <w:tmpl w:val="15A25C2C"/>
    <w:lvl w:ilvl="0">
      <w:start w:val="5"/>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65B21970"/>
    <w:multiLevelType w:val="multilevel"/>
    <w:tmpl w:val="87F667A8"/>
    <w:lvl w:ilvl="0">
      <w:start w:val="5"/>
      <w:numFmt w:val="decimal"/>
      <w:lvlText w:val="%1"/>
      <w:lvlJc w:val="left"/>
      <w:pPr>
        <w:ind w:left="480" w:hanging="480"/>
      </w:pPr>
      <w:rPr>
        <w:rFonts w:hint="default"/>
      </w:rPr>
    </w:lvl>
    <w:lvl w:ilvl="1">
      <w:start w:val="9"/>
      <w:numFmt w:val="decimal"/>
      <w:lvlText w:val="%1.%2"/>
      <w:lvlJc w:val="left"/>
      <w:pPr>
        <w:ind w:left="480" w:hanging="480"/>
      </w:pPr>
      <w:rPr>
        <w:rFonts w:hint="default"/>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6B6723BD"/>
    <w:multiLevelType w:val="multilevel"/>
    <w:tmpl w:val="689ED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D923A80"/>
    <w:multiLevelType w:val="multilevel"/>
    <w:tmpl w:val="19EA6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3710AD9"/>
    <w:multiLevelType w:val="hybridMultilevel"/>
    <w:tmpl w:val="0FEAF93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763A6E44"/>
    <w:multiLevelType w:val="hybridMultilevel"/>
    <w:tmpl w:val="CFB26A9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76DE66B6"/>
    <w:multiLevelType w:val="hybridMultilevel"/>
    <w:tmpl w:val="66A2DD3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7234813"/>
    <w:multiLevelType w:val="multilevel"/>
    <w:tmpl w:val="74508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7076F8"/>
    <w:multiLevelType w:val="multilevel"/>
    <w:tmpl w:val="D24AD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102B95"/>
    <w:multiLevelType w:val="hybridMultilevel"/>
    <w:tmpl w:val="7AA812D4"/>
    <w:lvl w:ilvl="0" w:tplc="FA08B86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0101807">
    <w:abstractNumId w:val="37"/>
  </w:num>
  <w:num w:numId="2" w16cid:durableId="228732966">
    <w:abstractNumId w:val="34"/>
  </w:num>
  <w:num w:numId="3" w16cid:durableId="1577282326">
    <w:abstractNumId w:val="11"/>
  </w:num>
  <w:num w:numId="4" w16cid:durableId="4215958">
    <w:abstractNumId w:val="13"/>
  </w:num>
  <w:num w:numId="5" w16cid:durableId="1322461393">
    <w:abstractNumId w:val="24"/>
  </w:num>
  <w:num w:numId="6" w16cid:durableId="515267762">
    <w:abstractNumId w:val="14"/>
  </w:num>
  <w:num w:numId="7" w16cid:durableId="1501695950">
    <w:abstractNumId w:val="50"/>
  </w:num>
  <w:num w:numId="8" w16cid:durableId="58868446">
    <w:abstractNumId w:val="35"/>
  </w:num>
  <w:num w:numId="9" w16cid:durableId="2005276816">
    <w:abstractNumId w:val="30"/>
  </w:num>
  <w:num w:numId="10" w16cid:durableId="38168461">
    <w:abstractNumId w:val="15"/>
  </w:num>
  <w:num w:numId="11" w16cid:durableId="1323701788">
    <w:abstractNumId w:val="46"/>
  </w:num>
  <w:num w:numId="12" w16cid:durableId="1686053279">
    <w:abstractNumId w:val="26"/>
  </w:num>
  <w:num w:numId="13" w16cid:durableId="233400464">
    <w:abstractNumId w:val="47"/>
  </w:num>
  <w:num w:numId="14" w16cid:durableId="911159024">
    <w:abstractNumId w:val="12"/>
  </w:num>
  <w:num w:numId="15" w16cid:durableId="1466855096">
    <w:abstractNumId w:val="36"/>
  </w:num>
  <w:num w:numId="16" w16cid:durableId="1317026924">
    <w:abstractNumId w:val="22"/>
  </w:num>
  <w:num w:numId="17" w16cid:durableId="1183398763">
    <w:abstractNumId w:val="51"/>
  </w:num>
  <w:num w:numId="18" w16cid:durableId="1171523542">
    <w:abstractNumId w:val="52"/>
  </w:num>
  <w:num w:numId="19" w16cid:durableId="1124233198">
    <w:abstractNumId w:val="28"/>
  </w:num>
  <w:num w:numId="20" w16cid:durableId="1501236819">
    <w:abstractNumId w:val="27"/>
  </w:num>
  <w:num w:numId="21" w16cid:durableId="1260143344">
    <w:abstractNumId w:val="2"/>
  </w:num>
  <w:num w:numId="22" w16cid:durableId="719129935">
    <w:abstractNumId w:val="39"/>
  </w:num>
  <w:num w:numId="23" w16cid:durableId="1280912370">
    <w:abstractNumId w:val="41"/>
  </w:num>
  <w:num w:numId="24" w16cid:durableId="337267553">
    <w:abstractNumId w:val="8"/>
  </w:num>
  <w:num w:numId="25" w16cid:durableId="459611009">
    <w:abstractNumId w:val="40"/>
  </w:num>
  <w:num w:numId="26" w16cid:durableId="1443498500">
    <w:abstractNumId w:val="10"/>
  </w:num>
  <w:num w:numId="27" w16cid:durableId="1693263786">
    <w:abstractNumId w:val="7"/>
  </w:num>
  <w:num w:numId="28" w16cid:durableId="1392537800">
    <w:abstractNumId w:val="38"/>
  </w:num>
  <w:num w:numId="29" w16cid:durableId="1824734540">
    <w:abstractNumId w:val="42"/>
  </w:num>
  <w:num w:numId="30" w16cid:durableId="977340830">
    <w:abstractNumId w:val="25"/>
  </w:num>
  <w:num w:numId="31" w16cid:durableId="857893519">
    <w:abstractNumId w:val="45"/>
  </w:num>
  <w:num w:numId="32" w16cid:durableId="840582079">
    <w:abstractNumId w:val="48"/>
  </w:num>
  <w:num w:numId="33" w16cid:durableId="1105734466">
    <w:abstractNumId w:val="1"/>
  </w:num>
  <w:num w:numId="34" w16cid:durableId="1212763803">
    <w:abstractNumId w:val="19"/>
  </w:num>
  <w:num w:numId="35" w16cid:durableId="1421874485">
    <w:abstractNumId w:val="32"/>
  </w:num>
  <w:num w:numId="36" w16cid:durableId="1428426159">
    <w:abstractNumId w:val="21"/>
  </w:num>
  <w:num w:numId="37" w16cid:durableId="812913237">
    <w:abstractNumId w:val="16"/>
  </w:num>
  <w:num w:numId="38" w16cid:durableId="2104757251">
    <w:abstractNumId w:val="33"/>
  </w:num>
  <w:num w:numId="39" w16cid:durableId="307829686">
    <w:abstractNumId w:val="53"/>
  </w:num>
  <w:num w:numId="40" w16cid:durableId="1122501093">
    <w:abstractNumId w:val="31"/>
  </w:num>
  <w:num w:numId="41" w16cid:durableId="1832602146">
    <w:abstractNumId w:val="43"/>
  </w:num>
  <w:num w:numId="42" w16cid:durableId="809133729">
    <w:abstractNumId w:val="18"/>
    <w:lvlOverride w:ilvl="0"/>
    <w:lvlOverride w:ilvl="1"/>
    <w:lvlOverride w:ilvl="2"/>
    <w:lvlOverride w:ilvl="3"/>
    <w:lvlOverride w:ilvl="4"/>
    <w:lvlOverride w:ilvl="5"/>
    <w:lvlOverride w:ilvl="6"/>
    <w:lvlOverride w:ilvl="7"/>
    <w:lvlOverride w:ilvl="8"/>
  </w:num>
  <w:num w:numId="43" w16cid:durableId="1903363783">
    <w:abstractNumId w:val="17"/>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32022716">
    <w:abstractNumId w:val="9"/>
    <w:lvlOverride w:ilvl="0"/>
    <w:lvlOverride w:ilvl="1"/>
    <w:lvlOverride w:ilvl="2"/>
    <w:lvlOverride w:ilvl="3"/>
    <w:lvlOverride w:ilvl="4"/>
    <w:lvlOverride w:ilvl="5"/>
    <w:lvlOverride w:ilvl="6"/>
    <w:lvlOverride w:ilvl="7"/>
    <w:lvlOverride w:ilvl="8"/>
  </w:num>
  <w:num w:numId="45" w16cid:durableId="721558390">
    <w:abstractNumId w:val="20"/>
    <w:lvlOverride w:ilvl="0"/>
    <w:lvlOverride w:ilvl="1"/>
    <w:lvlOverride w:ilvl="2"/>
    <w:lvlOverride w:ilvl="3"/>
    <w:lvlOverride w:ilvl="4"/>
    <w:lvlOverride w:ilvl="5"/>
    <w:lvlOverride w:ilvl="6"/>
    <w:lvlOverride w:ilvl="7"/>
    <w:lvlOverride w:ilvl="8"/>
  </w:num>
  <w:num w:numId="46" w16cid:durableId="1039820787">
    <w:abstractNumId w:val="5"/>
  </w:num>
  <w:num w:numId="47" w16cid:durableId="745539563">
    <w:abstractNumId w:val="23"/>
  </w:num>
  <w:num w:numId="48" w16cid:durableId="1849978256">
    <w:abstractNumId w:val="6"/>
  </w:num>
  <w:num w:numId="49" w16cid:durableId="1954090922">
    <w:abstractNumId w:val="29"/>
  </w:num>
  <w:num w:numId="50" w16cid:durableId="822770102">
    <w:abstractNumId w:val="0"/>
  </w:num>
  <w:num w:numId="51" w16cid:durableId="212740504">
    <w:abstractNumId w:val="4"/>
  </w:num>
  <w:num w:numId="52" w16cid:durableId="1960717825">
    <w:abstractNumId w:val="49"/>
  </w:num>
  <w:num w:numId="53" w16cid:durableId="204220407">
    <w:abstractNumId w:val="44"/>
  </w:num>
  <w:num w:numId="54" w16cid:durableId="1593122242">
    <w:abstractNumId w:val="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characterSpacingControl w:val="doNotCompress"/>
  <w:hdrShapeDefaults>
    <o:shapedefaults v:ext="edit" spidmax="3074"/>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7B26"/>
    <w:rsid w:val="00004CE4"/>
    <w:rsid w:val="000052AA"/>
    <w:rsid w:val="00006E5B"/>
    <w:rsid w:val="00006FA4"/>
    <w:rsid w:val="000113A8"/>
    <w:rsid w:val="00012F38"/>
    <w:rsid w:val="000141DE"/>
    <w:rsid w:val="00014C22"/>
    <w:rsid w:val="0001568B"/>
    <w:rsid w:val="00015F4F"/>
    <w:rsid w:val="0001633A"/>
    <w:rsid w:val="00016A8E"/>
    <w:rsid w:val="000204ED"/>
    <w:rsid w:val="00020D23"/>
    <w:rsid w:val="0002195A"/>
    <w:rsid w:val="00021B91"/>
    <w:rsid w:val="00022009"/>
    <w:rsid w:val="000233AB"/>
    <w:rsid w:val="00025EB6"/>
    <w:rsid w:val="00026BB6"/>
    <w:rsid w:val="00027E60"/>
    <w:rsid w:val="00030112"/>
    <w:rsid w:val="00031D76"/>
    <w:rsid w:val="00031ED8"/>
    <w:rsid w:val="00037145"/>
    <w:rsid w:val="000376F1"/>
    <w:rsid w:val="00040245"/>
    <w:rsid w:val="00046043"/>
    <w:rsid w:val="00046D2F"/>
    <w:rsid w:val="000533DF"/>
    <w:rsid w:val="00053828"/>
    <w:rsid w:val="00053EE1"/>
    <w:rsid w:val="000543F7"/>
    <w:rsid w:val="0005468D"/>
    <w:rsid w:val="000555CA"/>
    <w:rsid w:val="00056FF1"/>
    <w:rsid w:val="0005785E"/>
    <w:rsid w:val="0006009C"/>
    <w:rsid w:val="00060715"/>
    <w:rsid w:val="000612F5"/>
    <w:rsid w:val="00063CDA"/>
    <w:rsid w:val="00065298"/>
    <w:rsid w:val="00065F63"/>
    <w:rsid w:val="00066D5F"/>
    <w:rsid w:val="00066E54"/>
    <w:rsid w:val="00067559"/>
    <w:rsid w:val="000676E1"/>
    <w:rsid w:val="0007300C"/>
    <w:rsid w:val="00076CC8"/>
    <w:rsid w:val="00081A80"/>
    <w:rsid w:val="00082306"/>
    <w:rsid w:val="000829B7"/>
    <w:rsid w:val="000848F7"/>
    <w:rsid w:val="00085A5A"/>
    <w:rsid w:val="00086F09"/>
    <w:rsid w:val="00090EDF"/>
    <w:rsid w:val="0009126B"/>
    <w:rsid w:val="000926C0"/>
    <w:rsid w:val="00094A21"/>
    <w:rsid w:val="000A1D3A"/>
    <w:rsid w:val="000A379A"/>
    <w:rsid w:val="000A4F89"/>
    <w:rsid w:val="000A50E2"/>
    <w:rsid w:val="000A61D6"/>
    <w:rsid w:val="000A62C8"/>
    <w:rsid w:val="000A67A6"/>
    <w:rsid w:val="000A6C98"/>
    <w:rsid w:val="000A757F"/>
    <w:rsid w:val="000B183F"/>
    <w:rsid w:val="000B420F"/>
    <w:rsid w:val="000B7DFC"/>
    <w:rsid w:val="000C15D0"/>
    <w:rsid w:val="000C3974"/>
    <w:rsid w:val="000D0FFC"/>
    <w:rsid w:val="000E1AC6"/>
    <w:rsid w:val="000E6412"/>
    <w:rsid w:val="000E7B26"/>
    <w:rsid w:val="000F044F"/>
    <w:rsid w:val="000F06CF"/>
    <w:rsid w:val="000F26A9"/>
    <w:rsid w:val="000F40E4"/>
    <w:rsid w:val="000F41DE"/>
    <w:rsid w:val="000F5AC5"/>
    <w:rsid w:val="000F6899"/>
    <w:rsid w:val="00100C1E"/>
    <w:rsid w:val="001030E7"/>
    <w:rsid w:val="001033BF"/>
    <w:rsid w:val="00104A3D"/>
    <w:rsid w:val="00106ECF"/>
    <w:rsid w:val="0010730C"/>
    <w:rsid w:val="001133A9"/>
    <w:rsid w:val="001167E0"/>
    <w:rsid w:val="00117F4B"/>
    <w:rsid w:val="00122631"/>
    <w:rsid w:val="0012328F"/>
    <w:rsid w:val="00124568"/>
    <w:rsid w:val="00124AC1"/>
    <w:rsid w:val="00125EBB"/>
    <w:rsid w:val="00126250"/>
    <w:rsid w:val="00130917"/>
    <w:rsid w:val="001312D2"/>
    <w:rsid w:val="001317B4"/>
    <w:rsid w:val="00132B4E"/>
    <w:rsid w:val="00132F9A"/>
    <w:rsid w:val="00137A88"/>
    <w:rsid w:val="0014163D"/>
    <w:rsid w:val="00141E67"/>
    <w:rsid w:val="0014464B"/>
    <w:rsid w:val="00150A77"/>
    <w:rsid w:val="001534FA"/>
    <w:rsid w:val="0015350E"/>
    <w:rsid w:val="0015414C"/>
    <w:rsid w:val="0015588E"/>
    <w:rsid w:val="00155AFD"/>
    <w:rsid w:val="00156FA9"/>
    <w:rsid w:val="001630FA"/>
    <w:rsid w:val="00164787"/>
    <w:rsid w:val="0016532E"/>
    <w:rsid w:val="00165A99"/>
    <w:rsid w:val="00172D8B"/>
    <w:rsid w:val="0017362C"/>
    <w:rsid w:val="00173911"/>
    <w:rsid w:val="00176BC4"/>
    <w:rsid w:val="0018084D"/>
    <w:rsid w:val="00183DD3"/>
    <w:rsid w:val="0018558C"/>
    <w:rsid w:val="00185D8B"/>
    <w:rsid w:val="0018667D"/>
    <w:rsid w:val="00186F96"/>
    <w:rsid w:val="001876BC"/>
    <w:rsid w:val="00192124"/>
    <w:rsid w:val="00193DB2"/>
    <w:rsid w:val="0019750A"/>
    <w:rsid w:val="00197625"/>
    <w:rsid w:val="001976F2"/>
    <w:rsid w:val="001A1FBE"/>
    <w:rsid w:val="001A2E8E"/>
    <w:rsid w:val="001A455C"/>
    <w:rsid w:val="001A7536"/>
    <w:rsid w:val="001B1198"/>
    <w:rsid w:val="001B253A"/>
    <w:rsid w:val="001B47FA"/>
    <w:rsid w:val="001B549A"/>
    <w:rsid w:val="001B5D02"/>
    <w:rsid w:val="001B5D74"/>
    <w:rsid w:val="001B61FD"/>
    <w:rsid w:val="001B7A0F"/>
    <w:rsid w:val="001C0F6A"/>
    <w:rsid w:val="001C1657"/>
    <w:rsid w:val="001C2D41"/>
    <w:rsid w:val="001C4541"/>
    <w:rsid w:val="001C4A98"/>
    <w:rsid w:val="001C6B7F"/>
    <w:rsid w:val="001D059B"/>
    <w:rsid w:val="001D29C4"/>
    <w:rsid w:val="001D39C7"/>
    <w:rsid w:val="001D530D"/>
    <w:rsid w:val="001D5598"/>
    <w:rsid w:val="001E035B"/>
    <w:rsid w:val="001E3C33"/>
    <w:rsid w:val="001E491F"/>
    <w:rsid w:val="001E5B21"/>
    <w:rsid w:val="001E68A7"/>
    <w:rsid w:val="001F0512"/>
    <w:rsid w:val="001F39A0"/>
    <w:rsid w:val="00203F7A"/>
    <w:rsid w:val="002043B9"/>
    <w:rsid w:val="00204B0F"/>
    <w:rsid w:val="00210499"/>
    <w:rsid w:val="00214E3E"/>
    <w:rsid w:val="002155A0"/>
    <w:rsid w:val="00220F2B"/>
    <w:rsid w:val="00221F45"/>
    <w:rsid w:val="00222F76"/>
    <w:rsid w:val="0022499D"/>
    <w:rsid w:val="0022525A"/>
    <w:rsid w:val="00225B84"/>
    <w:rsid w:val="00225ECC"/>
    <w:rsid w:val="00226962"/>
    <w:rsid w:val="00227031"/>
    <w:rsid w:val="00230131"/>
    <w:rsid w:val="00232D70"/>
    <w:rsid w:val="00234E30"/>
    <w:rsid w:val="002352EA"/>
    <w:rsid w:val="00235E29"/>
    <w:rsid w:val="00235FB9"/>
    <w:rsid w:val="00236307"/>
    <w:rsid w:val="002403AC"/>
    <w:rsid w:val="00240D41"/>
    <w:rsid w:val="002411AB"/>
    <w:rsid w:val="00242D45"/>
    <w:rsid w:val="002461B8"/>
    <w:rsid w:val="00251018"/>
    <w:rsid w:val="00251858"/>
    <w:rsid w:val="00251DC9"/>
    <w:rsid w:val="00252FEA"/>
    <w:rsid w:val="00253E99"/>
    <w:rsid w:val="00255786"/>
    <w:rsid w:val="00257267"/>
    <w:rsid w:val="00263914"/>
    <w:rsid w:val="0026462D"/>
    <w:rsid w:val="002652D0"/>
    <w:rsid w:val="00265468"/>
    <w:rsid w:val="00270B35"/>
    <w:rsid w:val="0027144D"/>
    <w:rsid w:val="002727F3"/>
    <w:rsid w:val="0027563B"/>
    <w:rsid w:val="00275E86"/>
    <w:rsid w:val="0028074D"/>
    <w:rsid w:val="00280A7A"/>
    <w:rsid w:val="00280D0C"/>
    <w:rsid w:val="00284811"/>
    <w:rsid w:val="0028549C"/>
    <w:rsid w:val="00286E56"/>
    <w:rsid w:val="00286F14"/>
    <w:rsid w:val="00287665"/>
    <w:rsid w:val="00287C60"/>
    <w:rsid w:val="00290D28"/>
    <w:rsid w:val="00291CF7"/>
    <w:rsid w:val="0029222C"/>
    <w:rsid w:val="00294F44"/>
    <w:rsid w:val="002A0A22"/>
    <w:rsid w:val="002A307C"/>
    <w:rsid w:val="002A617E"/>
    <w:rsid w:val="002A6BF8"/>
    <w:rsid w:val="002A7657"/>
    <w:rsid w:val="002A797B"/>
    <w:rsid w:val="002B13A4"/>
    <w:rsid w:val="002B1918"/>
    <w:rsid w:val="002B1AA2"/>
    <w:rsid w:val="002B33DA"/>
    <w:rsid w:val="002B348C"/>
    <w:rsid w:val="002B34CA"/>
    <w:rsid w:val="002B3E8E"/>
    <w:rsid w:val="002C3031"/>
    <w:rsid w:val="002C37E3"/>
    <w:rsid w:val="002C64C6"/>
    <w:rsid w:val="002C688F"/>
    <w:rsid w:val="002D0C19"/>
    <w:rsid w:val="002D0DEE"/>
    <w:rsid w:val="002D4820"/>
    <w:rsid w:val="002D4DA6"/>
    <w:rsid w:val="002D5AF8"/>
    <w:rsid w:val="002D6856"/>
    <w:rsid w:val="002E515F"/>
    <w:rsid w:val="002E5768"/>
    <w:rsid w:val="002E6C02"/>
    <w:rsid w:val="002F071E"/>
    <w:rsid w:val="002F0A00"/>
    <w:rsid w:val="002F2ED8"/>
    <w:rsid w:val="002F3D97"/>
    <w:rsid w:val="002F5671"/>
    <w:rsid w:val="002F648D"/>
    <w:rsid w:val="002F68C4"/>
    <w:rsid w:val="002F6C2B"/>
    <w:rsid w:val="00300171"/>
    <w:rsid w:val="00300C18"/>
    <w:rsid w:val="00301B62"/>
    <w:rsid w:val="003046C2"/>
    <w:rsid w:val="00304852"/>
    <w:rsid w:val="0030785D"/>
    <w:rsid w:val="003100C7"/>
    <w:rsid w:val="00312A10"/>
    <w:rsid w:val="00314BF1"/>
    <w:rsid w:val="003150D0"/>
    <w:rsid w:val="00321335"/>
    <w:rsid w:val="003248F6"/>
    <w:rsid w:val="003254E4"/>
    <w:rsid w:val="003304A1"/>
    <w:rsid w:val="00331372"/>
    <w:rsid w:val="0033345C"/>
    <w:rsid w:val="003337F5"/>
    <w:rsid w:val="0033401A"/>
    <w:rsid w:val="00334067"/>
    <w:rsid w:val="00334ADB"/>
    <w:rsid w:val="003363BA"/>
    <w:rsid w:val="003371E5"/>
    <w:rsid w:val="0034483C"/>
    <w:rsid w:val="00347370"/>
    <w:rsid w:val="003476C6"/>
    <w:rsid w:val="003506AD"/>
    <w:rsid w:val="0035297B"/>
    <w:rsid w:val="00352C57"/>
    <w:rsid w:val="003537F4"/>
    <w:rsid w:val="00361923"/>
    <w:rsid w:val="00363468"/>
    <w:rsid w:val="00365D2F"/>
    <w:rsid w:val="003671D5"/>
    <w:rsid w:val="00367A4F"/>
    <w:rsid w:val="003700EA"/>
    <w:rsid w:val="003703AC"/>
    <w:rsid w:val="00370AAD"/>
    <w:rsid w:val="00373179"/>
    <w:rsid w:val="00375EA1"/>
    <w:rsid w:val="003763CD"/>
    <w:rsid w:val="00376AD1"/>
    <w:rsid w:val="00380162"/>
    <w:rsid w:val="003814A8"/>
    <w:rsid w:val="003827DA"/>
    <w:rsid w:val="003829AA"/>
    <w:rsid w:val="0038405F"/>
    <w:rsid w:val="0038454E"/>
    <w:rsid w:val="003915CF"/>
    <w:rsid w:val="00395E1F"/>
    <w:rsid w:val="003967BE"/>
    <w:rsid w:val="00397B7B"/>
    <w:rsid w:val="003A046B"/>
    <w:rsid w:val="003A0BD6"/>
    <w:rsid w:val="003A1974"/>
    <w:rsid w:val="003A3C70"/>
    <w:rsid w:val="003A52AA"/>
    <w:rsid w:val="003A5323"/>
    <w:rsid w:val="003A7D16"/>
    <w:rsid w:val="003B0427"/>
    <w:rsid w:val="003B1195"/>
    <w:rsid w:val="003B54BE"/>
    <w:rsid w:val="003B6A6B"/>
    <w:rsid w:val="003C0514"/>
    <w:rsid w:val="003C0794"/>
    <w:rsid w:val="003C4213"/>
    <w:rsid w:val="003C70CC"/>
    <w:rsid w:val="003C739E"/>
    <w:rsid w:val="003D308B"/>
    <w:rsid w:val="003D554A"/>
    <w:rsid w:val="003E2A8A"/>
    <w:rsid w:val="003E2A9A"/>
    <w:rsid w:val="003E496C"/>
    <w:rsid w:val="003E5BC5"/>
    <w:rsid w:val="003F180E"/>
    <w:rsid w:val="003F26B4"/>
    <w:rsid w:val="003F5CA7"/>
    <w:rsid w:val="003F76EB"/>
    <w:rsid w:val="004014B4"/>
    <w:rsid w:val="00401677"/>
    <w:rsid w:val="0040171D"/>
    <w:rsid w:val="00402BC0"/>
    <w:rsid w:val="0040351C"/>
    <w:rsid w:val="00404CE6"/>
    <w:rsid w:val="00406C5F"/>
    <w:rsid w:val="00407F91"/>
    <w:rsid w:val="00411A47"/>
    <w:rsid w:val="0041256D"/>
    <w:rsid w:val="00412B6E"/>
    <w:rsid w:val="00416096"/>
    <w:rsid w:val="00420369"/>
    <w:rsid w:val="00420EEF"/>
    <w:rsid w:val="0042160D"/>
    <w:rsid w:val="00421D8F"/>
    <w:rsid w:val="00422A09"/>
    <w:rsid w:val="004234DA"/>
    <w:rsid w:val="004247F2"/>
    <w:rsid w:val="00424B92"/>
    <w:rsid w:val="00424F81"/>
    <w:rsid w:val="00425EC2"/>
    <w:rsid w:val="004331D6"/>
    <w:rsid w:val="00433502"/>
    <w:rsid w:val="004336DF"/>
    <w:rsid w:val="0043466D"/>
    <w:rsid w:val="00435983"/>
    <w:rsid w:val="00440634"/>
    <w:rsid w:val="0044096B"/>
    <w:rsid w:val="00443193"/>
    <w:rsid w:val="00443CBF"/>
    <w:rsid w:val="00445532"/>
    <w:rsid w:val="004456B7"/>
    <w:rsid w:val="004476E0"/>
    <w:rsid w:val="004477C5"/>
    <w:rsid w:val="00453452"/>
    <w:rsid w:val="00460010"/>
    <w:rsid w:val="00463A63"/>
    <w:rsid w:val="00466D74"/>
    <w:rsid w:val="00467524"/>
    <w:rsid w:val="004679BF"/>
    <w:rsid w:val="0047358F"/>
    <w:rsid w:val="00481A92"/>
    <w:rsid w:val="00481B3E"/>
    <w:rsid w:val="0048306C"/>
    <w:rsid w:val="00485870"/>
    <w:rsid w:val="00487B59"/>
    <w:rsid w:val="00490F97"/>
    <w:rsid w:val="0049109E"/>
    <w:rsid w:val="00492B24"/>
    <w:rsid w:val="0049449D"/>
    <w:rsid w:val="004A1351"/>
    <w:rsid w:val="004A53D8"/>
    <w:rsid w:val="004A5685"/>
    <w:rsid w:val="004A7DF8"/>
    <w:rsid w:val="004B001B"/>
    <w:rsid w:val="004B3F9B"/>
    <w:rsid w:val="004B6B62"/>
    <w:rsid w:val="004B7BC6"/>
    <w:rsid w:val="004C1C28"/>
    <w:rsid w:val="004C27ED"/>
    <w:rsid w:val="004C3882"/>
    <w:rsid w:val="004C6766"/>
    <w:rsid w:val="004D1DB5"/>
    <w:rsid w:val="004D2C6E"/>
    <w:rsid w:val="004D3098"/>
    <w:rsid w:val="004D3367"/>
    <w:rsid w:val="004D3398"/>
    <w:rsid w:val="004E09DC"/>
    <w:rsid w:val="004E1327"/>
    <w:rsid w:val="004E1A9D"/>
    <w:rsid w:val="004E1FAF"/>
    <w:rsid w:val="004E4547"/>
    <w:rsid w:val="004E568B"/>
    <w:rsid w:val="004E56CD"/>
    <w:rsid w:val="004F08D8"/>
    <w:rsid w:val="004F5CFB"/>
    <w:rsid w:val="0050142A"/>
    <w:rsid w:val="005020DC"/>
    <w:rsid w:val="00503391"/>
    <w:rsid w:val="005042D0"/>
    <w:rsid w:val="00504632"/>
    <w:rsid w:val="005050BA"/>
    <w:rsid w:val="0050793D"/>
    <w:rsid w:val="00507C1C"/>
    <w:rsid w:val="0051094E"/>
    <w:rsid w:val="005134D2"/>
    <w:rsid w:val="005141DD"/>
    <w:rsid w:val="005162B9"/>
    <w:rsid w:val="00517B02"/>
    <w:rsid w:val="00521E29"/>
    <w:rsid w:val="00523205"/>
    <w:rsid w:val="0052682D"/>
    <w:rsid w:val="005274A4"/>
    <w:rsid w:val="00532880"/>
    <w:rsid w:val="0053424A"/>
    <w:rsid w:val="00535187"/>
    <w:rsid w:val="00540D73"/>
    <w:rsid w:val="00545583"/>
    <w:rsid w:val="005515E3"/>
    <w:rsid w:val="00552A8B"/>
    <w:rsid w:val="00555A70"/>
    <w:rsid w:val="00556359"/>
    <w:rsid w:val="00561C3E"/>
    <w:rsid w:val="00565E4E"/>
    <w:rsid w:val="0056796C"/>
    <w:rsid w:val="00572039"/>
    <w:rsid w:val="005763AE"/>
    <w:rsid w:val="00582535"/>
    <w:rsid w:val="0058440F"/>
    <w:rsid w:val="0058540F"/>
    <w:rsid w:val="00585F67"/>
    <w:rsid w:val="00586ED8"/>
    <w:rsid w:val="00587380"/>
    <w:rsid w:val="00590BB3"/>
    <w:rsid w:val="005913FF"/>
    <w:rsid w:val="00591A0E"/>
    <w:rsid w:val="00593309"/>
    <w:rsid w:val="0059331C"/>
    <w:rsid w:val="00597FFC"/>
    <w:rsid w:val="005A1124"/>
    <w:rsid w:val="005A207D"/>
    <w:rsid w:val="005A253E"/>
    <w:rsid w:val="005A30EA"/>
    <w:rsid w:val="005A30EB"/>
    <w:rsid w:val="005A3767"/>
    <w:rsid w:val="005A423A"/>
    <w:rsid w:val="005A4686"/>
    <w:rsid w:val="005A4E37"/>
    <w:rsid w:val="005A75A3"/>
    <w:rsid w:val="005B0224"/>
    <w:rsid w:val="005B19FE"/>
    <w:rsid w:val="005B1AD4"/>
    <w:rsid w:val="005B2114"/>
    <w:rsid w:val="005B2296"/>
    <w:rsid w:val="005B22D3"/>
    <w:rsid w:val="005B3920"/>
    <w:rsid w:val="005B4231"/>
    <w:rsid w:val="005B5B94"/>
    <w:rsid w:val="005B6388"/>
    <w:rsid w:val="005B78CF"/>
    <w:rsid w:val="005C0F98"/>
    <w:rsid w:val="005C4826"/>
    <w:rsid w:val="005C4D2F"/>
    <w:rsid w:val="005C7999"/>
    <w:rsid w:val="005D07A9"/>
    <w:rsid w:val="005D1D16"/>
    <w:rsid w:val="005D31A2"/>
    <w:rsid w:val="005D3514"/>
    <w:rsid w:val="005D64C2"/>
    <w:rsid w:val="005E10FD"/>
    <w:rsid w:val="005E506D"/>
    <w:rsid w:val="005E7581"/>
    <w:rsid w:val="005E7F31"/>
    <w:rsid w:val="005F364C"/>
    <w:rsid w:val="005F5173"/>
    <w:rsid w:val="005F60BD"/>
    <w:rsid w:val="005F6F98"/>
    <w:rsid w:val="005F7120"/>
    <w:rsid w:val="0060758F"/>
    <w:rsid w:val="00610E86"/>
    <w:rsid w:val="0061356D"/>
    <w:rsid w:val="00613EB0"/>
    <w:rsid w:val="00616CE9"/>
    <w:rsid w:val="0061735E"/>
    <w:rsid w:val="00620447"/>
    <w:rsid w:val="00620BB8"/>
    <w:rsid w:val="006219F8"/>
    <w:rsid w:val="00624159"/>
    <w:rsid w:val="00624815"/>
    <w:rsid w:val="006249EF"/>
    <w:rsid w:val="0062728D"/>
    <w:rsid w:val="00636358"/>
    <w:rsid w:val="00637223"/>
    <w:rsid w:val="00640711"/>
    <w:rsid w:val="006408EA"/>
    <w:rsid w:val="00641AA2"/>
    <w:rsid w:val="00641D9D"/>
    <w:rsid w:val="006439FF"/>
    <w:rsid w:val="0064645A"/>
    <w:rsid w:val="006465E7"/>
    <w:rsid w:val="006507E2"/>
    <w:rsid w:val="00654608"/>
    <w:rsid w:val="00657892"/>
    <w:rsid w:val="0066047C"/>
    <w:rsid w:val="00662131"/>
    <w:rsid w:val="006628EB"/>
    <w:rsid w:val="006629EF"/>
    <w:rsid w:val="00663D80"/>
    <w:rsid w:val="006640BA"/>
    <w:rsid w:val="00671F5B"/>
    <w:rsid w:val="00672924"/>
    <w:rsid w:val="00672983"/>
    <w:rsid w:val="00672AED"/>
    <w:rsid w:val="00673938"/>
    <w:rsid w:val="006773EA"/>
    <w:rsid w:val="006803F8"/>
    <w:rsid w:val="006836D3"/>
    <w:rsid w:val="00687DC6"/>
    <w:rsid w:val="0069057B"/>
    <w:rsid w:val="00691511"/>
    <w:rsid w:val="00692072"/>
    <w:rsid w:val="00692BAB"/>
    <w:rsid w:val="0069570F"/>
    <w:rsid w:val="006A3A90"/>
    <w:rsid w:val="006A42B7"/>
    <w:rsid w:val="006A6205"/>
    <w:rsid w:val="006A6F83"/>
    <w:rsid w:val="006B0A1D"/>
    <w:rsid w:val="006B0D12"/>
    <w:rsid w:val="006B261C"/>
    <w:rsid w:val="006B3298"/>
    <w:rsid w:val="006B3D85"/>
    <w:rsid w:val="006B55F8"/>
    <w:rsid w:val="006B6ED4"/>
    <w:rsid w:val="006B7F59"/>
    <w:rsid w:val="006C1299"/>
    <w:rsid w:val="006C3633"/>
    <w:rsid w:val="006C5241"/>
    <w:rsid w:val="006C6AE9"/>
    <w:rsid w:val="006D07F8"/>
    <w:rsid w:val="006D7B1C"/>
    <w:rsid w:val="006E448B"/>
    <w:rsid w:val="006F0863"/>
    <w:rsid w:val="006F1BFA"/>
    <w:rsid w:val="006F3440"/>
    <w:rsid w:val="006F60A1"/>
    <w:rsid w:val="00700CC9"/>
    <w:rsid w:val="007025DA"/>
    <w:rsid w:val="00703F14"/>
    <w:rsid w:val="007045AF"/>
    <w:rsid w:val="00704DAA"/>
    <w:rsid w:val="00706B85"/>
    <w:rsid w:val="00706C09"/>
    <w:rsid w:val="00706FEC"/>
    <w:rsid w:val="007111D0"/>
    <w:rsid w:val="00712CAA"/>
    <w:rsid w:val="00717410"/>
    <w:rsid w:val="00717704"/>
    <w:rsid w:val="00721AFC"/>
    <w:rsid w:val="00723B13"/>
    <w:rsid w:val="0072603F"/>
    <w:rsid w:val="00734B48"/>
    <w:rsid w:val="0073694B"/>
    <w:rsid w:val="00737A95"/>
    <w:rsid w:val="00740A4C"/>
    <w:rsid w:val="00743AE5"/>
    <w:rsid w:val="00744CD6"/>
    <w:rsid w:val="00745BF2"/>
    <w:rsid w:val="00750A9E"/>
    <w:rsid w:val="0075203F"/>
    <w:rsid w:val="0075456C"/>
    <w:rsid w:val="007545C1"/>
    <w:rsid w:val="00755402"/>
    <w:rsid w:val="00755BBA"/>
    <w:rsid w:val="00757159"/>
    <w:rsid w:val="00757CE8"/>
    <w:rsid w:val="007608EA"/>
    <w:rsid w:val="007627FB"/>
    <w:rsid w:val="007649A9"/>
    <w:rsid w:val="00767F8B"/>
    <w:rsid w:val="00772526"/>
    <w:rsid w:val="00775432"/>
    <w:rsid w:val="00777F3A"/>
    <w:rsid w:val="0078081B"/>
    <w:rsid w:val="00780862"/>
    <w:rsid w:val="007817B8"/>
    <w:rsid w:val="007818CC"/>
    <w:rsid w:val="00781EB8"/>
    <w:rsid w:val="007825FF"/>
    <w:rsid w:val="007831B7"/>
    <w:rsid w:val="007834BA"/>
    <w:rsid w:val="00783A04"/>
    <w:rsid w:val="00784941"/>
    <w:rsid w:val="00784B72"/>
    <w:rsid w:val="007857E9"/>
    <w:rsid w:val="00785D06"/>
    <w:rsid w:val="00785EF1"/>
    <w:rsid w:val="007908CF"/>
    <w:rsid w:val="00790C14"/>
    <w:rsid w:val="00792AFE"/>
    <w:rsid w:val="0079312B"/>
    <w:rsid w:val="00795149"/>
    <w:rsid w:val="00796CBF"/>
    <w:rsid w:val="007A1494"/>
    <w:rsid w:val="007A1614"/>
    <w:rsid w:val="007A412F"/>
    <w:rsid w:val="007B218F"/>
    <w:rsid w:val="007B3BA4"/>
    <w:rsid w:val="007B4E47"/>
    <w:rsid w:val="007B58F5"/>
    <w:rsid w:val="007B79E2"/>
    <w:rsid w:val="007C08BF"/>
    <w:rsid w:val="007C16C5"/>
    <w:rsid w:val="007C1A0C"/>
    <w:rsid w:val="007C2585"/>
    <w:rsid w:val="007C3775"/>
    <w:rsid w:val="007C3A14"/>
    <w:rsid w:val="007C7C8B"/>
    <w:rsid w:val="007D022D"/>
    <w:rsid w:val="007D06A4"/>
    <w:rsid w:val="007D1160"/>
    <w:rsid w:val="007D14EA"/>
    <w:rsid w:val="007D24B8"/>
    <w:rsid w:val="007D444A"/>
    <w:rsid w:val="007D4903"/>
    <w:rsid w:val="007D634F"/>
    <w:rsid w:val="007E0187"/>
    <w:rsid w:val="007E19F6"/>
    <w:rsid w:val="007E401D"/>
    <w:rsid w:val="007E6BBF"/>
    <w:rsid w:val="007F0359"/>
    <w:rsid w:val="007F051C"/>
    <w:rsid w:val="007F0C4A"/>
    <w:rsid w:val="007F4A58"/>
    <w:rsid w:val="007F5B8D"/>
    <w:rsid w:val="007F69DB"/>
    <w:rsid w:val="00801681"/>
    <w:rsid w:val="00801C7A"/>
    <w:rsid w:val="00803573"/>
    <w:rsid w:val="00803982"/>
    <w:rsid w:val="00804BEA"/>
    <w:rsid w:val="008055FC"/>
    <w:rsid w:val="0080594B"/>
    <w:rsid w:val="00806032"/>
    <w:rsid w:val="00806386"/>
    <w:rsid w:val="008105AD"/>
    <w:rsid w:val="008118F3"/>
    <w:rsid w:val="00811D2A"/>
    <w:rsid w:val="00813C7B"/>
    <w:rsid w:val="008148E9"/>
    <w:rsid w:val="00816798"/>
    <w:rsid w:val="008170CF"/>
    <w:rsid w:val="00821C27"/>
    <w:rsid w:val="00821C31"/>
    <w:rsid w:val="00823B1C"/>
    <w:rsid w:val="00824CE3"/>
    <w:rsid w:val="008261D3"/>
    <w:rsid w:val="00826376"/>
    <w:rsid w:val="00830060"/>
    <w:rsid w:val="008348EF"/>
    <w:rsid w:val="00836106"/>
    <w:rsid w:val="00836B02"/>
    <w:rsid w:val="008374B6"/>
    <w:rsid w:val="00837DF2"/>
    <w:rsid w:val="00843AD6"/>
    <w:rsid w:val="008527E9"/>
    <w:rsid w:val="00852824"/>
    <w:rsid w:val="00852ACA"/>
    <w:rsid w:val="0085586C"/>
    <w:rsid w:val="00856980"/>
    <w:rsid w:val="00857553"/>
    <w:rsid w:val="0085769B"/>
    <w:rsid w:val="00857C72"/>
    <w:rsid w:val="00857D0B"/>
    <w:rsid w:val="00860312"/>
    <w:rsid w:val="00860FCE"/>
    <w:rsid w:val="008613B6"/>
    <w:rsid w:val="008624D2"/>
    <w:rsid w:val="0086408E"/>
    <w:rsid w:val="0086485F"/>
    <w:rsid w:val="00865920"/>
    <w:rsid w:val="00865F8D"/>
    <w:rsid w:val="00867652"/>
    <w:rsid w:val="00870134"/>
    <w:rsid w:val="008703ED"/>
    <w:rsid w:val="00871E9A"/>
    <w:rsid w:val="008736C4"/>
    <w:rsid w:val="00873EF4"/>
    <w:rsid w:val="00875792"/>
    <w:rsid w:val="0088306C"/>
    <w:rsid w:val="008836D7"/>
    <w:rsid w:val="008839E1"/>
    <w:rsid w:val="00884712"/>
    <w:rsid w:val="00886FDB"/>
    <w:rsid w:val="00887D52"/>
    <w:rsid w:val="008922F6"/>
    <w:rsid w:val="00893EC7"/>
    <w:rsid w:val="00894EAF"/>
    <w:rsid w:val="008A057E"/>
    <w:rsid w:val="008A3319"/>
    <w:rsid w:val="008A5A3B"/>
    <w:rsid w:val="008A5E48"/>
    <w:rsid w:val="008B0818"/>
    <w:rsid w:val="008B0C0B"/>
    <w:rsid w:val="008B6956"/>
    <w:rsid w:val="008C1012"/>
    <w:rsid w:val="008C2CD0"/>
    <w:rsid w:val="008C5355"/>
    <w:rsid w:val="008C5AE6"/>
    <w:rsid w:val="008C5B29"/>
    <w:rsid w:val="008C6747"/>
    <w:rsid w:val="008C7855"/>
    <w:rsid w:val="008C78A8"/>
    <w:rsid w:val="008D1870"/>
    <w:rsid w:val="008D1E46"/>
    <w:rsid w:val="008D1F2D"/>
    <w:rsid w:val="008D2430"/>
    <w:rsid w:val="008D3E99"/>
    <w:rsid w:val="008D63BD"/>
    <w:rsid w:val="008D6F00"/>
    <w:rsid w:val="008D74CC"/>
    <w:rsid w:val="008D7CB7"/>
    <w:rsid w:val="008E242B"/>
    <w:rsid w:val="008E2F13"/>
    <w:rsid w:val="008E55DA"/>
    <w:rsid w:val="008E59AD"/>
    <w:rsid w:val="008F0F29"/>
    <w:rsid w:val="008F169B"/>
    <w:rsid w:val="008F2571"/>
    <w:rsid w:val="008F4F17"/>
    <w:rsid w:val="00901619"/>
    <w:rsid w:val="009026BD"/>
    <w:rsid w:val="00903F17"/>
    <w:rsid w:val="00904BB8"/>
    <w:rsid w:val="009061FA"/>
    <w:rsid w:val="00906623"/>
    <w:rsid w:val="009071D0"/>
    <w:rsid w:val="00910A3C"/>
    <w:rsid w:val="00912B5E"/>
    <w:rsid w:val="009142E0"/>
    <w:rsid w:val="0091550A"/>
    <w:rsid w:val="009217A5"/>
    <w:rsid w:val="00921B2C"/>
    <w:rsid w:val="00924287"/>
    <w:rsid w:val="00924FA1"/>
    <w:rsid w:val="00930B51"/>
    <w:rsid w:val="009355BC"/>
    <w:rsid w:val="0094628F"/>
    <w:rsid w:val="00947261"/>
    <w:rsid w:val="0095289E"/>
    <w:rsid w:val="009540B8"/>
    <w:rsid w:val="009541B7"/>
    <w:rsid w:val="00962071"/>
    <w:rsid w:val="00962450"/>
    <w:rsid w:val="009647FA"/>
    <w:rsid w:val="00964F8E"/>
    <w:rsid w:val="00967F44"/>
    <w:rsid w:val="009766BA"/>
    <w:rsid w:val="00976BBD"/>
    <w:rsid w:val="0097744C"/>
    <w:rsid w:val="00982AE9"/>
    <w:rsid w:val="00984595"/>
    <w:rsid w:val="00985075"/>
    <w:rsid w:val="00985149"/>
    <w:rsid w:val="00990B97"/>
    <w:rsid w:val="00991E9F"/>
    <w:rsid w:val="00996910"/>
    <w:rsid w:val="009976EA"/>
    <w:rsid w:val="009A336A"/>
    <w:rsid w:val="009A407B"/>
    <w:rsid w:val="009A4445"/>
    <w:rsid w:val="009A4919"/>
    <w:rsid w:val="009A7EF4"/>
    <w:rsid w:val="009B2ACA"/>
    <w:rsid w:val="009B4F5A"/>
    <w:rsid w:val="009B51BD"/>
    <w:rsid w:val="009C297A"/>
    <w:rsid w:val="009C5C08"/>
    <w:rsid w:val="009C5ED6"/>
    <w:rsid w:val="009D0DBF"/>
    <w:rsid w:val="009D2C76"/>
    <w:rsid w:val="009D427D"/>
    <w:rsid w:val="009D44E1"/>
    <w:rsid w:val="009D4F25"/>
    <w:rsid w:val="009D5A9D"/>
    <w:rsid w:val="009D5E39"/>
    <w:rsid w:val="009D6692"/>
    <w:rsid w:val="009D7317"/>
    <w:rsid w:val="009E016E"/>
    <w:rsid w:val="009E1074"/>
    <w:rsid w:val="009E289A"/>
    <w:rsid w:val="009E366C"/>
    <w:rsid w:val="009E39B7"/>
    <w:rsid w:val="009E485F"/>
    <w:rsid w:val="009F05B7"/>
    <w:rsid w:val="009F24F7"/>
    <w:rsid w:val="009F328A"/>
    <w:rsid w:val="009F464A"/>
    <w:rsid w:val="009F65A7"/>
    <w:rsid w:val="009F70A3"/>
    <w:rsid w:val="00A03A07"/>
    <w:rsid w:val="00A04860"/>
    <w:rsid w:val="00A05A9B"/>
    <w:rsid w:val="00A062E7"/>
    <w:rsid w:val="00A0664F"/>
    <w:rsid w:val="00A102F8"/>
    <w:rsid w:val="00A12DFB"/>
    <w:rsid w:val="00A17610"/>
    <w:rsid w:val="00A2015B"/>
    <w:rsid w:val="00A20846"/>
    <w:rsid w:val="00A21831"/>
    <w:rsid w:val="00A22267"/>
    <w:rsid w:val="00A22FFD"/>
    <w:rsid w:val="00A25625"/>
    <w:rsid w:val="00A2744B"/>
    <w:rsid w:val="00A2753C"/>
    <w:rsid w:val="00A27D19"/>
    <w:rsid w:val="00A3490A"/>
    <w:rsid w:val="00A34F08"/>
    <w:rsid w:val="00A37C2E"/>
    <w:rsid w:val="00A41C7C"/>
    <w:rsid w:val="00A46914"/>
    <w:rsid w:val="00A50DDD"/>
    <w:rsid w:val="00A5260B"/>
    <w:rsid w:val="00A52AEA"/>
    <w:rsid w:val="00A53219"/>
    <w:rsid w:val="00A54190"/>
    <w:rsid w:val="00A57F31"/>
    <w:rsid w:val="00A60005"/>
    <w:rsid w:val="00A60CED"/>
    <w:rsid w:val="00A6405C"/>
    <w:rsid w:val="00A6544D"/>
    <w:rsid w:val="00A66DC3"/>
    <w:rsid w:val="00A72489"/>
    <w:rsid w:val="00A72C0A"/>
    <w:rsid w:val="00A73D13"/>
    <w:rsid w:val="00A77920"/>
    <w:rsid w:val="00A80411"/>
    <w:rsid w:val="00A809C3"/>
    <w:rsid w:val="00A815D9"/>
    <w:rsid w:val="00A81B27"/>
    <w:rsid w:val="00A84322"/>
    <w:rsid w:val="00A90DDF"/>
    <w:rsid w:val="00AA2031"/>
    <w:rsid w:val="00AA5D0E"/>
    <w:rsid w:val="00AB202F"/>
    <w:rsid w:val="00AB28D6"/>
    <w:rsid w:val="00AB4106"/>
    <w:rsid w:val="00AB4A5E"/>
    <w:rsid w:val="00AB514A"/>
    <w:rsid w:val="00AB529B"/>
    <w:rsid w:val="00AC1708"/>
    <w:rsid w:val="00AC1F28"/>
    <w:rsid w:val="00AC27E5"/>
    <w:rsid w:val="00AC2B63"/>
    <w:rsid w:val="00AC3358"/>
    <w:rsid w:val="00AC37CE"/>
    <w:rsid w:val="00AC5671"/>
    <w:rsid w:val="00AC7339"/>
    <w:rsid w:val="00AD05D4"/>
    <w:rsid w:val="00AD1339"/>
    <w:rsid w:val="00AD13CE"/>
    <w:rsid w:val="00AD1583"/>
    <w:rsid w:val="00AD1928"/>
    <w:rsid w:val="00AD194F"/>
    <w:rsid w:val="00AD2074"/>
    <w:rsid w:val="00AD4D78"/>
    <w:rsid w:val="00AD6D90"/>
    <w:rsid w:val="00AE0DBA"/>
    <w:rsid w:val="00AE2447"/>
    <w:rsid w:val="00AE3B06"/>
    <w:rsid w:val="00AE3CE3"/>
    <w:rsid w:val="00AE4735"/>
    <w:rsid w:val="00AF0332"/>
    <w:rsid w:val="00AF68A0"/>
    <w:rsid w:val="00B06D95"/>
    <w:rsid w:val="00B11104"/>
    <w:rsid w:val="00B1409F"/>
    <w:rsid w:val="00B14B8B"/>
    <w:rsid w:val="00B16FD0"/>
    <w:rsid w:val="00B170E5"/>
    <w:rsid w:val="00B17700"/>
    <w:rsid w:val="00B2189E"/>
    <w:rsid w:val="00B21E91"/>
    <w:rsid w:val="00B23588"/>
    <w:rsid w:val="00B235A4"/>
    <w:rsid w:val="00B26435"/>
    <w:rsid w:val="00B30B3E"/>
    <w:rsid w:val="00B3260C"/>
    <w:rsid w:val="00B32FFF"/>
    <w:rsid w:val="00B37658"/>
    <w:rsid w:val="00B424BA"/>
    <w:rsid w:val="00B42BD8"/>
    <w:rsid w:val="00B44AC3"/>
    <w:rsid w:val="00B453FF"/>
    <w:rsid w:val="00B45497"/>
    <w:rsid w:val="00B46B5F"/>
    <w:rsid w:val="00B47AF3"/>
    <w:rsid w:val="00B51CA3"/>
    <w:rsid w:val="00B520AF"/>
    <w:rsid w:val="00B56BB5"/>
    <w:rsid w:val="00B579A1"/>
    <w:rsid w:val="00B57E32"/>
    <w:rsid w:val="00B61192"/>
    <w:rsid w:val="00B611E4"/>
    <w:rsid w:val="00B61396"/>
    <w:rsid w:val="00B62056"/>
    <w:rsid w:val="00B6542C"/>
    <w:rsid w:val="00B66DDE"/>
    <w:rsid w:val="00B6761D"/>
    <w:rsid w:val="00B7005C"/>
    <w:rsid w:val="00B71CE1"/>
    <w:rsid w:val="00B7446A"/>
    <w:rsid w:val="00B76ECE"/>
    <w:rsid w:val="00B80067"/>
    <w:rsid w:val="00B80EC5"/>
    <w:rsid w:val="00B812E5"/>
    <w:rsid w:val="00B818A9"/>
    <w:rsid w:val="00B81EB4"/>
    <w:rsid w:val="00B8249E"/>
    <w:rsid w:val="00B827EF"/>
    <w:rsid w:val="00B87FBB"/>
    <w:rsid w:val="00B91AD9"/>
    <w:rsid w:val="00B958C9"/>
    <w:rsid w:val="00B9626E"/>
    <w:rsid w:val="00B97975"/>
    <w:rsid w:val="00BA05E2"/>
    <w:rsid w:val="00BA0A05"/>
    <w:rsid w:val="00BA4816"/>
    <w:rsid w:val="00BA5C09"/>
    <w:rsid w:val="00BA6CC6"/>
    <w:rsid w:val="00BB2F7F"/>
    <w:rsid w:val="00BB4355"/>
    <w:rsid w:val="00BB5BC5"/>
    <w:rsid w:val="00BC148B"/>
    <w:rsid w:val="00BC5EBB"/>
    <w:rsid w:val="00BD04BC"/>
    <w:rsid w:val="00BD0D92"/>
    <w:rsid w:val="00BD10FA"/>
    <w:rsid w:val="00BD1CCD"/>
    <w:rsid w:val="00BD281D"/>
    <w:rsid w:val="00BD35F0"/>
    <w:rsid w:val="00BD68EA"/>
    <w:rsid w:val="00BE00A1"/>
    <w:rsid w:val="00BE22DC"/>
    <w:rsid w:val="00BE230B"/>
    <w:rsid w:val="00BE396A"/>
    <w:rsid w:val="00BE4D1A"/>
    <w:rsid w:val="00BE5724"/>
    <w:rsid w:val="00BE6451"/>
    <w:rsid w:val="00BE6816"/>
    <w:rsid w:val="00BE6E26"/>
    <w:rsid w:val="00BE7B08"/>
    <w:rsid w:val="00BE7E44"/>
    <w:rsid w:val="00BF0F07"/>
    <w:rsid w:val="00BF1A8D"/>
    <w:rsid w:val="00BF4E60"/>
    <w:rsid w:val="00BF5AED"/>
    <w:rsid w:val="00BF5CF5"/>
    <w:rsid w:val="00BF61BC"/>
    <w:rsid w:val="00C0023A"/>
    <w:rsid w:val="00C01369"/>
    <w:rsid w:val="00C02CA1"/>
    <w:rsid w:val="00C07DA5"/>
    <w:rsid w:val="00C124D2"/>
    <w:rsid w:val="00C168DA"/>
    <w:rsid w:val="00C240E3"/>
    <w:rsid w:val="00C2617E"/>
    <w:rsid w:val="00C3060C"/>
    <w:rsid w:val="00C30E87"/>
    <w:rsid w:val="00C316A6"/>
    <w:rsid w:val="00C32136"/>
    <w:rsid w:val="00C32A7A"/>
    <w:rsid w:val="00C34F5D"/>
    <w:rsid w:val="00C359C5"/>
    <w:rsid w:val="00C359D3"/>
    <w:rsid w:val="00C41E51"/>
    <w:rsid w:val="00C47A02"/>
    <w:rsid w:val="00C51712"/>
    <w:rsid w:val="00C517E3"/>
    <w:rsid w:val="00C52C5E"/>
    <w:rsid w:val="00C557CE"/>
    <w:rsid w:val="00C60F80"/>
    <w:rsid w:val="00C62833"/>
    <w:rsid w:val="00C6328B"/>
    <w:rsid w:val="00C643D9"/>
    <w:rsid w:val="00C66B93"/>
    <w:rsid w:val="00C67D01"/>
    <w:rsid w:val="00C70DED"/>
    <w:rsid w:val="00C71E7A"/>
    <w:rsid w:val="00C7440E"/>
    <w:rsid w:val="00C7450F"/>
    <w:rsid w:val="00C74C66"/>
    <w:rsid w:val="00C7627A"/>
    <w:rsid w:val="00C76BFF"/>
    <w:rsid w:val="00C804C4"/>
    <w:rsid w:val="00C8147A"/>
    <w:rsid w:val="00C81A47"/>
    <w:rsid w:val="00C820F0"/>
    <w:rsid w:val="00C91F5C"/>
    <w:rsid w:val="00C962F4"/>
    <w:rsid w:val="00CA1E8F"/>
    <w:rsid w:val="00CA2688"/>
    <w:rsid w:val="00CB3C8A"/>
    <w:rsid w:val="00CB3DB6"/>
    <w:rsid w:val="00CB427D"/>
    <w:rsid w:val="00CB64DA"/>
    <w:rsid w:val="00CB78F5"/>
    <w:rsid w:val="00CC2DA0"/>
    <w:rsid w:val="00CC384C"/>
    <w:rsid w:val="00CC3B9E"/>
    <w:rsid w:val="00CC524C"/>
    <w:rsid w:val="00CC572B"/>
    <w:rsid w:val="00CC7BEF"/>
    <w:rsid w:val="00CD3BEA"/>
    <w:rsid w:val="00CD47C1"/>
    <w:rsid w:val="00CD76BD"/>
    <w:rsid w:val="00CD7B0C"/>
    <w:rsid w:val="00CE0C92"/>
    <w:rsid w:val="00CE31E9"/>
    <w:rsid w:val="00CE3512"/>
    <w:rsid w:val="00CE412B"/>
    <w:rsid w:val="00CF0F12"/>
    <w:rsid w:val="00CF1A70"/>
    <w:rsid w:val="00CF299A"/>
    <w:rsid w:val="00CF47F7"/>
    <w:rsid w:val="00CF6923"/>
    <w:rsid w:val="00CF6CD1"/>
    <w:rsid w:val="00D004F7"/>
    <w:rsid w:val="00D00C5A"/>
    <w:rsid w:val="00D0167F"/>
    <w:rsid w:val="00D02918"/>
    <w:rsid w:val="00D02D76"/>
    <w:rsid w:val="00D03027"/>
    <w:rsid w:val="00D07152"/>
    <w:rsid w:val="00D071EE"/>
    <w:rsid w:val="00D10E0B"/>
    <w:rsid w:val="00D1183D"/>
    <w:rsid w:val="00D12DFB"/>
    <w:rsid w:val="00D13FCD"/>
    <w:rsid w:val="00D152D8"/>
    <w:rsid w:val="00D160EB"/>
    <w:rsid w:val="00D1648E"/>
    <w:rsid w:val="00D200C5"/>
    <w:rsid w:val="00D213C0"/>
    <w:rsid w:val="00D24353"/>
    <w:rsid w:val="00D259CC"/>
    <w:rsid w:val="00D27AD1"/>
    <w:rsid w:val="00D3001A"/>
    <w:rsid w:val="00D349F9"/>
    <w:rsid w:val="00D3630A"/>
    <w:rsid w:val="00D36CDB"/>
    <w:rsid w:val="00D427F4"/>
    <w:rsid w:val="00D442DC"/>
    <w:rsid w:val="00D445DD"/>
    <w:rsid w:val="00D50506"/>
    <w:rsid w:val="00D5092D"/>
    <w:rsid w:val="00D50ED8"/>
    <w:rsid w:val="00D563C9"/>
    <w:rsid w:val="00D5785B"/>
    <w:rsid w:val="00D60C2D"/>
    <w:rsid w:val="00D639E1"/>
    <w:rsid w:val="00D64BDD"/>
    <w:rsid w:val="00D67766"/>
    <w:rsid w:val="00D73564"/>
    <w:rsid w:val="00D741A3"/>
    <w:rsid w:val="00D75484"/>
    <w:rsid w:val="00D8117F"/>
    <w:rsid w:val="00D82CB2"/>
    <w:rsid w:val="00D831FF"/>
    <w:rsid w:val="00D842B3"/>
    <w:rsid w:val="00D86D5C"/>
    <w:rsid w:val="00D918EB"/>
    <w:rsid w:val="00D93709"/>
    <w:rsid w:val="00DA0D12"/>
    <w:rsid w:val="00DA0EDE"/>
    <w:rsid w:val="00DA24FF"/>
    <w:rsid w:val="00DA252D"/>
    <w:rsid w:val="00DA2BBC"/>
    <w:rsid w:val="00DA3D6A"/>
    <w:rsid w:val="00DA3FF3"/>
    <w:rsid w:val="00DA4C12"/>
    <w:rsid w:val="00DA619A"/>
    <w:rsid w:val="00DA61C1"/>
    <w:rsid w:val="00DB0FDE"/>
    <w:rsid w:val="00DB20C8"/>
    <w:rsid w:val="00DB275D"/>
    <w:rsid w:val="00DB2942"/>
    <w:rsid w:val="00DB5152"/>
    <w:rsid w:val="00DC1620"/>
    <w:rsid w:val="00DC1FF8"/>
    <w:rsid w:val="00DC735A"/>
    <w:rsid w:val="00DC7ABC"/>
    <w:rsid w:val="00DC7F42"/>
    <w:rsid w:val="00DD0AC6"/>
    <w:rsid w:val="00DD2009"/>
    <w:rsid w:val="00DD32F7"/>
    <w:rsid w:val="00DD36FC"/>
    <w:rsid w:val="00DD4072"/>
    <w:rsid w:val="00DD5801"/>
    <w:rsid w:val="00DD7B3F"/>
    <w:rsid w:val="00DD7C79"/>
    <w:rsid w:val="00DF520A"/>
    <w:rsid w:val="00DF6D8B"/>
    <w:rsid w:val="00DF7C56"/>
    <w:rsid w:val="00E01798"/>
    <w:rsid w:val="00E01AAD"/>
    <w:rsid w:val="00E03CB6"/>
    <w:rsid w:val="00E050EC"/>
    <w:rsid w:val="00E06B45"/>
    <w:rsid w:val="00E074A0"/>
    <w:rsid w:val="00E1252A"/>
    <w:rsid w:val="00E12E0C"/>
    <w:rsid w:val="00E13C00"/>
    <w:rsid w:val="00E13DE6"/>
    <w:rsid w:val="00E16759"/>
    <w:rsid w:val="00E20AE8"/>
    <w:rsid w:val="00E20CCA"/>
    <w:rsid w:val="00E23E01"/>
    <w:rsid w:val="00E24076"/>
    <w:rsid w:val="00E265F8"/>
    <w:rsid w:val="00E27550"/>
    <w:rsid w:val="00E33717"/>
    <w:rsid w:val="00E341E8"/>
    <w:rsid w:val="00E35ED8"/>
    <w:rsid w:val="00E37F35"/>
    <w:rsid w:val="00E4293C"/>
    <w:rsid w:val="00E44AAA"/>
    <w:rsid w:val="00E474B2"/>
    <w:rsid w:val="00E50E91"/>
    <w:rsid w:val="00E51F21"/>
    <w:rsid w:val="00E55279"/>
    <w:rsid w:val="00E606F0"/>
    <w:rsid w:val="00E613F0"/>
    <w:rsid w:val="00E6412F"/>
    <w:rsid w:val="00E64540"/>
    <w:rsid w:val="00E64A4E"/>
    <w:rsid w:val="00E64D13"/>
    <w:rsid w:val="00E720EA"/>
    <w:rsid w:val="00E7327A"/>
    <w:rsid w:val="00E73910"/>
    <w:rsid w:val="00E7407B"/>
    <w:rsid w:val="00E740FC"/>
    <w:rsid w:val="00E74592"/>
    <w:rsid w:val="00E763B4"/>
    <w:rsid w:val="00E77DDB"/>
    <w:rsid w:val="00E83C5C"/>
    <w:rsid w:val="00E8586E"/>
    <w:rsid w:val="00E8679B"/>
    <w:rsid w:val="00E90D26"/>
    <w:rsid w:val="00E92140"/>
    <w:rsid w:val="00E93169"/>
    <w:rsid w:val="00E942FA"/>
    <w:rsid w:val="00E95082"/>
    <w:rsid w:val="00E95624"/>
    <w:rsid w:val="00E96010"/>
    <w:rsid w:val="00E963DB"/>
    <w:rsid w:val="00EA07D0"/>
    <w:rsid w:val="00EA233C"/>
    <w:rsid w:val="00EA38C3"/>
    <w:rsid w:val="00EB168A"/>
    <w:rsid w:val="00EB18BF"/>
    <w:rsid w:val="00EB2337"/>
    <w:rsid w:val="00EB2538"/>
    <w:rsid w:val="00EB35FC"/>
    <w:rsid w:val="00EB3A2A"/>
    <w:rsid w:val="00EB437B"/>
    <w:rsid w:val="00EB4DFA"/>
    <w:rsid w:val="00EB517F"/>
    <w:rsid w:val="00EC072C"/>
    <w:rsid w:val="00EC0AA9"/>
    <w:rsid w:val="00EC2B96"/>
    <w:rsid w:val="00EC4151"/>
    <w:rsid w:val="00EC7018"/>
    <w:rsid w:val="00ED10CF"/>
    <w:rsid w:val="00ED1396"/>
    <w:rsid w:val="00ED18F9"/>
    <w:rsid w:val="00ED28FD"/>
    <w:rsid w:val="00ED51FA"/>
    <w:rsid w:val="00ED56FF"/>
    <w:rsid w:val="00ED5FE3"/>
    <w:rsid w:val="00ED641B"/>
    <w:rsid w:val="00ED658F"/>
    <w:rsid w:val="00ED7A6C"/>
    <w:rsid w:val="00EE1658"/>
    <w:rsid w:val="00EE1A1A"/>
    <w:rsid w:val="00EE3545"/>
    <w:rsid w:val="00EE3E84"/>
    <w:rsid w:val="00EE4B62"/>
    <w:rsid w:val="00EE4CC3"/>
    <w:rsid w:val="00EE5351"/>
    <w:rsid w:val="00EE573B"/>
    <w:rsid w:val="00EE6276"/>
    <w:rsid w:val="00EE7A9F"/>
    <w:rsid w:val="00EE7C0F"/>
    <w:rsid w:val="00EF2269"/>
    <w:rsid w:val="00EF4436"/>
    <w:rsid w:val="00EF4808"/>
    <w:rsid w:val="00F017A6"/>
    <w:rsid w:val="00F01F7D"/>
    <w:rsid w:val="00F02F37"/>
    <w:rsid w:val="00F050DB"/>
    <w:rsid w:val="00F10176"/>
    <w:rsid w:val="00F10DC9"/>
    <w:rsid w:val="00F11B27"/>
    <w:rsid w:val="00F134A7"/>
    <w:rsid w:val="00F13D76"/>
    <w:rsid w:val="00F16192"/>
    <w:rsid w:val="00F16200"/>
    <w:rsid w:val="00F1624B"/>
    <w:rsid w:val="00F16295"/>
    <w:rsid w:val="00F1629F"/>
    <w:rsid w:val="00F23D8D"/>
    <w:rsid w:val="00F24E13"/>
    <w:rsid w:val="00F35BF2"/>
    <w:rsid w:val="00F361E3"/>
    <w:rsid w:val="00F37454"/>
    <w:rsid w:val="00F37A1A"/>
    <w:rsid w:val="00F4097F"/>
    <w:rsid w:val="00F429DD"/>
    <w:rsid w:val="00F45046"/>
    <w:rsid w:val="00F50C87"/>
    <w:rsid w:val="00F51ECE"/>
    <w:rsid w:val="00F52A24"/>
    <w:rsid w:val="00F5369A"/>
    <w:rsid w:val="00F555EA"/>
    <w:rsid w:val="00F56F91"/>
    <w:rsid w:val="00F5725F"/>
    <w:rsid w:val="00F57941"/>
    <w:rsid w:val="00F613EA"/>
    <w:rsid w:val="00F61A71"/>
    <w:rsid w:val="00F61AEF"/>
    <w:rsid w:val="00F6286D"/>
    <w:rsid w:val="00F63A90"/>
    <w:rsid w:val="00F64D12"/>
    <w:rsid w:val="00F6627B"/>
    <w:rsid w:val="00F6731B"/>
    <w:rsid w:val="00F67DB5"/>
    <w:rsid w:val="00F714A6"/>
    <w:rsid w:val="00F726C1"/>
    <w:rsid w:val="00F735BA"/>
    <w:rsid w:val="00F755AB"/>
    <w:rsid w:val="00F75C35"/>
    <w:rsid w:val="00F760D2"/>
    <w:rsid w:val="00F76188"/>
    <w:rsid w:val="00F80EE5"/>
    <w:rsid w:val="00F8148F"/>
    <w:rsid w:val="00F84FE8"/>
    <w:rsid w:val="00F85AB7"/>
    <w:rsid w:val="00F85F3D"/>
    <w:rsid w:val="00F86453"/>
    <w:rsid w:val="00F92EB9"/>
    <w:rsid w:val="00F97136"/>
    <w:rsid w:val="00FA4002"/>
    <w:rsid w:val="00FA41CA"/>
    <w:rsid w:val="00FA4D30"/>
    <w:rsid w:val="00FA7AB0"/>
    <w:rsid w:val="00FB3B50"/>
    <w:rsid w:val="00FB47FA"/>
    <w:rsid w:val="00FB7711"/>
    <w:rsid w:val="00FC0853"/>
    <w:rsid w:val="00FC17BF"/>
    <w:rsid w:val="00FC2698"/>
    <w:rsid w:val="00FC4A3E"/>
    <w:rsid w:val="00FC55CA"/>
    <w:rsid w:val="00FC58B8"/>
    <w:rsid w:val="00FC5EA0"/>
    <w:rsid w:val="00FD07EB"/>
    <w:rsid w:val="00FD22E4"/>
    <w:rsid w:val="00FD230A"/>
    <w:rsid w:val="00FD339B"/>
    <w:rsid w:val="00FD4E46"/>
    <w:rsid w:val="00FD6008"/>
    <w:rsid w:val="00FD680C"/>
    <w:rsid w:val="00FE0D65"/>
    <w:rsid w:val="00FE19C4"/>
    <w:rsid w:val="00FE3F1D"/>
    <w:rsid w:val="00FE7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45A9053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uiPriority="20" w:qFormat="1"/>
    <w:lsdException w:name="Plain Text" w:uiPriority="99"/>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A30EB"/>
    <w:rPr>
      <w:sz w:val="24"/>
      <w:szCs w:val="24"/>
    </w:rPr>
  </w:style>
  <w:style w:type="paragraph" w:styleId="Heading1">
    <w:name w:val="heading 1"/>
    <w:basedOn w:val="Normal"/>
    <w:next w:val="Normal"/>
    <w:link w:val="Heading1Char"/>
    <w:qFormat/>
    <w:pPr>
      <w:keepNext/>
      <w:outlineLvl w:val="0"/>
    </w:pPr>
    <w:rPr>
      <w:b/>
      <w:szCs w:val="20"/>
    </w:rPr>
  </w:style>
  <w:style w:type="paragraph" w:styleId="Heading5">
    <w:name w:val="heading 5"/>
    <w:basedOn w:val="Normal"/>
    <w:next w:val="Normal"/>
    <w:link w:val="Heading5Char"/>
    <w:qFormat/>
    <w:pPr>
      <w:keepNext/>
      <w:outlineLvl w:val="4"/>
    </w:pPr>
    <w:rPr>
      <w:rFonts w:ascii="Arial" w:eastAsia="Arial Unicode MS" w:hAnsi="Arial" w:cs="Arial"/>
      <w:b/>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BalloonText">
    <w:name w:val="Balloon Text"/>
    <w:basedOn w:val="Normal"/>
    <w:link w:val="BalloonTextChar"/>
    <w:semiHidden/>
    <w:rsid w:val="007908CF"/>
    <w:rPr>
      <w:rFonts w:ascii="Tahoma" w:hAnsi="Tahoma" w:cs="Tahoma"/>
      <w:sz w:val="16"/>
      <w:szCs w:val="16"/>
    </w:rPr>
  </w:style>
  <w:style w:type="numbering" w:customStyle="1" w:styleId="Style1">
    <w:name w:val="Style1"/>
    <w:rsid w:val="00B17700"/>
    <w:pPr>
      <w:numPr>
        <w:numId w:val="2"/>
      </w:numPr>
    </w:pPr>
  </w:style>
  <w:style w:type="numbering" w:customStyle="1" w:styleId="Style11">
    <w:name w:val="Style11"/>
    <w:rsid w:val="00085A5A"/>
    <w:pPr>
      <w:numPr>
        <w:numId w:val="1"/>
      </w:numPr>
    </w:pPr>
  </w:style>
  <w:style w:type="paragraph" w:styleId="ColorfulList-Accent1">
    <w:name w:val="Colorful List Accent 1"/>
    <w:basedOn w:val="Normal"/>
    <w:uiPriority w:val="34"/>
    <w:qFormat/>
    <w:rsid w:val="00085A5A"/>
    <w:pPr>
      <w:ind w:left="720"/>
      <w:contextualSpacing/>
    </w:pPr>
  </w:style>
  <w:style w:type="paragraph" w:styleId="Header">
    <w:name w:val="header"/>
    <w:basedOn w:val="Normal"/>
    <w:link w:val="HeaderChar"/>
    <w:rsid w:val="003B1195"/>
    <w:pPr>
      <w:tabs>
        <w:tab w:val="center" w:pos="4680"/>
        <w:tab w:val="right" w:pos="9360"/>
      </w:tabs>
    </w:pPr>
  </w:style>
  <w:style w:type="character" w:customStyle="1" w:styleId="HeaderChar">
    <w:name w:val="Header Char"/>
    <w:link w:val="Header"/>
    <w:rsid w:val="003B1195"/>
    <w:rPr>
      <w:sz w:val="24"/>
      <w:szCs w:val="24"/>
    </w:rPr>
  </w:style>
  <w:style w:type="paragraph" w:styleId="Footer">
    <w:name w:val="footer"/>
    <w:basedOn w:val="Normal"/>
    <w:link w:val="FooterChar"/>
    <w:uiPriority w:val="99"/>
    <w:rsid w:val="003B1195"/>
    <w:pPr>
      <w:tabs>
        <w:tab w:val="center" w:pos="4680"/>
        <w:tab w:val="right" w:pos="9360"/>
      </w:tabs>
    </w:pPr>
  </w:style>
  <w:style w:type="character" w:customStyle="1" w:styleId="FooterChar">
    <w:name w:val="Footer Char"/>
    <w:link w:val="Footer"/>
    <w:uiPriority w:val="99"/>
    <w:rsid w:val="003B1195"/>
    <w:rPr>
      <w:sz w:val="24"/>
      <w:szCs w:val="24"/>
    </w:rPr>
  </w:style>
  <w:style w:type="character" w:styleId="CommentReference">
    <w:name w:val="annotation reference"/>
    <w:uiPriority w:val="99"/>
    <w:rsid w:val="00545583"/>
    <w:rPr>
      <w:sz w:val="16"/>
      <w:szCs w:val="16"/>
    </w:rPr>
  </w:style>
  <w:style w:type="paragraph" w:styleId="CommentText">
    <w:name w:val="annotation text"/>
    <w:basedOn w:val="Normal"/>
    <w:link w:val="CommentTextChar"/>
    <w:rsid w:val="00545583"/>
    <w:rPr>
      <w:sz w:val="20"/>
      <w:szCs w:val="20"/>
    </w:rPr>
  </w:style>
  <w:style w:type="character" w:customStyle="1" w:styleId="CommentTextChar">
    <w:name w:val="Comment Text Char"/>
    <w:basedOn w:val="DefaultParagraphFont"/>
    <w:link w:val="CommentText"/>
    <w:rsid w:val="00545583"/>
  </w:style>
  <w:style w:type="paragraph" w:styleId="CommentSubject">
    <w:name w:val="annotation subject"/>
    <w:basedOn w:val="CommentText"/>
    <w:next w:val="CommentText"/>
    <w:link w:val="CommentSubjectChar"/>
    <w:rsid w:val="00545583"/>
    <w:rPr>
      <w:b/>
      <w:bCs/>
    </w:rPr>
  </w:style>
  <w:style w:type="character" w:customStyle="1" w:styleId="CommentSubjectChar">
    <w:name w:val="Comment Subject Char"/>
    <w:link w:val="CommentSubject"/>
    <w:rsid w:val="00545583"/>
    <w:rPr>
      <w:b/>
      <w:bCs/>
    </w:rPr>
  </w:style>
  <w:style w:type="paragraph" w:styleId="ColorfulShading-Accent1">
    <w:name w:val="Colorful Shading Accent 1"/>
    <w:hidden/>
    <w:uiPriority w:val="99"/>
    <w:semiHidden/>
    <w:rsid w:val="00545583"/>
    <w:rPr>
      <w:sz w:val="24"/>
      <w:szCs w:val="24"/>
    </w:rPr>
  </w:style>
  <w:style w:type="character" w:customStyle="1" w:styleId="Heading1Char">
    <w:name w:val="Heading 1 Char"/>
    <w:link w:val="Heading1"/>
    <w:rsid w:val="00C51712"/>
    <w:rPr>
      <w:b/>
      <w:sz w:val="24"/>
    </w:rPr>
  </w:style>
  <w:style w:type="character" w:customStyle="1" w:styleId="Heading5Char">
    <w:name w:val="Heading 5 Char"/>
    <w:link w:val="Heading5"/>
    <w:rsid w:val="00C51712"/>
    <w:rPr>
      <w:rFonts w:ascii="Arial" w:eastAsia="Arial Unicode MS" w:hAnsi="Arial" w:cs="Arial"/>
      <w:b/>
      <w:sz w:val="24"/>
      <w:szCs w:val="24"/>
      <w:u w:val="single"/>
    </w:rPr>
  </w:style>
  <w:style w:type="numbering" w:customStyle="1" w:styleId="NoList1">
    <w:name w:val="No List1"/>
    <w:next w:val="NoList"/>
    <w:semiHidden/>
    <w:rsid w:val="00C51712"/>
  </w:style>
  <w:style w:type="character" w:customStyle="1" w:styleId="BalloonTextChar">
    <w:name w:val="Balloon Text Char"/>
    <w:link w:val="BalloonText"/>
    <w:semiHidden/>
    <w:rsid w:val="00C51712"/>
    <w:rPr>
      <w:rFonts w:ascii="Tahoma" w:hAnsi="Tahoma" w:cs="Tahoma"/>
      <w:sz w:val="16"/>
      <w:szCs w:val="16"/>
    </w:rPr>
  </w:style>
  <w:style w:type="numbering" w:customStyle="1" w:styleId="Style12">
    <w:name w:val="Style12"/>
    <w:rsid w:val="00C51712"/>
  </w:style>
  <w:style w:type="paragraph" w:styleId="PlainText">
    <w:name w:val="Plain Text"/>
    <w:basedOn w:val="Normal"/>
    <w:link w:val="PlainTextChar"/>
    <w:uiPriority w:val="99"/>
    <w:unhideWhenUsed/>
    <w:rsid w:val="005E10FD"/>
    <w:rPr>
      <w:rFonts w:ascii="Calibri" w:eastAsia="Calibri" w:hAnsi="Calibri"/>
      <w:sz w:val="22"/>
      <w:szCs w:val="21"/>
    </w:rPr>
  </w:style>
  <w:style w:type="character" w:customStyle="1" w:styleId="PlainTextChar">
    <w:name w:val="Plain Text Char"/>
    <w:link w:val="PlainText"/>
    <w:uiPriority w:val="99"/>
    <w:rsid w:val="005E10FD"/>
    <w:rPr>
      <w:rFonts w:ascii="Calibri" w:eastAsia="Calibri" w:hAnsi="Calibri"/>
      <w:sz w:val="22"/>
      <w:szCs w:val="21"/>
    </w:rPr>
  </w:style>
  <w:style w:type="paragraph" w:styleId="MediumGrid2">
    <w:name w:val="Medium Grid 2"/>
    <w:uiPriority w:val="1"/>
    <w:qFormat/>
    <w:rsid w:val="00100C1E"/>
    <w:rPr>
      <w:rFonts w:ascii="Calibri" w:eastAsia="Calibri" w:hAnsi="Calibri"/>
      <w:sz w:val="22"/>
      <w:szCs w:val="22"/>
    </w:rPr>
  </w:style>
  <w:style w:type="character" w:styleId="Hyperlink">
    <w:name w:val="Hyperlink"/>
    <w:uiPriority w:val="99"/>
    <w:unhideWhenUsed/>
    <w:rsid w:val="0075456C"/>
    <w:rPr>
      <w:color w:val="0000FF"/>
      <w:u w:val="single"/>
    </w:rPr>
  </w:style>
  <w:style w:type="character" w:styleId="FollowedHyperlink">
    <w:name w:val="FollowedHyperlink"/>
    <w:rsid w:val="002F6C2B"/>
    <w:rPr>
      <w:color w:val="800080"/>
      <w:u w:val="single"/>
    </w:rPr>
  </w:style>
  <w:style w:type="table" w:styleId="TableGrid">
    <w:name w:val="Table Grid"/>
    <w:basedOn w:val="TableNormal"/>
    <w:rsid w:val="000F06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E7C0F"/>
    <w:pPr>
      <w:widowControl w:val="0"/>
      <w:autoSpaceDE w:val="0"/>
      <w:autoSpaceDN w:val="0"/>
      <w:adjustRightInd w:val="0"/>
    </w:pPr>
    <w:rPr>
      <w:rFonts w:eastAsia="Calibri"/>
      <w:color w:val="000000"/>
      <w:sz w:val="24"/>
      <w:szCs w:val="24"/>
    </w:rPr>
  </w:style>
  <w:style w:type="table" w:customStyle="1" w:styleId="TableGrid1">
    <w:name w:val="Table Grid1"/>
    <w:basedOn w:val="TableNormal"/>
    <w:next w:val="TableGrid"/>
    <w:uiPriority w:val="39"/>
    <w:rsid w:val="006773E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
    <w:name w:val="st1"/>
    <w:rsid w:val="00424B92"/>
  </w:style>
  <w:style w:type="paragraph" w:styleId="NormalWeb">
    <w:name w:val="Normal (Web)"/>
    <w:basedOn w:val="Normal"/>
    <w:uiPriority w:val="99"/>
    <w:unhideWhenUsed/>
    <w:rsid w:val="007D14EA"/>
    <w:pPr>
      <w:spacing w:before="100" w:beforeAutospacing="1" w:after="100" w:afterAutospacing="1"/>
    </w:pPr>
    <w:rPr>
      <w:rFonts w:ascii="Times" w:hAnsi="Times"/>
      <w:sz w:val="20"/>
      <w:szCs w:val="20"/>
    </w:rPr>
  </w:style>
  <w:style w:type="character" w:customStyle="1" w:styleId="grame">
    <w:name w:val="grame"/>
    <w:rsid w:val="007D14EA"/>
  </w:style>
  <w:style w:type="character" w:customStyle="1" w:styleId="apple-converted-space">
    <w:name w:val="apple-converted-space"/>
    <w:rsid w:val="007D14EA"/>
  </w:style>
  <w:style w:type="paragraph" w:styleId="ListParagraph">
    <w:name w:val="List Paragraph"/>
    <w:basedOn w:val="Normal"/>
    <w:uiPriority w:val="34"/>
    <w:qFormat/>
    <w:rsid w:val="00804BEA"/>
    <w:pPr>
      <w:ind w:left="720"/>
      <w:contextualSpacing/>
    </w:pPr>
  </w:style>
  <w:style w:type="character" w:customStyle="1" w:styleId="s1">
    <w:name w:val="s1"/>
    <w:rsid w:val="00E942FA"/>
    <w:rPr>
      <w:rFonts w:ascii=".SFUI-Regular" w:hAnsi=".SFUI-Regular" w:hint="default"/>
      <w:b w:val="0"/>
      <w:bCs w:val="0"/>
      <w:i w:val="0"/>
      <w:iCs w:val="0"/>
    </w:rPr>
  </w:style>
  <w:style w:type="paragraph" w:customStyle="1" w:styleId="p1">
    <w:name w:val="p1"/>
    <w:basedOn w:val="Normal"/>
    <w:rsid w:val="0026462D"/>
    <w:rPr>
      <w:rFonts w:ascii=".AppleSystemUIFont" w:eastAsia="Calibri" w:hAnsi=".AppleSystemUIFont"/>
      <w:sz w:val="18"/>
      <w:szCs w:val="18"/>
    </w:rPr>
  </w:style>
  <w:style w:type="paragraph" w:styleId="Revision">
    <w:name w:val="Revision"/>
    <w:hidden/>
    <w:uiPriority w:val="99"/>
    <w:semiHidden/>
    <w:rsid w:val="00830060"/>
    <w:rPr>
      <w:sz w:val="24"/>
      <w:szCs w:val="24"/>
    </w:rPr>
  </w:style>
  <w:style w:type="character" w:styleId="Emphasis">
    <w:name w:val="Emphasis"/>
    <w:uiPriority w:val="20"/>
    <w:qFormat/>
    <w:rsid w:val="0015588E"/>
    <w:rPr>
      <w:i/>
      <w:iCs/>
    </w:rPr>
  </w:style>
  <w:style w:type="paragraph" w:customStyle="1" w:styleId="MediumGrid21">
    <w:name w:val="Medium Grid 21"/>
    <w:uiPriority w:val="1"/>
    <w:qFormat/>
    <w:rsid w:val="003915CF"/>
    <w:rPr>
      <w:rFonts w:ascii="Calibri" w:eastAsia="Calibri" w:hAnsi="Calibri"/>
      <w:sz w:val="22"/>
      <w:szCs w:val="22"/>
    </w:rPr>
  </w:style>
  <w:style w:type="paragraph" w:styleId="NoSpacing">
    <w:name w:val="No Spacing"/>
    <w:basedOn w:val="Normal"/>
    <w:uiPriority w:val="1"/>
    <w:qFormat/>
    <w:rsid w:val="003915CF"/>
    <w:rPr>
      <w:rFonts w:ascii="Calibri" w:eastAsia="Calibri" w:hAnsi="Calibri" w:cs="Calibri"/>
      <w:sz w:val="22"/>
      <w:szCs w:val="22"/>
    </w:rPr>
  </w:style>
  <w:style w:type="paragraph" w:styleId="Caption">
    <w:name w:val="caption"/>
    <w:basedOn w:val="Normal"/>
    <w:next w:val="Normal"/>
    <w:unhideWhenUsed/>
    <w:qFormat/>
    <w:rsid w:val="0017362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24319">
      <w:bodyDiv w:val="1"/>
      <w:marLeft w:val="0"/>
      <w:marRight w:val="0"/>
      <w:marTop w:val="0"/>
      <w:marBottom w:val="0"/>
      <w:divBdr>
        <w:top w:val="none" w:sz="0" w:space="0" w:color="auto"/>
        <w:left w:val="none" w:sz="0" w:space="0" w:color="auto"/>
        <w:bottom w:val="none" w:sz="0" w:space="0" w:color="auto"/>
        <w:right w:val="none" w:sz="0" w:space="0" w:color="auto"/>
      </w:divBdr>
    </w:div>
    <w:div w:id="185141541">
      <w:bodyDiv w:val="1"/>
      <w:marLeft w:val="0"/>
      <w:marRight w:val="0"/>
      <w:marTop w:val="0"/>
      <w:marBottom w:val="0"/>
      <w:divBdr>
        <w:top w:val="none" w:sz="0" w:space="0" w:color="auto"/>
        <w:left w:val="none" w:sz="0" w:space="0" w:color="auto"/>
        <w:bottom w:val="none" w:sz="0" w:space="0" w:color="auto"/>
        <w:right w:val="none" w:sz="0" w:space="0" w:color="auto"/>
      </w:divBdr>
    </w:div>
    <w:div w:id="220948648">
      <w:bodyDiv w:val="1"/>
      <w:marLeft w:val="0"/>
      <w:marRight w:val="0"/>
      <w:marTop w:val="0"/>
      <w:marBottom w:val="0"/>
      <w:divBdr>
        <w:top w:val="none" w:sz="0" w:space="0" w:color="auto"/>
        <w:left w:val="none" w:sz="0" w:space="0" w:color="auto"/>
        <w:bottom w:val="none" w:sz="0" w:space="0" w:color="auto"/>
        <w:right w:val="none" w:sz="0" w:space="0" w:color="auto"/>
      </w:divBdr>
    </w:div>
    <w:div w:id="246112494">
      <w:bodyDiv w:val="1"/>
      <w:marLeft w:val="0"/>
      <w:marRight w:val="0"/>
      <w:marTop w:val="0"/>
      <w:marBottom w:val="0"/>
      <w:divBdr>
        <w:top w:val="none" w:sz="0" w:space="0" w:color="auto"/>
        <w:left w:val="none" w:sz="0" w:space="0" w:color="auto"/>
        <w:bottom w:val="none" w:sz="0" w:space="0" w:color="auto"/>
        <w:right w:val="none" w:sz="0" w:space="0" w:color="auto"/>
      </w:divBdr>
    </w:div>
    <w:div w:id="399015147">
      <w:bodyDiv w:val="1"/>
      <w:marLeft w:val="0"/>
      <w:marRight w:val="0"/>
      <w:marTop w:val="0"/>
      <w:marBottom w:val="0"/>
      <w:divBdr>
        <w:top w:val="none" w:sz="0" w:space="0" w:color="auto"/>
        <w:left w:val="none" w:sz="0" w:space="0" w:color="auto"/>
        <w:bottom w:val="none" w:sz="0" w:space="0" w:color="auto"/>
        <w:right w:val="none" w:sz="0" w:space="0" w:color="auto"/>
      </w:divBdr>
    </w:div>
    <w:div w:id="451562180">
      <w:bodyDiv w:val="1"/>
      <w:marLeft w:val="0"/>
      <w:marRight w:val="0"/>
      <w:marTop w:val="0"/>
      <w:marBottom w:val="0"/>
      <w:divBdr>
        <w:top w:val="none" w:sz="0" w:space="0" w:color="auto"/>
        <w:left w:val="none" w:sz="0" w:space="0" w:color="auto"/>
        <w:bottom w:val="none" w:sz="0" w:space="0" w:color="auto"/>
        <w:right w:val="none" w:sz="0" w:space="0" w:color="auto"/>
      </w:divBdr>
    </w:div>
    <w:div w:id="577596142">
      <w:bodyDiv w:val="1"/>
      <w:marLeft w:val="0"/>
      <w:marRight w:val="0"/>
      <w:marTop w:val="0"/>
      <w:marBottom w:val="0"/>
      <w:divBdr>
        <w:top w:val="none" w:sz="0" w:space="0" w:color="auto"/>
        <w:left w:val="none" w:sz="0" w:space="0" w:color="auto"/>
        <w:bottom w:val="none" w:sz="0" w:space="0" w:color="auto"/>
        <w:right w:val="none" w:sz="0" w:space="0" w:color="auto"/>
      </w:divBdr>
    </w:div>
    <w:div w:id="607009013">
      <w:bodyDiv w:val="1"/>
      <w:marLeft w:val="0"/>
      <w:marRight w:val="0"/>
      <w:marTop w:val="0"/>
      <w:marBottom w:val="0"/>
      <w:divBdr>
        <w:top w:val="none" w:sz="0" w:space="0" w:color="auto"/>
        <w:left w:val="none" w:sz="0" w:space="0" w:color="auto"/>
        <w:bottom w:val="none" w:sz="0" w:space="0" w:color="auto"/>
        <w:right w:val="none" w:sz="0" w:space="0" w:color="auto"/>
      </w:divBdr>
    </w:div>
    <w:div w:id="687944837">
      <w:bodyDiv w:val="1"/>
      <w:marLeft w:val="0"/>
      <w:marRight w:val="0"/>
      <w:marTop w:val="0"/>
      <w:marBottom w:val="0"/>
      <w:divBdr>
        <w:top w:val="none" w:sz="0" w:space="0" w:color="auto"/>
        <w:left w:val="none" w:sz="0" w:space="0" w:color="auto"/>
        <w:bottom w:val="none" w:sz="0" w:space="0" w:color="auto"/>
        <w:right w:val="none" w:sz="0" w:space="0" w:color="auto"/>
      </w:divBdr>
    </w:div>
    <w:div w:id="818617074">
      <w:bodyDiv w:val="1"/>
      <w:marLeft w:val="0"/>
      <w:marRight w:val="0"/>
      <w:marTop w:val="0"/>
      <w:marBottom w:val="0"/>
      <w:divBdr>
        <w:top w:val="none" w:sz="0" w:space="0" w:color="auto"/>
        <w:left w:val="none" w:sz="0" w:space="0" w:color="auto"/>
        <w:bottom w:val="none" w:sz="0" w:space="0" w:color="auto"/>
        <w:right w:val="none" w:sz="0" w:space="0" w:color="auto"/>
      </w:divBdr>
    </w:div>
    <w:div w:id="840700753">
      <w:bodyDiv w:val="1"/>
      <w:marLeft w:val="0"/>
      <w:marRight w:val="0"/>
      <w:marTop w:val="0"/>
      <w:marBottom w:val="0"/>
      <w:divBdr>
        <w:top w:val="none" w:sz="0" w:space="0" w:color="auto"/>
        <w:left w:val="none" w:sz="0" w:space="0" w:color="auto"/>
        <w:bottom w:val="none" w:sz="0" w:space="0" w:color="auto"/>
        <w:right w:val="none" w:sz="0" w:space="0" w:color="auto"/>
      </w:divBdr>
    </w:div>
    <w:div w:id="887569662">
      <w:bodyDiv w:val="1"/>
      <w:marLeft w:val="0"/>
      <w:marRight w:val="0"/>
      <w:marTop w:val="0"/>
      <w:marBottom w:val="0"/>
      <w:divBdr>
        <w:top w:val="none" w:sz="0" w:space="0" w:color="auto"/>
        <w:left w:val="none" w:sz="0" w:space="0" w:color="auto"/>
        <w:bottom w:val="none" w:sz="0" w:space="0" w:color="auto"/>
        <w:right w:val="none" w:sz="0" w:space="0" w:color="auto"/>
      </w:divBdr>
    </w:div>
    <w:div w:id="901867242">
      <w:bodyDiv w:val="1"/>
      <w:marLeft w:val="0"/>
      <w:marRight w:val="0"/>
      <w:marTop w:val="0"/>
      <w:marBottom w:val="0"/>
      <w:divBdr>
        <w:top w:val="none" w:sz="0" w:space="0" w:color="auto"/>
        <w:left w:val="none" w:sz="0" w:space="0" w:color="auto"/>
        <w:bottom w:val="none" w:sz="0" w:space="0" w:color="auto"/>
        <w:right w:val="none" w:sz="0" w:space="0" w:color="auto"/>
      </w:divBdr>
    </w:div>
    <w:div w:id="949824008">
      <w:bodyDiv w:val="1"/>
      <w:marLeft w:val="0"/>
      <w:marRight w:val="0"/>
      <w:marTop w:val="0"/>
      <w:marBottom w:val="0"/>
      <w:divBdr>
        <w:top w:val="none" w:sz="0" w:space="0" w:color="auto"/>
        <w:left w:val="none" w:sz="0" w:space="0" w:color="auto"/>
        <w:bottom w:val="none" w:sz="0" w:space="0" w:color="auto"/>
        <w:right w:val="none" w:sz="0" w:space="0" w:color="auto"/>
      </w:divBdr>
    </w:div>
    <w:div w:id="1001467656">
      <w:bodyDiv w:val="1"/>
      <w:marLeft w:val="0"/>
      <w:marRight w:val="0"/>
      <w:marTop w:val="0"/>
      <w:marBottom w:val="0"/>
      <w:divBdr>
        <w:top w:val="none" w:sz="0" w:space="0" w:color="auto"/>
        <w:left w:val="none" w:sz="0" w:space="0" w:color="auto"/>
        <w:bottom w:val="none" w:sz="0" w:space="0" w:color="auto"/>
        <w:right w:val="none" w:sz="0" w:space="0" w:color="auto"/>
      </w:divBdr>
    </w:div>
    <w:div w:id="1019510052">
      <w:bodyDiv w:val="1"/>
      <w:marLeft w:val="0"/>
      <w:marRight w:val="0"/>
      <w:marTop w:val="0"/>
      <w:marBottom w:val="0"/>
      <w:divBdr>
        <w:top w:val="none" w:sz="0" w:space="0" w:color="auto"/>
        <w:left w:val="none" w:sz="0" w:space="0" w:color="auto"/>
        <w:bottom w:val="none" w:sz="0" w:space="0" w:color="auto"/>
        <w:right w:val="none" w:sz="0" w:space="0" w:color="auto"/>
      </w:divBdr>
    </w:div>
    <w:div w:id="1092431095">
      <w:bodyDiv w:val="1"/>
      <w:marLeft w:val="0"/>
      <w:marRight w:val="0"/>
      <w:marTop w:val="0"/>
      <w:marBottom w:val="0"/>
      <w:divBdr>
        <w:top w:val="none" w:sz="0" w:space="0" w:color="auto"/>
        <w:left w:val="none" w:sz="0" w:space="0" w:color="auto"/>
        <w:bottom w:val="none" w:sz="0" w:space="0" w:color="auto"/>
        <w:right w:val="none" w:sz="0" w:space="0" w:color="auto"/>
      </w:divBdr>
    </w:div>
    <w:div w:id="1132479149">
      <w:bodyDiv w:val="1"/>
      <w:marLeft w:val="0"/>
      <w:marRight w:val="0"/>
      <w:marTop w:val="0"/>
      <w:marBottom w:val="0"/>
      <w:divBdr>
        <w:top w:val="none" w:sz="0" w:space="0" w:color="auto"/>
        <w:left w:val="none" w:sz="0" w:space="0" w:color="auto"/>
        <w:bottom w:val="none" w:sz="0" w:space="0" w:color="auto"/>
        <w:right w:val="none" w:sz="0" w:space="0" w:color="auto"/>
      </w:divBdr>
    </w:div>
    <w:div w:id="1238706056">
      <w:bodyDiv w:val="1"/>
      <w:marLeft w:val="0"/>
      <w:marRight w:val="0"/>
      <w:marTop w:val="0"/>
      <w:marBottom w:val="0"/>
      <w:divBdr>
        <w:top w:val="none" w:sz="0" w:space="0" w:color="auto"/>
        <w:left w:val="none" w:sz="0" w:space="0" w:color="auto"/>
        <w:bottom w:val="none" w:sz="0" w:space="0" w:color="auto"/>
        <w:right w:val="none" w:sz="0" w:space="0" w:color="auto"/>
      </w:divBdr>
    </w:div>
    <w:div w:id="1252157947">
      <w:bodyDiv w:val="1"/>
      <w:marLeft w:val="0"/>
      <w:marRight w:val="0"/>
      <w:marTop w:val="0"/>
      <w:marBottom w:val="0"/>
      <w:divBdr>
        <w:top w:val="none" w:sz="0" w:space="0" w:color="auto"/>
        <w:left w:val="none" w:sz="0" w:space="0" w:color="auto"/>
        <w:bottom w:val="none" w:sz="0" w:space="0" w:color="auto"/>
        <w:right w:val="none" w:sz="0" w:space="0" w:color="auto"/>
      </w:divBdr>
    </w:div>
    <w:div w:id="1263874402">
      <w:bodyDiv w:val="1"/>
      <w:marLeft w:val="0"/>
      <w:marRight w:val="0"/>
      <w:marTop w:val="0"/>
      <w:marBottom w:val="0"/>
      <w:divBdr>
        <w:top w:val="none" w:sz="0" w:space="0" w:color="auto"/>
        <w:left w:val="none" w:sz="0" w:space="0" w:color="auto"/>
        <w:bottom w:val="none" w:sz="0" w:space="0" w:color="auto"/>
        <w:right w:val="none" w:sz="0" w:space="0" w:color="auto"/>
      </w:divBdr>
    </w:div>
    <w:div w:id="1352534616">
      <w:bodyDiv w:val="1"/>
      <w:marLeft w:val="0"/>
      <w:marRight w:val="0"/>
      <w:marTop w:val="0"/>
      <w:marBottom w:val="0"/>
      <w:divBdr>
        <w:top w:val="none" w:sz="0" w:space="0" w:color="auto"/>
        <w:left w:val="none" w:sz="0" w:space="0" w:color="auto"/>
        <w:bottom w:val="none" w:sz="0" w:space="0" w:color="auto"/>
        <w:right w:val="none" w:sz="0" w:space="0" w:color="auto"/>
      </w:divBdr>
    </w:div>
    <w:div w:id="1366322412">
      <w:bodyDiv w:val="1"/>
      <w:marLeft w:val="0"/>
      <w:marRight w:val="0"/>
      <w:marTop w:val="0"/>
      <w:marBottom w:val="0"/>
      <w:divBdr>
        <w:top w:val="none" w:sz="0" w:space="0" w:color="auto"/>
        <w:left w:val="none" w:sz="0" w:space="0" w:color="auto"/>
        <w:bottom w:val="none" w:sz="0" w:space="0" w:color="auto"/>
        <w:right w:val="none" w:sz="0" w:space="0" w:color="auto"/>
      </w:divBdr>
    </w:div>
    <w:div w:id="1388844423">
      <w:bodyDiv w:val="1"/>
      <w:marLeft w:val="0"/>
      <w:marRight w:val="0"/>
      <w:marTop w:val="0"/>
      <w:marBottom w:val="0"/>
      <w:divBdr>
        <w:top w:val="none" w:sz="0" w:space="0" w:color="auto"/>
        <w:left w:val="none" w:sz="0" w:space="0" w:color="auto"/>
        <w:bottom w:val="none" w:sz="0" w:space="0" w:color="auto"/>
        <w:right w:val="none" w:sz="0" w:space="0" w:color="auto"/>
      </w:divBdr>
    </w:div>
    <w:div w:id="1437024872">
      <w:bodyDiv w:val="1"/>
      <w:marLeft w:val="0"/>
      <w:marRight w:val="0"/>
      <w:marTop w:val="0"/>
      <w:marBottom w:val="0"/>
      <w:divBdr>
        <w:top w:val="none" w:sz="0" w:space="0" w:color="auto"/>
        <w:left w:val="none" w:sz="0" w:space="0" w:color="auto"/>
        <w:bottom w:val="none" w:sz="0" w:space="0" w:color="auto"/>
        <w:right w:val="none" w:sz="0" w:space="0" w:color="auto"/>
      </w:divBdr>
    </w:div>
    <w:div w:id="1448425996">
      <w:bodyDiv w:val="1"/>
      <w:marLeft w:val="0"/>
      <w:marRight w:val="0"/>
      <w:marTop w:val="0"/>
      <w:marBottom w:val="0"/>
      <w:divBdr>
        <w:top w:val="none" w:sz="0" w:space="0" w:color="auto"/>
        <w:left w:val="none" w:sz="0" w:space="0" w:color="auto"/>
        <w:bottom w:val="none" w:sz="0" w:space="0" w:color="auto"/>
        <w:right w:val="none" w:sz="0" w:space="0" w:color="auto"/>
      </w:divBdr>
    </w:div>
    <w:div w:id="1480919919">
      <w:bodyDiv w:val="1"/>
      <w:marLeft w:val="0"/>
      <w:marRight w:val="0"/>
      <w:marTop w:val="0"/>
      <w:marBottom w:val="0"/>
      <w:divBdr>
        <w:top w:val="none" w:sz="0" w:space="0" w:color="auto"/>
        <w:left w:val="none" w:sz="0" w:space="0" w:color="auto"/>
        <w:bottom w:val="none" w:sz="0" w:space="0" w:color="auto"/>
        <w:right w:val="none" w:sz="0" w:space="0" w:color="auto"/>
      </w:divBdr>
    </w:div>
    <w:div w:id="1485122751">
      <w:bodyDiv w:val="1"/>
      <w:marLeft w:val="0"/>
      <w:marRight w:val="0"/>
      <w:marTop w:val="0"/>
      <w:marBottom w:val="0"/>
      <w:divBdr>
        <w:top w:val="none" w:sz="0" w:space="0" w:color="auto"/>
        <w:left w:val="none" w:sz="0" w:space="0" w:color="auto"/>
        <w:bottom w:val="none" w:sz="0" w:space="0" w:color="auto"/>
        <w:right w:val="none" w:sz="0" w:space="0" w:color="auto"/>
      </w:divBdr>
    </w:div>
    <w:div w:id="1500149241">
      <w:bodyDiv w:val="1"/>
      <w:marLeft w:val="0"/>
      <w:marRight w:val="0"/>
      <w:marTop w:val="0"/>
      <w:marBottom w:val="0"/>
      <w:divBdr>
        <w:top w:val="none" w:sz="0" w:space="0" w:color="auto"/>
        <w:left w:val="none" w:sz="0" w:space="0" w:color="auto"/>
        <w:bottom w:val="none" w:sz="0" w:space="0" w:color="auto"/>
        <w:right w:val="none" w:sz="0" w:space="0" w:color="auto"/>
      </w:divBdr>
    </w:div>
    <w:div w:id="1617904845">
      <w:bodyDiv w:val="1"/>
      <w:marLeft w:val="0"/>
      <w:marRight w:val="0"/>
      <w:marTop w:val="0"/>
      <w:marBottom w:val="0"/>
      <w:divBdr>
        <w:top w:val="none" w:sz="0" w:space="0" w:color="auto"/>
        <w:left w:val="none" w:sz="0" w:space="0" w:color="auto"/>
        <w:bottom w:val="none" w:sz="0" w:space="0" w:color="auto"/>
        <w:right w:val="none" w:sz="0" w:space="0" w:color="auto"/>
      </w:divBdr>
    </w:div>
    <w:div w:id="1643273381">
      <w:bodyDiv w:val="1"/>
      <w:marLeft w:val="0"/>
      <w:marRight w:val="0"/>
      <w:marTop w:val="0"/>
      <w:marBottom w:val="0"/>
      <w:divBdr>
        <w:top w:val="none" w:sz="0" w:space="0" w:color="auto"/>
        <w:left w:val="none" w:sz="0" w:space="0" w:color="auto"/>
        <w:bottom w:val="none" w:sz="0" w:space="0" w:color="auto"/>
        <w:right w:val="none" w:sz="0" w:space="0" w:color="auto"/>
      </w:divBdr>
    </w:div>
    <w:div w:id="1647390042">
      <w:bodyDiv w:val="1"/>
      <w:marLeft w:val="0"/>
      <w:marRight w:val="0"/>
      <w:marTop w:val="0"/>
      <w:marBottom w:val="0"/>
      <w:divBdr>
        <w:top w:val="none" w:sz="0" w:space="0" w:color="auto"/>
        <w:left w:val="none" w:sz="0" w:space="0" w:color="auto"/>
        <w:bottom w:val="none" w:sz="0" w:space="0" w:color="auto"/>
        <w:right w:val="none" w:sz="0" w:space="0" w:color="auto"/>
      </w:divBdr>
      <w:divsChild>
        <w:div w:id="1135218525">
          <w:marLeft w:val="0"/>
          <w:marRight w:val="0"/>
          <w:marTop w:val="0"/>
          <w:marBottom w:val="0"/>
          <w:divBdr>
            <w:top w:val="none" w:sz="0" w:space="0" w:color="auto"/>
            <w:left w:val="none" w:sz="0" w:space="0" w:color="auto"/>
            <w:bottom w:val="none" w:sz="0" w:space="0" w:color="auto"/>
            <w:right w:val="none" w:sz="0" w:space="0" w:color="auto"/>
          </w:divBdr>
          <w:divsChild>
            <w:div w:id="534736819">
              <w:marLeft w:val="0"/>
              <w:marRight w:val="0"/>
              <w:marTop w:val="0"/>
              <w:marBottom w:val="0"/>
              <w:divBdr>
                <w:top w:val="none" w:sz="0" w:space="0" w:color="auto"/>
                <w:left w:val="none" w:sz="0" w:space="0" w:color="auto"/>
                <w:bottom w:val="none" w:sz="0" w:space="0" w:color="auto"/>
                <w:right w:val="none" w:sz="0" w:space="0" w:color="auto"/>
              </w:divBdr>
              <w:divsChild>
                <w:div w:id="528569774">
                  <w:marLeft w:val="0"/>
                  <w:marRight w:val="0"/>
                  <w:marTop w:val="0"/>
                  <w:marBottom w:val="0"/>
                  <w:divBdr>
                    <w:top w:val="none" w:sz="0" w:space="0" w:color="auto"/>
                    <w:left w:val="none" w:sz="0" w:space="0" w:color="auto"/>
                    <w:bottom w:val="none" w:sz="0" w:space="0" w:color="auto"/>
                    <w:right w:val="none" w:sz="0" w:space="0" w:color="auto"/>
                  </w:divBdr>
                  <w:divsChild>
                    <w:div w:id="1198814524">
                      <w:marLeft w:val="4275"/>
                      <w:marRight w:val="0"/>
                      <w:marTop w:val="600"/>
                      <w:marBottom w:val="0"/>
                      <w:divBdr>
                        <w:top w:val="none" w:sz="0" w:space="0" w:color="auto"/>
                        <w:left w:val="none" w:sz="0" w:space="0" w:color="auto"/>
                        <w:bottom w:val="none" w:sz="0" w:space="0" w:color="auto"/>
                        <w:right w:val="none" w:sz="0" w:space="0" w:color="auto"/>
                      </w:divBdr>
                      <w:divsChild>
                        <w:div w:id="570894834">
                          <w:marLeft w:val="0"/>
                          <w:marRight w:val="0"/>
                          <w:marTop w:val="0"/>
                          <w:marBottom w:val="0"/>
                          <w:divBdr>
                            <w:top w:val="none" w:sz="0" w:space="0" w:color="auto"/>
                            <w:left w:val="none" w:sz="0" w:space="0" w:color="auto"/>
                            <w:bottom w:val="none" w:sz="0" w:space="0" w:color="auto"/>
                            <w:right w:val="none" w:sz="0" w:space="0" w:color="auto"/>
                          </w:divBdr>
                          <w:divsChild>
                            <w:div w:id="199630240">
                              <w:marLeft w:val="0"/>
                              <w:marRight w:val="0"/>
                              <w:marTop w:val="0"/>
                              <w:marBottom w:val="0"/>
                              <w:divBdr>
                                <w:top w:val="none" w:sz="0" w:space="0" w:color="auto"/>
                                <w:left w:val="none" w:sz="0" w:space="0" w:color="auto"/>
                                <w:bottom w:val="none" w:sz="0" w:space="0" w:color="auto"/>
                                <w:right w:val="none" w:sz="0" w:space="0" w:color="auto"/>
                              </w:divBdr>
                              <w:divsChild>
                                <w:div w:id="1098451902">
                                  <w:marLeft w:val="0"/>
                                  <w:marRight w:val="0"/>
                                  <w:marTop w:val="0"/>
                                  <w:marBottom w:val="0"/>
                                  <w:divBdr>
                                    <w:top w:val="none" w:sz="0" w:space="0" w:color="auto"/>
                                    <w:left w:val="none" w:sz="0" w:space="0" w:color="auto"/>
                                    <w:bottom w:val="none" w:sz="0" w:space="0" w:color="auto"/>
                                    <w:right w:val="none" w:sz="0" w:space="0" w:color="auto"/>
                                  </w:divBdr>
                                  <w:divsChild>
                                    <w:div w:id="209150170">
                                      <w:marLeft w:val="0"/>
                                      <w:marRight w:val="0"/>
                                      <w:marTop w:val="0"/>
                                      <w:marBottom w:val="120"/>
                                      <w:divBdr>
                                        <w:top w:val="none" w:sz="0" w:space="0" w:color="auto"/>
                                        <w:left w:val="none" w:sz="0" w:space="0" w:color="auto"/>
                                        <w:bottom w:val="none" w:sz="0" w:space="0" w:color="auto"/>
                                        <w:right w:val="none" w:sz="0" w:space="0" w:color="auto"/>
                                      </w:divBdr>
                                      <w:divsChild>
                                        <w:div w:id="1623464575">
                                          <w:marLeft w:val="0"/>
                                          <w:marRight w:val="0"/>
                                          <w:marTop w:val="120"/>
                                          <w:marBottom w:val="120"/>
                                          <w:divBdr>
                                            <w:top w:val="none" w:sz="0" w:space="0" w:color="auto"/>
                                            <w:left w:val="none" w:sz="0" w:space="0" w:color="auto"/>
                                            <w:bottom w:val="none" w:sz="0" w:space="0" w:color="auto"/>
                                            <w:right w:val="none" w:sz="0" w:space="0" w:color="auto"/>
                                          </w:divBdr>
                                          <w:divsChild>
                                            <w:div w:id="132796811">
                                              <w:marLeft w:val="0"/>
                                              <w:marRight w:val="0"/>
                                              <w:marTop w:val="0"/>
                                              <w:marBottom w:val="0"/>
                                              <w:divBdr>
                                                <w:top w:val="none" w:sz="0" w:space="0" w:color="auto"/>
                                                <w:left w:val="none" w:sz="0" w:space="0" w:color="auto"/>
                                                <w:bottom w:val="none" w:sz="0" w:space="0" w:color="auto"/>
                                                <w:right w:val="none" w:sz="0" w:space="0" w:color="auto"/>
                                              </w:divBdr>
                                              <w:divsChild>
                                                <w:div w:id="1739591981">
                                                  <w:marLeft w:val="0"/>
                                                  <w:marRight w:val="0"/>
                                                  <w:marTop w:val="0"/>
                                                  <w:marBottom w:val="0"/>
                                                  <w:divBdr>
                                                    <w:top w:val="none" w:sz="0" w:space="0" w:color="auto"/>
                                                    <w:left w:val="none" w:sz="0" w:space="0" w:color="auto"/>
                                                    <w:bottom w:val="none" w:sz="0" w:space="0" w:color="auto"/>
                                                    <w:right w:val="none" w:sz="0" w:space="0" w:color="auto"/>
                                                  </w:divBdr>
                                                  <w:divsChild>
                                                    <w:div w:id="274993451">
                                                      <w:marLeft w:val="0"/>
                                                      <w:marRight w:val="0"/>
                                                      <w:marTop w:val="0"/>
                                                      <w:marBottom w:val="120"/>
                                                      <w:divBdr>
                                                        <w:top w:val="none" w:sz="0" w:space="0" w:color="auto"/>
                                                        <w:left w:val="none" w:sz="0" w:space="0" w:color="auto"/>
                                                        <w:bottom w:val="none" w:sz="0" w:space="0" w:color="auto"/>
                                                        <w:right w:val="none" w:sz="0" w:space="0" w:color="auto"/>
                                                      </w:divBdr>
                                                      <w:divsChild>
                                                        <w:div w:id="105540739">
                                                          <w:marLeft w:val="0"/>
                                                          <w:marRight w:val="0"/>
                                                          <w:marTop w:val="120"/>
                                                          <w:marBottom w:val="120"/>
                                                          <w:divBdr>
                                                            <w:top w:val="none" w:sz="0" w:space="0" w:color="auto"/>
                                                            <w:left w:val="none" w:sz="0" w:space="0" w:color="auto"/>
                                                            <w:bottom w:val="none" w:sz="0" w:space="0" w:color="auto"/>
                                                            <w:right w:val="none" w:sz="0" w:space="0" w:color="auto"/>
                                                          </w:divBdr>
                                                          <w:divsChild>
                                                            <w:div w:id="38864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90384">
                                                      <w:marLeft w:val="0"/>
                                                      <w:marRight w:val="0"/>
                                                      <w:marTop w:val="0"/>
                                                      <w:marBottom w:val="120"/>
                                                      <w:divBdr>
                                                        <w:top w:val="none" w:sz="0" w:space="0" w:color="auto"/>
                                                        <w:left w:val="none" w:sz="0" w:space="0" w:color="auto"/>
                                                        <w:bottom w:val="none" w:sz="0" w:space="0" w:color="auto"/>
                                                        <w:right w:val="none" w:sz="0" w:space="0" w:color="auto"/>
                                                      </w:divBdr>
                                                      <w:divsChild>
                                                        <w:div w:id="1142582241">
                                                          <w:marLeft w:val="0"/>
                                                          <w:marRight w:val="0"/>
                                                          <w:marTop w:val="120"/>
                                                          <w:marBottom w:val="120"/>
                                                          <w:divBdr>
                                                            <w:top w:val="none" w:sz="0" w:space="0" w:color="auto"/>
                                                            <w:left w:val="none" w:sz="0" w:space="0" w:color="auto"/>
                                                            <w:bottom w:val="none" w:sz="0" w:space="0" w:color="auto"/>
                                                            <w:right w:val="none" w:sz="0" w:space="0" w:color="auto"/>
                                                          </w:divBdr>
                                                          <w:divsChild>
                                                            <w:div w:id="6819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6299908">
      <w:bodyDiv w:val="1"/>
      <w:marLeft w:val="0"/>
      <w:marRight w:val="0"/>
      <w:marTop w:val="0"/>
      <w:marBottom w:val="0"/>
      <w:divBdr>
        <w:top w:val="none" w:sz="0" w:space="0" w:color="auto"/>
        <w:left w:val="none" w:sz="0" w:space="0" w:color="auto"/>
        <w:bottom w:val="none" w:sz="0" w:space="0" w:color="auto"/>
        <w:right w:val="none" w:sz="0" w:space="0" w:color="auto"/>
      </w:divBdr>
    </w:div>
    <w:div w:id="1689063911">
      <w:bodyDiv w:val="1"/>
      <w:marLeft w:val="0"/>
      <w:marRight w:val="0"/>
      <w:marTop w:val="0"/>
      <w:marBottom w:val="0"/>
      <w:divBdr>
        <w:top w:val="none" w:sz="0" w:space="0" w:color="auto"/>
        <w:left w:val="none" w:sz="0" w:space="0" w:color="auto"/>
        <w:bottom w:val="none" w:sz="0" w:space="0" w:color="auto"/>
        <w:right w:val="none" w:sz="0" w:space="0" w:color="auto"/>
      </w:divBdr>
    </w:div>
    <w:div w:id="1769346456">
      <w:bodyDiv w:val="1"/>
      <w:marLeft w:val="0"/>
      <w:marRight w:val="0"/>
      <w:marTop w:val="0"/>
      <w:marBottom w:val="0"/>
      <w:divBdr>
        <w:top w:val="none" w:sz="0" w:space="0" w:color="auto"/>
        <w:left w:val="none" w:sz="0" w:space="0" w:color="auto"/>
        <w:bottom w:val="none" w:sz="0" w:space="0" w:color="auto"/>
        <w:right w:val="none" w:sz="0" w:space="0" w:color="auto"/>
      </w:divBdr>
    </w:div>
    <w:div w:id="1793666483">
      <w:bodyDiv w:val="1"/>
      <w:marLeft w:val="0"/>
      <w:marRight w:val="0"/>
      <w:marTop w:val="0"/>
      <w:marBottom w:val="0"/>
      <w:divBdr>
        <w:top w:val="none" w:sz="0" w:space="0" w:color="auto"/>
        <w:left w:val="none" w:sz="0" w:space="0" w:color="auto"/>
        <w:bottom w:val="none" w:sz="0" w:space="0" w:color="auto"/>
        <w:right w:val="none" w:sz="0" w:space="0" w:color="auto"/>
      </w:divBdr>
    </w:div>
    <w:div w:id="1870992759">
      <w:bodyDiv w:val="1"/>
      <w:marLeft w:val="0"/>
      <w:marRight w:val="0"/>
      <w:marTop w:val="0"/>
      <w:marBottom w:val="0"/>
      <w:divBdr>
        <w:top w:val="none" w:sz="0" w:space="0" w:color="auto"/>
        <w:left w:val="none" w:sz="0" w:space="0" w:color="auto"/>
        <w:bottom w:val="none" w:sz="0" w:space="0" w:color="auto"/>
        <w:right w:val="none" w:sz="0" w:space="0" w:color="auto"/>
      </w:divBdr>
    </w:div>
    <w:div w:id="1947417663">
      <w:bodyDiv w:val="1"/>
      <w:marLeft w:val="0"/>
      <w:marRight w:val="0"/>
      <w:marTop w:val="0"/>
      <w:marBottom w:val="0"/>
      <w:divBdr>
        <w:top w:val="none" w:sz="0" w:space="0" w:color="auto"/>
        <w:left w:val="none" w:sz="0" w:space="0" w:color="auto"/>
        <w:bottom w:val="none" w:sz="0" w:space="0" w:color="auto"/>
        <w:right w:val="none" w:sz="0" w:space="0" w:color="auto"/>
      </w:divBdr>
    </w:div>
    <w:div w:id="1949041904">
      <w:bodyDiv w:val="1"/>
      <w:marLeft w:val="0"/>
      <w:marRight w:val="0"/>
      <w:marTop w:val="0"/>
      <w:marBottom w:val="0"/>
      <w:divBdr>
        <w:top w:val="none" w:sz="0" w:space="0" w:color="auto"/>
        <w:left w:val="none" w:sz="0" w:space="0" w:color="auto"/>
        <w:bottom w:val="none" w:sz="0" w:space="0" w:color="auto"/>
        <w:right w:val="none" w:sz="0" w:space="0" w:color="auto"/>
      </w:divBdr>
    </w:div>
    <w:div w:id="1974094712">
      <w:bodyDiv w:val="1"/>
      <w:marLeft w:val="0"/>
      <w:marRight w:val="0"/>
      <w:marTop w:val="0"/>
      <w:marBottom w:val="0"/>
      <w:divBdr>
        <w:top w:val="none" w:sz="0" w:space="0" w:color="auto"/>
        <w:left w:val="none" w:sz="0" w:space="0" w:color="auto"/>
        <w:bottom w:val="none" w:sz="0" w:space="0" w:color="auto"/>
        <w:right w:val="none" w:sz="0" w:space="0" w:color="auto"/>
      </w:divBdr>
    </w:div>
    <w:div w:id="1989432915">
      <w:bodyDiv w:val="1"/>
      <w:marLeft w:val="0"/>
      <w:marRight w:val="0"/>
      <w:marTop w:val="0"/>
      <w:marBottom w:val="0"/>
      <w:divBdr>
        <w:top w:val="none" w:sz="0" w:space="0" w:color="auto"/>
        <w:left w:val="none" w:sz="0" w:space="0" w:color="auto"/>
        <w:bottom w:val="none" w:sz="0" w:space="0" w:color="auto"/>
        <w:right w:val="none" w:sz="0" w:space="0" w:color="auto"/>
      </w:divBdr>
      <w:divsChild>
        <w:div w:id="458185534">
          <w:marLeft w:val="1080"/>
          <w:marRight w:val="0"/>
          <w:marTop w:val="86"/>
          <w:marBottom w:val="0"/>
          <w:divBdr>
            <w:top w:val="none" w:sz="0" w:space="0" w:color="auto"/>
            <w:left w:val="none" w:sz="0" w:space="0" w:color="auto"/>
            <w:bottom w:val="none" w:sz="0" w:space="0" w:color="auto"/>
            <w:right w:val="none" w:sz="0" w:space="0" w:color="auto"/>
          </w:divBdr>
        </w:div>
        <w:div w:id="837499354">
          <w:marLeft w:val="1080"/>
          <w:marRight w:val="0"/>
          <w:marTop w:val="86"/>
          <w:marBottom w:val="0"/>
          <w:divBdr>
            <w:top w:val="none" w:sz="0" w:space="0" w:color="auto"/>
            <w:left w:val="none" w:sz="0" w:space="0" w:color="auto"/>
            <w:bottom w:val="none" w:sz="0" w:space="0" w:color="auto"/>
            <w:right w:val="none" w:sz="0" w:space="0" w:color="auto"/>
          </w:divBdr>
        </w:div>
        <w:div w:id="939029088">
          <w:marLeft w:val="1080"/>
          <w:marRight w:val="0"/>
          <w:marTop w:val="86"/>
          <w:marBottom w:val="0"/>
          <w:divBdr>
            <w:top w:val="none" w:sz="0" w:space="0" w:color="auto"/>
            <w:left w:val="none" w:sz="0" w:space="0" w:color="auto"/>
            <w:bottom w:val="none" w:sz="0" w:space="0" w:color="auto"/>
            <w:right w:val="none" w:sz="0" w:space="0" w:color="auto"/>
          </w:divBdr>
        </w:div>
        <w:div w:id="1914046718">
          <w:marLeft w:val="1080"/>
          <w:marRight w:val="0"/>
          <w:marTop w:val="86"/>
          <w:marBottom w:val="0"/>
          <w:divBdr>
            <w:top w:val="none" w:sz="0" w:space="0" w:color="auto"/>
            <w:left w:val="none" w:sz="0" w:space="0" w:color="auto"/>
            <w:bottom w:val="none" w:sz="0" w:space="0" w:color="auto"/>
            <w:right w:val="none" w:sz="0" w:space="0" w:color="auto"/>
          </w:divBdr>
        </w:div>
      </w:divsChild>
    </w:div>
    <w:div w:id="1996257898">
      <w:bodyDiv w:val="1"/>
      <w:marLeft w:val="0"/>
      <w:marRight w:val="0"/>
      <w:marTop w:val="0"/>
      <w:marBottom w:val="0"/>
      <w:divBdr>
        <w:top w:val="none" w:sz="0" w:space="0" w:color="auto"/>
        <w:left w:val="none" w:sz="0" w:space="0" w:color="auto"/>
        <w:bottom w:val="none" w:sz="0" w:space="0" w:color="auto"/>
        <w:right w:val="none" w:sz="0" w:space="0" w:color="auto"/>
      </w:divBdr>
    </w:div>
    <w:div w:id="2037846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navsea.navy.deps.mil/wc/pnbc-code10/Safety/default.aspx"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www.website.gov"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0032F3C7D1D7E4B9A5C69B4C164F040" ma:contentTypeVersion="17" ma:contentTypeDescription="Create a new document." ma:contentTypeScope="" ma:versionID="25130396d6e95a8c99c0a7c550b1d973">
  <xsd:schema xmlns:xsd="http://www.w3.org/2001/XMLSchema" xmlns:xs="http://www.w3.org/2001/XMLSchema" xmlns:p="http://schemas.microsoft.com/office/2006/metadata/properties" xmlns:ns2="a176f8c4-1a0f-489e-9c8d-9e882f186c72" xmlns:ns3="70aed978-1a13-4d3e-b00e-ccef01c268d8" targetNamespace="http://schemas.microsoft.com/office/2006/metadata/properties" ma:root="true" ma:fieldsID="6f843ee2b4886d681f95e8ceae443c68" ns2:_="" ns3:_="">
    <xsd:import namespace="a176f8c4-1a0f-489e-9c8d-9e882f186c72"/>
    <xsd:import namespace="70aed978-1a13-4d3e-b00e-ccef01c268d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lcf76f155ced4ddcb4097134ff3c332f" minOccurs="0"/>
                <xsd:element ref="ns2:TaxCatchAll" minOccurs="0"/>
                <xsd:element ref="ns3:MediaServiceObjectDetectorVersion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76f8c4-1a0f-489e-9c8d-9e882f186c7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5068f94b-5068-453f-a04c-ad26c0cb88a6}" ma:internalName="TaxCatchAll" ma:showField="CatchAllData" ma:web="a176f8c4-1a0f-489e-9c8d-9e882f186c7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0aed978-1a13-4d3e-b00e-ccef01c268d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70aed978-1a13-4d3e-b00e-ccef01c268d8">
      <Terms xmlns="http://schemas.microsoft.com/office/infopath/2007/PartnerControls"/>
    </lcf76f155ced4ddcb4097134ff3c332f>
    <TaxCatchAll xmlns="a176f8c4-1a0f-489e-9c8d-9e882f186c72"/>
  </documentManagement>
</p:properties>
</file>

<file path=customXml/itemProps1.xml><?xml version="1.0" encoding="utf-8"?>
<ds:datastoreItem xmlns:ds="http://schemas.openxmlformats.org/officeDocument/2006/customXml" ds:itemID="{000F7ED7-F4F1-4CA4-9363-A1106FDA8254}">
  <ds:schemaRefs>
    <ds:schemaRef ds:uri="http://schemas.microsoft.com/office/2006/metadata/longProperties"/>
  </ds:schemaRefs>
</ds:datastoreItem>
</file>

<file path=customXml/itemProps2.xml><?xml version="1.0" encoding="utf-8"?>
<ds:datastoreItem xmlns:ds="http://schemas.openxmlformats.org/officeDocument/2006/customXml" ds:itemID="{2EC82BE2-9C81-4FB6-B3DD-753424F9CF36}">
  <ds:schemaRefs>
    <ds:schemaRef ds:uri="http://schemas.microsoft.com/sharepoint/v3/contenttype/forms"/>
  </ds:schemaRefs>
</ds:datastoreItem>
</file>

<file path=customXml/itemProps3.xml><?xml version="1.0" encoding="utf-8"?>
<ds:datastoreItem xmlns:ds="http://schemas.openxmlformats.org/officeDocument/2006/customXml" ds:itemID="{662D9FE0-A43F-4704-BF56-519078900F61}">
  <ds:schemaRefs>
    <ds:schemaRef ds:uri="http://schemas.openxmlformats.org/officeDocument/2006/bibliography"/>
  </ds:schemaRefs>
</ds:datastoreItem>
</file>

<file path=customXml/itemProps4.xml><?xml version="1.0" encoding="utf-8"?>
<ds:datastoreItem xmlns:ds="http://schemas.openxmlformats.org/officeDocument/2006/customXml" ds:itemID="{F84130FA-BC05-4674-B6AF-45DACD2D8D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76f8c4-1a0f-489e-9c8d-9e882f186c72"/>
    <ds:schemaRef ds:uri="70aed978-1a13-4d3e-b00e-ccef01c268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C45C56B-136B-4D1A-8570-FD421F86C6C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7744</Words>
  <Characters>44146</Characters>
  <Application>Microsoft Office Word</Application>
  <DocSecurity>4</DocSecurity>
  <Lines>367</Lines>
  <Paragraphs>103</Paragraphs>
  <ScaleCrop>false</ScaleCrop>
  <HeadingPairs>
    <vt:vector size="2" baseType="variant">
      <vt:variant>
        <vt:lpstr>Title</vt:lpstr>
      </vt:variant>
      <vt:variant>
        <vt:i4>1</vt:i4>
      </vt:variant>
    </vt:vector>
  </HeadingPairs>
  <TitlesOfParts>
    <vt:vector size="1" baseType="lpstr">
      <vt:lpstr>PWS_SOW Template 28 Oct 2019</vt:lpstr>
    </vt:vector>
  </TitlesOfParts>
  <LinksUpToDate>false</LinksUpToDate>
  <CharactersWithSpaces>51787</CharactersWithSpaces>
  <SharedDoc>false</SharedDoc>
  <HLinks>
    <vt:vector size="12" baseType="variant">
      <vt:variant>
        <vt:i4>6291562</vt:i4>
      </vt:variant>
      <vt:variant>
        <vt:i4>3</vt:i4>
      </vt:variant>
      <vt:variant>
        <vt:i4>0</vt:i4>
      </vt:variant>
      <vt:variant>
        <vt:i4>5</vt:i4>
      </vt:variant>
      <vt:variant>
        <vt:lpwstr>https://navsea.navy.deps.mil/wc/pnbc-code10/Safety/default.aspx</vt:lpwstr>
      </vt:variant>
      <vt:variant>
        <vt:lpwstr/>
      </vt:variant>
      <vt:variant>
        <vt:i4>2293875</vt:i4>
      </vt:variant>
      <vt:variant>
        <vt:i4>0</vt:i4>
      </vt:variant>
      <vt:variant>
        <vt:i4>0</vt:i4>
      </vt:variant>
      <vt:variant>
        <vt:i4>5</vt:i4>
      </vt:variant>
      <vt:variant>
        <vt:lpwstr>http://www.website.gov/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PWS_SOW Template 28 Oct 2019</dc:title>
  <dc:subject/>
  <dc:creator/>
  <cp:keywords/>
  <cp:lastModifiedBy/>
  <cp:revision>1</cp:revision>
  <dcterms:created xsi:type="dcterms:W3CDTF">2026-04-13T17:38:00Z</dcterms:created>
  <dcterms:modified xsi:type="dcterms:W3CDTF">2026-04-13T17:38:00Z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vt:lpwstr>10/28/19</vt:lpwstr>
  </property>
  <property fmtid="{D5CDD505-2E9C-101B-9397-08002B2CF9AE}" pid="3" name="Last Updated">
    <vt:lpwstr>2/19/19</vt:lpwstr>
  </property>
</Properties>
</file>