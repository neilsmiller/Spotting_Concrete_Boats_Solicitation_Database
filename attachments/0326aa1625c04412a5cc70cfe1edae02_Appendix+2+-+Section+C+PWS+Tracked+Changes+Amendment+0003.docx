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B3A7A" w14:textId="38F3F8D1" w:rsidR="00BD33FC" w:rsidRPr="003354EB" w:rsidRDefault="00BD33FC" w:rsidP="001D2E84">
      <w:pPr>
        <w:ind w:left="2880" w:firstLine="720"/>
        <w:rPr>
          <w:rFonts w:asciiTheme="minorHAnsi" w:hAnsiTheme="minorHAnsi" w:cstheme="minorHAnsi"/>
          <w:b/>
          <w:bCs/>
          <w:sz w:val="28"/>
          <w:szCs w:val="28"/>
        </w:rPr>
      </w:pPr>
      <w:r w:rsidRPr="003354EB">
        <w:rPr>
          <w:rFonts w:asciiTheme="minorHAnsi" w:hAnsiTheme="minorHAnsi" w:cstheme="minorHAnsi"/>
          <w:b/>
          <w:bCs/>
          <w:sz w:val="28"/>
          <w:szCs w:val="28"/>
        </w:rPr>
        <w:t>U.S. Department of State</w:t>
      </w:r>
    </w:p>
    <w:p w14:paraId="63BF058D" w14:textId="77777777" w:rsidR="00BD33FC" w:rsidRPr="003354EB" w:rsidRDefault="00BD33FC" w:rsidP="00BD33FC">
      <w:pPr>
        <w:jc w:val="center"/>
        <w:rPr>
          <w:rFonts w:asciiTheme="minorHAnsi" w:hAnsiTheme="minorHAnsi" w:cstheme="minorHAnsi"/>
          <w:b/>
          <w:bCs/>
          <w:sz w:val="28"/>
          <w:szCs w:val="28"/>
        </w:rPr>
      </w:pPr>
      <w:r w:rsidRPr="003354EB">
        <w:rPr>
          <w:rFonts w:asciiTheme="minorHAnsi" w:hAnsiTheme="minorHAnsi" w:cstheme="minorHAnsi"/>
          <w:b/>
          <w:bCs/>
          <w:sz w:val="28"/>
          <w:szCs w:val="28"/>
        </w:rPr>
        <w:t xml:space="preserve">Bureau of Consular Affairs </w:t>
      </w:r>
    </w:p>
    <w:p w14:paraId="3244EB03" w14:textId="77777777" w:rsidR="00BD33FC" w:rsidRDefault="00BD33FC" w:rsidP="00BD33FC">
      <w:pPr>
        <w:jc w:val="center"/>
        <w:rPr>
          <w:rFonts w:asciiTheme="minorHAnsi" w:hAnsiTheme="minorHAnsi" w:cstheme="minorHAnsi"/>
          <w:b/>
          <w:bCs/>
          <w:sz w:val="28"/>
          <w:szCs w:val="28"/>
        </w:rPr>
      </w:pPr>
      <w:r w:rsidRPr="003354EB">
        <w:rPr>
          <w:rFonts w:asciiTheme="minorHAnsi" w:hAnsiTheme="minorHAnsi" w:cstheme="minorHAnsi"/>
          <w:b/>
          <w:bCs/>
          <w:sz w:val="28"/>
          <w:szCs w:val="28"/>
        </w:rPr>
        <w:t xml:space="preserve">Office of Consular Systems and Technology </w:t>
      </w:r>
    </w:p>
    <w:p w14:paraId="2D394A15" w14:textId="77777777" w:rsidR="003354EB" w:rsidRPr="003354EB" w:rsidRDefault="003354EB" w:rsidP="00BD33FC">
      <w:pPr>
        <w:jc w:val="center"/>
        <w:rPr>
          <w:rFonts w:asciiTheme="minorHAnsi" w:hAnsiTheme="minorHAnsi" w:cstheme="minorHAnsi"/>
          <w:b/>
          <w:bCs/>
          <w:sz w:val="28"/>
          <w:szCs w:val="28"/>
        </w:rPr>
      </w:pPr>
    </w:p>
    <w:p w14:paraId="18F89514" w14:textId="4E1D18FC" w:rsidR="00BD33FC" w:rsidRPr="00E60D34" w:rsidRDefault="003F2E64" w:rsidP="003F2E64">
      <w:pPr>
        <w:tabs>
          <w:tab w:val="left" w:pos="8490"/>
        </w:tabs>
        <w:jc w:val="both"/>
        <w:rPr>
          <w:rFonts w:asciiTheme="minorHAnsi" w:hAnsiTheme="minorHAnsi" w:cstheme="minorHAnsi"/>
          <w:b/>
          <w:bCs/>
          <w:szCs w:val="24"/>
        </w:rPr>
      </w:pPr>
      <w:r w:rsidRPr="00E60D34">
        <w:rPr>
          <w:rFonts w:asciiTheme="minorHAnsi" w:hAnsiTheme="minorHAnsi" w:cstheme="minorHAnsi"/>
          <w:b/>
          <w:bCs/>
          <w:szCs w:val="24"/>
        </w:rPr>
        <w:tab/>
      </w:r>
      <w:r w:rsidR="00574111" w:rsidRPr="00E60D34">
        <w:rPr>
          <w:rFonts w:asciiTheme="minorHAnsi" w:hAnsiTheme="minorHAnsi" w:cstheme="minorHAnsi"/>
          <w:b/>
          <w:bCs/>
          <w:szCs w:val="24"/>
        </w:rPr>
        <w:t xml:space="preserve"> </w:t>
      </w:r>
    </w:p>
    <w:p w14:paraId="137BE295" w14:textId="77777777" w:rsidR="00BD33FC" w:rsidRPr="00E60D34" w:rsidRDefault="00BD33FC" w:rsidP="00BD33FC">
      <w:pPr>
        <w:tabs>
          <w:tab w:val="left" w:pos="540"/>
        </w:tabs>
        <w:jc w:val="center"/>
        <w:rPr>
          <w:rFonts w:asciiTheme="minorHAnsi" w:hAnsiTheme="minorHAnsi" w:cstheme="minorHAnsi"/>
          <w:b/>
          <w:bCs/>
          <w:noProof/>
          <w:szCs w:val="24"/>
        </w:rPr>
      </w:pPr>
      <w:r w:rsidRPr="00E60D34">
        <w:rPr>
          <w:rFonts w:asciiTheme="minorHAnsi" w:hAnsiTheme="minorHAnsi" w:cstheme="minorHAnsi"/>
          <w:noProof/>
          <w:szCs w:val="24"/>
        </w:rPr>
        <w:drawing>
          <wp:inline distT="0" distB="0" distL="0" distR="0" wp14:anchorId="2F98861A" wp14:editId="095D57A2">
            <wp:extent cx="3200400" cy="3200400"/>
            <wp:effectExtent l="0" t="0" r="0" b="0"/>
            <wp:docPr id="1" name="Picture 1" descr="Image result for department of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artment of state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12B01818" w14:textId="77777777" w:rsidR="00BD33FC" w:rsidRPr="00E60D34" w:rsidRDefault="00BD33FC" w:rsidP="00BD33FC">
      <w:pPr>
        <w:tabs>
          <w:tab w:val="left" w:pos="540"/>
        </w:tabs>
        <w:jc w:val="both"/>
        <w:rPr>
          <w:rFonts w:asciiTheme="minorHAnsi" w:hAnsiTheme="minorHAnsi" w:cstheme="minorHAnsi"/>
          <w:b/>
          <w:bCs/>
          <w:noProof/>
          <w:szCs w:val="24"/>
        </w:rPr>
      </w:pPr>
    </w:p>
    <w:p w14:paraId="0898F969" w14:textId="77777777" w:rsidR="00BD33FC" w:rsidRPr="00E60D34" w:rsidRDefault="00BD33FC" w:rsidP="00BD33FC">
      <w:pPr>
        <w:tabs>
          <w:tab w:val="left" w:pos="540"/>
        </w:tabs>
        <w:jc w:val="both"/>
        <w:rPr>
          <w:rFonts w:asciiTheme="minorHAnsi" w:hAnsiTheme="minorHAnsi" w:cstheme="minorHAnsi"/>
          <w:b/>
          <w:bCs/>
          <w:noProof/>
          <w:szCs w:val="24"/>
        </w:rPr>
      </w:pPr>
    </w:p>
    <w:p w14:paraId="15C2F6DF" w14:textId="77777777" w:rsidR="00DA2139" w:rsidRPr="00E60D34" w:rsidRDefault="00DA2139" w:rsidP="00DA2139">
      <w:pPr>
        <w:jc w:val="center"/>
        <w:rPr>
          <w:rFonts w:asciiTheme="minorHAnsi" w:hAnsiTheme="minorHAnsi" w:cstheme="minorHAnsi"/>
          <w:b/>
          <w:sz w:val="32"/>
          <w:szCs w:val="32"/>
        </w:rPr>
      </w:pPr>
      <w:r w:rsidRPr="00E60D34">
        <w:rPr>
          <w:rFonts w:asciiTheme="minorHAnsi" w:hAnsiTheme="minorHAnsi" w:cstheme="minorHAnsi"/>
          <w:b/>
          <w:sz w:val="32"/>
          <w:szCs w:val="32"/>
        </w:rPr>
        <w:t>Next Generation Passport Personalization Printers</w:t>
      </w:r>
    </w:p>
    <w:p w14:paraId="4ABA9441" w14:textId="77777777" w:rsidR="00BD33FC" w:rsidRPr="00E60D34" w:rsidRDefault="00BD33FC" w:rsidP="00BD33FC">
      <w:pPr>
        <w:tabs>
          <w:tab w:val="left" w:pos="540"/>
        </w:tabs>
        <w:jc w:val="center"/>
        <w:rPr>
          <w:rFonts w:asciiTheme="minorHAnsi" w:hAnsiTheme="minorHAnsi" w:cstheme="minorHAnsi"/>
          <w:bCs/>
          <w:szCs w:val="24"/>
        </w:rPr>
      </w:pPr>
    </w:p>
    <w:p w14:paraId="44B351A5" w14:textId="3C23E278" w:rsidR="00DA2139" w:rsidRPr="00E60D34" w:rsidRDefault="009D3727" w:rsidP="00DA2139">
      <w:pPr>
        <w:tabs>
          <w:tab w:val="left" w:pos="540"/>
        </w:tabs>
        <w:jc w:val="center"/>
        <w:rPr>
          <w:rFonts w:asciiTheme="minorHAnsi" w:hAnsiTheme="minorHAnsi" w:cstheme="minorHAnsi"/>
          <w:b/>
          <w:bCs/>
          <w:sz w:val="32"/>
          <w:szCs w:val="32"/>
        </w:rPr>
      </w:pPr>
      <w:r w:rsidRPr="00E60D34">
        <w:rPr>
          <w:rFonts w:asciiTheme="minorHAnsi" w:hAnsiTheme="minorHAnsi" w:cstheme="minorHAnsi"/>
          <w:b/>
          <w:bCs/>
          <w:sz w:val="32"/>
          <w:szCs w:val="32"/>
        </w:rPr>
        <w:t>November</w:t>
      </w:r>
      <w:r w:rsidR="00D50324" w:rsidRPr="00E60D34">
        <w:rPr>
          <w:rFonts w:asciiTheme="minorHAnsi" w:hAnsiTheme="minorHAnsi" w:cstheme="minorHAnsi"/>
          <w:b/>
          <w:bCs/>
          <w:sz w:val="32"/>
          <w:szCs w:val="32"/>
        </w:rPr>
        <w:t xml:space="preserve"> 2023</w:t>
      </w:r>
    </w:p>
    <w:p w14:paraId="2E50122A" w14:textId="77777777" w:rsidR="00DA2139" w:rsidRPr="00E60D34" w:rsidRDefault="00DA2139" w:rsidP="00DA2139">
      <w:pPr>
        <w:tabs>
          <w:tab w:val="left" w:pos="540"/>
        </w:tabs>
        <w:jc w:val="center"/>
        <w:rPr>
          <w:rFonts w:asciiTheme="minorHAnsi" w:hAnsiTheme="minorHAnsi" w:cstheme="minorHAnsi"/>
          <w:b/>
          <w:bCs/>
          <w:sz w:val="32"/>
          <w:szCs w:val="32"/>
        </w:rPr>
      </w:pPr>
    </w:p>
    <w:p w14:paraId="23C74B17" w14:textId="50D5AC53" w:rsidR="00BD33FC" w:rsidRPr="00E60D34" w:rsidRDefault="00DA2139" w:rsidP="00DA2139">
      <w:pPr>
        <w:tabs>
          <w:tab w:val="left" w:pos="540"/>
        </w:tabs>
        <w:jc w:val="center"/>
        <w:rPr>
          <w:rFonts w:asciiTheme="minorHAnsi" w:hAnsiTheme="minorHAnsi" w:cstheme="minorHAnsi"/>
          <w:bCs/>
          <w:sz w:val="32"/>
          <w:szCs w:val="32"/>
        </w:rPr>
      </w:pPr>
      <w:r w:rsidRPr="00E60D34">
        <w:rPr>
          <w:rFonts w:asciiTheme="minorHAnsi" w:hAnsiTheme="minorHAnsi" w:cstheme="minorHAnsi"/>
          <w:b/>
          <w:bCs/>
          <w:sz w:val="32"/>
          <w:szCs w:val="32"/>
        </w:rPr>
        <w:t>Descriptions/Specifications/Work Statement</w:t>
      </w:r>
    </w:p>
    <w:p w14:paraId="03002F14" w14:textId="51AC6A46" w:rsidR="00BD33FC" w:rsidRPr="00E60D34" w:rsidRDefault="00BD33FC">
      <w:pPr>
        <w:spacing w:after="200" w:line="276" w:lineRule="auto"/>
        <w:rPr>
          <w:rFonts w:asciiTheme="minorHAnsi" w:hAnsiTheme="minorHAnsi" w:cstheme="minorHAnsi"/>
          <w:b/>
          <w:szCs w:val="24"/>
        </w:rPr>
      </w:pPr>
      <w:r w:rsidRPr="00E60D34">
        <w:rPr>
          <w:rFonts w:asciiTheme="minorHAnsi" w:hAnsiTheme="minorHAnsi" w:cstheme="minorHAnsi"/>
          <w:b/>
          <w:szCs w:val="24"/>
        </w:rPr>
        <w:br w:type="page"/>
      </w:r>
    </w:p>
    <w:p w14:paraId="27E5E2DF" w14:textId="39EB89A9" w:rsidR="00AB0F08" w:rsidRPr="00E60D34" w:rsidRDefault="00AB0F08" w:rsidP="00D738EF">
      <w:pPr>
        <w:pStyle w:val="Heading1"/>
        <w:rPr>
          <w:rFonts w:asciiTheme="minorHAnsi" w:hAnsiTheme="minorHAnsi" w:cstheme="minorHAnsi"/>
        </w:rPr>
      </w:pPr>
      <w:bookmarkStart w:id="0" w:name="_Toc11932524"/>
      <w:r w:rsidRPr="00E60D34">
        <w:rPr>
          <w:rFonts w:asciiTheme="minorHAnsi" w:hAnsiTheme="minorHAnsi" w:cstheme="minorHAnsi"/>
        </w:rPr>
        <w:lastRenderedPageBreak/>
        <w:t xml:space="preserve">PURPOSE </w:t>
      </w:r>
      <w:bookmarkEnd w:id="0"/>
      <w:r w:rsidR="00E05377" w:rsidRPr="00E60D34">
        <w:rPr>
          <w:rFonts w:asciiTheme="minorHAnsi" w:hAnsiTheme="minorHAnsi" w:cstheme="minorHAnsi"/>
        </w:rPr>
        <w:t>OF PROCUREMENT</w:t>
      </w:r>
    </w:p>
    <w:p w14:paraId="2E09FEBB" w14:textId="076A4AC0" w:rsidR="005631D6" w:rsidRPr="00E60D34" w:rsidRDefault="00374A27" w:rsidP="000B51F9">
      <w:pPr>
        <w:rPr>
          <w:rFonts w:asciiTheme="minorHAnsi" w:hAnsiTheme="minorHAnsi" w:cstheme="minorHAnsi"/>
        </w:rPr>
      </w:pPr>
      <w:r w:rsidRPr="00E60D34">
        <w:rPr>
          <w:rFonts w:asciiTheme="minorHAnsi" w:hAnsiTheme="minorHAnsi" w:cstheme="minorHAnsi"/>
          <w:szCs w:val="24"/>
        </w:rPr>
        <w:t xml:space="preserve">The U.S. Department of State (DOS or State Department) </w:t>
      </w:r>
      <w:r w:rsidR="002C04E4" w:rsidRPr="00E60D34">
        <w:rPr>
          <w:rFonts w:asciiTheme="minorHAnsi" w:hAnsiTheme="minorHAnsi" w:cstheme="minorHAnsi"/>
          <w:szCs w:val="24"/>
        </w:rPr>
        <w:t>Consular Affairs (CA)</w:t>
      </w:r>
      <w:r w:rsidRPr="00E60D34">
        <w:rPr>
          <w:rFonts w:asciiTheme="minorHAnsi" w:hAnsiTheme="minorHAnsi" w:cstheme="minorHAnsi"/>
          <w:szCs w:val="24"/>
        </w:rPr>
        <w:t xml:space="preserve"> </w:t>
      </w:r>
      <w:r w:rsidR="000B51F9" w:rsidRPr="00E60D34">
        <w:rPr>
          <w:rFonts w:asciiTheme="minorHAnsi" w:hAnsiTheme="minorHAnsi" w:cstheme="minorHAnsi"/>
          <w:szCs w:val="24"/>
        </w:rPr>
        <w:t xml:space="preserve">has personalized U.S. passport books since 1998 using color thermal ink-transfer printers. Currently, DOS personalizes electronic passports (e-passports) on passport book </w:t>
      </w:r>
      <w:r w:rsidR="00CC6B11" w:rsidRPr="00E60D34">
        <w:rPr>
          <w:rFonts w:asciiTheme="minorHAnsi" w:hAnsiTheme="minorHAnsi" w:cstheme="minorHAnsi"/>
          <w:szCs w:val="24"/>
        </w:rPr>
        <w:t>printers and</w:t>
      </w:r>
      <w:r w:rsidR="003F6CB6" w:rsidRPr="00E60D34">
        <w:rPr>
          <w:rFonts w:asciiTheme="minorHAnsi" w:hAnsiTheme="minorHAnsi" w:cstheme="minorHAnsi"/>
          <w:szCs w:val="24"/>
        </w:rPr>
        <w:t xml:space="preserve"> has </w:t>
      </w:r>
      <w:r w:rsidR="00312D2D" w:rsidRPr="00E60D34">
        <w:rPr>
          <w:rFonts w:asciiTheme="minorHAnsi" w:hAnsiTheme="minorHAnsi" w:cstheme="minorHAnsi"/>
          <w:szCs w:val="24"/>
        </w:rPr>
        <w:t>custom</w:t>
      </w:r>
      <w:r w:rsidR="0022028E" w:rsidRPr="00E60D34">
        <w:rPr>
          <w:rFonts w:asciiTheme="minorHAnsi" w:hAnsiTheme="minorHAnsi" w:cstheme="minorHAnsi"/>
          <w:szCs w:val="24"/>
        </w:rPr>
        <w:t xml:space="preserve">ized </w:t>
      </w:r>
      <w:r w:rsidR="00307786" w:rsidRPr="00E60D34">
        <w:rPr>
          <w:rFonts w:asciiTheme="minorHAnsi" w:hAnsiTheme="minorHAnsi" w:cstheme="minorHAnsi"/>
          <w:szCs w:val="24"/>
        </w:rPr>
        <w:t xml:space="preserve">Next Generation (NextGen) Passport Personalization Printers </w:t>
      </w:r>
      <w:r w:rsidR="000F052B" w:rsidRPr="00E60D34">
        <w:rPr>
          <w:rFonts w:asciiTheme="minorHAnsi" w:hAnsiTheme="minorHAnsi" w:cstheme="minorHAnsi"/>
        </w:rPr>
        <w:t>as the new solution for printing passport books</w:t>
      </w:r>
      <w:r w:rsidR="00AA5B33" w:rsidRPr="00E60D34">
        <w:rPr>
          <w:rFonts w:asciiTheme="minorHAnsi" w:hAnsiTheme="minorHAnsi" w:cstheme="minorHAnsi"/>
        </w:rPr>
        <w:t xml:space="preserve"> </w:t>
      </w:r>
      <w:r w:rsidR="00307786" w:rsidRPr="00E60D34">
        <w:rPr>
          <w:rFonts w:asciiTheme="minorHAnsi" w:hAnsiTheme="minorHAnsi" w:cstheme="minorHAnsi"/>
          <w:szCs w:val="24"/>
        </w:rPr>
        <w:t xml:space="preserve">replacing the existing legacy passport book printers at all </w:t>
      </w:r>
      <w:r w:rsidR="002C04E4" w:rsidRPr="00E60D34">
        <w:rPr>
          <w:rFonts w:asciiTheme="minorHAnsi" w:hAnsiTheme="minorHAnsi" w:cstheme="minorHAnsi"/>
          <w:szCs w:val="24"/>
        </w:rPr>
        <w:t xml:space="preserve">CA </w:t>
      </w:r>
      <w:r w:rsidR="00307786" w:rsidRPr="00E60D34">
        <w:rPr>
          <w:rFonts w:asciiTheme="minorHAnsi" w:hAnsiTheme="minorHAnsi" w:cstheme="minorHAnsi"/>
          <w:szCs w:val="24"/>
        </w:rPr>
        <w:t>passport locations</w:t>
      </w:r>
      <w:r w:rsidR="002C04E4" w:rsidRPr="00E60D34">
        <w:rPr>
          <w:rFonts w:asciiTheme="minorHAnsi" w:hAnsiTheme="minorHAnsi" w:cstheme="minorHAnsi"/>
          <w:szCs w:val="24"/>
        </w:rPr>
        <w:t xml:space="preserve"> and labs</w:t>
      </w:r>
      <w:r w:rsidR="00CC6B11" w:rsidRPr="00E60D34">
        <w:rPr>
          <w:rFonts w:asciiTheme="minorHAnsi" w:hAnsiTheme="minorHAnsi" w:cstheme="minorHAnsi"/>
          <w:szCs w:val="24"/>
        </w:rPr>
        <w:t xml:space="preserve">.  The </w:t>
      </w:r>
      <w:r w:rsidR="005631D6" w:rsidRPr="00E60D34">
        <w:rPr>
          <w:rFonts w:asciiTheme="minorHAnsi" w:hAnsiTheme="minorHAnsi" w:cstheme="minorHAnsi"/>
        </w:rPr>
        <w:t>specialized NextGen Passport Personalization Printers have been uniquely customized to the Department’s requirements of hardware, printer configuration, enhanced security features, steganography software, and software for image enhancement/</w:t>
      </w:r>
      <w:r w:rsidR="00051F64" w:rsidRPr="00E60D34">
        <w:rPr>
          <w:rFonts w:asciiTheme="minorHAnsi" w:hAnsiTheme="minorHAnsi" w:cstheme="minorHAnsi"/>
        </w:rPr>
        <w:t xml:space="preserve"> </w:t>
      </w:r>
      <w:r w:rsidR="005631D6" w:rsidRPr="00E60D34">
        <w:rPr>
          <w:rFonts w:asciiTheme="minorHAnsi" w:hAnsiTheme="minorHAnsi" w:cstheme="minorHAnsi"/>
        </w:rPr>
        <w:t xml:space="preserve">personalized masking enhancements for the new passport books.  </w:t>
      </w:r>
    </w:p>
    <w:p w14:paraId="49579A7E" w14:textId="77777777" w:rsidR="005631D6" w:rsidRPr="00E60D34" w:rsidRDefault="005631D6" w:rsidP="000B51F9">
      <w:pPr>
        <w:rPr>
          <w:rFonts w:asciiTheme="minorHAnsi" w:hAnsiTheme="minorHAnsi" w:cstheme="minorHAnsi"/>
        </w:rPr>
      </w:pPr>
    </w:p>
    <w:p w14:paraId="62BCCE63" w14:textId="2B5C4597" w:rsidR="000B51F9" w:rsidRPr="00E60D34" w:rsidRDefault="000B51F9" w:rsidP="000B51F9">
      <w:pPr>
        <w:rPr>
          <w:rFonts w:asciiTheme="minorHAnsi" w:hAnsiTheme="minorHAnsi" w:cstheme="minorHAnsi"/>
          <w:szCs w:val="24"/>
        </w:rPr>
      </w:pPr>
      <w:r w:rsidRPr="00E60D34">
        <w:rPr>
          <w:rFonts w:asciiTheme="minorHAnsi" w:hAnsiTheme="minorHAnsi" w:cstheme="minorHAnsi"/>
          <w:szCs w:val="24"/>
        </w:rPr>
        <w:t xml:space="preserve">To enhance security, durability, and quality of future passport books, it is necessary for DOS to continue to </w:t>
      </w:r>
      <w:r w:rsidR="007440FC" w:rsidRPr="00E60D34">
        <w:rPr>
          <w:rFonts w:asciiTheme="minorHAnsi" w:hAnsiTheme="minorHAnsi" w:cstheme="minorHAnsi"/>
          <w:szCs w:val="24"/>
        </w:rPr>
        <w:t xml:space="preserve">provide and support </w:t>
      </w:r>
      <w:r w:rsidRPr="00E60D34">
        <w:rPr>
          <w:rFonts w:asciiTheme="minorHAnsi" w:hAnsiTheme="minorHAnsi" w:cstheme="minorHAnsi"/>
          <w:szCs w:val="24"/>
        </w:rPr>
        <w:t xml:space="preserve">systems with </w:t>
      </w:r>
      <w:r w:rsidR="00D51DB7" w:rsidRPr="00E60D34">
        <w:rPr>
          <w:rFonts w:asciiTheme="minorHAnsi" w:hAnsiTheme="minorHAnsi" w:cstheme="minorHAnsi"/>
          <w:szCs w:val="24"/>
        </w:rPr>
        <w:t xml:space="preserve">the </w:t>
      </w:r>
      <w:r w:rsidR="003C6B65" w:rsidRPr="00E60D34">
        <w:rPr>
          <w:rFonts w:asciiTheme="minorHAnsi" w:hAnsiTheme="minorHAnsi" w:cstheme="minorHAnsi"/>
          <w:szCs w:val="24"/>
        </w:rPr>
        <w:t xml:space="preserve">NextGen </w:t>
      </w:r>
      <w:bookmarkStart w:id="1" w:name="_Hlk108785649"/>
      <w:r w:rsidR="003C6B65" w:rsidRPr="00E60D34">
        <w:rPr>
          <w:rFonts w:asciiTheme="minorHAnsi" w:hAnsiTheme="minorHAnsi" w:cstheme="minorHAnsi"/>
          <w:szCs w:val="24"/>
        </w:rPr>
        <w:t>Passport Personalization Printers</w:t>
      </w:r>
      <w:bookmarkEnd w:id="1"/>
      <w:r w:rsidR="00C844F3" w:rsidRPr="00E60D34">
        <w:rPr>
          <w:rFonts w:asciiTheme="minorHAnsi" w:hAnsiTheme="minorHAnsi" w:cstheme="minorHAnsi"/>
          <w:szCs w:val="24"/>
        </w:rPr>
        <w:t>.</w:t>
      </w:r>
      <w:r w:rsidRPr="00E60D34">
        <w:rPr>
          <w:rFonts w:asciiTheme="minorHAnsi" w:hAnsiTheme="minorHAnsi" w:cstheme="minorHAnsi"/>
          <w:szCs w:val="24"/>
        </w:rPr>
        <w:t xml:space="preserve"> </w:t>
      </w:r>
      <w:r w:rsidR="00636C1B" w:rsidRPr="00E60D34">
        <w:rPr>
          <w:rFonts w:asciiTheme="minorHAnsi" w:hAnsiTheme="minorHAnsi" w:cstheme="minorHAnsi"/>
          <w:szCs w:val="24"/>
        </w:rPr>
        <w:t>P</w:t>
      </w:r>
      <w:r w:rsidRPr="00E60D34">
        <w:rPr>
          <w:rFonts w:asciiTheme="minorHAnsi" w:hAnsiTheme="minorHAnsi" w:cstheme="minorHAnsi"/>
          <w:szCs w:val="24"/>
        </w:rPr>
        <w:t>ersonalization Printers support automated laser engraving on a polycarbonate data page, color printing on the endorsement page, embedded chip personalization consistent with International Civil Aviation Organization (ICAO) Document 9303 (Machine Readable Travel Documents) for travel documents, and inline automated quality inspection. Specialized Personalization Printer models will continue to include both High-Capacity and Low-Capacity Passport Personalization Printers</w:t>
      </w:r>
      <w:r w:rsidR="00876F33" w:rsidRPr="00E60D34">
        <w:rPr>
          <w:rFonts w:asciiTheme="minorHAnsi" w:hAnsiTheme="minorHAnsi" w:cstheme="minorHAnsi"/>
          <w:szCs w:val="24"/>
        </w:rPr>
        <w:t xml:space="preserve"> </w:t>
      </w:r>
      <w:r w:rsidR="00876F33" w:rsidRPr="00E60D34">
        <w:rPr>
          <w:rFonts w:asciiTheme="minorHAnsi" w:eastAsiaTheme="minorEastAsia" w:hAnsiTheme="minorHAnsi" w:cstheme="minorHAnsi"/>
          <w:szCs w:val="24"/>
        </w:rPr>
        <w:t xml:space="preserve">with the option to acquire additional printers for the CA Enterprise Operations. </w:t>
      </w:r>
      <w:r w:rsidR="00EC0008" w:rsidRPr="00E60D34">
        <w:rPr>
          <w:rFonts w:asciiTheme="minorHAnsi" w:hAnsiTheme="minorHAnsi" w:cstheme="minorHAnsi"/>
          <w:szCs w:val="24"/>
        </w:rPr>
        <w:t xml:space="preserve"> </w:t>
      </w:r>
    </w:p>
    <w:p w14:paraId="0046A880" w14:textId="77777777" w:rsidR="000B51F9" w:rsidRPr="00E60D34" w:rsidRDefault="000B51F9" w:rsidP="000B51F9">
      <w:pPr>
        <w:rPr>
          <w:rFonts w:asciiTheme="minorHAnsi" w:hAnsiTheme="minorHAnsi" w:cstheme="minorHAnsi"/>
          <w:szCs w:val="24"/>
        </w:rPr>
      </w:pPr>
    </w:p>
    <w:p w14:paraId="2B80FA04" w14:textId="5C46271A" w:rsidR="00374A27" w:rsidRPr="00E60D34" w:rsidRDefault="000B51F9" w:rsidP="00F24752">
      <w:pPr>
        <w:rPr>
          <w:rFonts w:asciiTheme="minorHAnsi" w:hAnsiTheme="minorHAnsi" w:cstheme="minorHAnsi"/>
          <w:szCs w:val="24"/>
        </w:rPr>
      </w:pPr>
      <w:r w:rsidRPr="00E60D34">
        <w:rPr>
          <w:rFonts w:asciiTheme="minorHAnsi" w:hAnsiTheme="minorHAnsi" w:cstheme="minorHAnsi"/>
          <w:szCs w:val="24"/>
        </w:rPr>
        <w:t>The contractor shall</w:t>
      </w:r>
      <w:r w:rsidR="00B552CD" w:rsidRPr="00E60D34">
        <w:rPr>
          <w:rFonts w:asciiTheme="minorHAnsi" w:hAnsiTheme="minorHAnsi" w:cstheme="minorHAnsi"/>
          <w:szCs w:val="24"/>
        </w:rPr>
        <w:t xml:space="preserve"> provide suppo</w:t>
      </w:r>
      <w:r w:rsidR="009F6657" w:rsidRPr="00E60D34">
        <w:rPr>
          <w:rFonts w:asciiTheme="minorHAnsi" w:hAnsiTheme="minorHAnsi" w:cstheme="minorHAnsi"/>
          <w:szCs w:val="24"/>
        </w:rPr>
        <w:t>rt for</w:t>
      </w:r>
      <w:r w:rsidRPr="00E60D34">
        <w:rPr>
          <w:rFonts w:asciiTheme="minorHAnsi" w:hAnsiTheme="minorHAnsi" w:cstheme="minorHAnsi"/>
          <w:szCs w:val="24"/>
        </w:rPr>
        <w:t xml:space="preserve"> laser engraving Personalization Printers at Domestic Passport Sites, of which the </w:t>
      </w:r>
      <w:r w:rsidR="008B43DC" w:rsidRPr="00E60D34">
        <w:rPr>
          <w:rFonts w:asciiTheme="minorHAnsi" w:hAnsiTheme="minorHAnsi" w:cstheme="minorHAnsi"/>
          <w:szCs w:val="24"/>
        </w:rPr>
        <w:t>Office of Consular</w:t>
      </w:r>
      <w:r w:rsidR="00A10FB6" w:rsidRPr="00E60D34">
        <w:rPr>
          <w:rFonts w:asciiTheme="minorHAnsi" w:hAnsiTheme="minorHAnsi" w:cstheme="minorHAnsi"/>
          <w:szCs w:val="24"/>
        </w:rPr>
        <w:t xml:space="preserve"> Syste</w:t>
      </w:r>
      <w:r w:rsidR="003437F2" w:rsidRPr="00E60D34">
        <w:rPr>
          <w:rFonts w:asciiTheme="minorHAnsi" w:hAnsiTheme="minorHAnsi" w:cstheme="minorHAnsi"/>
          <w:szCs w:val="24"/>
        </w:rPr>
        <w:t>ms</w:t>
      </w:r>
      <w:r w:rsidR="008B43DC" w:rsidRPr="00E60D34">
        <w:rPr>
          <w:rFonts w:asciiTheme="minorHAnsi" w:hAnsiTheme="minorHAnsi" w:cstheme="minorHAnsi"/>
          <w:szCs w:val="24"/>
        </w:rPr>
        <w:t xml:space="preserve"> </w:t>
      </w:r>
      <w:r w:rsidR="003437F2" w:rsidRPr="00E60D34">
        <w:rPr>
          <w:rFonts w:asciiTheme="minorHAnsi" w:hAnsiTheme="minorHAnsi" w:cstheme="minorHAnsi"/>
          <w:szCs w:val="24"/>
        </w:rPr>
        <w:t xml:space="preserve">and </w:t>
      </w:r>
      <w:r w:rsidR="008B43DC" w:rsidRPr="00E60D34">
        <w:rPr>
          <w:rFonts w:asciiTheme="minorHAnsi" w:hAnsiTheme="minorHAnsi" w:cstheme="minorHAnsi"/>
          <w:szCs w:val="24"/>
        </w:rPr>
        <w:t>Technology (CA/CST) and</w:t>
      </w:r>
      <w:r w:rsidRPr="00E60D34">
        <w:rPr>
          <w:rFonts w:asciiTheme="minorHAnsi" w:hAnsiTheme="minorHAnsi" w:cstheme="minorHAnsi"/>
          <w:szCs w:val="24"/>
        </w:rPr>
        <w:t xml:space="preserve"> Passport Services Directorate of the Bureau of Consular Affairs (CA/PPT) may designate additional sites to meet public </w:t>
      </w:r>
      <w:r w:rsidR="00996812" w:rsidRPr="00E60D34">
        <w:rPr>
          <w:rFonts w:asciiTheme="minorHAnsi" w:hAnsiTheme="minorHAnsi" w:cstheme="minorHAnsi"/>
          <w:szCs w:val="24"/>
        </w:rPr>
        <w:t xml:space="preserve">issuance </w:t>
      </w:r>
      <w:r w:rsidRPr="00E60D34">
        <w:rPr>
          <w:rFonts w:asciiTheme="minorHAnsi" w:hAnsiTheme="minorHAnsi" w:cstheme="minorHAnsi"/>
          <w:szCs w:val="24"/>
        </w:rPr>
        <w:t>demand during the contract period. The contractor shall provide printers that integrate into existing DOS technology environments based on an Interface Control Document (ICD).  All Personalization Printers shall incorporate full compatibility with the ICD.</w:t>
      </w:r>
    </w:p>
    <w:p w14:paraId="4E568D8D" w14:textId="0965F7F3" w:rsidR="00D709C9" w:rsidRPr="00E60D34" w:rsidRDefault="00EF0D6C" w:rsidP="00933A9A">
      <w:pPr>
        <w:pStyle w:val="Heading1"/>
        <w:rPr>
          <w:rFonts w:asciiTheme="minorHAnsi" w:hAnsiTheme="minorHAnsi" w:cstheme="minorHAnsi"/>
        </w:rPr>
      </w:pPr>
      <w:bookmarkStart w:id="2" w:name="_Toc11932525"/>
      <w:r w:rsidRPr="00E60D34">
        <w:rPr>
          <w:rFonts w:asciiTheme="minorHAnsi" w:hAnsiTheme="minorHAnsi" w:cstheme="minorHAnsi"/>
        </w:rPr>
        <w:t>BACKGROUND</w:t>
      </w:r>
      <w:bookmarkEnd w:id="2"/>
    </w:p>
    <w:p w14:paraId="19517817" w14:textId="4FA1188F" w:rsidR="00A4012B" w:rsidRPr="00E60D34" w:rsidRDefault="00A4012B" w:rsidP="00A4012B">
      <w:pPr>
        <w:rPr>
          <w:rFonts w:asciiTheme="minorHAnsi" w:hAnsiTheme="minorHAnsi" w:cstheme="minorHAnsi"/>
          <w:szCs w:val="24"/>
        </w:rPr>
      </w:pPr>
      <w:r w:rsidRPr="00E60D34">
        <w:rPr>
          <w:rFonts w:asciiTheme="minorHAnsi" w:hAnsiTheme="minorHAnsi" w:cstheme="minorHAnsi"/>
          <w:szCs w:val="24"/>
        </w:rPr>
        <w:t xml:space="preserve">The </w:t>
      </w:r>
      <w:r w:rsidR="00653BCA" w:rsidRPr="00E60D34">
        <w:rPr>
          <w:rFonts w:asciiTheme="minorHAnsi" w:hAnsiTheme="minorHAnsi" w:cstheme="minorHAnsi"/>
          <w:szCs w:val="24"/>
        </w:rPr>
        <w:t xml:space="preserve">mission of the </w:t>
      </w:r>
      <w:r w:rsidRPr="00E60D34">
        <w:rPr>
          <w:rFonts w:asciiTheme="minorHAnsi" w:hAnsiTheme="minorHAnsi" w:cstheme="minorHAnsi"/>
          <w:szCs w:val="24"/>
        </w:rPr>
        <w:t xml:space="preserve">Department </w:t>
      </w:r>
      <w:r w:rsidR="00653BCA" w:rsidRPr="00E60D34">
        <w:rPr>
          <w:rFonts w:asciiTheme="minorHAnsi" w:hAnsiTheme="minorHAnsi" w:cstheme="minorHAnsi"/>
          <w:szCs w:val="24"/>
        </w:rPr>
        <w:t>is to shape and sustain a peaceful, prosperous, just, and democratic world and foster conditions for stability and progress for the benefit of the American people and people everywhere.</w:t>
      </w:r>
      <w:r w:rsidR="00333478" w:rsidRPr="00E60D34">
        <w:rPr>
          <w:rFonts w:asciiTheme="minorHAnsi" w:hAnsiTheme="minorHAnsi" w:cstheme="minorHAnsi"/>
          <w:szCs w:val="24"/>
        </w:rPr>
        <w:t xml:space="preserve"> The Department’s </w:t>
      </w:r>
      <w:r w:rsidRPr="00E60D34">
        <w:rPr>
          <w:rFonts w:asciiTheme="minorHAnsi" w:hAnsiTheme="minorHAnsi" w:cstheme="minorHAnsi"/>
          <w:szCs w:val="24"/>
        </w:rPr>
        <w:t xml:space="preserve">Bureau of Consular Affairs (CA) is charged with protecting and assisting United States (U.S.) citizens abroad, issuing passports to U.S. citizens, and issuing immigrant and non-immigrant visas to foreign nationals according to the laws of the U.S. Government. </w:t>
      </w:r>
    </w:p>
    <w:p w14:paraId="3549BA04" w14:textId="77777777" w:rsidR="00A4012B" w:rsidRPr="00E60D34" w:rsidRDefault="00A4012B" w:rsidP="00AB0F08">
      <w:pPr>
        <w:rPr>
          <w:rFonts w:asciiTheme="minorHAnsi" w:hAnsiTheme="minorHAnsi" w:cstheme="minorHAnsi"/>
          <w:szCs w:val="24"/>
        </w:rPr>
      </w:pPr>
    </w:p>
    <w:p w14:paraId="30F9D25C" w14:textId="4CF8EA00" w:rsidR="00AB0F08" w:rsidRPr="00E60D34" w:rsidRDefault="00AB0F08" w:rsidP="00AB0F08">
      <w:pPr>
        <w:rPr>
          <w:rFonts w:asciiTheme="minorHAnsi" w:hAnsiTheme="minorHAnsi" w:cstheme="minorHAnsi"/>
          <w:szCs w:val="24"/>
        </w:rPr>
      </w:pPr>
      <w:r w:rsidRPr="00E60D34">
        <w:rPr>
          <w:rFonts w:asciiTheme="minorHAnsi" w:hAnsiTheme="minorHAnsi" w:cstheme="minorHAnsi"/>
          <w:szCs w:val="24"/>
        </w:rPr>
        <w:t xml:space="preserve">The Office of Consular Systems and Technology (CST) is tasked with providing CA’s mission critical information technology (IT) resources to support 300+ Consular locations including approximately 230 overseas posts, 29 domestic Passport agencies, 2 domestic Visa processing centers, and an array of information, book/card print, passport centers, DOS annexes, and </w:t>
      </w:r>
      <w:r w:rsidR="006376F7" w:rsidRPr="00E60D34">
        <w:rPr>
          <w:rFonts w:asciiTheme="minorHAnsi" w:hAnsiTheme="minorHAnsi" w:cstheme="minorHAnsi"/>
          <w:szCs w:val="24"/>
        </w:rPr>
        <w:lastRenderedPageBreak/>
        <w:t>Contractor</w:t>
      </w:r>
      <w:r w:rsidRPr="00E60D34">
        <w:rPr>
          <w:rFonts w:asciiTheme="minorHAnsi" w:hAnsiTheme="minorHAnsi" w:cstheme="minorHAnsi"/>
          <w:szCs w:val="24"/>
        </w:rPr>
        <w:t xml:space="preserve"> sites. CST supports approximately 10,000 worldwide clients, to include 1,200 CA customers at various locations in the National Capitol Region (NCR).</w:t>
      </w:r>
    </w:p>
    <w:p w14:paraId="4DD0AA83" w14:textId="4E3B0835" w:rsidR="00AB0F08" w:rsidRPr="00E60D34" w:rsidRDefault="00AB0F08" w:rsidP="00AB0F08">
      <w:pPr>
        <w:rPr>
          <w:rFonts w:asciiTheme="minorHAnsi" w:eastAsiaTheme="minorEastAsia" w:hAnsiTheme="minorHAnsi" w:cstheme="minorHAnsi"/>
          <w:szCs w:val="24"/>
        </w:rPr>
      </w:pPr>
    </w:p>
    <w:p w14:paraId="49B6BBA2" w14:textId="2E88C1C5" w:rsidR="00731F1D" w:rsidRPr="00E60D34" w:rsidRDefault="001F1887" w:rsidP="00AB0F08">
      <w:pPr>
        <w:rPr>
          <w:rFonts w:asciiTheme="minorHAnsi" w:eastAsiaTheme="minorEastAsia" w:hAnsiTheme="minorHAnsi" w:cstheme="minorHAnsi"/>
          <w:szCs w:val="24"/>
        </w:rPr>
      </w:pPr>
      <w:r w:rsidRPr="00E60D34">
        <w:rPr>
          <w:rFonts w:asciiTheme="minorHAnsi" w:eastAsiaTheme="minorEastAsia" w:hAnsiTheme="minorHAnsi" w:cstheme="minorHAnsi"/>
          <w:szCs w:val="24"/>
        </w:rPr>
        <w:t>Within CA/CST, the Service Delivery &amp; Outreach Division (CA/CST/SDO) provides training, deployment, and communication services to all domestic and overseas consular operations, including passport agencies and visa centers which implement cross-cutting functions that have an enterprise-wide impact. The division is organized into two branches: the Deployment Branch and the Training Branch, and two teams: the Special Assistant Team and the Communications Team.</w:t>
      </w:r>
    </w:p>
    <w:p w14:paraId="1CA4DBFD" w14:textId="77777777" w:rsidR="00CE5C80" w:rsidRPr="00E60D34" w:rsidRDefault="00CE5C80" w:rsidP="00AB0F08">
      <w:pPr>
        <w:rPr>
          <w:rFonts w:asciiTheme="minorHAnsi" w:eastAsiaTheme="minorEastAsia" w:hAnsiTheme="minorHAnsi" w:cstheme="minorHAnsi"/>
          <w:szCs w:val="24"/>
        </w:rPr>
      </w:pPr>
    </w:p>
    <w:p w14:paraId="28C30399" w14:textId="3C497C06" w:rsidR="009F1DFC" w:rsidRPr="00E60D34" w:rsidRDefault="008C0C45" w:rsidP="00AC6A7E">
      <w:pPr>
        <w:rPr>
          <w:rFonts w:asciiTheme="minorHAnsi" w:eastAsiaTheme="minorEastAsia" w:hAnsiTheme="minorHAnsi" w:cstheme="minorHAnsi"/>
          <w:szCs w:val="24"/>
        </w:rPr>
      </w:pPr>
      <w:r w:rsidRPr="00E60D34">
        <w:rPr>
          <w:rFonts w:asciiTheme="minorHAnsi" w:eastAsiaTheme="minorEastAsia" w:hAnsiTheme="minorHAnsi" w:cstheme="minorHAnsi"/>
          <w:szCs w:val="24"/>
        </w:rPr>
        <w:t xml:space="preserve">Within CA/CST, the </w:t>
      </w:r>
      <w:r w:rsidR="007F7859" w:rsidRPr="00E60D34">
        <w:rPr>
          <w:rFonts w:asciiTheme="minorHAnsi" w:eastAsiaTheme="minorEastAsia" w:hAnsiTheme="minorHAnsi" w:cstheme="minorHAnsi"/>
          <w:szCs w:val="24"/>
        </w:rPr>
        <w:t xml:space="preserve">Service Operations Division (CA/CST/SO) </w:t>
      </w:r>
      <w:r w:rsidR="00E81783" w:rsidRPr="00E60D34">
        <w:rPr>
          <w:rFonts w:asciiTheme="minorHAnsi" w:eastAsiaTheme="minorEastAsia" w:hAnsiTheme="minorHAnsi" w:cstheme="minorHAnsi"/>
          <w:szCs w:val="24"/>
        </w:rPr>
        <w:t xml:space="preserve">provides service operations to ensure effective and efficient delivery of CST IT services – including availability, recoverability, incident and problem management, and proactive management of CA's IT infrastructure. </w:t>
      </w:r>
      <w:r w:rsidR="00FB18FE" w:rsidRPr="00E60D34">
        <w:rPr>
          <w:rFonts w:asciiTheme="minorHAnsi" w:eastAsiaTheme="minorEastAsia" w:hAnsiTheme="minorHAnsi" w:cstheme="minorHAnsi"/>
          <w:szCs w:val="24"/>
        </w:rPr>
        <w:t xml:space="preserve">The division is organized into </w:t>
      </w:r>
      <w:r w:rsidR="00DD0A81" w:rsidRPr="00E60D34">
        <w:rPr>
          <w:rFonts w:asciiTheme="minorHAnsi" w:eastAsiaTheme="minorEastAsia" w:hAnsiTheme="minorHAnsi" w:cstheme="minorHAnsi"/>
          <w:szCs w:val="24"/>
        </w:rPr>
        <w:t>four</w:t>
      </w:r>
      <w:r w:rsidR="00FB18FE" w:rsidRPr="00E60D34">
        <w:rPr>
          <w:rFonts w:asciiTheme="minorHAnsi" w:eastAsiaTheme="minorEastAsia" w:hAnsiTheme="minorHAnsi" w:cstheme="minorHAnsi"/>
          <w:szCs w:val="24"/>
        </w:rPr>
        <w:t xml:space="preserve"> branches: </w:t>
      </w:r>
      <w:r w:rsidR="00AC6A7E" w:rsidRPr="00E60D34">
        <w:rPr>
          <w:rFonts w:asciiTheme="minorHAnsi" w:eastAsiaTheme="minorEastAsia" w:hAnsiTheme="minorHAnsi" w:cstheme="minorHAnsi"/>
          <w:szCs w:val="24"/>
        </w:rPr>
        <w:t xml:space="preserve">the </w:t>
      </w:r>
      <w:r w:rsidR="00FB18FE" w:rsidRPr="00E60D34">
        <w:rPr>
          <w:rFonts w:asciiTheme="minorHAnsi" w:eastAsiaTheme="minorEastAsia" w:hAnsiTheme="minorHAnsi" w:cstheme="minorHAnsi"/>
          <w:szCs w:val="24"/>
        </w:rPr>
        <w:t>S</w:t>
      </w:r>
      <w:r w:rsidR="009F1DFC" w:rsidRPr="00E60D34">
        <w:rPr>
          <w:rFonts w:asciiTheme="minorHAnsi" w:eastAsiaTheme="minorEastAsia" w:hAnsiTheme="minorHAnsi" w:cstheme="minorHAnsi"/>
          <w:szCs w:val="24"/>
        </w:rPr>
        <w:t>ystem Services &amp; Operations Branch</w:t>
      </w:r>
      <w:r w:rsidR="00AC6A7E" w:rsidRPr="00E60D34">
        <w:rPr>
          <w:rFonts w:asciiTheme="minorHAnsi" w:eastAsiaTheme="minorEastAsia" w:hAnsiTheme="minorHAnsi" w:cstheme="minorHAnsi"/>
          <w:szCs w:val="24"/>
        </w:rPr>
        <w:t>, the S</w:t>
      </w:r>
      <w:r w:rsidR="009F1DFC" w:rsidRPr="00E60D34">
        <w:rPr>
          <w:rFonts w:asciiTheme="minorHAnsi" w:eastAsiaTheme="minorEastAsia" w:hAnsiTheme="minorHAnsi" w:cstheme="minorHAnsi"/>
          <w:szCs w:val="24"/>
        </w:rPr>
        <w:t xml:space="preserve">ervice Desk </w:t>
      </w:r>
      <w:r w:rsidR="00A7122B" w:rsidRPr="00E60D34">
        <w:rPr>
          <w:rFonts w:asciiTheme="minorHAnsi" w:eastAsiaTheme="minorEastAsia" w:hAnsiTheme="minorHAnsi" w:cstheme="minorHAnsi"/>
          <w:szCs w:val="24"/>
        </w:rPr>
        <w:t>Branch,</w:t>
      </w:r>
      <w:r w:rsidR="00AC6A7E" w:rsidRPr="00E60D34">
        <w:rPr>
          <w:rFonts w:asciiTheme="minorHAnsi" w:eastAsiaTheme="minorEastAsia" w:hAnsiTheme="minorHAnsi" w:cstheme="minorHAnsi"/>
          <w:szCs w:val="24"/>
        </w:rPr>
        <w:t xml:space="preserve"> and the A</w:t>
      </w:r>
      <w:r w:rsidR="009F1DFC" w:rsidRPr="00E60D34">
        <w:rPr>
          <w:rFonts w:asciiTheme="minorHAnsi" w:eastAsiaTheme="minorEastAsia" w:hAnsiTheme="minorHAnsi" w:cstheme="minorHAnsi"/>
          <w:szCs w:val="24"/>
        </w:rPr>
        <w:t>pplication &amp; Database Services Branch</w:t>
      </w:r>
      <w:r w:rsidR="00DD0A81" w:rsidRPr="00E60D34">
        <w:rPr>
          <w:rFonts w:asciiTheme="minorHAnsi" w:eastAsiaTheme="minorEastAsia" w:hAnsiTheme="minorHAnsi" w:cstheme="minorHAnsi"/>
          <w:szCs w:val="24"/>
        </w:rPr>
        <w:t xml:space="preserve"> and the System Services and Operations Branch</w:t>
      </w:r>
      <w:r w:rsidR="00AC6A7E" w:rsidRPr="00E60D34">
        <w:rPr>
          <w:rFonts w:asciiTheme="minorHAnsi" w:eastAsiaTheme="minorEastAsia" w:hAnsiTheme="minorHAnsi" w:cstheme="minorHAnsi"/>
          <w:szCs w:val="24"/>
        </w:rPr>
        <w:t xml:space="preserve">. </w:t>
      </w:r>
    </w:p>
    <w:p w14:paraId="45CDE15C" w14:textId="77777777" w:rsidR="007F7A27" w:rsidRPr="00E60D34" w:rsidRDefault="007F7A27" w:rsidP="00AC6A7E">
      <w:pPr>
        <w:rPr>
          <w:rFonts w:asciiTheme="minorHAnsi" w:eastAsiaTheme="minorEastAsia" w:hAnsiTheme="minorHAnsi" w:cstheme="minorHAnsi"/>
          <w:szCs w:val="24"/>
        </w:rPr>
      </w:pPr>
    </w:p>
    <w:p w14:paraId="0CEC349A" w14:textId="277CAF51" w:rsidR="009F1DFC" w:rsidRPr="00E60D34" w:rsidRDefault="00AC6A7E" w:rsidP="00AC6A7E">
      <w:pPr>
        <w:rPr>
          <w:rFonts w:asciiTheme="minorHAnsi" w:eastAsiaTheme="minorEastAsia" w:hAnsiTheme="minorHAnsi" w:cstheme="minorHAnsi"/>
          <w:szCs w:val="24"/>
        </w:rPr>
      </w:pPr>
      <w:r w:rsidRPr="00E60D34">
        <w:rPr>
          <w:rFonts w:asciiTheme="minorHAnsi" w:eastAsiaTheme="minorEastAsia" w:hAnsiTheme="minorHAnsi" w:cstheme="minorHAnsi"/>
          <w:szCs w:val="24"/>
        </w:rPr>
        <w:t>Within CA/CST, the</w:t>
      </w:r>
      <w:r w:rsidR="00A7122B" w:rsidRPr="00E60D34">
        <w:rPr>
          <w:rFonts w:asciiTheme="minorHAnsi" w:eastAsiaTheme="minorEastAsia" w:hAnsiTheme="minorHAnsi" w:cstheme="minorHAnsi"/>
          <w:szCs w:val="24"/>
        </w:rPr>
        <w:t xml:space="preserve"> Production Service Design &amp; Development Division (PSDD) </w:t>
      </w:r>
      <w:r w:rsidR="00BD1034" w:rsidRPr="00E60D34">
        <w:rPr>
          <w:rFonts w:asciiTheme="minorHAnsi" w:eastAsiaTheme="minorEastAsia" w:hAnsiTheme="minorHAnsi" w:cstheme="minorHAnsi"/>
          <w:szCs w:val="24"/>
        </w:rPr>
        <w:t xml:space="preserve">is responsible for developing and maintaining production application software, business intelligence and reporting tools, and web content that support the mission of CA. </w:t>
      </w:r>
      <w:r w:rsidR="00F8112A" w:rsidRPr="00E60D34">
        <w:rPr>
          <w:rFonts w:asciiTheme="minorHAnsi" w:eastAsiaTheme="minorEastAsia" w:hAnsiTheme="minorHAnsi" w:cstheme="minorHAnsi"/>
          <w:szCs w:val="24"/>
        </w:rPr>
        <w:t>The division is organized into two branches:</w:t>
      </w:r>
      <w:r w:rsidR="0017316B" w:rsidRPr="00E60D34">
        <w:rPr>
          <w:rFonts w:asciiTheme="minorHAnsi" w:eastAsiaTheme="minorEastAsia" w:hAnsiTheme="minorHAnsi" w:cstheme="minorHAnsi"/>
          <w:szCs w:val="24"/>
        </w:rPr>
        <w:t xml:space="preserve"> the Mission Production Services Branch and the Business Intelligence &amp; Management Services Branch. </w:t>
      </w:r>
    </w:p>
    <w:p w14:paraId="3D016CEC" w14:textId="77777777" w:rsidR="004312CE" w:rsidRPr="00E60D34" w:rsidRDefault="004312CE" w:rsidP="00AB0F08">
      <w:pPr>
        <w:rPr>
          <w:rFonts w:asciiTheme="minorHAnsi" w:eastAsiaTheme="minorEastAsia" w:hAnsiTheme="minorHAnsi" w:cstheme="minorHAnsi"/>
          <w:szCs w:val="24"/>
        </w:rPr>
      </w:pPr>
    </w:p>
    <w:p w14:paraId="165B9907" w14:textId="009ED6C1" w:rsidR="00DF7776" w:rsidRPr="00E60D34" w:rsidRDefault="00FC112B" w:rsidP="00AB0F08">
      <w:pPr>
        <w:rPr>
          <w:rFonts w:asciiTheme="minorHAnsi" w:eastAsiaTheme="minorEastAsia" w:hAnsiTheme="minorHAnsi" w:cstheme="minorHAnsi"/>
          <w:szCs w:val="24"/>
        </w:rPr>
      </w:pPr>
      <w:r w:rsidRPr="00E60D34">
        <w:rPr>
          <w:rFonts w:asciiTheme="minorHAnsi" w:eastAsiaTheme="minorEastAsia" w:hAnsiTheme="minorHAnsi" w:cstheme="minorHAnsi"/>
          <w:szCs w:val="24"/>
        </w:rPr>
        <w:t>Within CA/CST, the</w:t>
      </w:r>
      <w:r w:rsidR="00CF4DF8" w:rsidRPr="00E60D34">
        <w:rPr>
          <w:rFonts w:asciiTheme="minorHAnsi" w:hAnsiTheme="minorHAnsi" w:cstheme="minorHAnsi"/>
        </w:rPr>
        <w:t xml:space="preserve"> </w:t>
      </w:r>
      <w:r w:rsidR="00CF4DF8" w:rsidRPr="00E60D34">
        <w:rPr>
          <w:rFonts w:asciiTheme="minorHAnsi" w:eastAsiaTheme="minorEastAsia" w:hAnsiTheme="minorHAnsi" w:cstheme="minorHAnsi"/>
          <w:szCs w:val="24"/>
        </w:rPr>
        <w:t xml:space="preserve">New Service Design and Development (NSDD) Division </w:t>
      </w:r>
      <w:r w:rsidR="008B5B55" w:rsidRPr="00E60D34">
        <w:rPr>
          <w:rFonts w:asciiTheme="minorHAnsi" w:eastAsiaTheme="minorEastAsia" w:hAnsiTheme="minorHAnsi" w:cstheme="minorHAnsi"/>
          <w:szCs w:val="24"/>
        </w:rPr>
        <w:t>develops and supports application software for Consular users at overseas posts, domestic visa processing centers, headquarters, and for the American public domestically and abroad.</w:t>
      </w:r>
      <w:r w:rsidR="00BA262F" w:rsidRPr="00E60D34">
        <w:rPr>
          <w:rFonts w:asciiTheme="minorHAnsi" w:eastAsiaTheme="minorEastAsia" w:hAnsiTheme="minorHAnsi" w:cstheme="minorHAnsi"/>
          <w:szCs w:val="24"/>
        </w:rPr>
        <w:t xml:space="preserve"> The division</w:t>
      </w:r>
      <w:r w:rsidR="00543ED3" w:rsidRPr="00E60D34">
        <w:rPr>
          <w:rFonts w:asciiTheme="minorHAnsi" w:eastAsiaTheme="minorEastAsia" w:hAnsiTheme="minorHAnsi" w:cstheme="minorHAnsi"/>
          <w:szCs w:val="24"/>
        </w:rPr>
        <w:t xml:space="preserve"> </w:t>
      </w:r>
      <w:r w:rsidR="00DF7776" w:rsidRPr="00E60D34">
        <w:rPr>
          <w:rFonts w:asciiTheme="minorHAnsi" w:eastAsiaTheme="minorEastAsia" w:hAnsiTheme="minorHAnsi" w:cstheme="minorHAnsi"/>
          <w:szCs w:val="24"/>
        </w:rPr>
        <w:t>is focused on the Consular Systems Modernization (CSM) Program to design and implement new technology solutions that align with business needs and advance the Bureau's technical capabilities.</w:t>
      </w:r>
    </w:p>
    <w:p w14:paraId="550B6843" w14:textId="77777777" w:rsidR="00DF7776" w:rsidRPr="00E60D34" w:rsidRDefault="00DF7776" w:rsidP="00AB0F08">
      <w:pPr>
        <w:rPr>
          <w:rFonts w:asciiTheme="minorHAnsi" w:eastAsiaTheme="minorEastAsia" w:hAnsiTheme="minorHAnsi" w:cstheme="minorHAnsi"/>
          <w:szCs w:val="24"/>
        </w:rPr>
      </w:pPr>
    </w:p>
    <w:p w14:paraId="49CD5221" w14:textId="77777777" w:rsidR="002E5B30" w:rsidRPr="00E60D34" w:rsidRDefault="00543ED3" w:rsidP="00AB0F08">
      <w:pPr>
        <w:rPr>
          <w:rFonts w:asciiTheme="minorHAnsi" w:eastAsiaTheme="minorEastAsia" w:hAnsiTheme="minorHAnsi" w:cstheme="minorHAnsi"/>
          <w:szCs w:val="24"/>
        </w:rPr>
      </w:pPr>
      <w:r w:rsidRPr="00E60D34">
        <w:rPr>
          <w:rFonts w:asciiTheme="minorHAnsi" w:eastAsiaTheme="minorEastAsia" w:hAnsiTheme="minorHAnsi" w:cstheme="minorHAnsi"/>
          <w:szCs w:val="24"/>
        </w:rPr>
        <w:t xml:space="preserve">Within CA/CST, the </w:t>
      </w:r>
      <w:r w:rsidR="00ED59CC" w:rsidRPr="00E60D34">
        <w:rPr>
          <w:rFonts w:asciiTheme="minorHAnsi" w:eastAsiaTheme="minorEastAsia" w:hAnsiTheme="minorHAnsi" w:cstheme="minorHAnsi"/>
          <w:szCs w:val="24"/>
        </w:rPr>
        <w:t>Service Integration &amp; Innovation (SII) Division is responsible for cross</w:t>
      </w:r>
      <w:r w:rsidR="00ED59CC" w:rsidRPr="00E60D34">
        <w:rPr>
          <w:rFonts w:ascii="Cambria Math" w:eastAsiaTheme="minorEastAsia" w:hAnsi="Cambria Math" w:cs="Cambria Math"/>
          <w:szCs w:val="24"/>
        </w:rPr>
        <w:t>‑</w:t>
      </w:r>
      <w:r w:rsidR="00ED59CC" w:rsidRPr="00E60D34">
        <w:rPr>
          <w:rFonts w:asciiTheme="minorHAnsi" w:eastAsiaTheme="minorEastAsia" w:hAnsiTheme="minorHAnsi" w:cstheme="minorHAnsi"/>
          <w:szCs w:val="24"/>
        </w:rPr>
        <w:t xml:space="preserve">cutting initiatives aimed at standardizing and improving CA/CST by identifying new technologies to support CA's mission, developing appropriate security engineering standards for the enterprise, ensuring alignment of systems to business goals through enterprise architecture modernization, and identifying ways to improve CA/CST processes to ensure optimal delivery of services. </w:t>
      </w:r>
    </w:p>
    <w:p w14:paraId="499EC209" w14:textId="77777777" w:rsidR="002E5B30" w:rsidRPr="00E60D34" w:rsidRDefault="002E5B30" w:rsidP="00AB0F08">
      <w:pPr>
        <w:rPr>
          <w:rFonts w:asciiTheme="minorHAnsi" w:eastAsiaTheme="minorEastAsia" w:hAnsiTheme="minorHAnsi" w:cstheme="minorHAnsi"/>
          <w:szCs w:val="24"/>
        </w:rPr>
      </w:pPr>
    </w:p>
    <w:p w14:paraId="35157932" w14:textId="0E73C8B3" w:rsidR="004F13DC" w:rsidRPr="00E60D34" w:rsidRDefault="002E5B30" w:rsidP="001E74D8">
      <w:pPr>
        <w:rPr>
          <w:rFonts w:asciiTheme="minorHAnsi" w:eastAsiaTheme="minorEastAsia" w:hAnsiTheme="minorHAnsi" w:cstheme="minorHAnsi"/>
          <w:szCs w:val="24"/>
        </w:rPr>
      </w:pPr>
      <w:r w:rsidRPr="00E60D34">
        <w:rPr>
          <w:rFonts w:asciiTheme="minorHAnsi" w:eastAsiaTheme="minorEastAsia" w:hAnsiTheme="minorHAnsi" w:cstheme="minorHAnsi"/>
          <w:szCs w:val="24"/>
        </w:rPr>
        <w:t xml:space="preserve">Within CA/CST, the </w:t>
      </w:r>
      <w:r w:rsidR="00A21563" w:rsidRPr="00E60D34">
        <w:rPr>
          <w:rFonts w:asciiTheme="minorHAnsi" w:eastAsiaTheme="minorEastAsia" w:hAnsiTheme="minorHAnsi" w:cstheme="minorHAnsi"/>
          <w:szCs w:val="24"/>
        </w:rPr>
        <w:t xml:space="preserve">Service Transition </w:t>
      </w:r>
      <w:r w:rsidR="004F13DC" w:rsidRPr="00E60D34">
        <w:rPr>
          <w:rFonts w:asciiTheme="minorHAnsi" w:eastAsiaTheme="minorEastAsia" w:hAnsiTheme="minorHAnsi" w:cstheme="minorHAnsi"/>
          <w:szCs w:val="24"/>
        </w:rPr>
        <w:t xml:space="preserve">(ST) </w:t>
      </w:r>
      <w:r w:rsidR="00A21563" w:rsidRPr="00E60D34">
        <w:rPr>
          <w:rFonts w:asciiTheme="minorHAnsi" w:eastAsiaTheme="minorEastAsia" w:hAnsiTheme="minorHAnsi" w:cstheme="minorHAnsi"/>
          <w:szCs w:val="24"/>
        </w:rPr>
        <w:t>Division</w:t>
      </w:r>
      <w:r w:rsidR="004F13DC" w:rsidRPr="00E60D34">
        <w:rPr>
          <w:rFonts w:asciiTheme="minorHAnsi" w:eastAsiaTheme="minorEastAsia" w:hAnsiTheme="minorHAnsi" w:cstheme="minorHAnsi"/>
          <w:szCs w:val="24"/>
        </w:rPr>
        <w:t xml:space="preserve"> </w:t>
      </w:r>
      <w:r w:rsidR="004F13DC" w:rsidRPr="00E60D34">
        <w:rPr>
          <w:rFonts w:asciiTheme="minorHAnsi" w:eastAsiaTheme="minorEastAsia" w:hAnsiTheme="minorHAnsi" w:cstheme="minorHAnsi"/>
        </w:rPr>
        <w:t xml:space="preserve">performs cross-cutting services to hand-off IT solutions from delivery team to operation team; ensuring IT solutions meet our customers’ requirements, governance standards, and FISMA regulations. The division is organized into two branches: </w:t>
      </w:r>
      <w:r w:rsidR="001E74D8" w:rsidRPr="00E60D34">
        <w:rPr>
          <w:rFonts w:asciiTheme="minorHAnsi" w:eastAsiaTheme="minorEastAsia" w:hAnsiTheme="minorHAnsi" w:cstheme="minorHAnsi"/>
        </w:rPr>
        <w:t>the S</w:t>
      </w:r>
      <w:r w:rsidR="004F13DC" w:rsidRPr="00E60D34">
        <w:rPr>
          <w:rFonts w:asciiTheme="minorHAnsi" w:eastAsiaTheme="minorEastAsia" w:hAnsiTheme="minorHAnsi" w:cstheme="minorHAnsi"/>
          <w:szCs w:val="24"/>
        </w:rPr>
        <w:t>ecurity Branch</w:t>
      </w:r>
      <w:r w:rsidR="001E74D8" w:rsidRPr="00E60D34">
        <w:rPr>
          <w:rFonts w:asciiTheme="minorHAnsi" w:eastAsiaTheme="minorEastAsia" w:hAnsiTheme="minorHAnsi" w:cstheme="minorHAnsi"/>
          <w:szCs w:val="24"/>
        </w:rPr>
        <w:t xml:space="preserve"> and the </w:t>
      </w:r>
      <w:r w:rsidR="004F13DC" w:rsidRPr="00E60D34">
        <w:rPr>
          <w:rFonts w:asciiTheme="minorHAnsi" w:eastAsiaTheme="minorEastAsia" w:hAnsiTheme="minorHAnsi" w:cstheme="minorHAnsi"/>
          <w:szCs w:val="24"/>
        </w:rPr>
        <w:t>Quality Management Branch</w:t>
      </w:r>
      <w:r w:rsidR="001E74D8" w:rsidRPr="00E60D34">
        <w:rPr>
          <w:rFonts w:asciiTheme="minorHAnsi" w:eastAsiaTheme="minorEastAsia" w:hAnsiTheme="minorHAnsi" w:cstheme="minorHAnsi"/>
          <w:szCs w:val="24"/>
        </w:rPr>
        <w:t xml:space="preserve">. </w:t>
      </w:r>
    </w:p>
    <w:p w14:paraId="6168C29D" w14:textId="77777777" w:rsidR="004F13DC" w:rsidRPr="00E60D34" w:rsidRDefault="004F13DC" w:rsidP="001E74D8">
      <w:pPr>
        <w:rPr>
          <w:rFonts w:asciiTheme="minorHAnsi" w:eastAsiaTheme="minorEastAsia" w:hAnsiTheme="minorHAnsi" w:cstheme="minorHAnsi"/>
          <w:szCs w:val="24"/>
        </w:rPr>
      </w:pPr>
    </w:p>
    <w:p w14:paraId="78669B83" w14:textId="3266597B" w:rsidR="004F13DC" w:rsidRPr="00E60D34" w:rsidRDefault="001E74D8" w:rsidP="00FE69F3">
      <w:pPr>
        <w:rPr>
          <w:rFonts w:asciiTheme="minorHAnsi" w:eastAsiaTheme="minorEastAsia" w:hAnsiTheme="minorHAnsi" w:cstheme="minorHAnsi"/>
          <w:szCs w:val="24"/>
        </w:rPr>
      </w:pPr>
      <w:r w:rsidRPr="00E60D34">
        <w:rPr>
          <w:rFonts w:asciiTheme="minorHAnsi" w:eastAsiaTheme="minorEastAsia" w:hAnsiTheme="minorHAnsi" w:cstheme="minorHAnsi"/>
          <w:szCs w:val="24"/>
        </w:rPr>
        <w:t>Within CA/CST, the</w:t>
      </w:r>
      <w:r w:rsidR="00EE1040" w:rsidRPr="00E60D34">
        <w:rPr>
          <w:rFonts w:asciiTheme="minorHAnsi" w:eastAsiaTheme="minorEastAsia" w:hAnsiTheme="minorHAnsi" w:cstheme="minorHAnsi"/>
          <w:szCs w:val="24"/>
        </w:rPr>
        <w:t xml:space="preserve"> Service Strategy &amp; Portfolio Management (SSPM) Division</w:t>
      </w:r>
      <w:r w:rsidR="00FE69F3" w:rsidRPr="00E60D34">
        <w:rPr>
          <w:rFonts w:asciiTheme="minorHAnsi" w:eastAsiaTheme="minorEastAsia" w:hAnsiTheme="minorHAnsi" w:cstheme="minorHAnsi"/>
          <w:szCs w:val="24"/>
        </w:rPr>
        <w:t xml:space="preserve"> provides strategic analysis and standardized governance processes, IT capital planning and investments, </w:t>
      </w:r>
      <w:r w:rsidR="00FE69F3" w:rsidRPr="00E60D34">
        <w:rPr>
          <w:rFonts w:asciiTheme="minorHAnsi" w:eastAsiaTheme="minorEastAsia" w:hAnsiTheme="minorHAnsi" w:cstheme="minorHAnsi"/>
          <w:szCs w:val="24"/>
        </w:rPr>
        <w:lastRenderedPageBreak/>
        <w:t xml:space="preserve">acquisition/contracts and budget support to drive strategic investments. The division is organized into two branches: the IT Investment Planning &amp; Financial Management Team and the Contracts &amp; Acquisition Branch. </w:t>
      </w:r>
    </w:p>
    <w:p w14:paraId="0A397F49" w14:textId="0810E37B" w:rsidR="00CB682F" w:rsidRPr="00E60D34" w:rsidRDefault="00B02DC7" w:rsidP="00F54B37">
      <w:pPr>
        <w:pStyle w:val="Heading2"/>
        <w:rPr>
          <w:rFonts w:asciiTheme="minorHAnsi" w:hAnsiTheme="minorHAnsi" w:cstheme="minorHAnsi"/>
        </w:rPr>
      </w:pPr>
      <w:bookmarkStart w:id="3" w:name="_Hlk108696301"/>
      <w:r w:rsidRPr="00E60D34">
        <w:rPr>
          <w:rFonts w:asciiTheme="minorHAnsi" w:hAnsiTheme="minorHAnsi" w:cstheme="minorHAnsi"/>
        </w:rPr>
        <w:t>Categorization</w:t>
      </w:r>
      <w:bookmarkEnd w:id="3"/>
      <w:r w:rsidRPr="00E60D34">
        <w:rPr>
          <w:rFonts w:asciiTheme="minorHAnsi" w:hAnsiTheme="minorHAnsi" w:cstheme="minorHAnsi"/>
        </w:rPr>
        <w:t xml:space="preserve"> of Sites requiring Personalization Printer Installations</w:t>
      </w:r>
    </w:p>
    <w:p w14:paraId="44243613" w14:textId="073D1449" w:rsidR="00080394" w:rsidRPr="00E60D34" w:rsidRDefault="00BD63CA" w:rsidP="00296E4C">
      <w:pPr>
        <w:tabs>
          <w:tab w:val="left" w:pos="1080"/>
        </w:tabs>
        <w:rPr>
          <w:rFonts w:asciiTheme="minorHAnsi" w:hAnsiTheme="minorHAnsi" w:cstheme="minorHAnsi"/>
          <w:szCs w:val="24"/>
        </w:rPr>
      </w:pPr>
      <w:r w:rsidRPr="00E60D34">
        <w:rPr>
          <w:rFonts w:asciiTheme="minorHAnsi" w:hAnsiTheme="minorHAnsi" w:cstheme="minorHAnsi"/>
          <w:szCs w:val="24"/>
        </w:rPr>
        <w:t xml:space="preserve">The </w:t>
      </w:r>
      <w:r w:rsidR="00B158FF" w:rsidRPr="00E60D34">
        <w:rPr>
          <w:rFonts w:asciiTheme="minorHAnsi" w:hAnsiTheme="minorHAnsi" w:cstheme="minorHAnsi"/>
          <w:bCs/>
          <w:szCs w:val="24"/>
        </w:rPr>
        <w:t>contractor</w:t>
      </w:r>
      <w:r w:rsidRPr="00E60D34">
        <w:rPr>
          <w:rFonts w:asciiTheme="minorHAnsi" w:hAnsiTheme="minorHAnsi" w:cstheme="minorHAnsi"/>
          <w:szCs w:val="24"/>
        </w:rPr>
        <w:t xml:space="preserve"> shall support all Consular Affairs</w:t>
      </w:r>
      <w:r w:rsidR="008D0868" w:rsidRPr="00E60D34">
        <w:rPr>
          <w:rFonts w:asciiTheme="minorHAnsi" w:hAnsiTheme="minorHAnsi" w:cstheme="minorHAnsi"/>
          <w:szCs w:val="24"/>
        </w:rPr>
        <w:t xml:space="preserve"> Domestic</w:t>
      </w:r>
      <w:r w:rsidRPr="00E60D34">
        <w:rPr>
          <w:rFonts w:asciiTheme="minorHAnsi" w:hAnsiTheme="minorHAnsi" w:cstheme="minorHAnsi"/>
          <w:szCs w:val="24"/>
        </w:rPr>
        <w:t xml:space="preserve"> Operational </w:t>
      </w:r>
      <w:r w:rsidR="00080394" w:rsidRPr="00E60D34">
        <w:rPr>
          <w:rFonts w:asciiTheme="minorHAnsi" w:hAnsiTheme="minorHAnsi" w:cstheme="minorHAnsi"/>
          <w:szCs w:val="24"/>
        </w:rPr>
        <w:t>Facilities</w:t>
      </w:r>
      <w:r w:rsidR="00FF182C" w:rsidRPr="00E60D34">
        <w:rPr>
          <w:rFonts w:asciiTheme="minorHAnsi" w:hAnsiTheme="minorHAnsi" w:cstheme="minorHAnsi"/>
          <w:szCs w:val="24"/>
        </w:rPr>
        <w:t xml:space="preserve">, both </w:t>
      </w:r>
      <w:r w:rsidR="00080394" w:rsidRPr="00E60D34">
        <w:rPr>
          <w:rFonts w:asciiTheme="minorHAnsi" w:hAnsiTheme="minorHAnsi" w:cstheme="minorHAnsi"/>
          <w:szCs w:val="24"/>
        </w:rPr>
        <w:t>Issuance</w:t>
      </w:r>
      <w:r w:rsidR="00FF182C" w:rsidRPr="00E60D34">
        <w:rPr>
          <w:rFonts w:asciiTheme="minorHAnsi" w:hAnsiTheme="minorHAnsi" w:cstheme="minorHAnsi"/>
          <w:szCs w:val="24"/>
        </w:rPr>
        <w:t xml:space="preserve"> and Non-Issuance </w:t>
      </w:r>
      <w:r w:rsidR="00EF1F5E" w:rsidRPr="00E60D34">
        <w:rPr>
          <w:rFonts w:asciiTheme="minorHAnsi" w:hAnsiTheme="minorHAnsi" w:cstheme="minorHAnsi"/>
          <w:bCs/>
          <w:szCs w:val="24"/>
        </w:rPr>
        <w:t>sites</w:t>
      </w:r>
      <w:r w:rsidR="00080394" w:rsidRPr="00E60D34">
        <w:rPr>
          <w:rFonts w:asciiTheme="minorHAnsi" w:hAnsiTheme="minorHAnsi" w:cstheme="minorHAnsi"/>
          <w:szCs w:val="24"/>
        </w:rPr>
        <w:t xml:space="preserve"> </w:t>
      </w:r>
      <w:r w:rsidR="00F15BE8" w:rsidRPr="00E60D34">
        <w:rPr>
          <w:rFonts w:asciiTheme="minorHAnsi" w:hAnsiTheme="minorHAnsi" w:cstheme="minorHAnsi"/>
          <w:bCs/>
          <w:szCs w:val="24"/>
        </w:rPr>
        <w:t>relating</w:t>
      </w:r>
      <w:r w:rsidR="00080394" w:rsidRPr="00E60D34">
        <w:rPr>
          <w:rFonts w:asciiTheme="minorHAnsi" w:hAnsiTheme="minorHAnsi" w:cstheme="minorHAnsi"/>
          <w:szCs w:val="24"/>
        </w:rPr>
        <w:t xml:space="preserve"> </w:t>
      </w:r>
      <w:r w:rsidR="00776FEA" w:rsidRPr="00E60D34">
        <w:rPr>
          <w:rFonts w:asciiTheme="minorHAnsi" w:hAnsiTheme="minorHAnsi" w:cstheme="minorHAnsi"/>
          <w:szCs w:val="24"/>
        </w:rPr>
        <w:t xml:space="preserve">to printer </w:t>
      </w:r>
      <w:r w:rsidR="00776FEA" w:rsidRPr="00E60D34">
        <w:rPr>
          <w:rFonts w:asciiTheme="minorHAnsi" w:hAnsiTheme="minorHAnsi" w:cstheme="minorHAnsi"/>
          <w:bCs/>
          <w:szCs w:val="24"/>
        </w:rPr>
        <w:t>operation</w:t>
      </w:r>
      <w:r w:rsidR="00F15BE8" w:rsidRPr="00E60D34">
        <w:rPr>
          <w:rFonts w:asciiTheme="minorHAnsi" w:hAnsiTheme="minorHAnsi" w:cstheme="minorHAnsi"/>
          <w:bCs/>
          <w:szCs w:val="24"/>
        </w:rPr>
        <w:t>s</w:t>
      </w:r>
      <w:r w:rsidR="0049530E" w:rsidRPr="00E60D34">
        <w:rPr>
          <w:rFonts w:asciiTheme="minorHAnsi" w:hAnsiTheme="minorHAnsi" w:cstheme="minorHAnsi"/>
          <w:bCs/>
          <w:szCs w:val="24"/>
        </w:rPr>
        <w:t>.</w:t>
      </w:r>
    </w:p>
    <w:p w14:paraId="071D6BB3" w14:textId="77777777" w:rsidR="00080394" w:rsidRPr="00E60D34" w:rsidRDefault="00080394" w:rsidP="00E831FF">
      <w:pPr>
        <w:tabs>
          <w:tab w:val="left" w:pos="1080"/>
        </w:tabs>
        <w:rPr>
          <w:rFonts w:asciiTheme="minorHAnsi" w:hAnsiTheme="minorHAnsi" w:cstheme="minorHAnsi"/>
          <w:b/>
          <w:szCs w:val="24"/>
        </w:rPr>
      </w:pPr>
    </w:p>
    <w:p w14:paraId="473F5067" w14:textId="4364A512" w:rsidR="00D837C1" w:rsidRPr="00E60D34" w:rsidRDefault="00D837C1" w:rsidP="00E831FF">
      <w:pPr>
        <w:tabs>
          <w:tab w:val="left" w:pos="1080"/>
        </w:tabs>
        <w:rPr>
          <w:rFonts w:asciiTheme="minorHAnsi" w:hAnsiTheme="minorHAnsi" w:cstheme="minorHAnsi"/>
          <w:b/>
          <w:szCs w:val="24"/>
        </w:rPr>
      </w:pPr>
      <w:r w:rsidRPr="00E60D34">
        <w:rPr>
          <w:rFonts w:asciiTheme="minorHAnsi" w:hAnsiTheme="minorHAnsi" w:cstheme="minorHAnsi"/>
          <w:b/>
          <w:szCs w:val="24"/>
        </w:rPr>
        <w:t xml:space="preserve">Domestic Passport Sites – </w:t>
      </w:r>
      <w:r w:rsidRPr="00E60D34">
        <w:rPr>
          <w:rFonts w:asciiTheme="minorHAnsi" w:hAnsiTheme="minorHAnsi" w:cstheme="minorHAnsi"/>
          <w:szCs w:val="24"/>
        </w:rPr>
        <w:t>All Issuance Sites and Support Sites</w:t>
      </w:r>
    </w:p>
    <w:p w14:paraId="5C6E793C" w14:textId="77777777" w:rsidR="002F49CC" w:rsidRPr="00E60D34" w:rsidRDefault="002F49CC" w:rsidP="00E831FF">
      <w:pPr>
        <w:tabs>
          <w:tab w:val="left" w:pos="1080"/>
        </w:tabs>
        <w:rPr>
          <w:rFonts w:asciiTheme="minorHAnsi" w:hAnsiTheme="minorHAnsi" w:cstheme="minorHAnsi"/>
          <w:b/>
          <w:szCs w:val="24"/>
        </w:rPr>
      </w:pPr>
    </w:p>
    <w:p w14:paraId="62FC64B8" w14:textId="4BA38D3F" w:rsidR="00D837C1" w:rsidRPr="00E60D34" w:rsidRDefault="00D837C1" w:rsidP="00E831FF">
      <w:pPr>
        <w:tabs>
          <w:tab w:val="left" w:pos="1080"/>
        </w:tabs>
        <w:rPr>
          <w:rFonts w:asciiTheme="minorHAnsi" w:hAnsiTheme="minorHAnsi" w:cstheme="minorHAnsi"/>
          <w:szCs w:val="24"/>
        </w:rPr>
      </w:pPr>
      <w:r w:rsidRPr="00E60D34">
        <w:rPr>
          <w:rFonts w:asciiTheme="minorHAnsi" w:hAnsiTheme="minorHAnsi" w:cstheme="minorHAnsi"/>
          <w:b/>
          <w:szCs w:val="24"/>
        </w:rPr>
        <w:t xml:space="preserve">Issuance Sites – </w:t>
      </w:r>
      <w:r w:rsidRPr="00E60D34">
        <w:rPr>
          <w:rFonts w:asciiTheme="minorHAnsi" w:hAnsiTheme="minorHAnsi" w:cstheme="minorHAnsi"/>
          <w:szCs w:val="24"/>
        </w:rPr>
        <w:t>All Processing Centers and Agencies</w:t>
      </w:r>
    </w:p>
    <w:p w14:paraId="757EFC73" w14:textId="77777777" w:rsidR="00E831FF" w:rsidRPr="00E60D34" w:rsidRDefault="00E831FF" w:rsidP="00E831FF">
      <w:pPr>
        <w:tabs>
          <w:tab w:val="left" w:pos="1080"/>
        </w:tabs>
        <w:rPr>
          <w:rFonts w:asciiTheme="minorHAnsi" w:hAnsiTheme="minorHAnsi" w:cstheme="minorHAnsi"/>
          <w:b/>
          <w:szCs w:val="24"/>
        </w:rPr>
      </w:pPr>
    </w:p>
    <w:p w14:paraId="773C9384" w14:textId="379DDBD6" w:rsidR="00E831FF" w:rsidRPr="00E60D34" w:rsidRDefault="00D837C1" w:rsidP="00E831FF">
      <w:pPr>
        <w:tabs>
          <w:tab w:val="left" w:pos="1080"/>
        </w:tabs>
        <w:rPr>
          <w:rFonts w:asciiTheme="minorHAnsi" w:hAnsiTheme="minorHAnsi" w:cstheme="minorHAnsi"/>
          <w:szCs w:val="24"/>
        </w:rPr>
      </w:pPr>
      <w:r w:rsidRPr="00E60D34">
        <w:rPr>
          <w:rFonts w:asciiTheme="minorHAnsi" w:hAnsiTheme="minorHAnsi" w:cstheme="minorHAnsi"/>
          <w:b/>
          <w:szCs w:val="24"/>
        </w:rPr>
        <w:t xml:space="preserve">Centers – </w:t>
      </w:r>
      <w:r w:rsidRPr="00E60D34">
        <w:rPr>
          <w:rFonts w:asciiTheme="minorHAnsi" w:hAnsiTheme="minorHAnsi" w:cstheme="minorHAnsi"/>
          <w:szCs w:val="24"/>
        </w:rPr>
        <w:t xml:space="preserve">Arkansas Passport Center (APC), Tucson Passport Center (TPC), and all future processing centers designated to meet public demand during the contract period. Centers require at least </w:t>
      </w:r>
      <w:r w:rsidR="00C03B34" w:rsidRPr="00E60D34">
        <w:rPr>
          <w:rFonts w:asciiTheme="minorHAnsi" w:hAnsiTheme="minorHAnsi" w:cstheme="minorHAnsi"/>
          <w:szCs w:val="24"/>
        </w:rPr>
        <w:t xml:space="preserve">two </w:t>
      </w:r>
      <w:r w:rsidRPr="00E60D34">
        <w:rPr>
          <w:rFonts w:asciiTheme="minorHAnsi" w:hAnsiTheme="minorHAnsi" w:cstheme="minorHAnsi"/>
          <w:szCs w:val="24"/>
        </w:rPr>
        <w:t xml:space="preserve">on-site full-time maintenance </w:t>
      </w:r>
      <w:r w:rsidR="0008518B" w:rsidRPr="00E60D34">
        <w:rPr>
          <w:rFonts w:asciiTheme="minorHAnsi" w:hAnsiTheme="minorHAnsi" w:cstheme="minorHAnsi"/>
          <w:szCs w:val="24"/>
        </w:rPr>
        <w:t>technicians</w:t>
      </w:r>
      <w:r w:rsidRPr="00E60D34">
        <w:rPr>
          <w:rFonts w:asciiTheme="minorHAnsi" w:hAnsiTheme="minorHAnsi" w:cstheme="minorHAnsi"/>
          <w:szCs w:val="24"/>
        </w:rPr>
        <w:t xml:space="preserve"> during all operational shifts</w:t>
      </w:r>
      <w:r w:rsidR="00DD1E23" w:rsidRPr="00E60D34">
        <w:rPr>
          <w:rFonts w:asciiTheme="minorHAnsi" w:hAnsiTheme="minorHAnsi" w:cstheme="minorHAnsi"/>
          <w:szCs w:val="24"/>
        </w:rPr>
        <w:t xml:space="preserve">. </w:t>
      </w:r>
      <w:r w:rsidR="00067AB0" w:rsidRPr="00E60D34">
        <w:rPr>
          <w:rFonts w:asciiTheme="minorHAnsi" w:hAnsiTheme="minorHAnsi" w:cstheme="minorHAnsi"/>
          <w:szCs w:val="24"/>
        </w:rPr>
        <w:t xml:space="preserve">Required full-time and extended hourly support technicians will be determined </w:t>
      </w:r>
      <w:r w:rsidR="00A12C7C" w:rsidRPr="00E60D34">
        <w:rPr>
          <w:rFonts w:asciiTheme="minorHAnsi" w:hAnsiTheme="minorHAnsi" w:cstheme="minorHAnsi"/>
          <w:szCs w:val="24"/>
        </w:rPr>
        <w:t xml:space="preserve">per location. </w:t>
      </w:r>
    </w:p>
    <w:p w14:paraId="20B04EB6" w14:textId="77777777" w:rsidR="00067AB0" w:rsidRPr="00E60D34" w:rsidRDefault="00067AB0" w:rsidP="00E831FF">
      <w:pPr>
        <w:tabs>
          <w:tab w:val="left" w:pos="1080"/>
        </w:tabs>
        <w:rPr>
          <w:rFonts w:asciiTheme="minorHAnsi" w:hAnsiTheme="minorHAnsi" w:cstheme="minorHAnsi"/>
          <w:b/>
          <w:szCs w:val="24"/>
        </w:rPr>
      </w:pPr>
    </w:p>
    <w:p w14:paraId="262FA4F8" w14:textId="0EABA03A" w:rsidR="00D837C1" w:rsidRPr="00E60D34" w:rsidRDefault="00D837C1" w:rsidP="00E831FF">
      <w:pPr>
        <w:tabs>
          <w:tab w:val="left" w:pos="1080"/>
        </w:tabs>
        <w:rPr>
          <w:rFonts w:asciiTheme="minorHAnsi" w:hAnsiTheme="minorHAnsi" w:cstheme="minorHAnsi"/>
          <w:b/>
          <w:szCs w:val="24"/>
        </w:rPr>
      </w:pPr>
      <w:r w:rsidRPr="00E60D34">
        <w:rPr>
          <w:rFonts w:asciiTheme="minorHAnsi" w:hAnsiTheme="minorHAnsi" w:cstheme="minorHAnsi"/>
          <w:b/>
          <w:szCs w:val="24"/>
        </w:rPr>
        <w:t xml:space="preserve">Agencies – </w:t>
      </w:r>
      <w:r w:rsidRPr="00E60D34">
        <w:rPr>
          <w:rFonts w:asciiTheme="minorHAnsi" w:hAnsiTheme="minorHAnsi" w:cstheme="minorHAnsi"/>
          <w:szCs w:val="24"/>
        </w:rPr>
        <w:t>Current and all future sites to meet public demand during the contract period</w:t>
      </w:r>
      <w:r w:rsidR="006D1289" w:rsidRPr="00E60D34">
        <w:rPr>
          <w:rFonts w:asciiTheme="minorHAnsi" w:hAnsiTheme="minorHAnsi" w:cstheme="minorHAnsi"/>
          <w:szCs w:val="24"/>
        </w:rPr>
        <w:t xml:space="preserve">. </w:t>
      </w:r>
      <w:r w:rsidR="00067AB0" w:rsidRPr="00E60D34">
        <w:rPr>
          <w:rFonts w:asciiTheme="minorHAnsi" w:hAnsiTheme="minorHAnsi" w:cstheme="minorHAnsi"/>
          <w:szCs w:val="24"/>
        </w:rPr>
        <w:t xml:space="preserve">Required full-time and extended hourly support technicians will be determined </w:t>
      </w:r>
      <w:r w:rsidR="00A12C7C" w:rsidRPr="00E60D34">
        <w:rPr>
          <w:rFonts w:asciiTheme="minorHAnsi" w:hAnsiTheme="minorHAnsi" w:cstheme="minorHAnsi"/>
          <w:szCs w:val="24"/>
        </w:rPr>
        <w:t>per location</w:t>
      </w:r>
      <w:r w:rsidR="00067AB0" w:rsidRPr="00E60D34">
        <w:rPr>
          <w:rFonts w:asciiTheme="minorHAnsi" w:hAnsiTheme="minorHAnsi" w:cstheme="minorHAnsi"/>
          <w:szCs w:val="24"/>
        </w:rPr>
        <w:t xml:space="preserve">. </w:t>
      </w:r>
    </w:p>
    <w:p w14:paraId="562C9596" w14:textId="77777777" w:rsidR="00E831FF" w:rsidRPr="00E60D34" w:rsidRDefault="00E831FF" w:rsidP="00E831FF">
      <w:pPr>
        <w:tabs>
          <w:tab w:val="left" w:pos="1080"/>
        </w:tabs>
        <w:rPr>
          <w:rFonts w:asciiTheme="minorHAnsi" w:hAnsiTheme="minorHAnsi" w:cstheme="minorHAnsi"/>
          <w:b/>
          <w:szCs w:val="24"/>
        </w:rPr>
      </w:pPr>
    </w:p>
    <w:p w14:paraId="23767A0C" w14:textId="2D955CCA" w:rsidR="009630A5" w:rsidRPr="00E60D34" w:rsidRDefault="00D837C1" w:rsidP="00E831FF">
      <w:pPr>
        <w:tabs>
          <w:tab w:val="left" w:pos="1080"/>
        </w:tabs>
        <w:rPr>
          <w:rFonts w:asciiTheme="minorHAnsi" w:hAnsiTheme="minorHAnsi" w:cstheme="minorHAnsi"/>
          <w:szCs w:val="24"/>
        </w:rPr>
      </w:pPr>
      <w:r w:rsidRPr="00E60D34">
        <w:rPr>
          <w:rFonts w:asciiTheme="minorHAnsi" w:hAnsiTheme="minorHAnsi" w:cstheme="minorHAnsi"/>
          <w:b/>
          <w:szCs w:val="24"/>
        </w:rPr>
        <w:t xml:space="preserve">Support Sites – </w:t>
      </w:r>
      <w:r w:rsidRPr="00E60D34">
        <w:rPr>
          <w:rFonts w:asciiTheme="minorHAnsi" w:hAnsiTheme="minorHAnsi" w:cstheme="minorHAnsi"/>
          <w:szCs w:val="24"/>
        </w:rPr>
        <w:t xml:space="preserve">Non-issuance sites </w:t>
      </w:r>
      <w:r w:rsidR="0040229F" w:rsidRPr="00E60D34">
        <w:rPr>
          <w:rFonts w:asciiTheme="minorHAnsi" w:hAnsiTheme="minorHAnsi" w:cstheme="minorHAnsi"/>
          <w:szCs w:val="24"/>
        </w:rPr>
        <w:t>include</w:t>
      </w:r>
      <w:r w:rsidRPr="00E60D34">
        <w:rPr>
          <w:rFonts w:asciiTheme="minorHAnsi" w:hAnsiTheme="minorHAnsi" w:cstheme="minorHAnsi"/>
          <w:szCs w:val="24"/>
        </w:rPr>
        <w:t xml:space="preserve"> an IV&amp;V</w:t>
      </w:r>
      <w:r w:rsidR="0040229F" w:rsidRPr="00E60D34">
        <w:rPr>
          <w:rFonts w:asciiTheme="minorHAnsi" w:hAnsiTheme="minorHAnsi" w:cstheme="minorHAnsi"/>
          <w:szCs w:val="24"/>
        </w:rPr>
        <w:t xml:space="preserve"> Support Site, Integration Test Center, </w:t>
      </w:r>
      <w:r w:rsidR="009031D7" w:rsidRPr="00E60D34">
        <w:rPr>
          <w:rFonts w:asciiTheme="minorHAnsi" w:hAnsiTheme="minorHAnsi" w:cstheme="minorHAnsi"/>
          <w:szCs w:val="24"/>
        </w:rPr>
        <w:t xml:space="preserve">Software Support </w:t>
      </w:r>
      <w:r w:rsidR="007569FB" w:rsidRPr="00E60D34">
        <w:rPr>
          <w:rFonts w:asciiTheme="minorHAnsi" w:hAnsiTheme="minorHAnsi" w:cstheme="minorHAnsi"/>
          <w:szCs w:val="24"/>
        </w:rPr>
        <w:t>Site,</w:t>
      </w:r>
      <w:r w:rsidR="009031D7" w:rsidRPr="00E60D34">
        <w:rPr>
          <w:rFonts w:asciiTheme="minorHAnsi" w:hAnsiTheme="minorHAnsi" w:cstheme="minorHAnsi"/>
          <w:szCs w:val="24"/>
        </w:rPr>
        <w:t xml:space="preserve"> and </w:t>
      </w:r>
      <w:r w:rsidR="00713DA7" w:rsidRPr="00E60D34">
        <w:rPr>
          <w:rFonts w:asciiTheme="minorHAnsi" w:hAnsiTheme="minorHAnsi" w:cstheme="minorHAnsi"/>
          <w:szCs w:val="24"/>
        </w:rPr>
        <w:t xml:space="preserve">all </w:t>
      </w:r>
      <w:r w:rsidR="00461725" w:rsidRPr="00E60D34">
        <w:rPr>
          <w:rFonts w:asciiTheme="minorHAnsi" w:hAnsiTheme="minorHAnsi" w:cstheme="minorHAnsi"/>
          <w:szCs w:val="24"/>
        </w:rPr>
        <w:t xml:space="preserve">current and future designated non-issuance </w:t>
      </w:r>
      <w:r w:rsidR="009031D7" w:rsidRPr="00E60D34">
        <w:rPr>
          <w:rFonts w:asciiTheme="minorHAnsi" w:hAnsiTheme="minorHAnsi" w:cstheme="minorHAnsi"/>
          <w:szCs w:val="24"/>
        </w:rPr>
        <w:t>Support Sites within the DC</w:t>
      </w:r>
      <w:r w:rsidR="00713DA7" w:rsidRPr="00E60D34">
        <w:rPr>
          <w:rFonts w:asciiTheme="minorHAnsi" w:hAnsiTheme="minorHAnsi" w:cstheme="minorHAnsi"/>
          <w:szCs w:val="24"/>
        </w:rPr>
        <w:t xml:space="preserve"> area. </w:t>
      </w:r>
      <w:r w:rsidR="00D669AC" w:rsidRPr="00E60D34">
        <w:rPr>
          <w:rFonts w:asciiTheme="minorHAnsi" w:hAnsiTheme="minorHAnsi" w:cstheme="minorHAnsi"/>
          <w:szCs w:val="24"/>
        </w:rPr>
        <w:t xml:space="preserve">All </w:t>
      </w:r>
      <w:r w:rsidR="00392F17" w:rsidRPr="00E60D34">
        <w:rPr>
          <w:rFonts w:asciiTheme="minorHAnsi" w:hAnsiTheme="minorHAnsi" w:cstheme="minorHAnsi"/>
          <w:szCs w:val="24"/>
        </w:rPr>
        <w:t xml:space="preserve">Support Sites do require a </w:t>
      </w:r>
      <w:r w:rsidR="00D669AC" w:rsidRPr="00E60D34">
        <w:rPr>
          <w:rFonts w:asciiTheme="minorHAnsi" w:hAnsiTheme="minorHAnsi" w:cstheme="minorHAnsi"/>
          <w:szCs w:val="24"/>
        </w:rPr>
        <w:t xml:space="preserve">dedicated </w:t>
      </w:r>
      <w:r w:rsidR="00392F17" w:rsidRPr="00E60D34">
        <w:rPr>
          <w:rFonts w:asciiTheme="minorHAnsi" w:hAnsiTheme="minorHAnsi" w:cstheme="minorHAnsi"/>
          <w:szCs w:val="24"/>
        </w:rPr>
        <w:t xml:space="preserve">full-time maintenance technician, </w:t>
      </w:r>
      <w:r w:rsidR="00C93852" w:rsidRPr="00E60D34">
        <w:rPr>
          <w:rFonts w:asciiTheme="minorHAnsi" w:hAnsiTheme="minorHAnsi" w:cstheme="minorHAnsi"/>
          <w:szCs w:val="24"/>
        </w:rPr>
        <w:t xml:space="preserve">unless </w:t>
      </w:r>
      <w:r w:rsidR="00716AA6" w:rsidRPr="00E60D34">
        <w:rPr>
          <w:rFonts w:asciiTheme="minorHAnsi" w:hAnsiTheme="minorHAnsi" w:cstheme="minorHAnsi"/>
          <w:szCs w:val="24"/>
        </w:rPr>
        <w:t>otherwise approved by the COR/GTM</w:t>
      </w:r>
      <w:r w:rsidR="00D669AC" w:rsidRPr="00E60D34">
        <w:rPr>
          <w:rFonts w:asciiTheme="minorHAnsi" w:hAnsiTheme="minorHAnsi" w:cstheme="minorHAnsi"/>
          <w:szCs w:val="24"/>
        </w:rPr>
        <w:t xml:space="preserve"> within the DC metropolitan area</w:t>
      </w:r>
      <w:r w:rsidR="00B11F0F" w:rsidRPr="00E60D34">
        <w:rPr>
          <w:rFonts w:asciiTheme="minorHAnsi" w:hAnsiTheme="minorHAnsi" w:cstheme="minorHAnsi"/>
          <w:szCs w:val="24"/>
        </w:rPr>
        <w:t>,</w:t>
      </w:r>
      <w:r w:rsidR="00D669AC" w:rsidRPr="00E60D34">
        <w:rPr>
          <w:rFonts w:asciiTheme="minorHAnsi" w:hAnsiTheme="minorHAnsi" w:cstheme="minorHAnsi"/>
          <w:szCs w:val="24"/>
        </w:rPr>
        <w:t xml:space="preserve"> </w:t>
      </w:r>
      <w:r w:rsidR="00065853" w:rsidRPr="00E60D34">
        <w:rPr>
          <w:rFonts w:asciiTheme="minorHAnsi" w:hAnsiTheme="minorHAnsi" w:cstheme="minorHAnsi"/>
          <w:szCs w:val="24"/>
        </w:rPr>
        <w:t xml:space="preserve">where there is a </w:t>
      </w:r>
      <w:r w:rsidR="003255C5" w:rsidRPr="00E60D34">
        <w:rPr>
          <w:rFonts w:asciiTheme="minorHAnsi" w:hAnsiTheme="minorHAnsi" w:cstheme="minorHAnsi"/>
          <w:szCs w:val="24"/>
        </w:rPr>
        <w:t>h</w:t>
      </w:r>
      <w:r w:rsidR="00065853" w:rsidRPr="00E60D34">
        <w:rPr>
          <w:rFonts w:asciiTheme="minorHAnsi" w:hAnsiTheme="minorHAnsi" w:cstheme="minorHAnsi"/>
          <w:szCs w:val="24"/>
        </w:rPr>
        <w:t>igh</w:t>
      </w:r>
      <w:r w:rsidR="002C7DE8" w:rsidRPr="00E60D34">
        <w:rPr>
          <w:rFonts w:asciiTheme="minorHAnsi" w:hAnsiTheme="minorHAnsi" w:cstheme="minorHAnsi"/>
          <w:szCs w:val="24"/>
        </w:rPr>
        <w:t xml:space="preserve"> </w:t>
      </w:r>
      <w:r w:rsidR="00986FE9" w:rsidRPr="00E60D34">
        <w:rPr>
          <w:rFonts w:asciiTheme="minorHAnsi" w:hAnsiTheme="minorHAnsi" w:cstheme="minorHAnsi"/>
          <w:szCs w:val="24"/>
        </w:rPr>
        <w:t>and</w:t>
      </w:r>
      <w:r w:rsidR="00922E3A" w:rsidRPr="00E60D34">
        <w:rPr>
          <w:rFonts w:asciiTheme="minorHAnsi" w:hAnsiTheme="minorHAnsi" w:cstheme="minorHAnsi"/>
          <w:szCs w:val="24"/>
        </w:rPr>
        <w:t xml:space="preserve"> low-capacity</w:t>
      </w:r>
      <w:r w:rsidR="00065853" w:rsidRPr="00E60D34">
        <w:rPr>
          <w:rFonts w:asciiTheme="minorHAnsi" w:hAnsiTheme="minorHAnsi" w:cstheme="minorHAnsi"/>
          <w:szCs w:val="24"/>
        </w:rPr>
        <w:t xml:space="preserve"> </w:t>
      </w:r>
      <w:r w:rsidR="003255C5" w:rsidRPr="00E60D34">
        <w:rPr>
          <w:rFonts w:asciiTheme="minorHAnsi" w:hAnsiTheme="minorHAnsi" w:cstheme="minorHAnsi"/>
          <w:szCs w:val="24"/>
        </w:rPr>
        <w:t>p</w:t>
      </w:r>
      <w:r w:rsidR="00065853" w:rsidRPr="00E60D34">
        <w:rPr>
          <w:rFonts w:asciiTheme="minorHAnsi" w:hAnsiTheme="minorHAnsi" w:cstheme="minorHAnsi"/>
          <w:szCs w:val="24"/>
        </w:rPr>
        <w:t>rinter</w:t>
      </w:r>
      <w:r w:rsidR="0079687A" w:rsidRPr="00E60D34">
        <w:rPr>
          <w:rFonts w:asciiTheme="minorHAnsi" w:hAnsiTheme="minorHAnsi" w:cstheme="minorHAnsi"/>
          <w:szCs w:val="24"/>
        </w:rPr>
        <w:t xml:space="preserve"> located</w:t>
      </w:r>
      <w:r w:rsidR="00E029E0" w:rsidRPr="00E60D34">
        <w:rPr>
          <w:rFonts w:asciiTheme="minorHAnsi" w:hAnsiTheme="minorHAnsi" w:cstheme="minorHAnsi"/>
          <w:szCs w:val="24"/>
        </w:rPr>
        <w:t xml:space="preserve">. </w:t>
      </w:r>
    </w:p>
    <w:p w14:paraId="7353A8A6" w14:textId="33973207" w:rsidR="00BE0A15" w:rsidRPr="00E60D34" w:rsidRDefault="00BE0A15" w:rsidP="00BE0A15">
      <w:pPr>
        <w:pStyle w:val="Heading2"/>
        <w:rPr>
          <w:rFonts w:asciiTheme="minorHAnsi" w:hAnsiTheme="minorHAnsi" w:cstheme="minorHAnsi"/>
        </w:rPr>
      </w:pPr>
      <w:r w:rsidRPr="00E60D34">
        <w:rPr>
          <w:rFonts w:asciiTheme="minorHAnsi" w:hAnsiTheme="minorHAnsi" w:cstheme="minorHAnsi"/>
        </w:rPr>
        <w:t>Passport Services and Its Current Operational Environment</w:t>
      </w:r>
    </w:p>
    <w:p w14:paraId="529B82FA" w14:textId="613102D1" w:rsidR="0029750A" w:rsidRPr="00E60D34" w:rsidRDefault="0029750A" w:rsidP="0029750A">
      <w:pPr>
        <w:rPr>
          <w:rFonts w:asciiTheme="minorHAnsi" w:hAnsiTheme="minorHAnsi" w:cstheme="minorHAnsi"/>
        </w:rPr>
      </w:pPr>
      <w:r w:rsidRPr="00E60D34">
        <w:rPr>
          <w:rFonts w:asciiTheme="minorHAnsi" w:hAnsiTheme="minorHAnsi" w:cstheme="minorHAnsi"/>
        </w:rPr>
        <w:t>CA/PPT issues passports to eligible U.S. citizens and other U.S. nationals.  As such, CA manages a system of passport Issuance Sites and Support Sites (see Attachment B</w:t>
      </w:r>
      <w:r w:rsidR="009A6C49" w:rsidRPr="00E60D34">
        <w:rPr>
          <w:rFonts w:asciiTheme="minorHAnsi" w:hAnsiTheme="minorHAnsi" w:cstheme="minorHAnsi"/>
        </w:rPr>
        <w:t>, CA Domestic Operational and Test Sites - Place of Delivery &amp; Support</w:t>
      </w:r>
      <w:r w:rsidRPr="00E60D34">
        <w:rPr>
          <w:rFonts w:asciiTheme="minorHAnsi" w:hAnsiTheme="minorHAnsi" w:cstheme="minorHAnsi"/>
        </w:rPr>
        <w:t xml:space="preserve">). High-capacity </w:t>
      </w:r>
      <w:r w:rsidR="00EB2675" w:rsidRPr="00E60D34">
        <w:rPr>
          <w:rFonts w:asciiTheme="minorHAnsi" w:hAnsiTheme="minorHAnsi" w:cstheme="minorHAnsi"/>
        </w:rPr>
        <w:t xml:space="preserve">NextGen </w:t>
      </w:r>
      <w:r w:rsidRPr="00E60D34">
        <w:rPr>
          <w:rFonts w:asciiTheme="minorHAnsi" w:hAnsiTheme="minorHAnsi" w:cstheme="minorHAnsi"/>
        </w:rPr>
        <w:t>Personalization Printers will be located at the Centers</w:t>
      </w:r>
      <w:r w:rsidR="00B728BA" w:rsidRPr="00E60D34">
        <w:rPr>
          <w:rFonts w:asciiTheme="minorHAnsi" w:hAnsiTheme="minorHAnsi" w:cstheme="minorHAnsi"/>
        </w:rPr>
        <w:t xml:space="preserve"> and Support Sites,</w:t>
      </w:r>
      <w:r w:rsidRPr="00E60D34">
        <w:rPr>
          <w:rFonts w:asciiTheme="minorHAnsi" w:hAnsiTheme="minorHAnsi" w:cstheme="minorHAnsi"/>
        </w:rPr>
        <w:t xml:space="preserve"> and low-capacity</w:t>
      </w:r>
      <w:r w:rsidR="00B728BA" w:rsidRPr="00E60D34">
        <w:rPr>
          <w:rFonts w:asciiTheme="minorHAnsi" w:hAnsiTheme="minorHAnsi" w:cstheme="minorHAnsi"/>
        </w:rPr>
        <w:t xml:space="preserve"> NextGen</w:t>
      </w:r>
      <w:r w:rsidRPr="00E60D34">
        <w:rPr>
          <w:rFonts w:asciiTheme="minorHAnsi" w:hAnsiTheme="minorHAnsi" w:cstheme="minorHAnsi"/>
        </w:rPr>
        <w:t xml:space="preserve"> Personalization Printers will be located at the </w:t>
      </w:r>
      <w:r w:rsidR="00B728BA" w:rsidRPr="00E60D34">
        <w:rPr>
          <w:rFonts w:asciiTheme="minorHAnsi" w:hAnsiTheme="minorHAnsi" w:cstheme="minorHAnsi"/>
        </w:rPr>
        <w:t>P</w:t>
      </w:r>
      <w:r w:rsidRPr="00E60D34">
        <w:rPr>
          <w:rFonts w:asciiTheme="minorHAnsi" w:hAnsiTheme="minorHAnsi" w:cstheme="minorHAnsi"/>
        </w:rPr>
        <w:t>assport Agencies</w:t>
      </w:r>
      <w:r w:rsidR="00F53E33" w:rsidRPr="00E60D34">
        <w:rPr>
          <w:rFonts w:asciiTheme="minorHAnsi" w:hAnsiTheme="minorHAnsi" w:cstheme="minorHAnsi"/>
        </w:rPr>
        <w:t>, Passport Centers</w:t>
      </w:r>
      <w:r w:rsidR="00A729DD" w:rsidRPr="00E60D34">
        <w:rPr>
          <w:rFonts w:asciiTheme="minorHAnsi" w:hAnsiTheme="minorHAnsi" w:cstheme="minorHAnsi"/>
        </w:rPr>
        <w:t>,</w:t>
      </w:r>
      <w:r w:rsidR="00F53E33" w:rsidRPr="00E60D34">
        <w:rPr>
          <w:rFonts w:asciiTheme="minorHAnsi" w:hAnsiTheme="minorHAnsi" w:cstheme="minorHAnsi"/>
        </w:rPr>
        <w:t xml:space="preserve"> and Support Site locations</w:t>
      </w:r>
      <w:r w:rsidRPr="00E60D34">
        <w:rPr>
          <w:rFonts w:asciiTheme="minorHAnsi" w:hAnsiTheme="minorHAnsi" w:cstheme="minorHAnsi"/>
        </w:rPr>
        <w:t xml:space="preserve">. The Government reserves the right to change the </w:t>
      </w:r>
      <w:r w:rsidR="00660E0C" w:rsidRPr="00E60D34">
        <w:rPr>
          <w:rFonts w:asciiTheme="minorHAnsi" w:hAnsiTheme="minorHAnsi" w:cstheme="minorHAnsi"/>
        </w:rPr>
        <w:t xml:space="preserve">location </w:t>
      </w:r>
      <w:r w:rsidRPr="00E60D34">
        <w:rPr>
          <w:rFonts w:asciiTheme="minorHAnsi" w:hAnsiTheme="minorHAnsi" w:cstheme="minorHAnsi"/>
        </w:rPr>
        <w:t>of printers installed at Issuance Sites based on Government requirements. In addition, the Government will maintain non-issuance personalization printers at other Support Sites for testing and configuration purposes</w:t>
      </w:r>
      <w:r w:rsidR="00C911E1" w:rsidRPr="00E60D34">
        <w:rPr>
          <w:rFonts w:asciiTheme="minorHAnsi" w:hAnsiTheme="minorHAnsi" w:cstheme="minorHAnsi"/>
        </w:rPr>
        <w:t xml:space="preserve"> t</w:t>
      </w:r>
      <w:r w:rsidR="0053260A" w:rsidRPr="00E60D34">
        <w:rPr>
          <w:rFonts w:asciiTheme="minorHAnsi" w:hAnsiTheme="minorHAnsi" w:cstheme="minorHAnsi"/>
        </w:rPr>
        <w:t>o meet operational requirement</w:t>
      </w:r>
      <w:r w:rsidR="0030664C" w:rsidRPr="00E60D34">
        <w:rPr>
          <w:rFonts w:asciiTheme="minorHAnsi" w:hAnsiTheme="minorHAnsi" w:cstheme="minorHAnsi"/>
        </w:rPr>
        <w:t xml:space="preserve">s </w:t>
      </w:r>
      <w:r w:rsidR="00613DDE" w:rsidRPr="00E60D34">
        <w:rPr>
          <w:rFonts w:asciiTheme="minorHAnsi" w:hAnsiTheme="minorHAnsi" w:cstheme="minorHAnsi"/>
        </w:rPr>
        <w:t>to</w:t>
      </w:r>
      <w:r w:rsidR="0030664C" w:rsidRPr="00E60D34">
        <w:rPr>
          <w:rFonts w:asciiTheme="minorHAnsi" w:hAnsiTheme="minorHAnsi" w:cstheme="minorHAnsi"/>
        </w:rPr>
        <w:t xml:space="preserve"> all issuance </w:t>
      </w:r>
      <w:r w:rsidR="00C2762A" w:rsidRPr="00E60D34">
        <w:rPr>
          <w:rFonts w:asciiTheme="minorHAnsi" w:hAnsiTheme="minorHAnsi" w:cstheme="minorHAnsi"/>
        </w:rPr>
        <w:t>facilities.</w:t>
      </w:r>
    </w:p>
    <w:p w14:paraId="5E2CEBD5" w14:textId="77777777" w:rsidR="00AD2FE7" w:rsidRPr="00E60D34" w:rsidRDefault="00AD2FE7" w:rsidP="0029750A">
      <w:pPr>
        <w:rPr>
          <w:rFonts w:asciiTheme="minorHAnsi" w:hAnsiTheme="minorHAnsi" w:cstheme="minorHAnsi"/>
        </w:rPr>
      </w:pPr>
    </w:p>
    <w:p w14:paraId="4A66FE40" w14:textId="1871A18F" w:rsidR="00F9754A" w:rsidRPr="00E60D34" w:rsidRDefault="0029750A" w:rsidP="0029750A">
      <w:pPr>
        <w:rPr>
          <w:rFonts w:asciiTheme="minorHAnsi" w:hAnsiTheme="minorHAnsi" w:cstheme="minorHAnsi"/>
        </w:rPr>
      </w:pPr>
      <w:r w:rsidRPr="00E60D34">
        <w:rPr>
          <w:rFonts w:asciiTheme="minorHAnsi" w:hAnsiTheme="minorHAnsi" w:cstheme="minorHAnsi"/>
        </w:rPr>
        <w:t xml:space="preserve">The passport business is highly seasonal with increased requirements during the peak season, which usually begins in January and continues through the early fall. </w:t>
      </w:r>
      <w:r w:rsidR="007B702F" w:rsidRPr="00E60D34">
        <w:rPr>
          <w:rFonts w:asciiTheme="minorHAnsi" w:hAnsiTheme="minorHAnsi" w:cstheme="minorHAnsi"/>
        </w:rPr>
        <w:t>D</w:t>
      </w:r>
      <w:r w:rsidRPr="00E60D34">
        <w:rPr>
          <w:rFonts w:asciiTheme="minorHAnsi" w:hAnsiTheme="minorHAnsi" w:cstheme="minorHAnsi"/>
        </w:rPr>
        <w:t xml:space="preserve">uring peak season, </w:t>
      </w:r>
      <w:r w:rsidR="007B702F" w:rsidRPr="00E60D34">
        <w:rPr>
          <w:rFonts w:asciiTheme="minorHAnsi" w:hAnsiTheme="minorHAnsi" w:cstheme="minorHAnsi"/>
        </w:rPr>
        <w:t xml:space="preserve">NextGen </w:t>
      </w:r>
      <w:r w:rsidRPr="00E60D34">
        <w:rPr>
          <w:rFonts w:asciiTheme="minorHAnsi" w:hAnsiTheme="minorHAnsi" w:cstheme="minorHAnsi"/>
        </w:rPr>
        <w:t xml:space="preserve">Personalization Printers are used for extended operational periods. The Department is committed to supporting urgent requests for passports. </w:t>
      </w:r>
      <w:r w:rsidR="00DE0317" w:rsidRPr="00E60D34">
        <w:rPr>
          <w:rFonts w:asciiTheme="minorHAnsi" w:hAnsiTheme="minorHAnsi" w:cstheme="minorHAnsi"/>
        </w:rPr>
        <w:t xml:space="preserve">NextGen </w:t>
      </w:r>
      <w:r w:rsidRPr="00E60D34">
        <w:rPr>
          <w:rFonts w:asciiTheme="minorHAnsi" w:hAnsiTheme="minorHAnsi" w:cstheme="minorHAnsi"/>
        </w:rPr>
        <w:t xml:space="preserve">Personalization Printers are a key element of passport production and must remain operational to satisfy demand.  </w:t>
      </w:r>
    </w:p>
    <w:p w14:paraId="6EC4F8F7" w14:textId="7BF53842" w:rsidR="00760490" w:rsidRPr="00E60D34" w:rsidRDefault="00760490" w:rsidP="00760490">
      <w:pPr>
        <w:pStyle w:val="Heading2"/>
        <w:rPr>
          <w:rFonts w:asciiTheme="minorHAnsi" w:hAnsiTheme="minorHAnsi" w:cstheme="minorHAnsi"/>
        </w:rPr>
      </w:pPr>
      <w:r w:rsidRPr="00E60D34">
        <w:rPr>
          <w:rFonts w:asciiTheme="minorHAnsi" w:hAnsiTheme="minorHAnsi" w:cstheme="minorHAnsi"/>
        </w:rPr>
        <w:lastRenderedPageBreak/>
        <w:t>Passport Issuance System</w:t>
      </w:r>
    </w:p>
    <w:p w14:paraId="097C361D" w14:textId="2F5E0747" w:rsidR="00760490" w:rsidRPr="00E60D34" w:rsidRDefault="00CF0948" w:rsidP="00760490">
      <w:pPr>
        <w:rPr>
          <w:rFonts w:asciiTheme="minorHAnsi" w:hAnsiTheme="minorHAnsi" w:cstheme="minorHAnsi"/>
        </w:rPr>
      </w:pPr>
      <w:r w:rsidRPr="00E60D34">
        <w:rPr>
          <w:rFonts w:asciiTheme="minorHAnsi" w:hAnsiTheme="minorHAnsi" w:cstheme="minorHAnsi"/>
        </w:rPr>
        <w:t>Currently DOS uses a computerized passport issuance system called Travel Document Issuance System (TDIS). This client-server system is based on local area networks (LAN) co-located with passport Agencies</w:t>
      </w:r>
      <w:r w:rsidR="00DE0317" w:rsidRPr="00E60D34">
        <w:rPr>
          <w:rFonts w:asciiTheme="minorHAnsi" w:hAnsiTheme="minorHAnsi" w:cstheme="minorHAnsi"/>
        </w:rPr>
        <w:t xml:space="preserve">, </w:t>
      </w:r>
      <w:r w:rsidR="00FB0077" w:rsidRPr="00E60D34">
        <w:rPr>
          <w:rFonts w:asciiTheme="minorHAnsi" w:hAnsiTheme="minorHAnsi" w:cstheme="minorHAnsi"/>
        </w:rPr>
        <w:t>Centers,</w:t>
      </w:r>
      <w:r w:rsidR="00DE0317" w:rsidRPr="00E60D34">
        <w:rPr>
          <w:rFonts w:asciiTheme="minorHAnsi" w:hAnsiTheme="minorHAnsi" w:cstheme="minorHAnsi"/>
        </w:rPr>
        <w:t xml:space="preserve"> and Support Sites</w:t>
      </w:r>
      <w:r w:rsidRPr="00E60D34">
        <w:rPr>
          <w:rFonts w:asciiTheme="minorHAnsi" w:hAnsiTheme="minorHAnsi" w:cstheme="minorHAnsi"/>
        </w:rPr>
        <w:t>.  Passport issuance systems, although stand-alone at each Issuance Site, are linked together by a Wide Area Network (WAN) to support mutual remote querying and transfer of electronic data.</w:t>
      </w:r>
    </w:p>
    <w:p w14:paraId="10D6222A" w14:textId="77777777" w:rsidR="00E43280" w:rsidRPr="00E60D34" w:rsidRDefault="00E43280" w:rsidP="00E43280">
      <w:pPr>
        <w:tabs>
          <w:tab w:val="right" w:pos="9360"/>
        </w:tabs>
        <w:spacing w:before="100" w:beforeAutospacing="1" w:after="100" w:afterAutospacing="1"/>
        <w:rPr>
          <w:rFonts w:asciiTheme="minorHAnsi" w:eastAsia="Times New Roman" w:hAnsiTheme="minorHAnsi" w:cstheme="minorHAnsi"/>
          <w:szCs w:val="24"/>
        </w:rPr>
      </w:pPr>
      <w:r w:rsidRPr="00E60D34">
        <w:rPr>
          <w:rFonts w:asciiTheme="minorHAnsi" w:eastAsia="Times New Roman" w:hAnsiTheme="minorHAnsi" w:cstheme="minorHAnsi"/>
          <w:szCs w:val="24"/>
        </w:rPr>
        <w:t>The passport issuance process can be divided into three major steps:</w:t>
      </w:r>
      <w:r w:rsidRPr="00E60D34">
        <w:rPr>
          <w:rFonts w:asciiTheme="minorHAnsi" w:eastAsia="Times New Roman" w:hAnsiTheme="minorHAnsi" w:cstheme="minorHAnsi"/>
          <w:szCs w:val="24"/>
        </w:rPr>
        <w:tab/>
      </w:r>
    </w:p>
    <w:p w14:paraId="01E95883" w14:textId="77777777" w:rsidR="00E43280" w:rsidRPr="00E60D34" w:rsidRDefault="00E43280" w:rsidP="00245562">
      <w:pPr>
        <w:widowControl w:val="0"/>
        <w:numPr>
          <w:ilvl w:val="0"/>
          <w:numId w:val="22"/>
        </w:numPr>
        <w:tabs>
          <w:tab w:val="left" w:pos="1080"/>
        </w:tabs>
        <w:rPr>
          <w:rFonts w:asciiTheme="minorHAnsi" w:eastAsia="Times New Roman" w:hAnsiTheme="minorHAnsi" w:cstheme="minorHAnsi"/>
          <w:szCs w:val="24"/>
        </w:rPr>
      </w:pPr>
      <w:r w:rsidRPr="00E60D34">
        <w:rPr>
          <w:rFonts w:asciiTheme="minorHAnsi" w:eastAsia="Times New Roman" w:hAnsiTheme="minorHAnsi" w:cstheme="minorHAnsi"/>
          <w:szCs w:val="24"/>
          <w:u w:val="single"/>
        </w:rPr>
        <w:t>Intake Processing:</w:t>
      </w:r>
      <w:r w:rsidRPr="00E60D34">
        <w:rPr>
          <w:rFonts w:asciiTheme="minorHAnsi" w:eastAsia="Times New Roman" w:hAnsiTheme="minorHAnsi" w:cstheme="minorHAnsi"/>
          <w:szCs w:val="24"/>
        </w:rPr>
        <w:t xml:space="preserve">  First, high-speed scanners are used to digitally capture the applicant’s photograph and biographic data from the passport application. The applicant’s digitized biometric (applicant’s photograph) and biographic data are assigned an application number. Second, Image Review processing staff verify that the biometric data is consistent with the DOS’s image quality standards. </w:t>
      </w:r>
    </w:p>
    <w:p w14:paraId="6FF5565B" w14:textId="77777777" w:rsidR="00E43280" w:rsidRPr="00E60D34" w:rsidRDefault="00E43280" w:rsidP="00E43280">
      <w:pPr>
        <w:tabs>
          <w:tab w:val="left" w:pos="1080"/>
        </w:tabs>
        <w:ind w:left="720"/>
        <w:rPr>
          <w:rFonts w:asciiTheme="minorHAnsi" w:eastAsia="Times New Roman" w:hAnsiTheme="minorHAnsi" w:cstheme="minorHAnsi"/>
          <w:szCs w:val="24"/>
        </w:rPr>
      </w:pPr>
    </w:p>
    <w:p w14:paraId="31FEC6D1" w14:textId="77777777" w:rsidR="00E43280" w:rsidRPr="00E60D34" w:rsidRDefault="00E43280" w:rsidP="00245562">
      <w:pPr>
        <w:widowControl w:val="0"/>
        <w:numPr>
          <w:ilvl w:val="0"/>
          <w:numId w:val="22"/>
        </w:numPr>
        <w:tabs>
          <w:tab w:val="left" w:pos="1080"/>
        </w:tabs>
        <w:rPr>
          <w:rFonts w:asciiTheme="minorHAnsi" w:eastAsia="Times New Roman" w:hAnsiTheme="minorHAnsi" w:cstheme="minorHAnsi"/>
          <w:szCs w:val="24"/>
        </w:rPr>
      </w:pPr>
      <w:r w:rsidRPr="00E60D34">
        <w:rPr>
          <w:rFonts w:asciiTheme="minorHAnsi" w:eastAsia="Times New Roman" w:hAnsiTheme="minorHAnsi" w:cstheme="minorHAnsi"/>
          <w:szCs w:val="24"/>
          <w:u w:val="single"/>
        </w:rPr>
        <w:t>Adjudication:</w:t>
      </w:r>
      <w:r w:rsidRPr="00E60D34">
        <w:rPr>
          <w:rFonts w:asciiTheme="minorHAnsi" w:eastAsia="Times New Roman" w:hAnsiTheme="minorHAnsi" w:cstheme="minorHAnsi"/>
          <w:szCs w:val="24"/>
        </w:rPr>
        <w:t xml:space="preserve"> Adjudication is the determination of the entitlement of an individual to the issuance of a new, or the renewal of a passport. This decision is made following review of the applicant’s identity and birth evidence and name-check comparisons against relevant databases. A passport cannot be printed in the passport issuance system without adjudicative approval.</w:t>
      </w:r>
    </w:p>
    <w:p w14:paraId="161DFDBF" w14:textId="77777777" w:rsidR="00E43280" w:rsidRPr="00E60D34" w:rsidRDefault="00E43280" w:rsidP="00E43280">
      <w:pPr>
        <w:pStyle w:val="CommentText"/>
        <w:rPr>
          <w:rFonts w:asciiTheme="minorHAnsi" w:hAnsiTheme="minorHAnsi" w:cstheme="minorHAnsi"/>
          <w:sz w:val="24"/>
          <w:szCs w:val="24"/>
        </w:rPr>
      </w:pPr>
    </w:p>
    <w:p w14:paraId="179C363F" w14:textId="77777777" w:rsidR="00E43280" w:rsidRPr="00E60D34" w:rsidRDefault="00E43280" w:rsidP="00E43280">
      <w:pPr>
        <w:pStyle w:val="CommentText"/>
        <w:ind w:left="720"/>
        <w:rPr>
          <w:rFonts w:asciiTheme="minorHAnsi" w:hAnsiTheme="minorHAnsi" w:cstheme="minorHAnsi"/>
          <w:sz w:val="24"/>
          <w:szCs w:val="24"/>
        </w:rPr>
      </w:pPr>
      <w:r w:rsidRPr="00E60D34">
        <w:rPr>
          <w:rFonts w:asciiTheme="minorHAnsi" w:hAnsiTheme="minorHAnsi" w:cstheme="minorHAnsi"/>
          <w:sz w:val="24"/>
          <w:szCs w:val="24"/>
        </w:rPr>
        <w:t>After all data entry for a passport is reviewed, it is sent to Adjudication. If adjudicative approval is given, the photo and personal data are sent to TDIS for personalization. TDIS associates the photo and data to the passport number, which is derived from scanning the pre-printed passport number in a blank passport book.</w:t>
      </w:r>
    </w:p>
    <w:p w14:paraId="5ED9C8A8" w14:textId="77777777" w:rsidR="00E43280" w:rsidRPr="00E60D34" w:rsidRDefault="00E43280" w:rsidP="00E43280">
      <w:pPr>
        <w:tabs>
          <w:tab w:val="left" w:pos="1080"/>
        </w:tabs>
        <w:rPr>
          <w:rFonts w:asciiTheme="minorHAnsi" w:eastAsia="Times New Roman" w:hAnsiTheme="minorHAnsi" w:cstheme="minorHAnsi"/>
          <w:szCs w:val="24"/>
        </w:rPr>
      </w:pPr>
    </w:p>
    <w:p w14:paraId="6B74EEDF" w14:textId="3E124F0B" w:rsidR="00515969" w:rsidRPr="00E60D34" w:rsidRDefault="00E43280" w:rsidP="00245562">
      <w:pPr>
        <w:pStyle w:val="ListParagraph"/>
        <w:numPr>
          <w:ilvl w:val="0"/>
          <w:numId w:val="22"/>
        </w:numPr>
        <w:rPr>
          <w:rFonts w:asciiTheme="minorHAnsi" w:hAnsiTheme="minorHAnsi" w:cstheme="minorHAnsi"/>
          <w:b/>
        </w:rPr>
      </w:pPr>
      <w:r w:rsidRPr="00E60D34">
        <w:rPr>
          <w:rFonts w:asciiTheme="minorHAnsi" w:hAnsiTheme="minorHAnsi" w:cstheme="minorHAnsi"/>
          <w:u w:val="single"/>
        </w:rPr>
        <w:t>Final Processing</w:t>
      </w:r>
      <w:r w:rsidRPr="00E60D34">
        <w:rPr>
          <w:rFonts w:asciiTheme="minorHAnsi" w:hAnsiTheme="minorHAnsi" w:cstheme="minorHAnsi"/>
        </w:rPr>
        <w:t>: The data page of the passport is personalized with the applicant’s biographic and biometric per ICAO Document 9303. The applicant’s biographic and biometric data and additional security data are also written to the passport chip per ICAO Document 9303.</w:t>
      </w:r>
      <w:r w:rsidRPr="00E60D34" w:rsidDel="006615F0">
        <w:rPr>
          <w:rFonts w:asciiTheme="minorHAnsi" w:hAnsiTheme="minorHAnsi" w:cstheme="minorHAnsi"/>
        </w:rPr>
        <w:t xml:space="preserve"> </w:t>
      </w:r>
      <w:r w:rsidRPr="00E60D34">
        <w:rPr>
          <w:rFonts w:asciiTheme="minorHAnsi" w:hAnsiTheme="minorHAnsi" w:cstheme="minorHAnsi"/>
        </w:rPr>
        <w:t xml:space="preserve"> Data on the chip and data page are quality reviewed. Finally, the corresponding mailing labels and envelopes are prepared</w:t>
      </w:r>
      <w:r w:rsidR="00960000" w:rsidRPr="00E60D34">
        <w:rPr>
          <w:rFonts w:asciiTheme="minorHAnsi" w:hAnsiTheme="minorHAnsi" w:cstheme="minorHAnsi"/>
        </w:rPr>
        <w:t>,</w:t>
      </w:r>
      <w:r w:rsidRPr="00E60D34">
        <w:rPr>
          <w:rFonts w:asciiTheme="minorHAnsi" w:hAnsiTheme="minorHAnsi" w:cstheme="minorHAnsi"/>
        </w:rPr>
        <w:t xml:space="preserve"> and passports are mailed to citizens or picked up on a will-call basis.   </w:t>
      </w:r>
    </w:p>
    <w:p w14:paraId="41BB15A8" w14:textId="151F793C" w:rsidR="00E1054E" w:rsidRPr="00E60D34" w:rsidRDefault="00E1054E" w:rsidP="00E1054E">
      <w:pPr>
        <w:pStyle w:val="Heading2"/>
        <w:rPr>
          <w:rFonts w:asciiTheme="minorHAnsi" w:hAnsiTheme="minorHAnsi" w:cstheme="minorHAnsi"/>
        </w:rPr>
      </w:pPr>
      <w:r w:rsidRPr="00E60D34">
        <w:rPr>
          <w:rFonts w:asciiTheme="minorHAnsi" w:hAnsiTheme="minorHAnsi" w:cstheme="minorHAnsi"/>
        </w:rPr>
        <w:t>The Passport Document</w:t>
      </w:r>
    </w:p>
    <w:p w14:paraId="441E5388" w14:textId="77777777" w:rsidR="00AA38C2" w:rsidRPr="00E60D34" w:rsidRDefault="00AA38C2" w:rsidP="00AA38C2">
      <w:pPr>
        <w:spacing w:before="100" w:beforeAutospacing="1" w:after="100" w:afterAutospacing="1"/>
        <w:rPr>
          <w:rFonts w:asciiTheme="minorHAnsi" w:eastAsia="Times New Roman" w:hAnsiTheme="minorHAnsi" w:cstheme="minorHAnsi"/>
          <w:szCs w:val="24"/>
        </w:rPr>
      </w:pPr>
      <w:r w:rsidRPr="00E60D34">
        <w:rPr>
          <w:rFonts w:asciiTheme="minorHAnsi" w:eastAsia="Times New Roman" w:hAnsiTheme="minorHAnsi" w:cstheme="minorHAnsi"/>
          <w:szCs w:val="24"/>
        </w:rPr>
        <w:t>The United States passport book is an international travel document conforming to ICAO Machine Readable Travel Documents specifications. DOS issues this passport requesting that other countries grant travel privileges to the document bearer. The physical design, technical specifications, and high-quality materials incorporated into the passport not only offer assurance to border authorities that it is a genuine official document, but also that it offers the best possible security against counterfeiting, forgery, alteration, and misuse by terrorists, international criminals, drug traffickers and illegal immigrants.</w:t>
      </w:r>
    </w:p>
    <w:p w14:paraId="5A7763BE" w14:textId="79482D83" w:rsidR="00AA38C2" w:rsidRPr="00E60D34" w:rsidRDefault="00AA38C2" w:rsidP="00AA38C2">
      <w:pPr>
        <w:spacing w:before="100" w:beforeAutospacing="1" w:after="100" w:afterAutospacing="1"/>
        <w:rPr>
          <w:rFonts w:asciiTheme="minorHAnsi" w:eastAsia="Times New Roman" w:hAnsiTheme="minorHAnsi" w:cstheme="minorHAnsi"/>
          <w:szCs w:val="24"/>
        </w:rPr>
      </w:pPr>
      <w:r w:rsidRPr="00E60D34">
        <w:rPr>
          <w:rFonts w:asciiTheme="minorHAnsi" w:eastAsia="Times New Roman" w:hAnsiTheme="minorHAnsi" w:cstheme="minorHAnsi"/>
          <w:szCs w:val="24"/>
        </w:rPr>
        <w:lastRenderedPageBreak/>
        <w:t xml:space="preserve">U.S. passports are machine-readable documents that conform to the international standards for such documents as prescribed by ICAO Document 9303. These standards include specifications on the format and size of the document and its data page, the variable and non-variable data in the passport, and the photograph. The standards require the precise printing of variable text data in optical character recognition - B (OCR-B) font in a machine-readable zone, which must be machine-readable at the B-900 near-infrared level of the spectrum.   </w:t>
      </w:r>
    </w:p>
    <w:p w14:paraId="313A59F9" w14:textId="77777777" w:rsidR="00AA38C2" w:rsidRPr="00E60D34" w:rsidRDefault="00AA38C2" w:rsidP="00AA38C2">
      <w:pPr>
        <w:spacing w:before="100" w:beforeAutospacing="1" w:after="100" w:afterAutospacing="1"/>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U.S. Government Publishing Office (GPO) prints and assembles all blank U.S. electronic passports and delivers them to DOS for issuance.  </w:t>
      </w:r>
    </w:p>
    <w:p w14:paraId="18F9B11B" w14:textId="7EAAB24B" w:rsidR="001C2630" w:rsidRPr="00E60D34" w:rsidRDefault="00AA38C2" w:rsidP="00F67FA8">
      <w:pPr>
        <w:spacing w:before="100" w:beforeAutospacing="1" w:after="100" w:afterAutospacing="1"/>
        <w:rPr>
          <w:rFonts w:asciiTheme="minorHAnsi" w:eastAsia="Times New Roman" w:hAnsiTheme="minorHAnsi" w:cstheme="minorHAnsi"/>
          <w:szCs w:val="24"/>
        </w:rPr>
      </w:pPr>
      <w:r w:rsidRPr="00E60D34">
        <w:rPr>
          <w:rFonts w:asciiTheme="minorHAnsi" w:eastAsia="Times New Roman" w:hAnsiTheme="minorHAnsi" w:cstheme="minorHAnsi"/>
          <w:szCs w:val="24"/>
        </w:rPr>
        <w:t>In March 2006, the U.S. issued its first electronic passport that included an embedded contactless chip</w:t>
      </w:r>
      <w:r w:rsidR="00611509" w:rsidRPr="00E60D34">
        <w:rPr>
          <w:rFonts w:asciiTheme="minorHAnsi" w:eastAsia="Times New Roman" w:hAnsiTheme="minorHAnsi" w:cstheme="minorHAnsi"/>
          <w:szCs w:val="24"/>
        </w:rPr>
        <w:t xml:space="preserve">. </w:t>
      </w:r>
      <w:r w:rsidR="006F173C" w:rsidRPr="00E60D34">
        <w:rPr>
          <w:rFonts w:asciiTheme="minorHAnsi" w:eastAsia="Times New Roman" w:hAnsiTheme="minorHAnsi" w:cstheme="minorHAnsi"/>
          <w:szCs w:val="24"/>
        </w:rPr>
        <w:t>Currently,</w:t>
      </w:r>
      <w:r w:rsidRPr="00E60D34">
        <w:rPr>
          <w:rFonts w:asciiTheme="minorHAnsi" w:eastAsia="Times New Roman" w:hAnsiTheme="minorHAnsi" w:cstheme="minorHAnsi"/>
          <w:szCs w:val="24"/>
        </w:rPr>
        <w:t xml:space="preserve"> the U.S. </w:t>
      </w:r>
      <w:r w:rsidR="006F173C" w:rsidRPr="00E60D34">
        <w:rPr>
          <w:rFonts w:asciiTheme="minorHAnsi" w:eastAsia="Times New Roman" w:hAnsiTheme="minorHAnsi" w:cstheme="minorHAnsi"/>
          <w:szCs w:val="24"/>
        </w:rPr>
        <w:t>has begun</w:t>
      </w:r>
      <w:r w:rsidRPr="00E60D34">
        <w:rPr>
          <w:rFonts w:asciiTheme="minorHAnsi" w:eastAsia="Times New Roman" w:hAnsiTheme="minorHAnsi" w:cstheme="minorHAnsi"/>
          <w:szCs w:val="24"/>
        </w:rPr>
        <w:t xml:space="preserve"> replacing these with a Next Generation Passport. This passport incorporates enhanced security features, laser-engraved personalization data on a polycarbonate data page</w:t>
      </w:r>
      <w:r w:rsidR="00EB768B" w:rsidRPr="00E60D34">
        <w:rPr>
          <w:rFonts w:asciiTheme="minorHAnsi" w:eastAsia="Times New Roman" w:hAnsiTheme="minorHAnsi" w:cstheme="minorHAnsi"/>
          <w:szCs w:val="24"/>
        </w:rPr>
        <w:t xml:space="preserve"> (on page 2 of the passport)</w:t>
      </w:r>
      <w:r w:rsidRPr="00E60D34">
        <w:rPr>
          <w:rFonts w:asciiTheme="minorHAnsi" w:eastAsia="Times New Roman" w:hAnsiTheme="minorHAnsi" w:cstheme="minorHAnsi"/>
          <w:szCs w:val="24"/>
        </w:rPr>
        <w:t xml:space="preserve"> and an inkjet personalized image along with applicable endorsements</w:t>
      </w:r>
      <w:r w:rsidR="00EB768B" w:rsidRPr="00E60D34">
        <w:rPr>
          <w:rFonts w:asciiTheme="minorHAnsi" w:eastAsia="Times New Roman" w:hAnsiTheme="minorHAnsi" w:cstheme="minorHAnsi"/>
          <w:szCs w:val="24"/>
        </w:rPr>
        <w:t xml:space="preserve">, including </w:t>
      </w:r>
      <w:proofErr w:type="spellStart"/>
      <w:r w:rsidR="00D029B1" w:rsidRPr="00E60D34">
        <w:rPr>
          <w:rFonts w:asciiTheme="minorHAnsi" w:eastAsia="Times New Roman" w:hAnsiTheme="minorHAnsi" w:cstheme="minorHAnsi"/>
          <w:szCs w:val="24"/>
        </w:rPr>
        <w:t>letterscreen</w:t>
      </w:r>
      <w:proofErr w:type="spellEnd"/>
      <w:r w:rsidR="00D029B1" w:rsidRPr="00E60D34">
        <w:rPr>
          <w:rFonts w:asciiTheme="minorHAnsi" w:eastAsia="Times New Roman" w:hAnsiTheme="minorHAnsi" w:cstheme="minorHAnsi"/>
          <w:szCs w:val="24"/>
        </w:rPr>
        <w:t>++</w:t>
      </w:r>
      <w:r w:rsidR="00EB768B" w:rsidRPr="00E60D34">
        <w:rPr>
          <w:rFonts w:asciiTheme="minorHAnsi" w:eastAsia="Times New Roman" w:hAnsiTheme="minorHAnsi" w:cstheme="minorHAnsi"/>
          <w:szCs w:val="24"/>
        </w:rPr>
        <w:t xml:space="preserve"> printing of the </w:t>
      </w:r>
      <w:r w:rsidR="00D029B1" w:rsidRPr="00E60D34">
        <w:rPr>
          <w:rFonts w:asciiTheme="minorHAnsi" w:eastAsia="Times New Roman" w:hAnsiTheme="minorHAnsi" w:cstheme="minorHAnsi"/>
          <w:szCs w:val="24"/>
        </w:rPr>
        <w:t>bearer</w:t>
      </w:r>
      <w:r w:rsidRPr="00E60D34">
        <w:rPr>
          <w:rFonts w:asciiTheme="minorHAnsi" w:eastAsia="Times New Roman" w:hAnsiTheme="minorHAnsi" w:cstheme="minorHAnsi"/>
          <w:szCs w:val="24"/>
        </w:rPr>
        <w:t xml:space="preserve"> (on page 3 of the passport).</w:t>
      </w:r>
    </w:p>
    <w:p w14:paraId="3EEBDB66" w14:textId="5608386C" w:rsidR="00EF0D6C" w:rsidRPr="00E60D34" w:rsidRDefault="00987650" w:rsidP="00EF0D6C">
      <w:pPr>
        <w:pStyle w:val="Heading1"/>
        <w:rPr>
          <w:rFonts w:asciiTheme="minorHAnsi" w:hAnsiTheme="minorHAnsi" w:cstheme="minorHAnsi"/>
        </w:rPr>
      </w:pPr>
      <w:bookmarkStart w:id="4" w:name="_Toc11932526"/>
      <w:r w:rsidRPr="00E60D34">
        <w:rPr>
          <w:rFonts w:asciiTheme="minorHAnsi" w:hAnsiTheme="minorHAnsi" w:cstheme="minorHAnsi"/>
        </w:rPr>
        <w:t>S</w:t>
      </w:r>
      <w:r w:rsidR="00CC547C" w:rsidRPr="00E60D34">
        <w:rPr>
          <w:rFonts w:asciiTheme="minorHAnsi" w:hAnsiTheme="minorHAnsi" w:cstheme="minorHAnsi"/>
        </w:rPr>
        <w:t>COPE OF WORK</w:t>
      </w:r>
      <w:bookmarkEnd w:id="4"/>
    </w:p>
    <w:p w14:paraId="34216A1C" w14:textId="30F26E4B" w:rsidR="009C0D82" w:rsidRPr="00E60D34" w:rsidRDefault="009C0D82" w:rsidP="009C0D82">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 xml:space="preserve">The Contractor shall </w:t>
      </w:r>
      <w:r w:rsidR="00E03B3E" w:rsidRPr="00E60D34">
        <w:rPr>
          <w:rFonts w:asciiTheme="minorHAnsi" w:hAnsiTheme="minorHAnsi" w:cstheme="minorHAnsi"/>
          <w:szCs w:val="24"/>
        </w:rPr>
        <w:t>provide and support</w:t>
      </w:r>
      <w:r w:rsidRPr="00E60D34">
        <w:rPr>
          <w:rFonts w:asciiTheme="minorHAnsi" w:hAnsiTheme="minorHAnsi" w:cstheme="minorHAnsi"/>
          <w:szCs w:val="24"/>
        </w:rPr>
        <w:t xml:space="preserve"> the CA/CST NextGen </w:t>
      </w:r>
      <w:r w:rsidR="00E03B3E" w:rsidRPr="00E60D34">
        <w:rPr>
          <w:rFonts w:asciiTheme="minorHAnsi" w:hAnsiTheme="minorHAnsi" w:cstheme="minorHAnsi"/>
          <w:szCs w:val="24"/>
        </w:rPr>
        <w:t>Passport Personalization Printers</w:t>
      </w:r>
      <w:r w:rsidR="00483CC6" w:rsidRPr="00E60D34">
        <w:rPr>
          <w:rFonts w:asciiTheme="minorHAnsi" w:hAnsiTheme="minorHAnsi" w:cstheme="minorHAnsi"/>
          <w:szCs w:val="24"/>
        </w:rPr>
        <w:t xml:space="preserve"> </w:t>
      </w:r>
      <w:r w:rsidR="00C30828" w:rsidRPr="00E60D34">
        <w:rPr>
          <w:rFonts w:asciiTheme="minorHAnsi" w:hAnsiTheme="minorHAnsi" w:cstheme="minorHAnsi"/>
          <w:szCs w:val="24"/>
        </w:rPr>
        <w:t>at all Domestic Passport Sites</w:t>
      </w:r>
      <w:r w:rsidR="00AD0311" w:rsidRPr="00E60D34">
        <w:rPr>
          <w:rFonts w:asciiTheme="minorHAnsi" w:hAnsiTheme="minorHAnsi" w:cstheme="minorHAnsi"/>
          <w:szCs w:val="24"/>
        </w:rPr>
        <w:t>,</w:t>
      </w:r>
      <w:r w:rsidR="00C30828" w:rsidRPr="00E60D34">
        <w:rPr>
          <w:rFonts w:asciiTheme="minorHAnsi" w:hAnsiTheme="minorHAnsi" w:cstheme="minorHAnsi"/>
          <w:szCs w:val="24"/>
        </w:rPr>
        <w:t xml:space="preserve"> 2</w:t>
      </w:r>
      <w:r w:rsidR="00E97603" w:rsidRPr="00E60D34">
        <w:rPr>
          <w:rFonts w:asciiTheme="minorHAnsi" w:hAnsiTheme="minorHAnsi" w:cstheme="minorHAnsi"/>
          <w:szCs w:val="24"/>
        </w:rPr>
        <w:t>9</w:t>
      </w:r>
      <w:r w:rsidR="00C30828" w:rsidRPr="00E60D34">
        <w:rPr>
          <w:rFonts w:asciiTheme="minorHAnsi" w:hAnsiTheme="minorHAnsi" w:cstheme="minorHAnsi"/>
          <w:szCs w:val="24"/>
        </w:rPr>
        <w:t xml:space="preserve"> domestic passport Agencies, </w:t>
      </w:r>
      <w:r w:rsidR="00DC040E" w:rsidRPr="00E60D34">
        <w:rPr>
          <w:rFonts w:asciiTheme="minorHAnsi" w:hAnsiTheme="minorHAnsi" w:cstheme="minorHAnsi"/>
          <w:szCs w:val="24"/>
        </w:rPr>
        <w:t>P</w:t>
      </w:r>
      <w:r w:rsidR="00C30828" w:rsidRPr="00E60D34">
        <w:rPr>
          <w:rFonts w:asciiTheme="minorHAnsi" w:hAnsiTheme="minorHAnsi" w:cstheme="minorHAnsi"/>
          <w:szCs w:val="24"/>
        </w:rPr>
        <w:t>assport Centers</w:t>
      </w:r>
      <w:r w:rsidR="003D1812" w:rsidRPr="00E60D34">
        <w:rPr>
          <w:rFonts w:asciiTheme="minorHAnsi" w:hAnsiTheme="minorHAnsi" w:cstheme="minorHAnsi"/>
          <w:szCs w:val="24"/>
        </w:rPr>
        <w:t>,</w:t>
      </w:r>
      <w:r w:rsidR="009E392B" w:rsidRPr="00E60D34">
        <w:rPr>
          <w:rFonts w:asciiTheme="minorHAnsi" w:hAnsiTheme="minorHAnsi" w:cstheme="minorHAnsi"/>
          <w:szCs w:val="24"/>
        </w:rPr>
        <w:t xml:space="preserve"> </w:t>
      </w:r>
      <w:r w:rsidR="00483408" w:rsidRPr="00E60D34">
        <w:rPr>
          <w:rFonts w:asciiTheme="minorHAnsi" w:hAnsiTheme="minorHAnsi" w:cstheme="minorHAnsi"/>
          <w:szCs w:val="24"/>
        </w:rPr>
        <w:t xml:space="preserve">non-production environment </w:t>
      </w:r>
      <w:r w:rsidR="00FF1A7D" w:rsidRPr="00E60D34">
        <w:rPr>
          <w:rFonts w:asciiTheme="minorHAnsi" w:hAnsiTheme="minorHAnsi" w:cstheme="minorHAnsi"/>
          <w:szCs w:val="24"/>
        </w:rPr>
        <w:t xml:space="preserve">(NPE) </w:t>
      </w:r>
      <w:r w:rsidR="00C30828" w:rsidRPr="00E60D34">
        <w:rPr>
          <w:rFonts w:asciiTheme="minorHAnsi" w:hAnsiTheme="minorHAnsi" w:cstheme="minorHAnsi"/>
          <w:szCs w:val="24"/>
        </w:rPr>
        <w:t>sites</w:t>
      </w:r>
      <w:r w:rsidR="009307C9" w:rsidRPr="00E60D34">
        <w:rPr>
          <w:rFonts w:asciiTheme="minorHAnsi" w:hAnsiTheme="minorHAnsi" w:cstheme="minorHAnsi"/>
          <w:szCs w:val="24"/>
        </w:rPr>
        <w:t xml:space="preserve"> and new site locations</w:t>
      </w:r>
      <w:r w:rsidR="0000128B" w:rsidRPr="00E60D34">
        <w:rPr>
          <w:rFonts w:asciiTheme="minorHAnsi" w:hAnsiTheme="minorHAnsi" w:cstheme="minorHAnsi"/>
          <w:szCs w:val="24"/>
        </w:rPr>
        <w:t xml:space="preserve"> as required</w:t>
      </w:r>
      <w:r w:rsidR="006B52DE" w:rsidRPr="00E60D34">
        <w:rPr>
          <w:rFonts w:asciiTheme="minorHAnsi" w:hAnsiTheme="minorHAnsi" w:cstheme="minorHAnsi"/>
          <w:szCs w:val="24"/>
        </w:rPr>
        <w:t xml:space="preserve">. </w:t>
      </w:r>
    </w:p>
    <w:p w14:paraId="00F0712B" w14:textId="36172FCF" w:rsidR="009C0D82" w:rsidRPr="00E60D34" w:rsidRDefault="009C0D82" w:rsidP="009C0D82">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scope will include the followin</w:t>
      </w:r>
      <w:r w:rsidR="00C629D3" w:rsidRPr="00E60D34">
        <w:rPr>
          <w:rFonts w:asciiTheme="minorHAnsi" w:hAnsiTheme="minorHAnsi" w:cstheme="minorHAnsi"/>
          <w:szCs w:val="24"/>
        </w:rPr>
        <w:t>g:</w:t>
      </w:r>
    </w:p>
    <w:p w14:paraId="6B071EFA" w14:textId="39C88D09" w:rsidR="00FC061E"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Program Management and Support Services</w:t>
      </w:r>
    </w:p>
    <w:p w14:paraId="5DD7776C" w14:textId="5C1ABDF1" w:rsidR="00C56412" w:rsidRPr="00E60D34" w:rsidRDefault="00C56412"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 xml:space="preserve">Transition Support </w:t>
      </w:r>
    </w:p>
    <w:p w14:paraId="3E7E4213" w14:textId="77777777" w:rsidR="00FC061E"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Consumable Materials</w:t>
      </w:r>
    </w:p>
    <w:p w14:paraId="110E1D0F" w14:textId="77777777" w:rsidR="00574BAC"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Warranty</w:t>
      </w:r>
    </w:p>
    <w:p w14:paraId="336B8C88" w14:textId="77777777" w:rsidR="00FC061E"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Support Services at Passport Site Locations</w:t>
      </w:r>
    </w:p>
    <w:p w14:paraId="3FFB190B" w14:textId="678BA1B6" w:rsidR="00FC061E" w:rsidRPr="00E60D34" w:rsidRDefault="007A6DBE" w:rsidP="00245562">
      <w:pPr>
        <w:pStyle w:val="ListParagraph"/>
        <w:numPr>
          <w:ilvl w:val="0"/>
          <w:numId w:val="21"/>
        </w:numPr>
        <w:rPr>
          <w:rFonts w:asciiTheme="minorHAnsi" w:hAnsiTheme="minorHAnsi" w:cstheme="minorHAnsi"/>
          <w:szCs w:val="24"/>
        </w:rPr>
      </w:pPr>
      <w:ins w:id="5" w:author="Look, Kristi L" w:date="2024-08-08T22:16:00Z" w16du:dateUtc="2024-08-09T02:16:00Z">
        <w:r>
          <w:rPr>
            <w:rFonts w:asciiTheme="minorHAnsi" w:hAnsiTheme="minorHAnsi" w:cstheme="minorHAnsi"/>
            <w:szCs w:val="24"/>
          </w:rPr>
          <w:t xml:space="preserve">Vendor </w:t>
        </w:r>
      </w:ins>
      <w:r w:rsidR="00FC061E" w:rsidRPr="00E60D34">
        <w:rPr>
          <w:rFonts w:asciiTheme="minorHAnsi" w:hAnsiTheme="minorHAnsi" w:cstheme="minorHAnsi"/>
          <w:szCs w:val="24"/>
        </w:rPr>
        <w:t>Support Site Location for Labs</w:t>
      </w:r>
    </w:p>
    <w:p w14:paraId="1EFC9A75" w14:textId="77777777" w:rsidR="00FC061E"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Enhancement Software</w:t>
      </w:r>
    </w:p>
    <w:p w14:paraId="33337D38" w14:textId="0E2D3407" w:rsidR="00534DAF" w:rsidRPr="00E60D34" w:rsidRDefault="00534DAF" w:rsidP="00534DAF">
      <w:pPr>
        <w:pStyle w:val="ListParagraph"/>
        <w:numPr>
          <w:ilvl w:val="0"/>
          <w:numId w:val="21"/>
        </w:numPr>
        <w:spacing w:line="276" w:lineRule="auto"/>
        <w:rPr>
          <w:rFonts w:asciiTheme="minorHAnsi" w:hAnsiTheme="minorHAnsi" w:cstheme="minorHAnsi"/>
          <w:szCs w:val="24"/>
        </w:rPr>
      </w:pPr>
      <w:r w:rsidRPr="00E60D34">
        <w:rPr>
          <w:rFonts w:asciiTheme="minorHAnsi" w:hAnsiTheme="minorHAnsi" w:cstheme="minorHAnsi"/>
          <w:szCs w:val="24"/>
        </w:rPr>
        <w:t>Relocation for Agency Moves</w:t>
      </w:r>
      <w:r w:rsidR="004E4733" w:rsidRPr="00E60D34">
        <w:rPr>
          <w:rFonts w:asciiTheme="minorHAnsi" w:hAnsiTheme="minorHAnsi" w:cstheme="minorHAnsi"/>
          <w:szCs w:val="24"/>
        </w:rPr>
        <w:t xml:space="preserve"> (Low Capacity)</w:t>
      </w:r>
    </w:p>
    <w:p w14:paraId="2C526CB3" w14:textId="77777777" w:rsidR="00FC061E" w:rsidRPr="00E60D34" w:rsidRDefault="00FC061E" w:rsidP="00245562">
      <w:pPr>
        <w:pStyle w:val="ListParagraph"/>
        <w:numPr>
          <w:ilvl w:val="0"/>
          <w:numId w:val="21"/>
        </w:numPr>
        <w:rPr>
          <w:rFonts w:asciiTheme="minorHAnsi" w:hAnsiTheme="minorHAnsi" w:cstheme="minorHAnsi"/>
          <w:szCs w:val="24"/>
        </w:rPr>
      </w:pPr>
      <w:r w:rsidRPr="00E60D34">
        <w:rPr>
          <w:rFonts w:asciiTheme="minorHAnsi" w:hAnsiTheme="minorHAnsi" w:cstheme="minorHAnsi"/>
          <w:szCs w:val="24"/>
        </w:rPr>
        <w:t>Travel</w:t>
      </w:r>
    </w:p>
    <w:p w14:paraId="0B02878D" w14:textId="21DF154C" w:rsidR="00FE2231" w:rsidRPr="00E60D34" w:rsidRDefault="00FE2231" w:rsidP="00FE2231">
      <w:pPr>
        <w:rPr>
          <w:rFonts w:asciiTheme="minorHAnsi" w:hAnsiTheme="minorHAnsi" w:cstheme="minorHAnsi"/>
          <w:szCs w:val="24"/>
        </w:rPr>
      </w:pPr>
    </w:p>
    <w:p w14:paraId="0640CD12" w14:textId="3291FABB" w:rsidR="00FE2231" w:rsidRPr="00E60D34" w:rsidRDefault="00FE2231" w:rsidP="00FE2231">
      <w:pPr>
        <w:rPr>
          <w:rFonts w:asciiTheme="minorHAnsi" w:hAnsiTheme="minorHAnsi" w:cstheme="minorHAnsi"/>
          <w:szCs w:val="24"/>
        </w:rPr>
      </w:pPr>
      <w:r w:rsidRPr="00E60D34">
        <w:rPr>
          <w:rFonts w:asciiTheme="minorHAnsi" w:hAnsiTheme="minorHAnsi" w:cstheme="minorHAnsi"/>
          <w:szCs w:val="24"/>
        </w:rPr>
        <w:t xml:space="preserve">The scope will include the following optional </w:t>
      </w:r>
      <w:r w:rsidR="00A33BF5" w:rsidRPr="00E60D34">
        <w:rPr>
          <w:rFonts w:asciiTheme="minorHAnsi" w:hAnsiTheme="minorHAnsi" w:cstheme="minorHAnsi"/>
          <w:szCs w:val="24"/>
        </w:rPr>
        <w:t>services:</w:t>
      </w:r>
    </w:p>
    <w:p w14:paraId="4B987758" w14:textId="33273839" w:rsidR="00A33BF5" w:rsidRPr="00E60D34" w:rsidRDefault="00A33BF5" w:rsidP="00FE2231">
      <w:pPr>
        <w:rPr>
          <w:rFonts w:asciiTheme="minorHAnsi" w:hAnsiTheme="minorHAnsi" w:cstheme="minorHAnsi"/>
          <w:szCs w:val="24"/>
        </w:rPr>
      </w:pPr>
    </w:p>
    <w:p w14:paraId="087F9871" w14:textId="77777777" w:rsidR="00114523" w:rsidRPr="00E60D34" w:rsidRDefault="00114523" w:rsidP="007D6A86">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t>Optional Consulting Services</w:t>
      </w:r>
    </w:p>
    <w:p w14:paraId="2207E8EA" w14:textId="12E70556" w:rsidR="00114523" w:rsidRPr="00E60D34" w:rsidRDefault="00114523" w:rsidP="007D6A86">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t xml:space="preserve">Personalization Printers  </w:t>
      </w:r>
    </w:p>
    <w:p w14:paraId="247F25E3" w14:textId="77777777" w:rsidR="00114523" w:rsidRPr="00E60D34" w:rsidRDefault="00114523" w:rsidP="007D6A86">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t>Shipping with or without storage</w:t>
      </w:r>
    </w:p>
    <w:p w14:paraId="3CDD36E1" w14:textId="77777777" w:rsidR="00114523" w:rsidRPr="00E60D34" w:rsidRDefault="00114523" w:rsidP="007D6A86">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t>Installation, Integration and Training</w:t>
      </w:r>
    </w:p>
    <w:p w14:paraId="0D8F1F2C" w14:textId="7CA6B295" w:rsidR="00114523" w:rsidRPr="00E60D34" w:rsidRDefault="007A6DBE" w:rsidP="007D6A86">
      <w:pPr>
        <w:pStyle w:val="ListParagraph"/>
        <w:numPr>
          <w:ilvl w:val="0"/>
          <w:numId w:val="42"/>
        </w:numPr>
        <w:spacing w:line="276" w:lineRule="auto"/>
        <w:rPr>
          <w:rFonts w:asciiTheme="minorHAnsi" w:hAnsiTheme="minorHAnsi" w:cstheme="minorHAnsi"/>
          <w:szCs w:val="24"/>
        </w:rPr>
      </w:pPr>
      <w:ins w:id="6" w:author="Look, Kristi L" w:date="2024-08-08T22:16:00Z" w16du:dateUtc="2024-08-09T02:16:00Z">
        <w:r>
          <w:rPr>
            <w:rFonts w:asciiTheme="minorHAnsi" w:hAnsiTheme="minorHAnsi" w:cstheme="minorHAnsi"/>
            <w:szCs w:val="24"/>
          </w:rPr>
          <w:t xml:space="preserve">Vendor </w:t>
        </w:r>
      </w:ins>
      <w:r w:rsidR="00114523" w:rsidRPr="00E60D34">
        <w:rPr>
          <w:rFonts w:asciiTheme="minorHAnsi" w:hAnsiTheme="minorHAnsi" w:cstheme="minorHAnsi"/>
          <w:szCs w:val="24"/>
        </w:rPr>
        <w:t xml:space="preserve">Support Site Locations for Warehouse and Security Augmentation </w:t>
      </w:r>
    </w:p>
    <w:p w14:paraId="46AB8EC2" w14:textId="4EE0EC69" w:rsidR="00114523" w:rsidRPr="00E60D34" w:rsidRDefault="00114523" w:rsidP="007D6A86">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lastRenderedPageBreak/>
        <w:t>Relocation for Agency Moves</w:t>
      </w:r>
      <w:r w:rsidR="004E4733" w:rsidRPr="00E60D34">
        <w:rPr>
          <w:rFonts w:asciiTheme="minorHAnsi" w:hAnsiTheme="minorHAnsi" w:cstheme="minorHAnsi"/>
          <w:szCs w:val="24"/>
        </w:rPr>
        <w:t xml:space="preserve"> (High Capacity)</w:t>
      </w:r>
    </w:p>
    <w:p w14:paraId="2DAFDA64" w14:textId="683AB15C" w:rsidR="00A668A5" w:rsidRPr="00E60D34" w:rsidRDefault="00114523" w:rsidP="00F9791F">
      <w:pPr>
        <w:pStyle w:val="ListParagraph"/>
        <w:numPr>
          <w:ilvl w:val="0"/>
          <w:numId w:val="42"/>
        </w:numPr>
        <w:spacing w:line="276" w:lineRule="auto"/>
        <w:rPr>
          <w:rFonts w:asciiTheme="minorHAnsi" w:hAnsiTheme="minorHAnsi" w:cstheme="minorHAnsi"/>
          <w:szCs w:val="24"/>
        </w:rPr>
      </w:pPr>
      <w:r w:rsidRPr="00E60D34">
        <w:rPr>
          <w:rFonts w:asciiTheme="minorHAnsi" w:hAnsiTheme="minorHAnsi" w:cstheme="minorHAnsi"/>
          <w:szCs w:val="24"/>
        </w:rPr>
        <w:t>Decommission of Printers</w:t>
      </w:r>
    </w:p>
    <w:p w14:paraId="17ED0C19" w14:textId="6163E97E" w:rsidR="00073786" w:rsidRPr="00E60D34" w:rsidRDefault="00CC547C" w:rsidP="00913125">
      <w:pPr>
        <w:pStyle w:val="Heading2"/>
        <w:rPr>
          <w:rFonts w:asciiTheme="minorHAnsi" w:hAnsiTheme="minorHAnsi" w:cstheme="minorHAnsi"/>
        </w:rPr>
      </w:pPr>
      <w:bookmarkStart w:id="7" w:name="_Toc11932527"/>
      <w:r w:rsidRPr="00E60D34">
        <w:rPr>
          <w:rFonts w:asciiTheme="minorHAnsi" w:hAnsiTheme="minorHAnsi" w:cstheme="minorHAnsi"/>
        </w:rPr>
        <w:t>PROGRAM MANAGEMENT AND SUPPORT SERVICES</w:t>
      </w:r>
      <w:bookmarkEnd w:id="7"/>
      <w:r w:rsidRPr="00E60D34">
        <w:rPr>
          <w:rFonts w:asciiTheme="minorHAnsi" w:hAnsiTheme="minorHAnsi" w:cstheme="minorHAnsi"/>
        </w:rPr>
        <w:t xml:space="preserve"> </w:t>
      </w:r>
      <w:r w:rsidR="00FD5A17" w:rsidRPr="00E60D34">
        <w:rPr>
          <w:rFonts w:asciiTheme="minorHAnsi" w:hAnsiTheme="minorHAnsi" w:cstheme="minorHAnsi"/>
        </w:rPr>
        <w:t xml:space="preserve"> </w:t>
      </w:r>
    </w:p>
    <w:p w14:paraId="1119DD53" w14:textId="7392975C" w:rsidR="00D3262E" w:rsidRPr="00E60D34" w:rsidRDefault="00D3262E" w:rsidP="00D3262E">
      <w:pPr>
        <w:rPr>
          <w:rFonts w:asciiTheme="minorHAnsi" w:hAnsiTheme="minorHAnsi" w:cstheme="minorHAnsi"/>
          <w:bCs/>
          <w:szCs w:val="24"/>
        </w:rPr>
      </w:pPr>
      <w:r w:rsidRPr="00E60D34">
        <w:rPr>
          <w:rFonts w:asciiTheme="minorHAnsi" w:hAnsiTheme="minorHAnsi" w:cstheme="minorHAnsi"/>
          <w:bCs/>
          <w:szCs w:val="24"/>
        </w:rPr>
        <w:t xml:space="preserve">The Contractor shall be responsible for the effective management and administration efforts performed under this contract. The Contractor shall be responsible for ensuring that all work activities are performed in a timely, </w:t>
      </w:r>
      <w:r w:rsidR="00A85796" w:rsidRPr="00E60D34">
        <w:rPr>
          <w:rFonts w:asciiTheme="minorHAnsi" w:hAnsiTheme="minorHAnsi" w:cstheme="minorHAnsi"/>
          <w:bCs/>
          <w:szCs w:val="24"/>
        </w:rPr>
        <w:t>efficient,</w:t>
      </w:r>
      <w:r w:rsidRPr="00E60D34">
        <w:rPr>
          <w:rFonts w:asciiTheme="minorHAnsi" w:hAnsiTheme="minorHAnsi" w:cstheme="minorHAnsi"/>
          <w:bCs/>
          <w:szCs w:val="24"/>
        </w:rPr>
        <w:t xml:space="preserve"> and cost</w:t>
      </w:r>
      <w:r w:rsidR="004709C6" w:rsidRPr="00E60D34">
        <w:rPr>
          <w:rFonts w:asciiTheme="minorHAnsi" w:hAnsiTheme="minorHAnsi" w:cstheme="minorHAnsi"/>
          <w:bCs/>
          <w:szCs w:val="24"/>
        </w:rPr>
        <w:t>-</w:t>
      </w:r>
      <w:r w:rsidRPr="00E60D34">
        <w:rPr>
          <w:rFonts w:asciiTheme="minorHAnsi" w:hAnsiTheme="minorHAnsi" w:cstheme="minorHAnsi"/>
          <w:bCs/>
          <w:szCs w:val="24"/>
        </w:rPr>
        <w:t xml:space="preserve">effective manner while maintaining the highest quality </w:t>
      </w:r>
      <w:r w:rsidR="00A853D9" w:rsidRPr="00E60D34">
        <w:rPr>
          <w:rFonts w:asciiTheme="minorHAnsi" w:hAnsiTheme="minorHAnsi" w:cstheme="minorHAnsi"/>
          <w:bCs/>
          <w:szCs w:val="24"/>
        </w:rPr>
        <w:t xml:space="preserve">and </w:t>
      </w:r>
      <w:r w:rsidR="007F0E17" w:rsidRPr="00E60D34">
        <w:rPr>
          <w:rFonts w:asciiTheme="minorHAnsi" w:hAnsiTheme="minorHAnsi" w:cstheme="minorHAnsi"/>
          <w:bCs/>
          <w:szCs w:val="24"/>
        </w:rPr>
        <w:t xml:space="preserve">productivity </w:t>
      </w:r>
      <w:r w:rsidRPr="00E60D34">
        <w:rPr>
          <w:rFonts w:asciiTheme="minorHAnsi" w:hAnsiTheme="minorHAnsi" w:cstheme="minorHAnsi"/>
          <w:bCs/>
          <w:szCs w:val="24"/>
        </w:rPr>
        <w:t xml:space="preserve">of </w:t>
      </w:r>
      <w:r w:rsidR="006B11DB" w:rsidRPr="00E60D34">
        <w:rPr>
          <w:rFonts w:asciiTheme="minorHAnsi" w:hAnsiTheme="minorHAnsi" w:cstheme="minorHAnsi"/>
          <w:bCs/>
          <w:szCs w:val="24"/>
        </w:rPr>
        <w:t xml:space="preserve">contract and printer </w:t>
      </w:r>
      <w:r w:rsidRPr="00E60D34">
        <w:rPr>
          <w:rFonts w:asciiTheme="minorHAnsi" w:hAnsiTheme="minorHAnsi" w:cstheme="minorHAnsi"/>
          <w:bCs/>
          <w:szCs w:val="24"/>
        </w:rPr>
        <w:t xml:space="preserve">performance. The Contractor shall institute and maintain an effective, </w:t>
      </w:r>
      <w:r w:rsidR="00A85796" w:rsidRPr="00E60D34">
        <w:rPr>
          <w:rFonts w:asciiTheme="minorHAnsi" w:hAnsiTheme="minorHAnsi" w:cstheme="minorHAnsi"/>
          <w:bCs/>
          <w:szCs w:val="24"/>
        </w:rPr>
        <w:t>efficient,</w:t>
      </w:r>
      <w:r w:rsidRPr="00E60D34">
        <w:rPr>
          <w:rFonts w:asciiTheme="minorHAnsi" w:hAnsiTheme="minorHAnsi" w:cstheme="minorHAnsi"/>
          <w:bCs/>
          <w:szCs w:val="24"/>
        </w:rPr>
        <w:t xml:space="preserve"> and responsive management organization that shall provide administrative support for all tasks under this contract. The Contractor shall oversee all contracted personnel and subcontracted resources used in the performance of this </w:t>
      </w:r>
      <w:r w:rsidR="004679AF" w:rsidRPr="00E60D34">
        <w:rPr>
          <w:rFonts w:asciiTheme="minorHAnsi" w:hAnsiTheme="minorHAnsi" w:cstheme="minorHAnsi"/>
          <w:bCs/>
          <w:szCs w:val="24"/>
        </w:rPr>
        <w:t>contract</w:t>
      </w:r>
      <w:r w:rsidRPr="00E60D34">
        <w:rPr>
          <w:rFonts w:asciiTheme="minorHAnsi" w:hAnsiTheme="minorHAnsi" w:cstheme="minorHAnsi"/>
          <w:bCs/>
          <w:szCs w:val="24"/>
        </w:rPr>
        <w:t>.</w:t>
      </w:r>
    </w:p>
    <w:p w14:paraId="1ACD01AD" w14:textId="7F9FCBA3" w:rsidR="00D3262E" w:rsidRPr="00E60D34" w:rsidRDefault="00D3262E" w:rsidP="00D3262E">
      <w:pPr>
        <w:rPr>
          <w:rFonts w:asciiTheme="minorHAnsi" w:hAnsiTheme="minorHAnsi" w:cstheme="minorHAnsi"/>
          <w:bCs/>
          <w:szCs w:val="24"/>
        </w:rPr>
      </w:pPr>
      <w:r w:rsidRPr="00E60D34">
        <w:rPr>
          <w:rFonts w:asciiTheme="minorHAnsi" w:hAnsiTheme="minorHAnsi" w:cstheme="minorHAnsi"/>
          <w:bCs/>
          <w:szCs w:val="24"/>
        </w:rPr>
        <w:t>The Contractor shall be responsible for program control and management for this effort. In this role, the Contractor will execute activities essential to a successful contract performance. These activities include but are not limited to the following:</w:t>
      </w:r>
    </w:p>
    <w:p w14:paraId="3054382F" w14:textId="77777777" w:rsidR="00D3262E" w:rsidRPr="00E60D34" w:rsidRDefault="00D3262E" w:rsidP="00D3262E">
      <w:pPr>
        <w:rPr>
          <w:rFonts w:asciiTheme="minorHAnsi" w:hAnsiTheme="minorHAnsi" w:cstheme="minorHAnsi"/>
          <w:bCs/>
          <w:szCs w:val="24"/>
        </w:rPr>
      </w:pPr>
    </w:p>
    <w:p w14:paraId="00113361"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A. Resource Management</w:t>
      </w:r>
    </w:p>
    <w:p w14:paraId="56AFC6B1" w14:textId="4D7987AD"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Manage the Contractor’s personnel and staffing (including development, maintenance of staff clearance and evaluation).</w:t>
      </w:r>
    </w:p>
    <w:p w14:paraId="3066587B" w14:textId="7777777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Maintain and meet all training and certification requirements set by the Government which include, but are not limited to DOS, DS, CA, and CST.</w:t>
      </w:r>
    </w:p>
    <w:p w14:paraId="615D3AE7" w14:textId="7777777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Allocate and schedule the Contractor’s resources.</w:t>
      </w:r>
    </w:p>
    <w:p w14:paraId="50A9900D" w14:textId="5B729D7E"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Provide a technically proficient and professionally capable staff that is established and maintained throughout the life of th</w:t>
      </w:r>
      <w:r w:rsidR="00C75B80" w:rsidRPr="00E60D34">
        <w:rPr>
          <w:rFonts w:asciiTheme="minorHAnsi" w:hAnsiTheme="minorHAnsi" w:cstheme="minorHAnsi"/>
          <w:bCs/>
          <w:szCs w:val="24"/>
        </w:rPr>
        <w:t>is contract</w:t>
      </w:r>
      <w:r w:rsidRPr="00E60D34">
        <w:rPr>
          <w:rFonts w:asciiTheme="minorHAnsi" w:hAnsiTheme="minorHAnsi" w:cstheme="minorHAnsi"/>
          <w:bCs/>
          <w:szCs w:val="24"/>
        </w:rPr>
        <w:t>.</w:t>
      </w:r>
    </w:p>
    <w:p w14:paraId="14081E4A" w14:textId="7777777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Minimize personnel turnover and motivate individuals to achieve excellent performance.</w:t>
      </w:r>
    </w:p>
    <w:p w14:paraId="167EAF03" w14:textId="7777777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Provide seamless phase-in of Contractor personnel without interruption.</w:t>
      </w:r>
    </w:p>
    <w:p w14:paraId="150CCD6D" w14:textId="565BF6B0"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 xml:space="preserve">Identify all resources used for performance of work under </w:t>
      </w:r>
      <w:r w:rsidR="00C75B80" w:rsidRPr="00E60D34">
        <w:rPr>
          <w:rFonts w:asciiTheme="minorHAnsi" w:hAnsiTheme="minorHAnsi" w:cstheme="minorHAnsi"/>
          <w:bCs/>
          <w:szCs w:val="24"/>
        </w:rPr>
        <w:t>this contract</w:t>
      </w:r>
      <w:r w:rsidRPr="00E60D34">
        <w:rPr>
          <w:rFonts w:asciiTheme="minorHAnsi" w:hAnsiTheme="minorHAnsi" w:cstheme="minorHAnsi"/>
          <w:bCs/>
          <w:szCs w:val="24"/>
        </w:rPr>
        <w:t xml:space="preserve"> and clearly define their roles.</w:t>
      </w:r>
    </w:p>
    <w:p w14:paraId="27317F14" w14:textId="2315158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 xml:space="preserve">Identify all subcontractor(s) used for performance of work under </w:t>
      </w:r>
      <w:r w:rsidR="00C75B80" w:rsidRPr="00E60D34">
        <w:rPr>
          <w:rFonts w:asciiTheme="minorHAnsi" w:hAnsiTheme="minorHAnsi" w:cstheme="minorHAnsi"/>
          <w:bCs/>
          <w:szCs w:val="24"/>
        </w:rPr>
        <w:t>this contract</w:t>
      </w:r>
      <w:r w:rsidRPr="00E60D34">
        <w:rPr>
          <w:rFonts w:asciiTheme="minorHAnsi" w:hAnsiTheme="minorHAnsi" w:cstheme="minorHAnsi"/>
          <w:bCs/>
          <w:szCs w:val="24"/>
        </w:rPr>
        <w:t xml:space="preserve"> and effectively manage their work.</w:t>
      </w:r>
    </w:p>
    <w:p w14:paraId="30E4E9C0" w14:textId="5FE22CDF"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 xml:space="preserve">Support and adhere to all IT policies, guidance, </w:t>
      </w:r>
      <w:r w:rsidRPr="00E60D34" w:rsidDel="00121FDF">
        <w:rPr>
          <w:rFonts w:asciiTheme="minorHAnsi" w:hAnsiTheme="minorHAnsi" w:cstheme="minorHAnsi"/>
          <w:bCs/>
          <w:szCs w:val="24"/>
        </w:rPr>
        <w:t>instructions</w:t>
      </w:r>
      <w:r w:rsidR="00121FDF" w:rsidRPr="00E60D34">
        <w:rPr>
          <w:rFonts w:asciiTheme="minorHAnsi" w:hAnsiTheme="minorHAnsi" w:cstheme="minorHAnsi"/>
          <w:bCs/>
          <w:szCs w:val="24"/>
        </w:rPr>
        <w:t>,</w:t>
      </w:r>
      <w:r w:rsidRPr="00E60D34">
        <w:rPr>
          <w:rFonts w:asciiTheme="minorHAnsi" w:hAnsiTheme="minorHAnsi" w:cstheme="minorHAnsi"/>
          <w:bCs/>
          <w:szCs w:val="24"/>
        </w:rPr>
        <w:t xml:space="preserve"> and direction provided by DOS.</w:t>
      </w:r>
    </w:p>
    <w:p w14:paraId="58E8292A" w14:textId="77777777" w:rsidR="00DB3BEF" w:rsidRPr="00E60D34" w:rsidRDefault="00DB3BEF" w:rsidP="00DB3BEF">
      <w:pPr>
        <w:widowControl w:val="0"/>
        <w:numPr>
          <w:ilvl w:val="0"/>
          <w:numId w:val="2"/>
        </w:numPr>
        <w:rPr>
          <w:rFonts w:asciiTheme="minorHAnsi" w:hAnsiTheme="minorHAnsi" w:cstheme="minorHAnsi"/>
          <w:bCs/>
          <w:szCs w:val="24"/>
        </w:rPr>
      </w:pPr>
      <w:r w:rsidRPr="00E60D34">
        <w:rPr>
          <w:rFonts w:asciiTheme="minorHAnsi" w:hAnsiTheme="minorHAnsi" w:cstheme="minorHAnsi"/>
          <w:bCs/>
          <w:szCs w:val="24"/>
        </w:rPr>
        <w:t>On-Boarding</w:t>
      </w:r>
    </w:p>
    <w:p w14:paraId="5D8015DC" w14:textId="77777777" w:rsidR="00DB3BEF" w:rsidRPr="00E60D34" w:rsidRDefault="00DB3BEF" w:rsidP="00DB3BEF">
      <w:pPr>
        <w:widowControl w:val="0"/>
        <w:numPr>
          <w:ilvl w:val="2"/>
          <w:numId w:val="10"/>
        </w:numPr>
        <w:rPr>
          <w:rFonts w:asciiTheme="minorHAnsi" w:hAnsiTheme="minorHAnsi" w:cstheme="minorHAnsi"/>
          <w:bCs/>
          <w:szCs w:val="24"/>
        </w:rPr>
      </w:pPr>
      <w:r w:rsidRPr="00E60D34">
        <w:rPr>
          <w:rFonts w:asciiTheme="minorHAnsi" w:hAnsiTheme="minorHAnsi" w:cstheme="minorHAnsi"/>
          <w:bCs/>
          <w:szCs w:val="24"/>
        </w:rPr>
        <w:t>Visitor Access Request (VARs) forms shall be completed and submitted to Diplomatic Security (DS) for verification of security clearance (required before issuance of badge).</w:t>
      </w:r>
    </w:p>
    <w:p w14:paraId="15D37E74" w14:textId="6CE6C0B9" w:rsidR="00DB3BEF" w:rsidRPr="00E60D34" w:rsidRDefault="00DB3BEF" w:rsidP="00DB3BEF">
      <w:pPr>
        <w:widowControl w:val="0"/>
        <w:numPr>
          <w:ilvl w:val="2"/>
          <w:numId w:val="10"/>
        </w:numPr>
        <w:rPr>
          <w:rFonts w:asciiTheme="minorHAnsi" w:hAnsiTheme="minorHAnsi" w:cstheme="minorHAnsi"/>
          <w:bCs/>
          <w:szCs w:val="24"/>
        </w:rPr>
      </w:pPr>
      <w:r w:rsidRPr="00E60D34">
        <w:rPr>
          <w:rFonts w:asciiTheme="minorHAnsi" w:hAnsiTheme="minorHAnsi" w:cstheme="minorHAnsi"/>
          <w:bCs/>
          <w:szCs w:val="24"/>
        </w:rPr>
        <w:t>Ensure training requirements for team members are completed (e.g., annual security training, and as directed/approved by the Contracting Officer’s Representative (COR) or</w:t>
      </w:r>
      <w:r w:rsidRPr="00E60D34">
        <w:rPr>
          <w:rFonts w:asciiTheme="minorHAnsi" w:hAnsiTheme="minorHAnsi" w:cstheme="minorHAnsi"/>
          <w:b/>
          <w:bCs/>
          <w:szCs w:val="24"/>
        </w:rPr>
        <w:t xml:space="preserve"> </w:t>
      </w:r>
      <w:r w:rsidRPr="00E60D34">
        <w:rPr>
          <w:rFonts w:asciiTheme="minorHAnsi" w:hAnsiTheme="minorHAnsi" w:cstheme="minorHAnsi"/>
          <w:bCs/>
          <w:szCs w:val="24"/>
        </w:rPr>
        <w:t xml:space="preserve">Government Technical Monitor (GTM)). </w:t>
      </w:r>
    </w:p>
    <w:p w14:paraId="6DA6E056" w14:textId="77777777" w:rsidR="00DB3BEF" w:rsidRPr="00E60D34" w:rsidRDefault="00DB3BEF" w:rsidP="00DB3BEF">
      <w:pPr>
        <w:widowControl w:val="0"/>
        <w:numPr>
          <w:ilvl w:val="2"/>
          <w:numId w:val="10"/>
        </w:numPr>
        <w:rPr>
          <w:rFonts w:asciiTheme="minorHAnsi" w:hAnsiTheme="minorHAnsi" w:cstheme="minorHAnsi"/>
          <w:bCs/>
          <w:szCs w:val="24"/>
        </w:rPr>
      </w:pPr>
      <w:r w:rsidRPr="00E60D34">
        <w:rPr>
          <w:rFonts w:asciiTheme="minorHAnsi" w:hAnsiTheme="minorHAnsi" w:cstheme="minorHAnsi"/>
          <w:bCs/>
          <w:szCs w:val="24"/>
        </w:rPr>
        <w:t>Badges are required for OpenNet access.</w:t>
      </w:r>
    </w:p>
    <w:p w14:paraId="2CB21891" w14:textId="77777777" w:rsidR="00E84393" w:rsidRPr="00E60D34" w:rsidRDefault="00DB3BEF" w:rsidP="00DB3BEF">
      <w:pPr>
        <w:widowControl w:val="0"/>
        <w:numPr>
          <w:ilvl w:val="2"/>
          <w:numId w:val="10"/>
        </w:numPr>
        <w:rPr>
          <w:rFonts w:asciiTheme="minorHAnsi" w:hAnsiTheme="minorHAnsi" w:cstheme="minorHAnsi"/>
          <w:bCs/>
          <w:szCs w:val="24"/>
        </w:rPr>
      </w:pPr>
      <w:r w:rsidRPr="00E60D34">
        <w:rPr>
          <w:rFonts w:asciiTheme="minorHAnsi" w:hAnsiTheme="minorHAnsi" w:cstheme="minorHAnsi"/>
          <w:bCs/>
          <w:szCs w:val="24"/>
        </w:rPr>
        <w:t>CA account access/delete requests</w:t>
      </w:r>
    </w:p>
    <w:p w14:paraId="3EF33275" w14:textId="3371B824" w:rsidR="005475CD" w:rsidRPr="00E60D34" w:rsidRDefault="00DB3BEF" w:rsidP="00E84393">
      <w:pPr>
        <w:widowControl w:val="0"/>
        <w:ind w:left="2160"/>
        <w:rPr>
          <w:rFonts w:asciiTheme="minorHAnsi" w:hAnsiTheme="minorHAnsi" w:cstheme="minorHAnsi"/>
          <w:bCs/>
          <w:szCs w:val="24"/>
        </w:rPr>
      </w:pPr>
      <w:r w:rsidRPr="00E60D34">
        <w:rPr>
          <w:rFonts w:asciiTheme="minorHAnsi" w:hAnsiTheme="minorHAnsi" w:cstheme="minorHAnsi"/>
          <w:bCs/>
          <w:szCs w:val="24"/>
        </w:rPr>
        <w:lastRenderedPageBreak/>
        <w:t xml:space="preserve"> </w:t>
      </w:r>
      <w:r w:rsidR="005475CD" w:rsidRPr="00E60D34">
        <w:rPr>
          <w:rFonts w:asciiTheme="minorHAnsi" w:hAnsiTheme="minorHAnsi" w:cstheme="minorHAnsi"/>
          <w:szCs w:val="24"/>
        </w:rPr>
        <w:t xml:space="preserve"> </w:t>
      </w:r>
    </w:p>
    <w:p w14:paraId="12E37A37"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B. Cost Management</w:t>
      </w:r>
    </w:p>
    <w:p w14:paraId="7429F65B" w14:textId="77777777" w:rsidR="00BD3FE1" w:rsidRPr="00E60D34" w:rsidRDefault="00BD3FE1" w:rsidP="00501961">
      <w:pPr>
        <w:numPr>
          <w:ilvl w:val="0"/>
          <w:numId w:val="3"/>
        </w:numPr>
        <w:tabs>
          <w:tab w:val="left" w:pos="1890"/>
        </w:tabs>
        <w:ind w:left="1800"/>
        <w:rPr>
          <w:rFonts w:asciiTheme="minorHAnsi" w:hAnsiTheme="minorHAnsi" w:cstheme="minorHAnsi"/>
          <w:bCs/>
          <w:szCs w:val="24"/>
        </w:rPr>
      </w:pPr>
      <w:r w:rsidRPr="00E60D34">
        <w:rPr>
          <w:rFonts w:asciiTheme="minorHAnsi" w:hAnsiTheme="minorHAnsi" w:cstheme="minorHAnsi"/>
          <w:bCs/>
          <w:szCs w:val="24"/>
        </w:rPr>
        <w:t>Ensure all tasks, projects, deliverables stay within the contract budget.</w:t>
      </w:r>
    </w:p>
    <w:p w14:paraId="08DCFA25" w14:textId="77777777" w:rsidR="00BD3FE1" w:rsidRPr="00E60D34" w:rsidRDefault="00BD3FE1" w:rsidP="00501961">
      <w:pPr>
        <w:numPr>
          <w:ilvl w:val="0"/>
          <w:numId w:val="3"/>
        </w:numPr>
        <w:tabs>
          <w:tab w:val="left" w:pos="1890"/>
        </w:tabs>
        <w:ind w:left="1800"/>
        <w:rPr>
          <w:rFonts w:asciiTheme="minorHAnsi" w:hAnsiTheme="minorHAnsi" w:cstheme="minorHAnsi"/>
          <w:bCs/>
          <w:szCs w:val="24"/>
        </w:rPr>
      </w:pPr>
      <w:r w:rsidRPr="00E60D34">
        <w:rPr>
          <w:rFonts w:asciiTheme="minorHAnsi" w:hAnsiTheme="minorHAnsi" w:cstheme="minorHAnsi"/>
          <w:bCs/>
          <w:szCs w:val="24"/>
        </w:rPr>
        <w:t>Report budget overrun or over burn in a timely manner.</w:t>
      </w:r>
    </w:p>
    <w:p w14:paraId="2075254D" w14:textId="77777777" w:rsidR="00BD3FE1" w:rsidRPr="00E60D34" w:rsidRDefault="00BD3FE1" w:rsidP="00501961">
      <w:pPr>
        <w:numPr>
          <w:ilvl w:val="0"/>
          <w:numId w:val="3"/>
        </w:numPr>
        <w:tabs>
          <w:tab w:val="left" w:pos="1890"/>
        </w:tabs>
        <w:ind w:left="1800"/>
        <w:rPr>
          <w:rFonts w:asciiTheme="minorHAnsi" w:hAnsiTheme="minorHAnsi" w:cstheme="minorHAnsi"/>
          <w:bCs/>
          <w:szCs w:val="24"/>
        </w:rPr>
      </w:pPr>
      <w:r w:rsidRPr="00E60D34">
        <w:rPr>
          <w:rFonts w:asciiTheme="minorHAnsi" w:hAnsiTheme="minorHAnsi" w:cstheme="minorHAnsi"/>
          <w:bCs/>
          <w:szCs w:val="24"/>
        </w:rPr>
        <w:t>Manage travel and other direct costs closely to prevent over burn.</w:t>
      </w:r>
    </w:p>
    <w:p w14:paraId="4C85B33F" w14:textId="77777777" w:rsidR="005475CD" w:rsidRPr="00E60D34" w:rsidRDefault="005475CD" w:rsidP="005475CD">
      <w:pPr>
        <w:ind w:left="720"/>
        <w:rPr>
          <w:rFonts w:asciiTheme="minorHAnsi" w:hAnsiTheme="minorHAnsi" w:cstheme="minorHAnsi"/>
          <w:b/>
          <w:szCs w:val="24"/>
        </w:rPr>
      </w:pPr>
    </w:p>
    <w:p w14:paraId="403A431D"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C. Quality Management &amp; Quality Assurance</w:t>
      </w:r>
    </w:p>
    <w:p w14:paraId="6BCFA608" w14:textId="17FC0B2A" w:rsidR="0046246B" w:rsidRPr="00E60D34" w:rsidRDefault="0046246B" w:rsidP="0046246B">
      <w:pPr>
        <w:numPr>
          <w:ilvl w:val="0"/>
          <w:numId w:val="4"/>
        </w:numPr>
        <w:ind w:left="1800"/>
        <w:rPr>
          <w:rFonts w:asciiTheme="minorHAnsi" w:hAnsiTheme="minorHAnsi" w:cstheme="minorHAnsi"/>
          <w:bCs/>
          <w:szCs w:val="24"/>
        </w:rPr>
      </w:pPr>
      <w:r w:rsidRPr="00E60D34">
        <w:rPr>
          <w:rFonts w:asciiTheme="minorHAnsi" w:hAnsiTheme="minorHAnsi" w:cstheme="minorHAnsi"/>
          <w:bCs/>
          <w:szCs w:val="24"/>
        </w:rPr>
        <w:t xml:space="preserve">Identify and implement process improvements on a continuous basis </w:t>
      </w:r>
      <w:r w:rsidR="00600025" w:rsidRPr="00E60D34">
        <w:rPr>
          <w:rFonts w:asciiTheme="minorHAnsi" w:hAnsiTheme="minorHAnsi" w:cstheme="minorHAnsi"/>
          <w:bCs/>
          <w:szCs w:val="24"/>
        </w:rPr>
        <w:t xml:space="preserve">to </w:t>
      </w:r>
      <w:r w:rsidRPr="00E60D34">
        <w:rPr>
          <w:rFonts w:asciiTheme="minorHAnsi" w:hAnsiTheme="minorHAnsi" w:cstheme="minorHAnsi"/>
          <w:bCs/>
          <w:szCs w:val="24"/>
        </w:rPr>
        <w:t>improve both the timeliness and quality of the Contractor’s work products.</w:t>
      </w:r>
    </w:p>
    <w:p w14:paraId="1821762C" w14:textId="77777777" w:rsidR="0046246B" w:rsidRPr="00E60D34" w:rsidRDefault="0046246B" w:rsidP="0046246B">
      <w:pPr>
        <w:numPr>
          <w:ilvl w:val="0"/>
          <w:numId w:val="4"/>
        </w:numPr>
        <w:ind w:left="1800"/>
        <w:rPr>
          <w:rFonts w:asciiTheme="minorHAnsi" w:hAnsiTheme="minorHAnsi" w:cstheme="minorHAnsi"/>
          <w:bCs/>
          <w:szCs w:val="24"/>
        </w:rPr>
      </w:pPr>
      <w:r w:rsidRPr="00E60D34">
        <w:rPr>
          <w:rFonts w:asciiTheme="minorHAnsi" w:hAnsiTheme="minorHAnsi" w:cstheme="minorHAnsi"/>
          <w:bCs/>
          <w:szCs w:val="24"/>
        </w:rPr>
        <w:t>Manage quality effectively and in accordance with the Contractor’s Quality Control Plan (QCP).</w:t>
      </w:r>
    </w:p>
    <w:p w14:paraId="56BF33CD" w14:textId="77777777" w:rsidR="0046246B" w:rsidRPr="00E60D34" w:rsidRDefault="0046246B" w:rsidP="0046246B">
      <w:pPr>
        <w:numPr>
          <w:ilvl w:val="0"/>
          <w:numId w:val="4"/>
        </w:numPr>
        <w:ind w:left="1800"/>
        <w:rPr>
          <w:rFonts w:asciiTheme="minorHAnsi" w:hAnsiTheme="minorHAnsi" w:cstheme="minorHAnsi"/>
          <w:bCs/>
          <w:szCs w:val="24"/>
        </w:rPr>
      </w:pPr>
      <w:r w:rsidRPr="00E60D34">
        <w:rPr>
          <w:rFonts w:asciiTheme="minorHAnsi" w:hAnsiTheme="minorHAnsi" w:cstheme="minorHAnsi"/>
          <w:bCs/>
          <w:szCs w:val="24"/>
        </w:rPr>
        <w:t>Bring to the Government’s attention possible new approaches, ideas, innovations, process improvements, methods, or state of the art technologies to enhance/improve operations.</w:t>
      </w:r>
    </w:p>
    <w:p w14:paraId="003313B2" w14:textId="77777777" w:rsidR="0046246B" w:rsidRPr="00E60D34" w:rsidRDefault="0046246B" w:rsidP="0046246B">
      <w:pPr>
        <w:numPr>
          <w:ilvl w:val="0"/>
          <w:numId w:val="4"/>
        </w:numPr>
        <w:ind w:left="1800"/>
        <w:rPr>
          <w:rFonts w:asciiTheme="minorHAnsi" w:hAnsiTheme="minorHAnsi" w:cstheme="minorHAnsi"/>
          <w:bCs/>
          <w:szCs w:val="24"/>
        </w:rPr>
      </w:pPr>
      <w:r w:rsidRPr="00E60D34">
        <w:rPr>
          <w:rFonts w:asciiTheme="minorHAnsi" w:hAnsiTheme="minorHAnsi" w:cstheme="minorHAnsi"/>
          <w:bCs/>
          <w:szCs w:val="24"/>
        </w:rPr>
        <w:t>Develop and manage processes to ensure quality across all activities.</w:t>
      </w:r>
    </w:p>
    <w:p w14:paraId="1B4CDFDD"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 xml:space="preserve">D. Risk Management </w:t>
      </w:r>
    </w:p>
    <w:p w14:paraId="05E2903E" w14:textId="30AA7D03" w:rsidR="00790D53" w:rsidRPr="00E60D34" w:rsidRDefault="00790D53" w:rsidP="00790D53">
      <w:pPr>
        <w:numPr>
          <w:ilvl w:val="0"/>
          <w:numId w:val="5"/>
        </w:numPr>
        <w:ind w:left="1800"/>
        <w:rPr>
          <w:rFonts w:asciiTheme="minorHAnsi" w:hAnsiTheme="minorHAnsi" w:cstheme="minorHAnsi"/>
          <w:bCs/>
          <w:szCs w:val="24"/>
        </w:rPr>
      </w:pPr>
      <w:r w:rsidRPr="00E60D34">
        <w:rPr>
          <w:rFonts w:asciiTheme="minorHAnsi" w:hAnsiTheme="minorHAnsi" w:cstheme="minorHAnsi"/>
          <w:bCs/>
          <w:szCs w:val="24"/>
        </w:rPr>
        <w:t xml:space="preserve">Ensure risks that may impact the Contractor’s performance are identified, assessed, </w:t>
      </w:r>
      <w:r w:rsidR="00A85796" w:rsidRPr="00E60D34">
        <w:rPr>
          <w:rFonts w:asciiTheme="minorHAnsi" w:hAnsiTheme="minorHAnsi" w:cstheme="minorHAnsi"/>
          <w:bCs/>
          <w:szCs w:val="24"/>
        </w:rPr>
        <w:t>managed,</w:t>
      </w:r>
      <w:r w:rsidRPr="00E60D34">
        <w:rPr>
          <w:rFonts w:asciiTheme="minorHAnsi" w:hAnsiTheme="minorHAnsi" w:cstheme="minorHAnsi"/>
          <w:bCs/>
          <w:szCs w:val="24"/>
        </w:rPr>
        <w:t xml:space="preserve"> and reported.</w:t>
      </w:r>
    </w:p>
    <w:p w14:paraId="5FC4453B" w14:textId="2ACB687D" w:rsidR="00790D53" w:rsidRPr="00E60D34" w:rsidRDefault="00790D53" w:rsidP="00790D53">
      <w:pPr>
        <w:numPr>
          <w:ilvl w:val="0"/>
          <w:numId w:val="5"/>
        </w:numPr>
        <w:ind w:left="1800"/>
        <w:rPr>
          <w:rFonts w:asciiTheme="minorHAnsi" w:hAnsiTheme="minorHAnsi" w:cstheme="minorHAnsi"/>
          <w:bCs/>
          <w:szCs w:val="24"/>
        </w:rPr>
      </w:pPr>
      <w:r w:rsidRPr="00E60D34">
        <w:rPr>
          <w:rFonts w:asciiTheme="minorHAnsi" w:hAnsiTheme="minorHAnsi" w:cstheme="minorHAnsi"/>
          <w:bCs/>
          <w:szCs w:val="24"/>
        </w:rPr>
        <w:t xml:space="preserve">Resolve issues while minimizing the impact on schedule, scope, and cost of </w:t>
      </w:r>
      <w:r w:rsidR="00B84635" w:rsidRPr="00E60D34">
        <w:rPr>
          <w:rFonts w:asciiTheme="minorHAnsi" w:hAnsiTheme="minorHAnsi" w:cstheme="minorHAnsi"/>
          <w:bCs/>
          <w:szCs w:val="24"/>
        </w:rPr>
        <w:t>contract</w:t>
      </w:r>
      <w:r w:rsidRPr="00E60D34">
        <w:rPr>
          <w:rFonts w:asciiTheme="minorHAnsi" w:hAnsiTheme="minorHAnsi" w:cstheme="minorHAnsi"/>
          <w:bCs/>
          <w:szCs w:val="24"/>
        </w:rPr>
        <w:t>.</w:t>
      </w:r>
    </w:p>
    <w:p w14:paraId="07A0D6CF" w14:textId="77777777" w:rsidR="00790D53" w:rsidRPr="00E60D34" w:rsidRDefault="00790D53" w:rsidP="00790D53">
      <w:pPr>
        <w:numPr>
          <w:ilvl w:val="0"/>
          <w:numId w:val="5"/>
        </w:numPr>
        <w:ind w:left="1800"/>
        <w:rPr>
          <w:rFonts w:asciiTheme="minorHAnsi" w:hAnsiTheme="minorHAnsi" w:cstheme="minorHAnsi"/>
          <w:bCs/>
          <w:szCs w:val="24"/>
        </w:rPr>
      </w:pPr>
      <w:r w:rsidRPr="00E60D34">
        <w:rPr>
          <w:rFonts w:asciiTheme="minorHAnsi" w:hAnsiTheme="minorHAnsi" w:cstheme="minorHAnsi"/>
          <w:bCs/>
          <w:szCs w:val="24"/>
        </w:rPr>
        <w:t>Maintain risk logs.</w:t>
      </w:r>
    </w:p>
    <w:p w14:paraId="747BCD49" w14:textId="77777777" w:rsidR="005475CD" w:rsidRPr="00E60D34" w:rsidRDefault="005475CD" w:rsidP="005475CD">
      <w:pPr>
        <w:ind w:left="1440"/>
        <w:rPr>
          <w:rFonts w:asciiTheme="minorHAnsi" w:hAnsiTheme="minorHAnsi" w:cstheme="minorHAnsi"/>
          <w:szCs w:val="24"/>
        </w:rPr>
      </w:pPr>
    </w:p>
    <w:p w14:paraId="4C7F6BAB"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E. Schedule Management</w:t>
      </w:r>
    </w:p>
    <w:p w14:paraId="2E9210F1" w14:textId="77777777" w:rsidR="00E213B0" w:rsidRPr="00E60D34" w:rsidRDefault="00E213B0" w:rsidP="00E213B0">
      <w:pPr>
        <w:numPr>
          <w:ilvl w:val="0"/>
          <w:numId w:val="6"/>
        </w:numPr>
        <w:ind w:left="1800"/>
        <w:rPr>
          <w:rFonts w:asciiTheme="minorHAnsi" w:hAnsiTheme="minorHAnsi" w:cstheme="minorHAnsi"/>
          <w:bCs/>
          <w:szCs w:val="24"/>
        </w:rPr>
      </w:pPr>
      <w:r w:rsidRPr="00E60D34">
        <w:rPr>
          <w:rFonts w:asciiTheme="minorHAnsi" w:hAnsiTheme="minorHAnsi" w:cstheme="minorHAnsi"/>
          <w:bCs/>
          <w:szCs w:val="24"/>
        </w:rPr>
        <w:t>Establish and baseline schedules for all projects as agreed upon with the Government.</w:t>
      </w:r>
    </w:p>
    <w:p w14:paraId="34A0C30C" w14:textId="77777777" w:rsidR="00E213B0" w:rsidRPr="00E60D34" w:rsidRDefault="00E213B0" w:rsidP="00E213B0">
      <w:pPr>
        <w:numPr>
          <w:ilvl w:val="0"/>
          <w:numId w:val="6"/>
        </w:numPr>
        <w:ind w:left="1800"/>
        <w:rPr>
          <w:rFonts w:asciiTheme="minorHAnsi" w:hAnsiTheme="minorHAnsi" w:cstheme="minorHAnsi"/>
          <w:bCs/>
          <w:szCs w:val="24"/>
        </w:rPr>
      </w:pPr>
      <w:r w:rsidRPr="00E60D34">
        <w:rPr>
          <w:rFonts w:asciiTheme="minorHAnsi" w:hAnsiTheme="minorHAnsi" w:cstheme="minorHAnsi"/>
          <w:bCs/>
          <w:szCs w:val="24"/>
        </w:rPr>
        <w:t>Establish an Earned Value Management process to manage and track project schedules and costs, and ensure that schedule and cost variances remain within acceptable levels according to the agreed upon Service Level Agreement (SLA).</w:t>
      </w:r>
    </w:p>
    <w:p w14:paraId="16676081" w14:textId="77777777" w:rsidR="00E213B0" w:rsidRPr="00E60D34" w:rsidRDefault="00E213B0" w:rsidP="00E213B0">
      <w:pPr>
        <w:numPr>
          <w:ilvl w:val="0"/>
          <w:numId w:val="6"/>
        </w:numPr>
        <w:ind w:left="1800"/>
        <w:rPr>
          <w:rFonts w:asciiTheme="minorHAnsi" w:hAnsiTheme="minorHAnsi" w:cstheme="minorHAnsi"/>
          <w:bCs/>
          <w:szCs w:val="24"/>
        </w:rPr>
      </w:pPr>
      <w:r w:rsidRPr="00E60D34">
        <w:rPr>
          <w:rFonts w:asciiTheme="minorHAnsi" w:hAnsiTheme="minorHAnsi" w:cstheme="minorHAnsi"/>
          <w:bCs/>
          <w:szCs w:val="24"/>
        </w:rPr>
        <w:t>Deliver reliable, effective, and efficient services on time.</w:t>
      </w:r>
    </w:p>
    <w:p w14:paraId="16EDF0BC" w14:textId="4C2332A4" w:rsidR="00E213B0" w:rsidRPr="00E60D34" w:rsidRDefault="00E213B0" w:rsidP="00E213B0">
      <w:pPr>
        <w:numPr>
          <w:ilvl w:val="0"/>
          <w:numId w:val="6"/>
        </w:numPr>
        <w:ind w:left="1800"/>
        <w:rPr>
          <w:rFonts w:asciiTheme="minorHAnsi" w:hAnsiTheme="minorHAnsi" w:cstheme="minorHAnsi"/>
          <w:bCs/>
          <w:szCs w:val="24"/>
        </w:rPr>
      </w:pPr>
      <w:r w:rsidRPr="00E60D34">
        <w:rPr>
          <w:rFonts w:asciiTheme="minorHAnsi" w:hAnsiTheme="minorHAnsi" w:cstheme="minorHAnsi"/>
          <w:bCs/>
          <w:szCs w:val="24"/>
        </w:rPr>
        <w:t xml:space="preserve">Resolve problems with minimal disruption to the activities being performed under the </w:t>
      </w:r>
      <w:r w:rsidR="00B84635" w:rsidRPr="00E60D34">
        <w:rPr>
          <w:rFonts w:asciiTheme="minorHAnsi" w:hAnsiTheme="minorHAnsi" w:cstheme="minorHAnsi"/>
          <w:bCs/>
          <w:szCs w:val="24"/>
        </w:rPr>
        <w:t>contract</w:t>
      </w:r>
      <w:r w:rsidRPr="00E60D34">
        <w:rPr>
          <w:rFonts w:asciiTheme="minorHAnsi" w:hAnsiTheme="minorHAnsi" w:cstheme="minorHAnsi"/>
          <w:bCs/>
          <w:szCs w:val="24"/>
        </w:rPr>
        <w:t>.</w:t>
      </w:r>
    </w:p>
    <w:p w14:paraId="76B6545C" w14:textId="77777777" w:rsidR="005475CD" w:rsidRPr="00E60D34" w:rsidRDefault="005475CD" w:rsidP="00E213B0">
      <w:pPr>
        <w:ind w:left="1440"/>
        <w:rPr>
          <w:rFonts w:asciiTheme="minorHAnsi" w:hAnsiTheme="minorHAnsi" w:cstheme="minorHAnsi"/>
          <w:szCs w:val="24"/>
        </w:rPr>
      </w:pPr>
    </w:p>
    <w:p w14:paraId="4BCF320D"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F. Scope Management</w:t>
      </w:r>
    </w:p>
    <w:p w14:paraId="1A6826AC" w14:textId="77777777" w:rsidR="0001077E" w:rsidRPr="00E60D34" w:rsidRDefault="0001077E" w:rsidP="0001077E">
      <w:pPr>
        <w:numPr>
          <w:ilvl w:val="0"/>
          <w:numId w:val="7"/>
        </w:numPr>
        <w:ind w:left="1800"/>
        <w:rPr>
          <w:rFonts w:asciiTheme="minorHAnsi" w:hAnsiTheme="minorHAnsi" w:cstheme="minorHAnsi"/>
          <w:bCs/>
          <w:szCs w:val="24"/>
        </w:rPr>
      </w:pPr>
      <w:r w:rsidRPr="00E60D34">
        <w:rPr>
          <w:rFonts w:asciiTheme="minorHAnsi" w:hAnsiTheme="minorHAnsi" w:cstheme="minorHAnsi"/>
          <w:bCs/>
          <w:szCs w:val="24"/>
        </w:rPr>
        <w:t>Implement processes to manage the Contractor’s scope across the SOW including projects.</w:t>
      </w:r>
    </w:p>
    <w:p w14:paraId="28A05A18" w14:textId="606A5EC2" w:rsidR="0001077E" w:rsidRPr="00E60D34" w:rsidRDefault="0001077E" w:rsidP="0001077E">
      <w:pPr>
        <w:numPr>
          <w:ilvl w:val="0"/>
          <w:numId w:val="7"/>
        </w:numPr>
        <w:ind w:left="1800"/>
        <w:rPr>
          <w:rFonts w:asciiTheme="minorHAnsi" w:hAnsiTheme="minorHAnsi" w:cstheme="minorHAnsi"/>
          <w:bCs/>
          <w:szCs w:val="24"/>
        </w:rPr>
      </w:pPr>
      <w:r w:rsidRPr="00E60D34">
        <w:rPr>
          <w:rFonts w:asciiTheme="minorHAnsi" w:hAnsiTheme="minorHAnsi" w:cstheme="minorHAnsi"/>
          <w:bCs/>
          <w:szCs w:val="24"/>
        </w:rPr>
        <w:t xml:space="preserve">Support and adhere to all IT policies, </w:t>
      </w:r>
      <w:r w:rsidR="00097E7F" w:rsidRPr="00E60D34">
        <w:rPr>
          <w:rFonts w:asciiTheme="minorHAnsi" w:hAnsiTheme="minorHAnsi" w:cstheme="minorHAnsi"/>
          <w:bCs/>
          <w:szCs w:val="24"/>
        </w:rPr>
        <w:t xml:space="preserve">regulations, </w:t>
      </w:r>
      <w:r w:rsidRPr="00E60D34">
        <w:rPr>
          <w:rFonts w:asciiTheme="minorHAnsi" w:hAnsiTheme="minorHAnsi" w:cstheme="minorHAnsi"/>
          <w:bCs/>
          <w:szCs w:val="24"/>
        </w:rPr>
        <w:t xml:space="preserve">guidance, </w:t>
      </w:r>
      <w:r w:rsidRPr="00E60D34" w:rsidDel="005069E7">
        <w:rPr>
          <w:rFonts w:asciiTheme="minorHAnsi" w:hAnsiTheme="minorHAnsi" w:cstheme="minorHAnsi"/>
          <w:bCs/>
          <w:szCs w:val="24"/>
        </w:rPr>
        <w:t>instructions</w:t>
      </w:r>
      <w:r w:rsidR="005069E7" w:rsidRPr="00E60D34">
        <w:rPr>
          <w:rFonts w:asciiTheme="minorHAnsi" w:hAnsiTheme="minorHAnsi" w:cstheme="minorHAnsi"/>
          <w:bCs/>
          <w:szCs w:val="24"/>
        </w:rPr>
        <w:t>,</w:t>
      </w:r>
      <w:r w:rsidRPr="00E60D34">
        <w:rPr>
          <w:rFonts w:asciiTheme="minorHAnsi" w:hAnsiTheme="minorHAnsi" w:cstheme="minorHAnsi"/>
          <w:bCs/>
          <w:szCs w:val="24"/>
        </w:rPr>
        <w:t xml:space="preserve"> and direction provided by DOS.</w:t>
      </w:r>
      <w:r w:rsidR="00D9380B" w:rsidRPr="00E60D34">
        <w:rPr>
          <w:rFonts w:asciiTheme="minorHAnsi" w:hAnsiTheme="minorHAnsi" w:cstheme="minorHAnsi"/>
        </w:rPr>
        <w:t xml:space="preserve"> </w:t>
      </w:r>
    </w:p>
    <w:p w14:paraId="7151DEFF" w14:textId="77777777" w:rsidR="005475CD" w:rsidRPr="00E60D34" w:rsidRDefault="005475CD" w:rsidP="005475CD">
      <w:pPr>
        <w:ind w:left="1800"/>
        <w:rPr>
          <w:rFonts w:asciiTheme="minorHAnsi" w:hAnsiTheme="minorHAnsi" w:cstheme="minorHAnsi"/>
          <w:szCs w:val="24"/>
        </w:rPr>
      </w:pPr>
    </w:p>
    <w:p w14:paraId="6CE4C6CF"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G. Communication Management</w:t>
      </w:r>
    </w:p>
    <w:p w14:paraId="0EC99510" w14:textId="77777777"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t xml:space="preserve">Coordinate and communicate with stakeholders (Government management and technical resources, Contractors, etc.). </w:t>
      </w:r>
    </w:p>
    <w:p w14:paraId="6668357E" w14:textId="77777777"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t>Report on task/activity/project/program status.</w:t>
      </w:r>
    </w:p>
    <w:p w14:paraId="46D902D5" w14:textId="77777777"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t xml:space="preserve">Report on contract performance. </w:t>
      </w:r>
    </w:p>
    <w:p w14:paraId="0E4E79FA" w14:textId="77777777"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lastRenderedPageBreak/>
        <w:t>Work cooperatively with other Contractors, stakeholders, Government personnel and management.</w:t>
      </w:r>
    </w:p>
    <w:p w14:paraId="73AA2211" w14:textId="66DEC74C"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t>Provide feedback and reporting on performance in all areas of contract</w:t>
      </w:r>
      <w:r w:rsidR="00984A7F" w:rsidRPr="00E60D34">
        <w:rPr>
          <w:rFonts w:asciiTheme="minorHAnsi" w:hAnsiTheme="minorHAnsi" w:cstheme="minorHAnsi"/>
          <w:bCs/>
          <w:szCs w:val="24"/>
        </w:rPr>
        <w:t xml:space="preserve"> </w:t>
      </w:r>
      <w:r w:rsidRPr="00E60D34">
        <w:rPr>
          <w:rFonts w:asciiTheme="minorHAnsi" w:hAnsiTheme="minorHAnsi" w:cstheme="minorHAnsi"/>
          <w:bCs/>
          <w:szCs w:val="24"/>
        </w:rPr>
        <w:t>performance.</w:t>
      </w:r>
    </w:p>
    <w:p w14:paraId="60E9D37F" w14:textId="580BD65B" w:rsidR="00C54784" w:rsidRPr="00E60D34" w:rsidRDefault="00C54784" w:rsidP="00C54784">
      <w:pPr>
        <w:numPr>
          <w:ilvl w:val="0"/>
          <w:numId w:val="8"/>
        </w:numPr>
        <w:ind w:left="1800"/>
        <w:rPr>
          <w:rFonts w:asciiTheme="minorHAnsi" w:hAnsiTheme="minorHAnsi" w:cstheme="minorHAnsi"/>
          <w:bCs/>
          <w:szCs w:val="24"/>
        </w:rPr>
      </w:pPr>
      <w:r w:rsidRPr="00E60D34">
        <w:rPr>
          <w:rFonts w:asciiTheme="minorHAnsi" w:hAnsiTheme="minorHAnsi" w:cstheme="minorHAnsi"/>
          <w:bCs/>
          <w:szCs w:val="24"/>
        </w:rPr>
        <w:t>Document lessons learned that may enhance or streamline future program activities.</w:t>
      </w:r>
    </w:p>
    <w:p w14:paraId="54655C78" w14:textId="77777777" w:rsidR="00F9791F" w:rsidRPr="00E60D34" w:rsidRDefault="00F9791F" w:rsidP="00F9791F">
      <w:pPr>
        <w:ind w:left="1800"/>
        <w:rPr>
          <w:rFonts w:asciiTheme="minorHAnsi" w:hAnsiTheme="minorHAnsi" w:cstheme="minorHAnsi"/>
          <w:bCs/>
          <w:szCs w:val="24"/>
        </w:rPr>
      </w:pPr>
    </w:p>
    <w:p w14:paraId="4680C19C" w14:textId="77777777" w:rsidR="005475CD" w:rsidRPr="00E60D34" w:rsidRDefault="005475CD" w:rsidP="005475CD">
      <w:pPr>
        <w:ind w:left="720"/>
        <w:rPr>
          <w:rFonts w:asciiTheme="minorHAnsi" w:hAnsiTheme="minorHAnsi" w:cstheme="minorHAnsi"/>
          <w:b/>
          <w:szCs w:val="24"/>
        </w:rPr>
      </w:pPr>
      <w:r w:rsidRPr="00E60D34">
        <w:rPr>
          <w:rFonts w:asciiTheme="minorHAnsi" w:hAnsiTheme="minorHAnsi" w:cstheme="minorHAnsi"/>
          <w:b/>
          <w:szCs w:val="24"/>
        </w:rPr>
        <w:t>H. Business Relationships and Presentations shall include:</w:t>
      </w:r>
    </w:p>
    <w:p w14:paraId="51922571" w14:textId="77777777" w:rsidR="00E57A42" w:rsidRPr="00E60D34" w:rsidRDefault="00E57A42" w:rsidP="00E57A42">
      <w:pPr>
        <w:numPr>
          <w:ilvl w:val="0"/>
          <w:numId w:val="9"/>
        </w:numPr>
        <w:ind w:left="1800"/>
        <w:rPr>
          <w:rFonts w:asciiTheme="minorHAnsi" w:hAnsiTheme="minorHAnsi" w:cstheme="minorHAnsi"/>
          <w:bCs/>
          <w:szCs w:val="24"/>
        </w:rPr>
      </w:pPr>
      <w:r w:rsidRPr="00E60D34">
        <w:rPr>
          <w:rFonts w:asciiTheme="minorHAnsi" w:hAnsiTheme="minorHAnsi" w:cstheme="minorHAnsi"/>
          <w:bCs/>
          <w:szCs w:val="24"/>
        </w:rPr>
        <w:t>Monthly presentation of the Contract Status Report (CSR) as directed by the Government.</w:t>
      </w:r>
    </w:p>
    <w:p w14:paraId="6EB3358B" w14:textId="055FE27F" w:rsidR="00E57A42" w:rsidRPr="00E60D34" w:rsidRDefault="00E57A42" w:rsidP="00E57A42">
      <w:pPr>
        <w:numPr>
          <w:ilvl w:val="0"/>
          <w:numId w:val="9"/>
        </w:numPr>
        <w:ind w:left="1800"/>
        <w:rPr>
          <w:rFonts w:asciiTheme="minorHAnsi" w:hAnsiTheme="minorHAnsi" w:cstheme="minorHAnsi"/>
          <w:bCs/>
          <w:szCs w:val="24"/>
        </w:rPr>
      </w:pPr>
      <w:r w:rsidRPr="00E60D34">
        <w:rPr>
          <w:rFonts w:asciiTheme="minorHAnsi" w:hAnsiTheme="minorHAnsi" w:cstheme="minorHAnsi"/>
          <w:bCs/>
          <w:szCs w:val="24"/>
        </w:rPr>
        <w:t xml:space="preserve">Demonstrations of systems, releases, patches, or other system related tasks to business units, stakeholders as directed by the COR/GTM. </w:t>
      </w:r>
    </w:p>
    <w:p w14:paraId="7D89BD43" w14:textId="77777777" w:rsidR="00622DBB" w:rsidRPr="00E60D34" w:rsidRDefault="00622DBB" w:rsidP="00622DBB">
      <w:pPr>
        <w:ind w:left="1800"/>
        <w:rPr>
          <w:rFonts w:asciiTheme="minorHAnsi" w:hAnsiTheme="minorHAnsi" w:cstheme="minorHAnsi"/>
          <w:bCs/>
          <w:szCs w:val="24"/>
        </w:rPr>
      </w:pPr>
    </w:p>
    <w:p w14:paraId="3BFE0005" w14:textId="72552AB6" w:rsidR="00480686" w:rsidRPr="00E60D34" w:rsidRDefault="00030C49" w:rsidP="00480686">
      <w:pPr>
        <w:ind w:left="720"/>
        <w:rPr>
          <w:rFonts w:asciiTheme="minorHAnsi" w:hAnsiTheme="minorHAnsi" w:cstheme="minorHAnsi"/>
          <w:b/>
          <w:szCs w:val="24"/>
        </w:rPr>
      </w:pPr>
      <w:r w:rsidRPr="00E60D34">
        <w:rPr>
          <w:rFonts w:asciiTheme="minorHAnsi" w:hAnsiTheme="minorHAnsi" w:cstheme="minorHAnsi"/>
          <w:b/>
          <w:szCs w:val="24"/>
        </w:rPr>
        <w:t xml:space="preserve">I. </w:t>
      </w:r>
      <w:r w:rsidR="00355363" w:rsidRPr="00E60D34">
        <w:rPr>
          <w:rFonts w:asciiTheme="minorHAnsi" w:hAnsiTheme="minorHAnsi" w:cstheme="minorHAnsi"/>
          <w:b/>
          <w:szCs w:val="24"/>
        </w:rPr>
        <w:t xml:space="preserve">Optional </w:t>
      </w:r>
      <w:r w:rsidRPr="00E60D34">
        <w:rPr>
          <w:rFonts w:asciiTheme="minorHAnsi" w:hAnsiTheme="minorHAnsi" w:cstheme="minorHAnsi"/>
          <w:b/>
          <w:szCs w:val="24"/>
        </w:rPr>
        <w:t xml:space="preserve">Consultant </w:t>
      </w:r>
      <w:r w:rsidR="00355363" w:rsidRPr="00E60D34">
        <w:rPr>
          <w:rFonts w:asciiTheme="minorHAnsi" w:hAnsiTheme="minorHAnsi" w:cstheme="minorHAnsi"/>
          <w:b/>
          <w:szCs w:val="24"/>
        </w:rPr>
        <w:t>Services</w:t>
      </w:r>
    </w:p>
    <w:p w14:paraId="0BB3621E" w14:textId="53CBA28A" w:rsidR="00A871D0" w:rsidRPr="00E60D34" w:rsidRDefault="00065FF9" w:rsidP="004A02E0">
      <w:pPr>
        <w:tabs>
          <w:tab w:val="left" w:pos="1800"/>
        </w:tabs>
        <w:ind w:left="1800" w:hanging="360"/>
        <w:rPr>
          <w:rFonts w:asciiTheme="minorHAnsi" w:hAnsiTheme="minorHAnsi" w:cstheme="minorHAnsi"/>
          <w:bCs/>
          <w:szCs w:val="24"/>
        </w:rPr>
      </w:pPr>
      <w:r w:rsidRPr="00E60D34">
        <w:rPr>
          <w:rFonts w:asciiTheme="minorHAnsi" w:hAnsiTheme="minorHAnsi" w:cstheme="minorHAnsi"/>
          <w:bCs/>
          <w:szCs w:val="24"/>
        </w:rPr>
        <w:t>1</w:t>
      </w:r>
      <w:r w:rsidR="00A871D0" w:rsidRPr="00E60D34">
        <w:rPr>
          <w:rFonts w:asciiTheme="minorHAnsi" w:hAnsiTheme="minorHAnsi" w:cstheme="minorHAnsi"/>
          <w:bCs/>
          <w:szCs w:val="24"/>
        </w:rPr>
        <w:t>.</w:t>
      </w:r>
      <w:r w:rsidR="00A871D0" w:rsidRPr="00E60D34">
        <w:rPr>
          <w:rFonts w:asciiTheme="minorHAnsi" w:hAnsiTheme="minorHAnsi" w:cstheme="minorHAnsi"/>
          <w:bCs/>
          <w:szCs w:val="24"/>
        </w:rPr>
        <w:tab/>
      </w:r>
      <w:r w:rsidR="004A02E0" w:rsidRPr="00E60D34">
        <w:rPr>
          <w:rFonts w:asciiTheme="minorHAnsi" w:hAnsiTheme="minorHAnsi" w:cstheme="minorHAnsi"/>
          <w:bCs/>
          <w:szCs w:val="24"/>
        </w:rPr>
        <w:t>Provide consulting services to CA/CST and PPT evaluating the current operational processes, identifying its strengths and weaknesses, developing strategic techniques to improve procedures, increasing maximum productivity with cost-reduction</w:t>
      </w:r>
      <w:r w:rsidR="002F45B5" w:rsidRPr="00E60D34">
        <w:rPr>
          <w:rFonts w:asciiTheme="minorHAnsi" w:hAnsiTheme="minorHAnsi" w:cstheme="minorHAnsi"/>
          <w:bCs/>
          <w:szCs w:val="24"/>
        </w:rPr>
        <w:t xml:space="preserve"> while</w:t>
      </w:r>
      <w:r w:rsidR="004A02E0" w:rsidRPr="00E60D34">
        <w:rPr>
          <w:rFonts w:asciiTheme="minorHAnsi" w:hAnsiTheme="minorHAnsi" w:cstheme="minorHAnsi"/>
          <w:bCs/>
          <w:szCs w:val="24"/>
        </w:rPr>
        <w:t xml:space="preserve"> </w:t>
      </w:r>
      <w:r w:rsidR="0020566E" w:rsidRPr="00E60D34">
        <w:rPr>
          <w:rFonts w:asciiTheme="minorHAnsi" w:hAnsiTheme="minorHAnsi" w:cstheme="minorHAnsi"/>
          <w:bCs/>
          <w:szCs w:val="24"/>
        </w:rPr>
        <w:t xml:space="preserve">ensuring </w:t>
      </w:r>
      <w:r w:rsidR="00E523C8" w:rsidRPr="00E60D34">
        <w:rPr>
          <w:rFonts w:asciiTheme="minorHAnsi" w:hAnsiTheme="minorHAnsi" w:cstheme="minorHAnsi"/>
          <w:bCs/>
          <w:szCs w:val="24"/>
        </w:rPr>
        <w:t>compliance with</w:t>
      </w:r>
      <w:r w:rsidR="00A326E4" w:rsidRPr="00E60D34">
        <w:rPr>
          <w:rFonts w:asciiTheme="minorHAnsi" w:hAnsiTheme="minorHAnsi" w:cstheme="minorHAnsi"/>
          <w:bCs/>
          <w:szCs w:val="24"/>
        </w:rPr>
        <w:t xml:space="preserve"> </w:t>
      </w:r>
      <w:r w:rsidR="00ED4FAF" w:rsidRPr="00E60D34">
        <w:rPr>
          <w:rFonts w:asciiTheme="minorHAnsi" w:hAnsiTheme="minorHAnsi" w:cstheme="minorHAnsi"/>
          <w:bCs/>
          <w:szCs w:val="24"/>
        </w:rPr>
        <w:t xml:space="preserve">ICAO </w:t>
      </w:r>
      <w:r w:rsidR="0020566E" w:rsidRPr="00E60D34">
        <w:rPr>
          <w:rFonts w:asciiTheme="minorHAnsi" w:hAnsiTheme="minorHAnsi" w:cstheme="minorHAnsi"/>
          <w:bCs/>
          <w:szCs w:val="24"/>
        </w:rPr>
        <w:t xml:space="preserve">specification </w:t>
      </w:r>
      <w:r w:rsidR="00ED4FAF" w:rsidRPr="00E60D34">
        <w:rPr>
          <w:rFonts w:asciiTheme="minorHAnsi" w:hAnsiTheme="minorHAnsi" w:cstheme="minorHAnsi"/>
          <w:bCs/>
          <w:szCs w:val="24"/>
        </w:rPr>
        <w:t>standards</w:t>
      </w:r>
      <w:r w:rsidR="00C10EAF" w:rsidRPr="00E60D34">
        <w:rPr>
          <w:rFonts w:asciiTheme="minorHAnsi" w:hAnsiTheme="minorHAnsi" w:cstheme="minorHAnsi"/>
          <w:bCs/>
          <w:szCs w:val="24"/>
        </w:rPr>
        <w:t xml:space="preserve">, </w:t>
      </w:r>
      <w:r w:rsidR="00A85796" w:rsidRPr="00E60D34">
        <w:rPr>
          <w:rFonts w:asciiTheme="minorHAnsi" w:hAnsiTheme="minorHAnsi" w:cstheme="minorHAnsi"/>
          <w:bCs/>
          <w:szCs w:val="24"/>
        </w:rPr>
        <w:t>policies,</w:t>
      </w:r>
      <w:r w:rsidR="00A326E4" w:rsidRPr="00E60D34">
        <w:rPr>
          <w:rFonts w:asciiTheme="minorHAnsi" w:hAnsiTheme="minorHAnsi" w:cstheme="minorHAnsi"/>
          <w:bCs/>
          <w:szCs w:val="24"/>
        </w:rPr>
        <w:t xml:space="preserve"> and regulations</w:t>
      </w:r>
      <w:r w:rsidR="00863FE6" w:rsidRPr="00E60D34">
        <w:rPr>
          <w:rFonts w:asciiTheme="minorHAnsi" w:hAnsiTheme="minorHAnsi" w:cstheme="minorHAnsi"/>
          <w:bCs/>
          <w:szCs w:val="24"/>
        </w:rPr>
        <w:t>.</w:t>
      </w:r>
      <w:r w:rsidR="00A326E4" w:rsidRPr="00E60D34">
        <w:rPr>
          <w:rFonts w:asciiTheme="minorHAnsi" w:hAnsiTheme="minorHAnsi" w:cstheme="minorHAnsi"/>
          <w:bCs/>
          <w:szCs w:val="24"/>
        </w:rPr>
        <w:t xml:space="preserve"> </w:t>
      </w:r>
    </w:p>
    <w:p w14:paraId="3EE6526C" w14:textId="13AA82B7" w:rsidR="00065FF9" w:rsidRPr="00E60D34" w:rsidRDefault="00065FF9" w:rsidP="00065FF9">
      <w:pPr>
        <w:tabs>
          <w:tab w:val="left" w:pos="1800"/>
        </w:tabs>
        <w:ind w:left="1800" w:hanging="360"/>
        <w:rPr>
          <w:rFonts w:asciiTheme="minorHAnsi" w:hAnsiTheme="minorHAnsi" w:cstheme="minorHAnsi"/>
          <w:bCs/>
          <w:szCs w:val="24"/>
        </w:rPr>
      </w:pPr>
      <w:r w:rsidRPr="00E60D34">
        <w:rPr>
          <w:rFonts w:asciiTheme="minorHAnsi" w:hAnsiTheme="minorHAnsi" w:cstheme="minorHAnsi"/>
          <w:bCs/>
          <w:szCs w:val="24"/>
        </w:rPr>
        <w:t xml:space="preserve">2. </w:t>
      </w:r>
      <w:r w:rsidRPr="00E60D34">
        <w:rPr>
          <w:rFonts w:asciiTheme="minorHAnsi" w:hAnsiTheme="minorHAnsi" w:cstheme="minorHAnsi"/>
          <w:bCs/>
          <w:szCs w:val="24"/>
        </w:rPr>
        <w:tab/>
        <w:t>Coordinate and collaborate with CA/CST, and PPT development groups with a view towards adding value to existing processes, improvements, and programs for future implementation.</w:t>
      </w:r>
    </w:p>
    <w:p w14:paraId="27FDFB1C" w14:textId="15F553BA" w:rsidR="00747B1D" w:rsidRPr="00E60D34" w:rsidRDefault="00E70DEC" w:rsidP="00007ADD">
      <w:pPr>
        <w:pStyle w:val="Heading3"/>
        <w:rPr>
          <w:rFonts w:asciiTheme="minorHAnsi" w:hAnsiTheme="minorHAnsi" w:cstheme="minorHAnsi"/>
        </w:rPr>
      </w:pPr>
      <w:bookmarkStart w:id="8" w:name="_Toc11932528"/>
      <w:r w:rsidRPr="00E60D34">
        <w:rPr>
          <w:rFonts w:asciiTheme="minorHAnsi" w:hAnsiTheme="minorHAnsi" w:cstheme="minorHAnsi"/>
        </w:rPr>
        <w:t>C.3.1</w:t>
      </w:r>
      <w:r w:rsidR="00F25E3F" w:rsidRPr="00E60D34">
        <w:rPr>
          <w:rFonts w:asciiTheme="minorHAnsi" w:hAnsiTheme="minorHAnsi" w:cstheme="minorHAnsi"/>
        </w:rPr>
        <w:t>.1</w:t>
      </w:r>
      <w:r w:rsidR="008F6914" w:rsidRPr="00E60D34">
        <w:rPr>
          <w:rFonts w:asciiTheme="minorHAnsi" w:hAnsiTheme="minorHAnsi" w:cstheme="minorHAnsi"/>
        </w:rPr>
        <w:tab/>
        <w:t xml:space="preserve"> </w:t>
      </w:r>
      <w:r w:rsidR="00747B1D" w:rsidRPr="00E60D34">
        <w:rPr>
          <w:rFonts w:asciiTheme="minorHAnsi" w:hAnsiTheme="minorHAnsi" w:cstheme="minorHAnsi"/>
        </w:rPr>
        <w:t>Kickoff Meeting</w:t>
      </w:r>
      <w:bookmarkEnd w:id="8"/>
    </w:p>
    <w:p w14:paraId="718A3D00" w14:textId="636B4F83" w:rsidR="00BF678E" w:rsidRPr="00E60D34" w:rsidRDefault="00BF678E" w:rsidP="00BF678E">
      <w:pPr>
        <w:rPr>
          <w:rFonts w:asciiTheme="minorHAnsi" w:hAnsiTheme="minorHAnsi" w:cstheme="minorHAnsi"/>
          <w:bCs/>
          <w:szCs w:val="24"/>
        </w:rPr>
      </w:pPr>
      <w:bookmarkStart w:id="9" w:name="_Toc11932529"/>
      <w:r w:rsidRPr="00E60D34">
        <w:rPr>
          <w:rFonts w:asciiTheme="minorHAnsi" w:hAnsiTheme="minorHAnsi" w:cstheme="minorHAnsi"/>
          <w:bCs/>
          <w:szCs w:val="24"/>
        </w:rPr>
        <w:t xml:space="preserve">The Contractor shall schedule, coordinate, and host a Post-Award Orientation/”Project Kick-Off” meeting at the location approved by the Government within ten (10) business days of contract award. The meeting shall provide an introduction between the Contractor and Government personnel who shall be involved with </w:t>
      </w:r>
      <w:r w:rsidR="00CE42BF" w:rsidRPr="00E60D34">
        <w:rPr>
          <w:rFonts w:asciiTheme="minorHAnsi" w:hAnsiTheme="minorHAnsi" w:cstheme="minorHAnsi"/>
          <w:bCs/>
          <w:szCs w:val="24"/>
        </w:rPr>
        <w:t>this contract.</w:t>
      </w:r>
      <w:r w:rsidRPr="00E60D34">
        <w:rPr>
          <w:rFonts w:asciiTheme="minorHAnsi" w:hAnsiTheme="minorHAnsi" w:cstheme="minorHAnsi"/>
          <w:bCs/>
          <w:szCs w:val="24"/>
        </w:rPr>
        <w:t xml:space="preserve"> The meeting shall provide the opportunity to discuss technical, management, and security issues, and travel authorization and reporting procedures. At a minimum, the attendees shall include Key Contractor Personnel, representatives from the directorates, other relevant Government personnel, COR and GTM. </w:t>
      </w:r>
    </w:p>
    <w:p w14:paraId="5F532EF8" w14:textId="77777777" w:rsidR="00BF678E" w:rsidRPr="00E60D34" w:rsidRDefault="00BF678E" w:rsidP="00BF678E">
      <w:pPr>
        <w:pStyle w:val="NormalWeb"/>
        <w:rPr>
          <w:rFonts w:asciiTheme="minorHAnsi" w:hAnsiTheme="minorHAnsi" w:cstheme="minorHAnsi"/>
        </w:rPr>
      </w:pPr>
      <w:r w:rsidRPr="00E60D34">
        <w:rPr>
          <w:rFonts w:asciiTheme="minorHAnsi" w:hAnsiTheme="minorHAnsi" w:cstheme="minorHAnsi"/>
        </w:rPr>
        <w:t xml:space="preserve">At least three days prior to the Kick-Off Meeting, the Contractor shall provide a Kick-Off Meeting Agenda for review and approval by the CA/CST COR and the CA/CST Government Technical Manager (GTMs) prior to finalizing. The agenda shall include, at a minimum, the following topics/deliverables: </w:t>
      </w:r>
    </w:p>
    <w:p w14:paraId="153DD79B"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Points of Contact (POCs) for all parties.</w:t>
      </w:r>
    </w:p>
    <w:p w14:paraId="0085244A"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Risks</w:t>
      </w:r>
    </w:p>
    <w:p w14:paraId="0ECDC93B" w14:textId="3BC8FB73"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Review of CA/CST’s immediate needs and </w:t>
      </w:r>
      <w:r w:rsidR="008D4BF1" w:rsidRPr="00E60D34">
        <w:rPr>
          <w:rFonts w:asciiTheme="minorHAnsi" w:hAnsiTheme="minorHAnsi" w:cstheme="minorHAnsi"/>
        </w:rPr>
        <w:t>long-term</w:t>
      </w:r>
      <w:r w:rsidRPr="00E60D34">
        <w:rPr>
          <w:rFonts w:asciiTheme="minorHAnsi" w:hAnsiTheme="minorHAnsi" w:cstheme="minorHAnsi"/>
        </w:rPr>
        <w:t xml:space="preserve"> goals, and approach to achieving CA/CST’s immediate needs and long</w:t>
      </w:r>
      <w:r w:rsidR="00477DC7" w:rsidRPr="00E60D34">
        <w:rPr>
          <w:rFonts w:asciiTheme="minorHAnsi" w:hAnsiTheme="minorHAnsi" w:cstheme="minorHAnsi"/>
        </w:rPr>
        <w:t>-</w:t>
      </w:r>
      <w:r w:rsidRPr="00E60D34">
        <w:rPr>
          <w:rFonts w:asciiTheme="minorHAnsi" w:hAnsiTheme="minorHAnsi" w:cstheme="minorHAnsi"/>
        </w:rPr>
        <w:t>term goals.</w:t>
      </w:r>
    </w:p>
    <w:p w14:paraId="07ADA592"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lastRenderedPageBreak/>
        <w:t>Explain the validation process and how the Contractor will measure success and what metrics will be used to measure success in implementing the approach and plan to achieve the goals of CA/CST.</w:t>
      </w:r>
    </w:p>
    <w:p w14:paraId="2BB57572"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Personnel discussion (i.e., roles, responsibilities, and lines of communication between Contractor and Government). </w:t>
      </w:r>
    </w:p>
    <w:p w14:paraId="6B67565D"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Staffing plan and status. </w:t>
      </w:r>
    </w:p>
    <w:p w14:paraId="76691BF7"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Review the draft Transition-In Plan and outline its transition-in staffing, schedule, activities, milestones, deliverables, and communication plan.</w:t>
      </w:r>
    </w:p>
    <w:p w14:paraId="3962C3CC"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DOS IT requirements (OpenNet, Government Furnished IT, etc.) </w:t>
      </w:r>
    </w:p>
    <w:p w14:paraId="1CFE46B3"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Security discussion and requirements (e.g., building access, badges, Common Access Cards (CACs)). </w:t>
      </w:r>
    </w:p>
    <w:p w14:paraId="61EAEF7B"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Invoicing requirements. </w:t>
      </w:r>
    </w:p>
    <w:p w14:paraId="0CF23334"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Draft Project Management Plan. </w:t>
      </w:r>
    </w:p>
    <w:p w14:paraId="42A30C7C"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Updated Baseline Quality Management Plan (QMP). </w:t>
      </w:r>
    </w:p>
    <w:p w14:paraId="0422CC8A"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 xml:space="preserve">Earned Value Management (EVM) Plan.  </w:t>
      </w:r>
    </w:p>
    <w:p w14:paraId="460D754B" w14:textId="77777777" w:rsidR="00BF678E" w:rsidRPr="00E60D34" w:rsidRDefault="00BF678E" w:rsidP="00245562">
      <w:pPr>
        <w:pStyle w:val="NormalWeb"/>
        <w:numPr>
          <w:ilvl w:val="0"/>
          <w:numId w:val="20"/>
        </w:numPr>
        <w:rPr>
          <w:rFonts w:asciiTheme="minorHAnsi" w:hAnsiTheme="minorHAnsi" w:cstheme="minorHAnsi"/>
        </w:rPr>
      </w:pPr>
      <w:r w:rsidRPr="00E60D34">
        <w:rPr>
          <w:rFonts w:asciiTheme="minorHAnsi" w:hAnsiTheme="minorHAnsi" w:cstheme="minorHAnsi"/>
        </w:rPr>
        <w:t>The Government will conduct a formal security briefing for the Contractor. The purpose of the briefing will be to bring to the Contractor’s attention the governing documents and directives regarding all security considerations in the staffing of the project, site access, software and hardware functions, document control, and DS procedures.</w:t>
      </w:r>
    </w:p>
    <w:p w14:paraId="0D5989B4" w14:textId="77777777" w:rsidR="00BF678E" w:rsidRPr="00E60D34" w:rsidRDefault="00BF678E" w:rsidP="00BF678E">
      <w:pPr>
        <w:pStyle w:val="NormalWeb"/>
        <w:rPr>
          <w:rFonts w:asciiTheme="minorHAnsi" w:hAnsiTheme="minorHAnsi" w:cstheme="minorHAnsi"/>
        </w:rPr>
      </w:pPr>
      <w:r w:rsidRPr="00E60D34">
        <w:rPr>
          <w:rFonts w:asciiTheme="minorHAnsi" w:hAnsiTheme="minorHAnsi" w:cstheme="minorHAnsi"/>
        </w:rPr>
        <w:t xml:space="preserve">The Contractor shall provide a Kick-Off Meeting Minutes Report documenting the Kick-Off Meeting discussion and capturing any action items. </w:t>
      </w:r>
    </w:p>
    <w:p w14:paraId="09D2D5D7" w14:textId="44773A57" w:rsidR="006D445E" w:rsidRPr="00E60D34" w:rsidRDefault="0079793F" w:rsidP="0079793F">
      <w:pPr>
        <w:pStyle w:val="Heading3"/>
        <w:rPr>
          <w:rFonts w:asciiTheme="minorHAnsi" w:hAnsiTheme="minorHAnsi" w:cstheme="minorHAnsi"/>
        </w:rPr>
      </w:pPr>
      <w:r w:rsidRPr="00E60D34">
        <w:rPr>
          <w:rFonts w:asciiTheme="minorHAnsi" w:hAnsiTheme="minorHAnsi" w:cstheme="minorHAnsi"/>
        </w:rPr>
        <w:t xml:space="preserve">C.3.1.2 </w:t>
      </w:r>
      <w:r w:rsidR="006D445E" w:rsidRPr="00E60D34">
        <w:rPr>
          <w:rFonts w:asciiTheme="minorHAnsi" w:hAnsiTheme="minorHAnsi" w:cstheme="minorHAnsi"/>
        </w:rPr>
        <w:t>Program Management Plan (PMP)</w:t>
      </w:r>
      <w:bookmarkEnd w:id="9"/>
    </w:p>
    <w:p w14:paraId="616FFC69" w14:textId="69CA192F" w:rsidR="000F328E" w:rsidRPr="00E60D34" w:rsidRDefault="000F328E" w:rsidP="000F328E">
      <w:pPr>
        <w:rPr>
          <w:rFonts w:asciiTheme="minorHAnsi" w:hAnsiTheme="minorHAnsi" w:cstheme="minorHAnsi"/>
          <w:bCs/>
          <w:szCs w:val="24"/>
        </w:rPr>
      </w:pPr>
      <w:bookmarkStart w:id="10" w:name="_Toc11932530"/>
      <w:r w:rsidRPr="00E60D34">
        <w:rPr>
          <w:rFonts w:asciiTheme="minorHAnsi" w:hAnsiTheme="minorHAnsi" w:cstheme="minorHAnsi"/>
          <w:bCs/>
          <w:szCs w:val="24"/>
        </w:rPr>
        <w:t xml:space="preserve">The Contractor shall develop and maintain a comprehensive PMP describing the technical approach, organizational </w:t>
      </w:r>
      <w:r w:rsidR="00A85796" w:rsidRPr="00E60D34">
        <w:rPr>
          <w:rFonts w:asciiTheme="minorHAnsi" w:hAnsiTheme="minorHAnsi" w:cstheme="minorHAnsi"/>
          <w:bCs/>
          <w:szCs w:val="24"/>
        </w:rPr>
        <w:t>resources,</w:t>
      </w:r>
      <w:r w:rsidRPr="00E60D34">
        <w:rPr>
          <w:rFonts w:asciiTheme="minorHAnsi" w:hAnsiTheme="minorHAnsi" w:cstheme="minorHAnsi"/>
          <w:bCs/>
          <w:szCs w:val="24"/>
        </w:rPr>
        <w:t xml:space="preserve"> and management controls to be employed to meet the cost, </w:t>
      </w:r>
      <w:r w:rsidR="004E0421" w:rsidRPr="00E60D34">
        <w:rPr>
          <w:rFonts w:asciiTheme="minorHAnsi" w:hAnsiTheme="minorHAnsi" w:cstheme="minorHAnsi"/>
          <w:bCs/>
          <w:szCs w:val="24"/>
        </w:rPr>
        <w:t>performance,</w:t>
      </w:r>
      <w:r w:rsidRPr="00E60D34">
        <w:rPr>
          <w:rFonts w:asciiTheme="minorHAnsi" w:hAnsiTheme="minorHAnsi" w:cstheme="minorHAnsi"/>
          <w:bCs/>
          <w:szCs w:val="24"/>
        </w:rPr>
        <w:t xml:space="preserve"> and schedule requirements throughout </w:t>
      </w:r>
      <w:r w:rsidR="00B84635" w:rsidRPr="00E60D34">
        <w:rPr>
          <w:rFonts w:asciiTheme="minorHAnsi" w:hAnsiTheme="minorHAnsi" w:cstheme="minorHAnsi"/>
          <w:bCs/>
          <w:szCs w:val="24"/>
        </w:rPr>
        <w:t>contract</w:t>
      </w:r>
      <w:r w:rsidRPr="00E60D34">
        <w:rPr>
          <w:rFonts w:asciiTheme="minorHAnsi" w:hAnsiTheme="minorHAnsi" w:cstheme="minorHAnsi"/>
          <w:bCs/>
          <w:szCs w:val="24"/>
        </w:rPr>
        <w:t xml:space="preserve"> execution. The PMP shall provide a detailed narrative defining ongoing services to be provided in quantitative and qualitative terms while at the same time providing descriptive instructions on how to achieve/complete specific operational functions. The PMP is a living document and can be changed in response to innovative performance improvements. </w:t>
      </w:r>
    </w:p>
    <w:p w14:paraId="2033244F" w14:textId="77777777" w:rsidR="000F328E" w:rsidRPr="00E60D34" w:rsidRDefault="000F328E" w:rsidP="000F328E">
      <w:pPr>
        <w:rPr>
          <w:rFonts w:asciiTheme="minorHAnsi" w:hAnsiTheme="minorHAnsi" w:cstheme="minorHAnsi"/>
          <w:bCs/>
          <w:szCs w:val="24"/>
        </w:rPr>
      </w:pPr>
    </w:p>
    <w:p w14:paraId="6504AE35" w14:textId="14EB8D2A" w:rsidR="000F328E" w:rsidRPr="00E60D34" w:rsidRDefault="000F328E" w:rsidP="000F328E">
      <w:pPr>
        <w:rPr>
          <w:rFonts w:asciiTheme="minorHAnsi" w:hAnsiTheme="minorHAnsi" w:cstheme="minorHAnsi"/>
          <w:bCs/>
          <w:szCs w:val="24"/>
        </w:rPr>
      </w:pPr>
      <w:r w:rsidRPr="00E60D34">
        <w:rPr>
          <w:rFonts w:asciiTheme="minorHAnsi" w:hAnsiTheme="minorHAnsi" w:cstheme="minorHAnsi"/>
          <w:bCs/>
          <w:szCs w:val="24"/>
        </w:rPr>
        <w:t>The PMP shall detail the roles/responsibilities of the “provider” (Contractor) and the “client” (U.S. Government), clearly defining and describing where (when applicable) one provides a service to another. The PMP should utilize a combination of text and diagrams to clearly illustrate processes. A joint Government and Contractor annual review of the PMP will be conducted 60 to 90 days prior to exercising option period</w:t>
      </w:r>
      <w:r w:rsidR="008A6B6F" w:rsidRPr="00E60D34">
        <w:rPr>
          <w:rFonts w:asciiTheme="minorHAnsi" w:hAnsiTheme="minorHAnsi" w:cstheme="minorHAnsi"/>
          <w:bCs/>
          <w:szCs w:val="24"/>
        </w:rPr>
        <w:t>s</w:t>
      </w:r>
      <w:r w:rsidRPr="00E60D34">
        <w:rPr>
          <w:rFonts w:asciiTheme="minorHAnsi" w:hAnsiTheme="minorHAnsi" w:cstheme="minorHAnsi"/>
          <w:bCs/>
          <w:szCs w:val="24"/>
        </w:rPr>
        <w:t xml:space="preserve"> to determine if the plan remains valid or requires updates.  This meeting will be coordinated by the COR. The PMP will be submitted for Government review and comment, followed by a final draft which is subject to approval by the COR.</w:t>
      </w:r>
    </w:p>
    <w:p w14:paraId="7F9C1A57" w14:textId="77777777" w:rsidR="000F328E" w:rsidRPr="00E60D34" w:rsidRDefault="000F328E" w:rsidP="000F328E">
      <w:pPr>
        <w:rPr>
          <w:rFonts w:asciiTheme="minorHAnsi" w:hAnsiTheme="minorHAnsi" w:cstheme="minorHAnsi"/>
          <w:bCs/>
          <w:szCs w:val="24"/>
        </w:rPr>
      </w:pPr>
    </w:p>
    <w:p w14:paraId="22AB7BCF" w14:textId="77777777" w:rsidR="000F328E" w:rsidRPr="00E60D34" w:rsidRDefault="000F328E" w:rsidP="000F328E">
      <w:pPr>
        <w:rPr>
          <w:rFonts w:asciiTheme="minorHAnsi" w:hAnsiTheme="minorHAnsi" w:cstheme="minorHAnsi"/>
          <w:bCs/>
          <w:szCs w:val="24"/>
        </w:rPr>
      </w:pPr>
      <w:r w:rsidRPr="00E60D34">
        <w:rPr>
          <w:rFonts w:asciiTheme="minorHAnsi" w:hAnsiTheme="minorHAnsi" w:cstheme="minorHAnsi"/>
          <w:bCs/>
          <w:szCs w:val="24"/>
        </w:rPr>
        <w:t xml:space="preserve">The Contractor shall base the PMP on Service Strategy and Portfolio Management (SSPM) Program Control Processes/Requirements such as the Software Development Life Cycle (SDLC) </w:t>
      </w:r>
      <w:r w:rsidRPr="00E60D34">
        <w:rPr>
          <w:rFonts w:asciiTheme="minorHAnsi" w:hAnsiTheme="minorHAnsi" w:cstheme="minorHAnsi"/>
          <w:bCs/>
          <w:szCs w:val="24"/>
        </w:rPr>
        <w:lastRenderedPageBreak/>
        <w:t>and Project Management guidelines. These requirements have been developed to aid CST management to oversee all current and future programs and projects that support CST’s Enterprise Architecture (EA).</w:t>
      </w:r>
    </w:p>
    <w:p w14:paraId="27B985F3" w14:textId="77777777" w:rsidR="000F328E" w:rsidRPr="00E60D34" w:rsidRDefault="000F328E" w:rsidP="000F328E">
      <w:pPr>
        <w:rPr>
          <w:rFonts w:asciiTheme="minorHAnsi" w:hAnsiTheme="minorHAnsi" w:cstheme="minorHAnsi"/>
          <w:bCs/>
          <w:szCs w:val="24"/>
        </w:rPr>
      </w:pPr>
    </w:p>
    <w:p w14:paraId="13547546" w14:textId="77777777" w:rsidR="000F328E" w:rsidRPr="00E60D34" w:rsidRDefault="000F328E" w:rsidP="000F328E">
      <w:pPr>
        <w:rPr>
          <w:rFonts w:asciiTheme="minorHAnsi" w:hAnsiTheme="minorHAnsi" w:cstheme="minorHAnsi"/>
          <w:bCs/>
          <w:szCs w:val="24"/>
        </w:rPr>
      </w:pPr>
      <w:r w:rsidRPr="00E60D34">
        <w:rPr>
          <w:rFonts w:asciiTheme="minorHAnsi" w:hAnsiTheme="minorHAnsi" w:cstheme="minorHAnsi"/>
          <w:bCs/>
          <w:szCs w:val="24"/>
        </w:rPr>
        <w:t>At a minimum, the PMP shall address the following:</w:t>
      </w:r>
    </w:p>
    <w:p w14:paraId="2A23C889"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Program Goals</w:t>
      </w:r>
    </w:p>
    <w:p w14:paraId="39D0FBE6"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Program Scope</w:t>
      </w:r>
    </w:p>
    <w:p w14:paraId="215C6F03"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Management Strategy</w:t>
      </w:r>
    </w:p>
    <w:p w14:paraId="721B925D"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Assumptions and Dependencies</w:t>
      </w:r>
    </w:p>
    <w:p w14:paraId="26CAF68B"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Stakeholders</w:t>
      </w:r>
    </w:p>
    <w:p w14:paraId="5360F69B"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Security</w:t>
      </w:r>
    </w:p>
    <w:p w14:paraId="49E1766B"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Deliverables</w:t>
      </w:r>
    </w:p>
    <w:p w14:paraId="6988C61A"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Schedule</w:t>
      </w:r>
    </w:p>
    <w:p w14:paraId="3F24CE7A"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Work Breakdown Structure (WBS)</w:t>
      </w:r>
    </w:p>
    <w:p w14:paraId="021201E7"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Risk and Issue Management</w:t>
      </w:r>
    </w:p>
    <w:p w14:paraId="07DFBDC2"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Contractor’s Quality Control Plan (QCP)</w:t>
      </w:r>
    </w:p>
    <w:p w14:paraId="2D7F6FDB"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Configuration Management Plan</w:t>
      </w:r>
    </w:p>
    <w:p w14:paraId="0CF2EDC2"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Communications Management Plan</w:t>
      </w:r>
    </w:p>
    <w:p w14:paraId="5E97E176"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Program Activities Management Plan</w:t>
      </w:r>
    </w:p>
    <w:p w14:paraId="03B153FC"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Program Organization Plan (includes Staffing Plan)</w:t>
      </w:r>
    </w:p>
    <w:p w14:paraId="44EF99C0"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Security Operations Plan</w:t>
      </w:r>
    </w:p>
    <w:p w14:paraId="36EA4539"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Performance Metrics/SLAs</w:t>
      </w:r>
    </w:p>
    <w:p w14:paraId="546E79D1"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Compliance with all aspects of Certification and Accreditation (C&amp;A) and Authority to Operate requirements</w:t>
      </w:r>
    </w:p>
    <w:p w14:paraId="2D442629"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Management of Government Property</w:t>
      </w:r>
    </w:p>
    <w:p w14:paraId="2A78C791"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Knowledgebase Articles (KBAs)</w:t>
      </w:r>
    </w:p>
    <w:p w14:paraId="768CC2E4" w14:textId="77777777" w:rsidR="000F328E" w:rsidRPr="00E60D34" w:rsidRDefault="000F328E" w:rsidP="00245562">
      <w:pPr>
        <w:widowControl w:val="0"/>
        <w:numPr>
          <w:ilvl w:val="0"/>
          <w:numId w:val="11"/>
        </w:numPr>
        <w:rPr>
          <w:rFonts w:asciiTheme="minorHAnsi" w:hAnsiTheme="minorHAnsi" w:cstheme="minorHAnsi"/>
          <w:bCs/>
          <w:szCs w:val="24"/>
        </w:rPr>
      </w:pPr>
      <w:r w:rsidRPr="00E60D34">
        <w:rPr>
          <w:rFonts w:asciiTheme="minorHAnsi" w:hAnsiTheme="minorHAnsi" w:cstheme="minorHAnsi"/>
          <w:bCs/>
          <w:szCs w:val="24"/>
        </w:rPr>
        <w:t xml:space="preserve">Life Cycle Group Coordination and Support </w:t>
      </w:r>
    </w:p>
    <w:p w14:paraId="111D8E08" w14:textId="77777777" w:rsidR="000F328E" w:rsidRPr="00E60D34" w:rsidRDefault="000F328E" w:rsidP="000F328E">
      <w:pPr>
        <w:rPr>
          <w:rFonts w:asciiTheme="minorHAnsi" w:hAnsiTheme="minorHAnsi" w:cstheme="minorHAnsi"/>
          <w:bCs/>
          <w:szCs w:val="24"/>
        </w:rPr>
      </w:pPr>
    </w:p>
    <w:p w14:paraId="35DE7D48" w14:textId="77777777" w:rsidR="000F328E" w:rsidRPr="00E60D34" w:rsidRDefault="000F328E" w:rsidP="000F328E">
      <w:pPr>
        <w:rPr>
          <w:rFonts w:asciiTheme="minorHAnsi" w:hAnsiTheme="minorHAnsi" w:cstheme="minorHAnsi"/>
          <w:bCs/>
          <w:szCs w:val="24"/>
        </w:rPr>
      </w:pPr>
      <w:r w:rsidRPr="00E60D34">
        <w:rPr>
          <w:rFonts w:asciiTheme="minorHAnsi" w:hAnsiTheme="minorHAnsi" w:cstheme="minorHAnsi"/>
          <w:bCs/>
          <w:szCs w:val="24"/>
        </w:rPr>
        <w:t>In addition to the above standard PMP requirements, the Contractor’s PMP will also address a capacity management plan for all network and infrastructure services required under this contract. The capacity management plan will be used operationally to ensure proactive management of the IT environment to avoid operational impact from capacity shortages.</w:t>
      </w:r>
    </w:p>
    <w:p w14:paraId="17808C94" w14:textId="0D9A4F83" w:rsidR="00073786" w:rsidRPr="00E60D34" w:rsidRDefault="0079793F" w:rsidP="0079793F">
      <w:pPr>
        <w:pStyle w:val="Heading3"/>
        <w:rPr>
          <w:rFonts w:asciiTheme="minorHAnsi" w:hAnsiTheme="minorHAnsi" w:cstheme="minorHAnsi"/>
        </w:rPr>
      </w:pPr>
      <w:r w:rsidRPr="00E60D34">
        <w:rPr>
          <w:rFonts w:asciiTheme="minorHAnsi" w:hAnsiTheme="minorHAnsi" w:cstheme="minorHAnsi"/>
        </w:rPr>
        <w:t xml:space="preserve">C.3.1.3 </w:t>
      </w:r>
      <w:r w:rsidR="002036DA" w:rsidRPr="00E60D34">
        <w:rPr>
          <w:rFonts w:asciiTheme="minorHAnsi" w:hAnsiTheme="minorHAnsi" w:cstheme="minorHAnsi"/>
        </w:rPr>
        <w:t>Weekly Activity Reports (WARs)</w:t>
      </w:r>
      <w:bookmarkEnd w:id="10"/>
    </w:p>
    <w:p w14:paraId="10CD1AFD" w14:textId="544FABF0" w:rsidR="008A0A34" w:rsidRPr="00E60D34" w:rsidRDefault="008A0A34" w:rsidP="008A0A34">
      <w:pPr>
        <w:rPr>
          <w:rFonts w:asciiTheme="minorHAnsi" w:hAnsiTheme="minorHAnsi" w:cstheme="minorHAnsi"/>
        </w:rPr>
      </w:pPr>
      <w:bookmarkStart w:id="11" w:name="_Toc11932531"/>
      <w:r w:rsidRPr="00E60D34">
        <w:rPr>
          <w:rFonts w:asciiTheme="minorHAnsi" w:hAnsiTheme="minorHAnsi" w:cstheme="minorHAnsi"/>
        </w:rPr>
        <w:t xml:space="preserve">The Contractor shall submit WARs delivered using a format or media approved by the COR. The first WAR is due NLT 15 </w:t>
      </w:r>
      <w:r w:rsidR="00304177" w:rsidRPr="00E60D34">
        <w:rPr>
          <w:rFonts w:asciiTheme="minorHAnsi" w:hAnsiTheme="minorHAnsi" w:cstheme="minorHAnsi"/>
        </w:rPr>
        <w:t xml:space="preserve">business </w:t>
      </w:r>
      <w:r w:rsidRPr="00E60D34">
        <w:rPr>
          <w:rFonts w:asciiTheme="minorHAnsi" w:hAnsiTheme="minorHAnsi" w:cstheme="minorHAnsi"/>
        </w:rPr>
        <w:t xml:space="preserve">days after the </w:t>
      </w:r>
      <w:r w:rsidR="00CA4664" w:rsidRPr="00E60D34">
        <w:rPr>
          <w:rFonts w:asciiTheme="minorHAnsi" w:hAnsiTheme="minorHAnsi" w:cstheme="minorHAnsi"/>
        </w:rPr>
        <w:t>contract</w:t>
      </w:r>
      <w:r w:rsidRPr="00E60D34">
        <w:rPr>
          <w:rFonts w:asciiTheme="minorHAnsi" w:hAnsiTheme="minorHAnsi" w:cstheme="minorHAnsi"/>
        </w:rPr>
        <w:t xml:space="preserve"> is awarded. All subsequent reports should be sent on Wednesday of each week, capturing activities completed the week prior. The WAR must include both performance and transition activities, capturing activities completed the week prior. </w:t>
      </w:r>
    </w:p>
    <w:p w14:paraId="0D24E2E9" w14:textId="77777777" w:rsidR="00C92B66" w:rsidRPr="00E60D34" w:rsidRDefault="00C92B66" w:rsidP="008A0A34">
      <w:pPr>
        <w:rPr>
          <w:rFonts w:asciiTheme="minorHAnsi" w:hAnsiTheme="minorHAnsi" w:cstheme="minorHAnsi"/>
        </w:rPr>
      </w:pPr>
    </w:p>
    <w:p w14:paraId="27910738" w14:textId="77777777" w:rsidR="008A0A34" w:rsidRPr="00E60D34" w:rsidRDefault="008A0A34" w:rsidP="008A0A34">
      <w:pPr>
        <w:rPr>
          <w:rFonts w:asciiTheme="minorHAnsi" w:hAnsiTheme="minorHAnsi" w:cstheme="minorHAnsi"/>
        </w:rPr>
      </w:pPr>
      <w:r w:rsidRPr="00E60D34">
        <w:rPr>
          <w:rFonts w:asciiTheme="minorHAnsi" w:hAnsiTheme="minorHAnsi" w:cstheme="minorHAnsi"/>
        </w:rPr>
        <w:t>These reports shall include, but not be limited to, the following information:</w:t>
      </w:r>
    </w:p>
    <w:p w14:paraId="01CEC8BD" w14:textId="77777777" w:rsidR="008A0A34" w:rsidRPr="00E60D34" w:rsidRDefault="008A0A34" w:rsidP="008A0A34">
      <w:pPr>
        <w:rPr>
          <w:rFonts w:asciiTheme="minorHAnsi" w:hAnsiTheme="minorHAnsi" w:cstheme="minorHAnsi"/>
        </w:rPr>
      </w:pPr>
    </w:p>
    <w:p w14:paraId="74F7A285" w14:textId="4D4BF0BF"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t>A.</w:t>
      </w:r>
      <w:r w:rsidRPr="00E60D34">
        <w:rPr>
          <w:rFonts w:asciiTheme="minorHAnsi" w:hAnsiTheme="minorHAnsi" w:cstheme="minorHAnsi"/>
        </w:rPr>
        <w:tab/>
        <w:t>Contract number</w:t>
      </w:r>
    </w:p>
    <w:p w14:paraId="5B22BA6F" w14:textId="77777777"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lastRenderedPageBreak/>
        <w:t>B.</w:t>
      </w:r>
      <w:r w:rsidRPr="00E60D34">
        <w:rPr>
          <w:rFonts w:asciiTheme="minorHAnsi" w:hAnsiTheme="minorHAnsi" w:cstheme="minorHAnsi"/>
        </w:rPr>
        <w:tab/>
        <w:t>Contractor name and address</w:t>
      </w:r>
    </w:p>
    <w:p w14:paraId="5E57174E" w14:textId="77777777"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t>C.</w:t>
      </w:r>
      <w:r w:rsidRPr="00E60D34">
        <w:rPr>
          <w:rFonts w:asciiTheme="minorHAnsi" w:hAnsiTheme="minorHAnsi" w:cstheme="minorHAnsi"/>
        </w:rPr>
        <w:tab/>
        <w:t>Date of report</w:t>
      </w:r>
    </w:p>
    <w:p w14:paraId="4E25E327" w14:textId="77777777"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t>D.</w:t>
      </w:r>
      <w:r w:rsidRPr="00E60D34">
        <w:rPr>
          <w:rFonts w:asciiTheme="minorHAnsi" w:hAnsiTheme="minorHAnsi" w:cstheme="minorHAnsi"/>
        </w:rPr>
        <w:tab/>
        <w:t>Period covered by report</w:t>
      </w:r>
    </w:p>
    <w:p w14:paraId="1E882483" w14:textId="77777777"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t>E.</w:t>
      </w:r>
      <w:r w:rsidRPr="00E60D34">
        <w:rPr>
          <w:rFonts w:asciiTheme="minorHAnsi" w:hAnsiTheme="minorHAnsi" w:cstheme="minorHAnsi"/>
        </w:rPr>
        <w:tab/>
        <w:t>Transition-In Activities</w:t>
      </w:r>
    </w:p>
    <w:p w14:paraId="67ED8B28" w14:textId="77777777" w:rsidR="008A0A34" w:rsidRPr="00E60D34" w:rsidRDefault="008A0A34" w:rsidP="008A0A34">
      <w:pPr>
        <w:ind w:left="1080" w:hanging="360"/>
        <w:rPr>
          <w:rFonts w:asciiTheme="minorHAnsi" w:hAnsiTheme="minorHAnsi" w:cstheme="minorHAnsi"/>
        </w:rPr>
      </w:pPr>
      <w:r w:rsidRPr="00E60D34">
        <w:rPr>
          <w:rFonts w:asciiTheme="minorHAnsi" w:hAnsiTheme="minorHAnsi" w:cstheme="minorHAnsi"/>
        </w:rPr>
        <w:t>F.</w:t>
      </w:r>
      <w:r w:rsidRPr="00E60D34">
        <w:rPr>
          <w:rFonts w:asciiTheme="minorHAnsi" w:hAnsiTheme="minorHAnsi" w:cstheme="minorHAnsi"/>
        </w:rPr>
        <w:tab/>
        <w:t>Include all efforts applied to each task and subtask in detail, for example:</w:t>
      </w:r>
    </w:p>
    <w:p w14:paraId="1F006802"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1.</w:t>
      </w:r>
      <w:r w:rsidRPr="00E60D34">
        <w:rPr>
          <w:rFonts w:asciiTheme="minorHAnsi" w:hAnsiTheme="minorHAnsi" w:cstheme="minorHAnsi"/>
        </w:rPr>
        <w:tab/>
        <w:t>Description of progress made during period reported, including problem areas encountered and recommendations, if any, for solutions.</w:t>
      </w:r>
    </w:p>
    <w:p w14:paraId="6DA2CC79"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2.</w:t>
      </w:r>
      <w:r w:rsidRPr="00E60D34">
        <w:rPr>
          <w:rFonts w:asciiTheme="minorHAnsi" w:hAnsiTheme="minorHAnsi" w:cstheme="minorHAnsi"/>
        </w:rPr>
        <w:tab/>
        <w:t>Plans and recommendations for activities during the following reporting period</w:t>
      </w:r>
    </w:p>
    <w:p w14:paraId="198B1D32" w14:textId="08B84E68"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3.</w:t>
      </w:r>
      <w:r w:rsidRPr="00E60D34">
        <w:rPr>
          <w:rFonts w:asciiTheme="minorHAnsi" w:hAnsiTheme="minorHAnsi" w:cstheme="minorHAnsi"/>
        </w:rPr>
        <w:tab/>
        <w:t xml:space="preserve">Schedule, Risk, Issues, </w:t>
      </w:r>
      <w:r w:rsidR="00A85796" w:rsidRPr="00E60D34">
        <w:rPr>
          <w:rFonts w:asciiTheme="minorHAnsi" w:hAnsiTheme="minorHAnsi" w:cstheme="minorHAnsi"/>
        </w:rPr>
        <w:t>Scope,</w:t>
      </w:r>
      <w:r w:rsidRPr="00E60D34">
        <w:rPr>
          <w:rFonts w:asciiTheme="minorHAnsi" w:hAnsiTheme="minorHAnsi" w:cstheme="minorHAnsi"/>
        </w:rPr>
        <w:t xml:space="preserve"> and Cost Status (score criteria provided in template)</w:t>
      </w:r>
    </w:p>
    <w:p w14:paraId="08EBB58C"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4.</w:t>
      </w:r>
      <w:r w:rsidRPr="00E60D34">
        <w:rPr>
          <w:rFonts w:asciiTheme="minorHAnsi" w:hAnsiTheme="minorHAnsi" w:cstheme="minorHAnsi"/>
        </w:rPr>
        <w:tab/>
        <w:t>Project Summary and Scope</w:t>
      </w:r>
    </w:p>
    <w:p w14:paraId="55A0800B"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5.</w:t>
      </w:r>
      <w:r w:rsidRPr="00E60D34">
        <w:rPr>
          <w:rFonts w:asciiTheme="minorHAnsi" w:hAnsiTheme="minorHAnsi" w:cstheme="minorHAnsi"/>
        </w:rPr>
        <w:tab/>
        <w:t>Key Accomplishments</w:t>
      </w:r>
    </w:p>
    <w:p w14:paraId="095D0B14"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6.</w:t>
      </w:r>
      <w:r w:rsidRPr="00E60D34">
        <w:rPr>
          <w:rFonts w:asciiTheme="minorHAnsi" w:hAnsiTheme="minorHAnsi" w:cstheme="minorHAnsi"/>
        </w:rPr>
        <w:tab/>
        <w:t>High Priority/Severity Issues</w:t>
      </w:r>
    </w:p>
    <w:p w14:paraId="517EB304"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7.</w:t>
      </w:r>
      <w:r w:rsidRPr="00E60D34">
        <w:rPr>
          <w:rFonts w:asciiTheme="minorHAnsi" w:hAnsiTheme="minorHAnsi" w:cstheme="minorHAnsi"/>
        </w:rPr>
        <w:tab/>
        <w:t>Project Completion and Calculated Schedule Variance Percentage</w:t>
      </w:r>
    </w:p>
    <w:p w14:paraId="04A67580"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8.</w:t>
      </w:r>
      <w:r w:rsidRPr="00E60D34">
        <w:rPr>
          <w:rFonts w:asciiTheme="minorHAnsi" w:hAnsiTheme="minorHAnsi" w:cstheme="minorHAnsi"/>
        </w:rPr>
        <w:tab/>
        <w:t>Standard Integrated Service Lifecycle (ISL)/SDLC Milestones (planned/actual dates and status)</w:t>
      </w:r>
    </w:p>
    <w:p w14:paraId="00F66933"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9.</w:t>
      </w:r>
      <w:r w:rsidRPr="00E60D34">
        <w:rPr>
          <w:rFonts w:asciiTheme="minorHAnsi" w:hAnsiTheme="minorHAnsi" w:cstheme="minorHAnsi"/>
        </w:rPr>
        <w:tab/>
        <w:t>Major Project Milestones</w:t>
      </w:r>
    </w:p>
    <w:p w14:paraId="082E77C3"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10.</w:t>
      </w:r>
      <w:r w:rsidRPr="00E60D34">
        <w:rPr>
          <w:rFonts w:asciiTheme="minorHAnsi" w:hAnsiTheme="minorHAnsi" w:cstheme="minorHAnsi"/>
        </w:rPr>
        <w:tab/>
        <w:t>Key Dependencies</w:t>
      </w:r>
    </w:p>
    <w:p w14:paraId="79B52A16"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11.</w:t>
      </w:r>
      <w:r w:rsidRPr="00E60D34">
        <w:rPr>
          <w:rFonts w:asciiTheme="minorHAnsi" w:hAnsiTheme="minorHAnsi" w:cstheme="minorHAnsi"/>
        </w:rPr>
        <w:tab/>
        <w:t>Decision points for the Government</w:t>
      </w:r>
    </w:p>
    <w:p w14:paraId="361C86D1" w14:textId="77777777" w:rsidR="008A0A34" w:rsidRPr="00E60D34" w:rsidRDefault="008A0A34" w:rsidP="008A0A34">
      <w:pPr>
        <w:tabs>
          <w:tab w:val="left" w:pos="720"/>
        </w:tabs>
        <w:ind w:left="1800" w:hanging="360"/>
        <w:rPr>
          <w:rFonts w:asciiTheme="minorHAnsi" w:hAnsiTheme="minorHAnsi" w:cstheme="minorHAnsi"/>
        </w:rPr>
      </w:pPr>
      <w:r w:rsidRPr="00E60D34">
        <w:rPr>
          <w:rFonts w:asciiTheme="minorHAnsi" w:hAnsiTheme="minorHAnsi" w:cstheme="minorHAnsi"/>
        </w:rPr>
        <w:t>12.</w:t>
      </w:r>
      <w:r w:rsidRPr="00E60D34">
        <w:rPr>
          <w:rFonts w:asciiTheme="minorHAnsi" w:hAnsiTheme="minorHAnsi" w:cstheme="minorHAnsi"/>
        </w:rPr>
        <w:tab/>
        <w:t>Advanced notification of timeline slippage</w:t>
      </w:r>
    </w:p>
    <w:p w14:paraId="46AC42C5" w14:textId="77777777" w:rsidR="00F9791F" w:rsidRPr="00E60D34" w:rsidRDefault="00F9791F" w:rsidP="008A0A34">
      <w:pPr>
        <w:tabs>
          <w:tab w:val="left" w:pos="720"/>
        </w:tabs>
        <w:ind w:left="1800" w:hanging="360"/>
        <w:rPr>
          <w:rFonts w:asciiTheme="minorHAnsi" w:hAnsiTheme="minorHAnsi" w:cstheme="minorHAnsi"/>
        </w:rPr>
      </w:pPr>
    </w:p>
    <w:p w14:paraId="2C91B113" w14:textId="77777777" w:rsidR="00F9791F" w:rsidRPr="00E60D34" w:rsidRDefault="00F9791F" w:rsidP="008A0A34">
      <w:pPr>
        <w:tabs>
          <w:tab w:val="left" w:pos="720"/>
        </w:tabs>
        <w:ind w:left="1800" w:hanging="360"/>
        <w:rPr>
          <w:rFonts w:asciiTheme="minorHAnsi" w:hAnsiTheme="minorHAnsi" w:cstheme="minorHAnsi"/>
        </w:rPr>
      </w:pPr>
    </w:p>
    <w:p w14:paraId="4F011CF3" w14:textId="59480857" w:rsidR="002036DA" w:rsidRPr="00E60D34" w:rsidRDefault="00514CA4" w:rsidP="00514CA4">
      <w:pPr>
        <w:pStyle w:val="Heading3"/>
        <w:rPr>
          <w:rFonts w:asciiTheme="minorHAnsi" w:hAnsiTheme="minorHAnsi" w:cstheme="minorHAnsi"/>
        </w:rPr>
      </w:pPr>
      <w:r w:rsidRPr="00E60D34">
        <w:rPr>
          <w:rFonts w:asciiTheme="minorHAnsi" w:hAnsiTheme="minorHAnsi" w:cstheme="minorHAnsi"/>
        </w:rPr>
        <w:t xml:space="preserve">C.3.1.4 </w:t>
      </w:r>
      <w:r w:rsidR="0024131B" w:rsidRPr="00E60D34">
        <w:rPr>
          <w:rFonts w:asciiTheme="minorHAnsi" w:hAnsiTheme="minorHAnsi" w:cstheme="minorHAnsi"/>
        </w:rPr>
        <w:t>Monthly Contract Status Report (CSR)</w:t>
      </w:r>
      <w:bookmarkEnd w:id="11"/>
      <w:r w:rsidR="002036DA" w:rsidRPr="00E60D34">
        <w:rPr>
          <w:rFonts w:asciiTheme="minorHAnsi" w:hAnsiTheme="minorHAnsi" w:cstheme="minorHAnsi"/>
        </w:rPr>
        <w:t xml:space="preserve"> </w:t>
      </w:r>
    </w:p>
    <w:p w14:paraId="1609FDE5" w14:textId="33ED93FF" w:rsidR="00340FDD" w:rsidRPr="00E60D34" w:rsidRDefault="00340FDD" w:rsidP="0024131B">
      <w:pPr>
        <w:rPr>
          <w:rFonts w:asciiTheme="minorHAnsi" w:hAnsiTheme="minorHAnsi" w:cstheme="minorHAnsi"/>
        </w:rPr>
      </w:pPr>
      <w:r w:rsidRPr="00E60D34">
        <w:rPr>
          <w:rFonts w:asciiTheme="minorHAnsi" w:hAnsiTheme="minorHAnsi" w:cstheme="minorHAnsi"/>
        </w:rPr>
        <w:t>The Contractor shall prepare and submit/present the CSR in a format or media approved by the COR. The first CSR is due NLT 15 days after the first full reporting month. All subsequent reports should be sent NLT 20 days after the last day of each calendar month or the next business day if the 20th falls on a weekend.</w:t>
      </w:r>
      <w:r w:rsidR="00631AA4" w:rsidRPr="00E60D34">
        <w:rPr>
          <w:rFonts w:asciiTheme="minorHAnsi" w:hAnsiTheme="minorHAnsi" w:cstheme="minorHAnsi"/>
        </w:rPr>
        <w:t xml:space="preserve"> See Attachment C, </w:t>
      </w:r>
      <w:r w:rsidR="00F057B9" w:rsidRPr="00E60D34">
        <w:rPr>
          <w:rFonts w:asciiTheme="minorHAnsi" w:hAnsiTheme="minorHAnsi" w:cstheme="minorHAnsi"/>
        </w:rPr>
        <w:t xml:space="preserve">CST Contract Status Report Template. </w:t>
      </w:r>
    </w:p>
    <w:p w14:paraId="7B57FCC3" w14:textId="3B74CCB8" w:rsidR="00073786" w:rsidRPr="00E60D34" w:rsidRDefault="00514CA4" w:rsidP="00514CA4">
      <w:pPr>
        <w:pStyle w:val="Heading3"/>
        <w:rPr>
          <w:rFonts w:asciiTheme="minorHAnsi" w:hAnsiTheme="minorHAnsi" w:cstheme="minorHAnsi"/>
        </w:rPr>
      </w:pPr>
      <w:bookmarkStart w:id="12" w:name="_Toc11932532"/>
      <w:r w:rsidRPr="00E60D34">
        <w:rPr>
          <w:rFonts w:asciiTheme="minorHAnsi" w:hAnsiTheme="minorHAnsi" w:cstheme="minorHAnsi"/>
        </w:rPr>
        <w:t xml:space="preserve">C.3.1.5 </w:t>
      </w:r>
      <w:r w:rsidR="0032136C" w:rsidRPr="00E60D34">
        <w:rPr>
          <w:rFonts w:asciiTheme="minorHAnsi" w:hAnsiTheme="minorHAnsi" w:cstheme="minorHAnsi"/>
        </w:rPr>
        <w:t>Project Management</w:t>
      </w:r>
      <w:bookmarkEnd w:id="12"/>
      <w:r w:rsidR="0032136C" w:rsidRPr="00E60D34">
        <w:rPr>
          <w:rFonts w:asciiTheme="minorHAnsi" w:hAnsiTheme="minorHAnsi" w:cstheme="minorHAnsi"/>
        </w:rPr>
        <w:t xml:space="preserve"> </w:t>
      </w:r>
    </w:p>
    <w:p w14:paraId="606D6A6F" w14:textId="77777777" w:rsidR="0026199C" w:rsidRPr="00E60D34" w:rsidRDefault="0026199C" w:rsidP="0026199C">
      <w:pPr>
        <w:rPr>
          <w:rFonts w:asciiTheme="minorHAnsi" w:hAnsiTheme="minorHAnsi" w:cstheme="minorHAnsi"/>
          <w:szCs w:val="24"/>
        </w:rPr>
      </w:pPr>
      <w:r w:rsidRPr="00E60D34">
        <w:rPr>
          <w:rFonts w:asciiTheme="minorHAnsi" w:hAnsiTheme="minorHAnsi" w:cstheme="minorHAnsi"/>
          <w:szCs w:val="24"/>
        </w:rPr>
        <w:t>The Contractor shall provide project schedules to be integrated with CA/CST’s Integrated Master Schedule (IMS). IMS aggregates individual schedule inputs from multiple projects to aid sequencing project tasks in an optimal order to meet CA/CST’s overall priorities. The IMS is a vehicle for analysis and management of dependencies between projects, resource utilization, identification of resource constraints, and prioritization of activities across the enterprise.</w:t>
      </w:r>
    </w:p>
    <w:p w14:paraId="60990787" w14:textId="77777777" w:rsidR="0026199C" w:rsidRPr="00E60D34" w:rsidRDefault="0026199C" w:rsidP="0026199C">
      <w:pPr>
        <w:rPr>
          <w:rFonts w:asciiTheme="minorHAnsi" w:hAnsiTheme="minorHAnsi" w:cstheme="minorHAnsi"/>
          <w:szCs w:val="24"/>
        </w:rPr>
      </w:pPr>
    </w:p>
    <w:p w14:paraId="69C2B2C3" w14:textId="20DFBECC" w:rsidR="0026199C" w:rsidRPr="00E60D34" w:rsidRDefault="0026199C" w:rsidP="0026199C">
      <w:pPr>
        <w:rPr>
          <w:rFonts w:asciiTheme="minorHAnsi" w:hAnsiTheme="minorHAnsi" w:cstheme="minorHAnsi"/>
          <w:szCs w:val="24"/>
        </w:rPr>
      </w:pPr>
      <w:r w:rsidRPr="00E60D34">
        <w:rPr>
          <w:rFonts w:asciiTheme="minorHAnsi" w:hAnsiTheme="minorHAnsi" w:cstheme="minorHAnsi"/>
          <w:szCs w:val="24"/>
        </w:rPr>
        <w:t xml:space="preserve">Note: Management of the CST IMS is not within the scope of this contract. However, submission of project status into the IMS is a requirement and within scope. </w:t>
      </w:r>
      <w:r w:rsidR="00C155F8" w:rsidRPr="00E60D34">
        <w:rPr>
          <w:rFonts w:asciiTheme="minorHAnsi" w:hAnsiTheme="minorHAnsi" w:cstheme="minorHAnsi"/>
          <w:szCs w:val="24"/>
        </w:rPr>
        <w:t xml:space="preserve">The Contractor shall </w:t>
      </w:r>
      <w:r w:rsidRPr="00E60D34">
        <w:rPr>
          <w:rFonts w:asciiTheme="minorHAnsi" w:hAnsiTheme="minorHAnsi" w:cstheme="minorHAnsi"/>
          <w:szCs w:val="24"/>
        </w:rPr>
        <w:t xml:space="preserve">maintain and update </w:t>
      </w:r>
      <w:r w:rsidR="00C155F8" w:rsidRPr="00E60D34">
        <w:rPr>
          <w:rFonts w:asciiTheme="minorHAnsi" w:hAnsiTheme="minorHAnsi" w:cstheme="minorHAnsi"/>
          <w:szCs w:val="24"/>
        </w:rPr>
        <w:t xml:space="preserve">each project schedule </w:t>
      </w:r>
      <w:r w:rsidRPr="00E60D34">
        <w:rPr>
          <w:rFonts w:asciiTheme="minorHAnsi" w:hAnsiTheme="minorHAnsi" w:cstheme="minorHAnsi"/>
          <w:szCs w:val="24"/>
        </w:rPr>
        <w:t xml:space="preserve">to reflect progress after each COR/GTM status update, review, or milestone change. </w:t>
      </w:r>
    </w:p>
    <w:p w14:paraId="6D50D22E" w14:textId="77777777" w:rsidR="0026199C" w:rsidRPr="00E60D34" w:rsidRDefault="0026199C" w:rsidP="0026199C">
      <w:pPr>
        <w:rPr>
          <w:rFonts w:asciiTheme="minorHAnsi" w:hAnsiTheme="minorHAnsi" w:cstheme="minorHAnsi"/>
          <w:szCs w:val="24"/>
        </w:rPr>
      </w:pPr>
    </w:p>
    <w:p w14:paraId="4D5B35F4" w14:textId="75DFBC70" w:rsidR="0026199C" w:rsidRPr="00E60D34" w:rsidRDefault="0026199C" w:rsidP="0026199C">
      <w:pPr>
        <w:rPr>
          <w:rFonts w:asciiTheme="minorHAnsi" w:hAnsiTheme="minorHAnsi" w:cstheme="minorHAnsi"/>
          <w:szCs w:val="24"/>
        </w:rPr>
      </w:pPr>
      <w:r w:rsidRPr="00E60D34">
        <w:rPr>
          <w:rFonts w:asciiTheme="minorHAnsi" w:hAnsiTheme="minorHAnsi" w:cstheme="minorHAnsi"/>
          <w:szCs w:val="24"/>
        </w:rPr>
        <w:lastRenderedPageBreak/>
        <w:t>CST’s SDLC process and approach for IT project management and execution incorporates SAFe Agile practices. Industry experience has shown these practices, when implemented correctly, produce higher quality products. CA has adopted a SAFe Agile approach for operations, maintenance, and engineering projects, and expects operations of CA/CST services to flow from this approach. The Contractor shall adhere to the CA/CST practices and guidelines accordingly.</w:t>
      </w:r>
    </w:p>
    <w:p w14:paraId="3F17CD31" w14:textId="2DCF5963" w:rsidR="000E11B8" w:rsidRPr="00E60D34" w:rsidRDefault="00514CA4" w:rsidP="00514CA4">
      <w:pPr>
        <w:pStyle w:val="Heading3"/>
        <w:rPr>
          <w:rFonts w:asciiTheme="minorHAnsi" w:hAnsiTheme="minorHAnsi" w:cstheme="minorHAnsi"/>
        </w:rPr>
      </w:pPr>
      <w:bookmarkStart w:id="13" w:name="_Toc11932533"/>
      <w:r w:rsidRPr="00E60D34">
        <w:rPr>
          <w:rFonts w:asciiTheme="minorHAnsi" w:hAnsiTheme="minorHAnsi" w:cstheme="minorHAnsi"/>
        </w:rPr>
        <w:t xml:space="preserve">C.3.1.6 </w:t>
      </w:r>
      <w:r w:rsidR="000E11B8" w:rsidRPr="00E60D34">
        <w:rPr>
          <w:rFonts w:asciiTheme="minorHAnsi" w:hAnsiTheme="minorHAnsi" w:cstheme="minorHAnsi"/>
        </w:rPr>
        <w:t>Earned Value Management (EVM)</w:t>
      </w:r>
      <w:bookmarkEnd w:id="13"/>
      <w:r w:rsidR="000E11B8" w:rsidRPr="00E60D34">
        <w:rPr>
          <w:rFonts w:asciiTheme="minorHAnsi" w:hAnsiTheme="minorHAnsi" w:cstheme="minorHAnsi"/>
        </w:rPr>
        <w:t xml:space="preserve"> </w:t>
      </w:r>
    </w:p>
    <w:p w14:paraId="5757124A" w14:textId="343D46BC" w:rsidR="00EA26FC" w:rsidRPr="00E60D34" w:rsidRDefault="00EA26FC" w:rsidP="00EA26FC">
      <w:pPr>
        <w:rPr>
          <w:rFonts w:asciiTheme="minorHAnsi" w:hAnsiTheme="minorHAnsi" w:cstheme="minorHAnsi"/>
          <w:szCs w:val="24"/>
        </w:rPr>
      </w:pPr>
      <w:bookmarkStart w:id="14" w:name="_Toc11932534"/>
      <w:r w:rsidRPr="00E60D34">
        <w:rPr>
          <w:rFonts w:asciiTheme="minorHAnsi" w:hAnsiTheme="minorHAnsi" w:cstheme="minorHAnsi"/>
          <w:szCs w:val="24"/>
        </w:rPr>
        <w:t xml:space="preserve">The Contractor shall employ and report on EVM in the management of this </w:t>
      </w:r>
      <w:r w:rsidR="00FA2C37" w:rsidRPr="00E60D34">
        <w:rPr>
          <w:rFonts w:asciiTheme="minorHAnsi" w:hAnsiTheme="minorHAnsi" w:cstheme="minorHAnsi"/>
          <w:szCs w:val="24"/>
        </w:rPr>
        <w:t>contract</w:t>
      </w:r>
      <w:r w:rsidRPr="00E60D34">
        <w:rPr>
          <w:rFonts w:asciiTheme="minorHAnsi" w:hAnsiTheme="minorHAnsi" w:cstheme="minorHAnsi"/>
          <w:szCs w:val="24"/>
        </w:rPr>
        <w:t>. See Section H.1</w:t>
      </w:r>
      <w:r w:rsidR="00FA2C37" w:rsidRPr="00E60D34">
        <w:rPr>
          <w:rFonts w:asciiTheme="minorHAnsi" w:hAnsiTheme="minorHAnsi" w:cstheme="minorHAnsi"/>
          <w:szCs w:val="24"/>
        </w:rPr>
        <w:t>3</w:t>
      </w:r>
      <w:r w:rsidRPr="00E60D34">
        <w:rPr>
          <w:rFonts w:asciiTheme="minorHAnsi" w:hAnsiTheme="minorHAnsi" w:cstheme="minorHAnsi"/>
          <w:szCs w:val="24"/>
        </w:rPr>
        <w:t>, Earned Value Management, for the EVM requirements.</w:t>
      </w:r>
    </w:p>
    <w:p w14:paraId="608511BD" w14:textId="06A5028F" w:rsidR="0024131B" w:rsidRPr="00E60D34" w:rsidRDefault="00514CA4" w:rsidP="00514CA4">
      <w:pPr>
        <w:pStyle w:val="Heading3"/>
        <w:rPr>
          <w:rFonts w:asciiTheme="minorHAnsi" w:hAnsiTheme="minorHAnsi" w:cstheme="minorHAnsi"/>
        </w:rPr>
      </w:pPr>
      <w:r w:rsidRPr="00E60D34">
        <w:rPr>
          <w:rFonts w:asciiTheme="minorHAnsi" w:hAnsiTheme="minorHAnsi" w:cstheme="minorHAnsi"/>
        </w:rPr>
        <w:t xml:space="preserve">C.3.1.7 </w:t>
      </w:r>
      <w:r w:rsidR="007D1643" w:rsidRPr="00E60D34">
        <w:rPr>
          <w:rFonts w:asciiTheme="minorHAnsi" w:hAnsiTheme="minorHAnsi" w:cstheme="minorHAnsi"/>
        </w:rPr>
        <w:t>Standard Operating Procedures (SOPs)</w:t>
      </w:r>
      <w:bookmarkEnd w:id="14"/>
    </w:p>
    <w:p w14:paraId="65C71410" w14:textId="77777777" w:rsidR="005D1953" w:rsidRPr="00E60D34" w:rsidRDefault="005D1953" w:rsidP="005D1953">
      <w:pPr>
        <w:rPr>
          <w:rFonts w:asciiTheme="minorHAnsi" w:hAnsiTheme="minorHAnsi" w:cstheme="minorHAnsi"/>
        </w:rPr>
      </w:pPr>
      <w:r w:rsidRPr="00E60D34">
        <w:rPr>
          <w:rFonts w:asciiTheme="minorHAnsi" w:hAnsiTheme="minorHAnsi" w:cstheme="minorHAnsi"/>
        </w:rPr>
        <w:t xml:space="preserve">The Contractor shall develop and revise SOPs based on best practices, lessons learned, and/or new innovations to include:  </w:t>
      </w:r>
    </w:p>
    <w:p w14:paraId="2159A8F8" w14:textId="77777777" w:rsidR="005D1953" w:rsidRPr="00E60D34" w:rsidRDefault="005D1953" w:rsidP="005D1953">
      <w:pPr>
        <w:rPr>
          <w:rFonts w:asciiTheme="minorHAnsi" w:hAnsiTheme="minorHAnsi" w:cstheme="minorHAnsi"/>
        </w:rPr>
      </w:pPr>
    </w:p>
    <w:p w14:paraId="07B3EEF0" w14:textId="77777777"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A.</w:t>
      </w:r>
      <w:r w:rsidRPr="00E60D34">
        <w:rPr>
          <w:rFonts w:asciiTheme="minorHAnsi" w:hAnsiTheme="minorHAnsi" w:cstheme="minorHAnsi"/>
        </w:rPr>
        <w:tab/>
        <w:t>Develop new SOPs</w:t>
      </w:r>
    </w:p>
    <w:p w14:paraId="1CE2338C" w14:textId="2EFB9AF9"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B.</w:t>
      </w:r>
      <w:r w:rsidRPr="00E60D34">
        <w:rPr>
          <w:rFonts w:asciiTheme="minorHAnsi" w:hAnsiTheme="minorHAnsi" w:cstheme="minorHAnsi"/>
        </w:rPr>
        <w:tab/>
        <w:t xml:space="preserve">Review and update existing SOPs annually or as directed by the Government. </w:t>
      </w:r>
    </w:p>
    <w:p w14:paraId="2CE04AD7" w14:textId="77777777"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C.</w:t>
      </w:r>
      <w:r w:rsidRPr="00E60D34">
        <w:rPr>
          <w:rFonts w:asciiTheme="minorHAnsi" w:hAnsiTheme="minorHAnsi" w:cstheme="minorHAnsi"/>
        </w:rPr>
        <w:tab/>
        <w:t xml:space="preserve">Maintain and manage the SOP Library in Government-sponsored repositories (e.g., on OpenNet or on </w:t>
      </w:r>
      <w:proofErr w:type="spellStart"/>
      <w:r w:rsidRPr="00E60D34">
        <w:rPr>
          <w:rFonts w:asciiTheme="minorHAnsi" w:hAnsiTheme="minorHAnsi" w:cstheme="minorHAnsi"/>
        </w:rPr>
        <w:t>ClassNet</w:t>
      </w:r>
      <w:proofErr w:type="spellEnd"/>
      <w:r w:rsidRPr="00E60D34">
        <w:rPr>
          <w:rFonts w:asciiTheme="minorHAnsi" w:hAnsiTheme="minorHAnsi" w:cstheme="minorHAnsi"/>
        </w:rPr>
        <w:t>)</w:t>
      </w:r>
    </w:p>
    <w:p w14:paraId="33A3F0CC" w14:textId="77777777"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D.</w:t>
      </w:r>
      <w:r w:rsidRPr="00E60D34">
        <w:rPr>
          <w:rFonts w:asciiTheme="minorHAnsi" w:hAnsiTheme="minorHAnsi" w:cstheme="minorHAnsi"/>
        </w:rPr>
        <w:tab/>
        <w:t>Maintain version control</w:t>
      </w:r>
    </w:p>
    <w:p w14:paraId="3359A205" w14:textId="77777777"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E.</w:t>
      </w:r>
      <w:r w:rsidRPr="00E60D34">
        <w:rPr>
          <w:rFonts w:asciiTheme="minorHAnsi" w:hAnsiTheme="minorHAnsi" w:cstheme="minorHAnsi"/>
        </w:rPr>
        <w:tab/>
        <w:t>Demonstrate continued, routine use of SOPs in performing work</w:t>
      </w:r>
    </w:p>
    <w:p w14:paraId="10A9607A" w14:textId="21ABB9C8" w:rsidR="005D1953" w:rsidRPr="00E60D34" w:rsidRDefault="005D1953" w:rsidP="005D1953">
      <w:pPr>
        <w:ind w:left="1080" w:hanging="360"/>
        <w:rPr>
          <w:rFonts w:asciiTheme="minorHAnsi" w:hAnsiTheme="minorHAnsi" w:cstheme="minorHAnsi"/>
        </w:rPr>
      </w:pPr>
      <w:r w:rsidRPr="00E60D34">
        <w:rPr>
          <w:rFonts w:asciiTheme="minorHAnsi" w:hAnsiTheme="minorHAnsi" w:cstheme="minorHAnsi"/>
        </w:rPr>
        <w:t>F.</w:t>
      </w:r>
      <w:r w:rsidRPr="00E60D34">
        <w:rPr>
          <w:rFonts w:asciiTheme="minorHAnsi" w:hAnsiTheme="minorHAnsi" w:cstheme="minorHAnsi"/>
        </w:rPr>
        <w:tab/>
        <w:t>Ensure operational procedures are documented and approved</w:t>
      </w:r>
      <w:r w:rsidR="00D62F8A" w:rsidRPr="00E60D34">
        <w:rPr>
          <w:rFonts w:asciiTheme="minorHAnsi" w:hAnsiTheme="minorHAnsi" w:cstheme="minorHAnsi"/>
        </w:rPr>
        <w:t xml:space="preserve"> by GTM or COR</w:t>
      </w:r>
      <w:r w:rsidRPr="00E60D34">
        <w:rPr>
          <w:rFonts w:asciiTheme="minorHAnsi" w:hAnsiTheme="minorHAnsi" w:cstheme="minorHAnsi"/>
        </w:rPr>
        <w:t>, and user manuals are complete</w:t>
      </w:r>
    </w:p>
    <w:p w14:paraId="440CDA27" w14:textId="04C08DA8" w:rsidR="005D1953" w:rsidRPr="00E60D34" w:rsidRDefault="005D1953" w:rsidP="00680093">
      <w:pPr>
        <w:ind w:left="1080" w:hanging="360"/>
        <w:rPr>
          <w:rFonts w:asciiTheme="minorHAnsi" w:hAnsiTheme="minorHAnsi" w:cstheme="minorHAnsi"/>
        </w:rPr>
      </w:pPr>
      <w:r w:rsidRPr="00E60D34">
        <w:rPr>
          <w:rFonts w:asciiTheme="minorHAnsi" w:hAnsiTheme="minorHAnsi" w:cstheme="minorHAnsi"/>
        </w:rPr>
        <w:t>G.</w:t>
      </w:r>
      <w:r w:rsidRPr="00E60D34">
        <w:rPr>
          <w:rFonts w:asciiTheme="minorHAnsi" w:hAnsiTheme="minorHAnsi" w:cstheme="minorHAnsi"/>
        </w:rPr>
        <w:tab/>
        <w:t>Document unit test plans and results</w:t>
      </w:r>
    </w:p>
    <w:p w14:paraId="517F6CEA" w14:textId="035FE864" w:rsidR="0024131B" w:rsidRPr="00E60D34" w:rsidRDefault="00514CA4" w:rsidP="00514CA4">
      <w:pPr>
        <w:pStyle w:val="Heading3"/>
        <w:rPr>
          <w:rFonts w:asciiTheme="minorHAnsi" w:hAnsiTheme="minorHAnsi" w:cstheme="minorHAnsi"/>
        </w:rPr>
      </w:pPr>
      <w:bookmarkStart w:id="15" w:name="_Toc11932535"/>
      <w:r w:rsidRPr="00E60D34">
        <w:rPr>
          <w:rFonts w:asciiTheme="minorHAnsi" w:hAnsiTheme="minorHAnsi" w:cstheme="minorHAnsi"/>
        </w:rPr>
        <w:t xml:space="preserve">C.3.1.8 </w:t>
      </w:r>
      <w:r w:rsidR="00124CD1" w:rsidRPr="00E60D34">
        <w:rPr>
          <w:rFonts w:asciiTheme="minorHAnsi" w:hAnsiTheme="minorHAnsi" w:cstheme="minorHAnsi"/>
        </w:rPr>
        <w:t>Individual Subcontracting Performance Report</w:t>
      </w:r>
      <w:bookmarkEnd w:id="15"/>
    </w:p>
    <w:p w14:paraId="7942F765" w14:textId="20829740" w:rsidR="007D1643" w:rsidRPr="00E60D34" w:rsidRDefault="00124CD1" w:rsidP="00073786">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If sub</w:t>
      </w:r>
      <w:r w:rsidR="00B56713">
        <w:rPr>
          <w:rFonts w:asciiTheme="minorHAnsi" w:hAnsiTheme="minorHAnsi" w:cstheme="minorHAnsi"/>
          <w:szCs w:val="24"/>
        </w:rPr>
        <w:t>c</w:t>
      </w:r>
      <w:r w:rsidR="006376F7" w:rsidRPr="00E60D34">
        <w:rPr>
          <w:rFonts w:asciiTheme="minorHAnsi" w:hAnsiTheme="minorHAnsi" w:cstheme="minorHAnsi"/>
          <w:szCs w:val="24"/>
        </w:rPr>
        <w:t>ontractor</w:t>
      </w:r>
      <w:r w:rsidRPr="00E60D34">
        <w:rPr>
          <w:rFonts w:asciiTheme="minorHAnsi" w:hAnsiTheme="minorHAnsi" w:cstheme="minorHAnsi"/>
          <w:szCs w:val="24"/>
        </w:rPr>
        <w:t>s are being used for this effort, a subcontracting report reflecting goals and actual achievements is to be submitted semi-annually during the contract performance for the periods ending March 31 and September 30. A report is also required for the contract within thirty (30) days of completion of each period of performance. Reports are due thirty (30) days after the close of each reporting period unless otherwise directed by the COR/GTM. Reports are required when due, regardless of whether there has been any subcontracting activity since the inception of the contract or the previous reporting period.</w:t>
      </w:r>
    </w:p>
    <w:p w14:paraId="62695759" w14:textId="72F29769" w:rsidR="00410293" w:rsidRPr="00E60D34" w:rsidRDefault="00B93FB1" w:rsidP="00FD1917">
      <w:pPr>
        <w:pStyle w:val="Heading2"/>
        <w:rPr>
          <w:rFonts w:asciiTheme="minorHAnsi" w:hAnsiTheme="minorHAnsi" w:cstheme="minorHAnsi"/>
        </w:rPr>
      </w:pPr>
      <w:bookmarkStart w:id="16" w:name="_Toc11932536"/>
      <w:r w:rsidRPr="00E60D34">
        <w:rPr>
          <w:rFonts w:asciiTheme="minorHAnsi" w:hAnsiTheme="minorHAnsi" w:cstheme="minorHAnsi"/>
        </w:rPr>
        <w:t>T</w:t>
      </w:r>
      <w:r w:rsidR="00FC303C" w:rsidRPr="00E60D34">
        <w:rPr>
          <w:rFonts w:asciiTheme="minorHAnsi" w:hAnsiTheme="minorHAnsi" w:cstheme="minorHAnsi"/>
        </w:rPr>
        <w:t>RANSITION</w:t>
      </w:r>
      <w:bookmarkEnd w:id="16"/>
    </w:p>
    <w:p w14:paraId="76687F27" w14:textId="13BB428C" w:rsidR="006844CC" w:rsidRPr="00E60D34" w:rsidRDefault="006844CC" w:rsidP="00073786">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Contractor shall provide a Transition Plan to the Government that outlines a 1</w:t>
      </w:r>
      <w:r w:rsidR="00D27D40" w:rsidRPr="00E60D34">
        <w:rPr>
          <w:rFonts w:asciiTheme="minorHAnsi" w:hAnsiTheme="minorHAnsi" w:cstheme="minorHAnsi"/>
          <w:szCs w:val="24"/>
        </w:rPr>
        <w:t>8</w:t>
      </w:r>
      <w:r w:rsidRPr="00E60D34">
        <w:rPr>
          <w:rFonts w:asciiTheme="minorHAnsi" w:hAnsiTheme="minorHAnsi" w:cstheme="minorHAnsi"/>
          <w:szCs w:val="24"/>
        </w:rPr>
        <w:t xml:space="preserve">0 calendar day transition of services for </w:t>
      </w:r>
      <w:r w:rsidR="005E0F92" w:rsidRPr="00E60D34">
        <w:rPr>
          <w:rFonts w:asciiTheme="minorHAnsi" w:hAnsiTheme="minorHAnsi" w:cstheme="minorHAnsi"/>
          <w:szCs w:val="24"/>
        </w:rPr>
        <w:t>NextGen Passport Personalization Printers</w:t>
      </w:r>
      <w:r w:rsidRPr="00E60D34">
        <w:rPr>
          <w:rFonts w:asciiTheme="minorHAnsi" w:hAnsiTheme="minorHAnsi" w:cstheme="minorHAnsi"/>
          <w:szCs w:val="24"/>
        </w:rPr>
        <w:t xml:space="preserve"> to-or-from the Government or another Contractor, in the event this is required. The Contractor shall support full transition of phase out services in accordance with the approved Transition Plan and Federal Acquisition Regulation (FAR) 52.237-3, "Continuity of Services." The 1</w:t>
      </w:r>
      <w:r w:rsidR="00D27D40" w:rsidRPr="00E60D34">
        <w:rPr>
          <w:rFonts w:asciiTheme="minorHAnsi" w:hAnsiTheme="minorHAnsi" w:cstheme="minorHAnsi"/>
          <w:szCs w:val="24"/>
        </w:rPr>
        <w:t>8</w:t>
      </w:r>
      <w:r w:rsidRPr="00E60D34">
        <w:rPr>
          <w:rFonts w:asciiTheme="minorHAnsi" w:hAnsiTheme="minorHAnsi" w:cstheme="minorHAnsi"/>
          <w:szCs w:val="24"/>
        </w:rPr>
        <w:t xml:space="preserve">0-day transition </w:t>
      </w:r>
      <w:r w:rsidRPr="00E60D34">
        <w:rPr>
          <w:rFonts w:asciiTheme="minorHAnsi" w:hAnsiTheme="minorHAnsi" w:cstheme="minorHAnsi"/>
          <w:szCs w:val="24"/>
        </w:rPr>
        <w:lastRenderedPageBreak/>
        <w:t xml:space="preserve">period applies to both the incoming and outgoing Contractors. The Contractor shall deliver the final Transition Plan </w:t>
      </w:r>
      <w:r w:rsidR="007768A9" w:rsidRPr="00E60D34">
        <w:rPr>
          <w:rFonts w:asciiTheme="minorHAnsi" w:hAnsiTheme="minorHAnsi" w:cstheme="minorHAnsi"/>
          <w:szCs w:val="24"/>
        </w:rPr>
        <w:t xml:space="preserve">no later than </w:t>
      </w:r>
      <w:r w:rsidRPr="00E60D34">
        <w:rPr>
          <w:rFonts w:asciiTheme="minorHAnsi" w:hAnsiTheme="minorHAnsi" w:cstheme="minorHAnsi"/>
          <w:szCs w:val="24"/>
        </w:rPr>
        <w:t>14 business days after the Kick-Off Meeting.</w:t>
      </w:r>
    </w:p>
    <w:p w14:paraId="4FF6A407" w14:textId="25ED310B" w:rsidR="00BB1D3F" w:rsidRPr="00E60D34" w:rsidRDefault="00BB1D3F" w:rsidP="00614858">
      <w:pPr>
        <w:pStyle w:val="Heading3"/>
        <w:rPr>
          <w:rFonts w:asciiTheme="minorHAnsi" w:hAnsiTheme="minorHAnsi" w:cstheme="minorHAnsi"/>
        </w:rPr>
      </w:pPr>
      <w:bookmarkStart w:id="17" w:name="_Toc11932537"/>
      <w:r w:rsidRPr="00E60D34">
        <w:rPr>
          <w:rFonts w:asciiTheme="minorHAnsi" w:hAnsiTheme="minorHAnsi" w:cstheme="minorHAnsi"/>
        </w:rPr>
        <w:t>C.3.2.1</w:t>
      </w:r>
      <w:r w:rsidRPr="00E60D34">
        <w:rPr>
          <w:rFonts w:asciiTheme="minorHAnsi" w:hAnsiTheme="minorHAnsi" w:cstheme="minorHAnsi"/>
        </w:rPr>
        <w:tab/>
        <w:t xml:space="preserve"> Transition-In</w:t>
      </w:r>
    </w:p>
    <w:p w14:paraId="177F3BC1" w14:textId="5482A82A" w:rsidR="00BB1D3F" w:rsidRPr="00E60D34" w:rsidRDefault="00BB1D3F" w:rsidP="00BB1D3F">
      <w:pPr>
        <w:rPr>
          <w:rFonts w:asciiTheme="minorHAnsi" w:hAnsiTheme="minorHAnsi" w:cstheme="minorHAnsi"/>
        </w:rPr>
      </w:pPr>
      <w:r w:rsidRPr="00E60D34">
        <w:rPr>
          <w:rFonts w:asciiTheme="minorHAnsi" w:hAnsiTheme="minorHAnsi" w:cstheme="minorHAnsi"/>
        </w:rPr>
        <w:t xml:space="preserve">The Contractor shall develop a Transition-In Plan to describe how it will perform and manage the transition-in activities required to successfully begin the </w:t>
      </w:r>
      <w:r w:rsidR="00F4454E" w:rsidRPr="00E60D34">
        <w:rPr>
          <w:rFonts w:asciiTheme="minorHAnsi" w:hAnsiTheme="minorHAnsi" w:cstheme="minorHAnsi"/>
        </w:rPr>
        <w:t>requirements</w:t>
      </w:r>
      <w:r w:rsidRPr="00E60D34">
        <w:rPr>
          <w:rFonts w:asciiTheme="minorHAnsi" w:hAnsiTheme="minorHAnsi" w:cstheme="minorHAnsi"/>
        </w:rPr>
        <w:t xml:space="preserve"> identified. </w:t>
      </w:r>
    </w:p>
    <w:p w14:paraId="2E989DF6" w14:textId="5A16B666" w:rsidR="00B93FB1" w:rsidRPr="00E60D34" w:rsidRDefault="00614858" w:rsidP="00614858">
      <w:pPr>
        <w:pStyle w:val="Heading3"/>
        <w:rPr>
          <w:rFonts w:asciiTheme="minorHAnsi" w:hAnsiTheme="minorHAnsi" w:cstheme="minorHAnsi"/>
        </w:rPr>
      </w:pPr>
      <w:r w:rsidRPr="00E60D34">
        <w:rPr>
          <w:rFonts w:asciiTheme="minorHAnsi" w:hAnsiTheme="minorHAnsi" w:cstheme="minorHAnsi"/>
        </w:rPr>
        <w:t>C. 3.2.</w:t>
      </w:r>
      <w:r w:rsidR="006B7319" w:rsidRPr="00E60D34">
        <w:rPr>
          <w:rFonts w:asciiTheme="minorHAnsi" w:hAnsiTheme="minorHAnsi" w:cstheme="minorHAnsi"/>
        </w:rPr>
        <w:t>2</w:t>
      </w:r>
      <w:r w:rsidRPr="00E60D34">
        <w:rPr>
          <w:rFonts w:asciiTheme="minorHAnsi" w:hAnsiTheme="minorHAnsi" w:cstheme="minorHAnsi"/>
        </w:rPr>
        <w:t xml:space="preserve"> </w:t>
      </w:r>
      <w:r w:rsidR="00B93FB1" w:rsidRPr="00E60D34">
        <w:rPr>
          <w:rFonts w:asciiTheme="minorHAnsi" w:hAnsiTheme="minorHAnsi" w:cstheme="minorHAnsi"/>
        </w:rPr>
        <w:t>Transition-</w:t>
      </w:r>
      <w:bookmarkEnd w:id="17"/>
      <w:r w:rsidR="00FF1C70" w:rsidRPr="00E60D34">
        <w:rPr>
          <w:rFonts w:asciiTheme="minorHAnsi" w:hAnsiTheme="minorHAnsi" w:cstheme="minorHAnsi"/>
        </w:rPr>
        <w:t>Out</w:t>
      </w:r>
    </w:p>
    <w:p w14:paraId="2393B0A4" w14:textId="6BC218D5" w:rsidR="00986C04" w:rsidRPr="00E60D34" w:rsidRDefault="00986C04" w:rsidP="00986C04">
      <w:pPr>
        <w:rPr>
          <w:rFonts w:asciiTheme="minorHAnsi" w:hAnsiTheme="minorHAnsi" w:cstheme="minorHAnsi"/>
          <w:szCs w:val="24"/>
        </w:rPr>
      </w:pPr>
      <w:r w:rsidRPr="00E60D34">
        <w:rPr>
          <w:rFonts w:asciiTheme="minorHAnsi" w:hAnsiTheme="minorHAnsi" w:cstheme="minorHAnsi"/>
          <w:szCs w:val="24"/>
        </w:rPr>
        <w:t xml:space="preserve">The Transition-Out period shall commence one hundred </w:t>
      </w:r>
      <w:r w:rsidR="001708D9" w:rsidRPr="00E60D34">
        <w:rPr>
          <w:rFonts w:asciiTheme="minorHAnsi" w:hAnsiTheme="minorHAnsi" w:cstheme="minorHAnsi"/>
          <w:szCs w:val="24"/>
        </w:rPr>
        <w:t xml:space="preserve">eighty </w:t>
      </w:r>
      <w:r w:rsidRPr="00E60D34">
        <w:rPr>
          <w:rFonts w:asciiTheme="minorHAnsi" w:hAnsiTheme="minorHAnsi" w:cstheme="minorHAnsi"/>
          <w:szCs w:val="24"/>
        </w:rPr>
        <w:t>(1</w:t>
      </w:r>
      <w:r w:rsidR="00D27D40" w:rsidRPr="00E60D34">
        <w:rPr>
          <w:rFonts w:asciiTheme="minorHAnsi" w:hAnsiTheme="minorHAnsi" w:cstheme="minorHAnsi"/>
          <w:szCs w:val="24"/>
        </w:rPr>
        <w:t>8</w:t>
      </w:r>
      <w:r w:rsidRPr="00E60D34">
        <w:rPr>
          <w:rFonts w:asciiTheme="minorHAnsi" w:hAnsiTheme="minorHAnsi" w:cstheme="minorHAnsi"/>
          <w:szCs w:val="24"/>
        </w:rPr>
        <w:t xml:space="preserve">0) calendar days before the end of this </w:t>
      </w:r>
      <w:r w:rsidR="001B0339" w:rsidRPr="00E60D34">
        <w:rPr>
          <w:rFonts w:asciiTheme="minorHAnsi" w:hAnsiTheme="minorHAnsi" w:cstheme="minorHAnsi"/>
          <w:szCs w:val="24"/>
        </w:rPr>
        <w:t>contract’s</w:t>
      </w:r>
      <w:r w:rsidRPr="00E60D34">
        <w:rPr>
          <w:rFonts w:asciiTheme="minorHAnsi" w:hAnsiTheme="minorHAnsi" w:cstheme="minorHAnsi"/>
          <w:szCs w:val="24"/>
        </w:rPr>
        <w:t xml:space="preserve"> period of performance. This transition may be to a Government entity, another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or to the incumbent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under a new contract.</w:t>
      </w:r>
    </w:p>
    <w:p w14:paraId="73EC4A3C" w14:textId="77777777" w:rsidR="00986C04" w:rsidRPr="00E60D34" w:rsidRDefault="00986C04" w:rsidP="00986C04">
      <w:pPr>
        <w:rPr>
          <w:rFonts w:asciiTheme="minorHAnsi" w:hAnsiTheme="minorHAnsi" w:cstheme="minorHAnsi"/>
          <w:szCs w:val="24"/>
        </w:rPr>
      </w:pPr>
    </w:p>
    <w:p w14:paraId="4AE8C4A6" w14:textId="6D5F9F67" w:rsidR="00986C04" w:rsidRPr="00E60D34" w:rsidRDefault="00986C04" w:rsidP="00986C04">
      <w:pPr>
        <w:rPr>
          <w:rFonts w:asciiTheme="minorHAnsi" w:hAnsiTheme="minorHAnsi" w:cstheme="minorHAnsi"/>
          <w:szCs w:val="24"/>
        </w:rPr>
      </w:pPr>
      <w:r w:rsidRPr="00E60D34">
        <w:rPr>
          <w:rFonts w:asciiTheme="minorHAnsi" w:hAnsiTheme="minorHAnsi" w:cstheme="minorHAnsi"/>
          <w:szCs w:val="24"/>
        </w:rPr>
        <w:t xml:space="preserve">The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shall:</w:t>
      </w:r>
    </w:p>
    <w:p w14:paraId="7B377B4D" w14:textId="77777777" w:rsidR="00986C04" w:rsidRPr="00E60D34" w:rsidRDefault="00986C04" w:rsidP="00986C04">
      <w:pPr>
        <w:rPr>
          <w:rFonts w:asciiTheme="minorHAnsi" w:hAnsiTheme="minorHAnsi" w:cstheme="minorHAnsi"/>
          <w:szCs w:val="24"/>
        </w:rPr>
      </w:pPr>
    </w:p>
    <w:p w14:paraId="6A961470" w14:textId="5DB6480F" w:rsidR="00986C04" w:rsidRPr="00E60D34" w:rsidRDefault="00986C04" w:rsidP="00245562">
      <w:pPr>
        <w:pStyle w:val="ListParagraph"/>
        <w:numPr>
          <w:ilvl w:val="1"/>
          <w:numId w:val="12"/>
        </w:numPr>
        <w:spacing w:after="200" w:line="276" w:lineRule="auto"/>
        <w:ind w:left="1080"/>
        <w:rPr>
          <w:rFonts w:asciiTheme="minorHAnsi" w:hAnsiTheme="minorHAnsi" w:cstheme="minorHAnsi"/>
          <w:szCs w:val="24"/>
        </w:rPr>
      </w:pPr>
      <w:r w:rsidRPr="00E60D34">
        <w:rPr>
          <w:rFonts w:asciiTheme="minorHAnsi" w:hAnsiTheme="minorHAnsi" w:cstheme="minorHAnsi"/>
          <w:szCs w:val="24"/>
        </w:rPr>
        <w:t xml:space="preserve">Assist the Government in planning and implementing a complete transition from this </w:t>
      </w:r>
      <w:r w:rsidR="00FA2C37" w:rsidRPr="00E60D34">
        <w:rPr>
          <w:rFonts w:asciiTheme="minorHAnsi" w:hAnsiTheme="minorHAnsi" w:cstheme="minorHAnsi"/>
          <w:szCs w:val="24"/>
        </w:rPr>
        <w:t xml:space="preserve">contract </w:t>
      </w:r>
      <w:r w:rsidRPr="00E60D34">
        <w:rPr>
          <w:rFonts w:asciiTheme="minorHAnsi" w:hAnsiTheme="minorHAnsi" w:cstheme="minorHAnsi"/>
          <w:szCs w:val="24"/>
        </w:rPr>
        <w:t xml:space="preserve">to the new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This shall include formal coordination with Government staff and successor staff and management. </w:t>
      </w:r>
    </w:p>
    <w:p w14:paraId="1A9AED59" w14:textId="77777777" w:rsidR="00986C04" w:rsidRPr="00E60D34" w:rsidRDefault="00986C04" w:rsidP="00245562">
      <w:pPr>
        <w:pStyle w:val="ListParagraph"/>
        <w:numPr>
          <w:ilvl w:val="1"/>
          <w:numId w:val="12"/>
        </w:numPr>
        <w:spacing w:after="200" w:line="276" w:lineRule="auto"/>
        <w:ind w:left="1080"/>
        <w:rPr>
          <w:rFonts w:asciiTheme="minorHAnsi" w:hAnsiTheme="minorHAnsi" w:cstheme="minorHAnsi"/>
          <w:szCs w:val="24"/>
        </w:rPr>
      </w:pPr>
      <w:r w:rsidRPr="00E60D34">
        <w:rPr>
          <w:rFonts w:asciiTheme="minorHAnsi" w:hAnsiTheme="minorHAnsi" w:cstheme="minorHAnsi"/>
          <w:szCs w:val="24"/>
        </w:rPr>
        <w:t>Cooperate and negotiate with its successor to develop a comprehensive Transition-Out Plan for phase-out services. This transition-out plan shall include:</w:t>
      </w:r>
    </w:p>
    <w:p w14:paraId="44902EF2"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Coordination with Government representatives</w:t>
      </w:r>
    </w:p>
    <w:p w14:paraId="6A65DBEB"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Review, evaluation and transition of current support services</w:t>
      </w:r>
    </w:p>
    <w:p w14:paraId="60B2B6B0" w14:textId="7D544230"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 xml:space="preserve">Transition of historic data, documentation (including processes and other necessary artifacts) to new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system</w:t>
      </w:r>
    </w:p>
    <w:p w14:paraId="4317627E"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Transfer of hardware warranties and software licenses (if applicable)</w:t>
      </w:r>
    </w:p>
    <w:p w14:paraId="732A4C78"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Transfer of all necessary business and/or technical documentation, including policies and procedures</w:t>
      </w:r>
    </w:p>
    <w:p w14:paraId="38C4897C"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Transfer of compiled and un-compiled source code, to include all versions, maintenance updates and patches</w:t>
      </w:r>
    </w:p>
    <w:p w14:paraId="66DB377B" w14:textId="48B77A5D"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 xml:space="preserve">Orientation phase and program to introduce Government personnel, programs, and users to the new </w:t>
      </w:r>
      <w:r w:rsidR="006376F7" w:rsidRPr="00E60D34">
        <w:rPr>
          <w:rFonts w:asciiTheme="minorHAnsi" w:hAnsiTheme="minorHAnsi" w:cstheme="minorHAnsi"/>
          <w:szCs w:val="24"/>
        </w:rPr>
        <w:t>Contractor</w:t>
      </w:r>
      <w:r w:rsidRPr="00E60D34">
        <w:rPr>
          <w:rFonts w:asciiTheme="minorHAnsi" w:hAnsiTheme="minorHAnsi" w:cstheme="minorHAnsi"/>
          <w:szCs w:val="24"/>
        </w:rPr>
        <w:t>'s team, tools, methodologies, and business processes</w:t>
      </w:r>
    </w:p>
    <w:p w14:paraId="02EC56EF" w14:textId="02E4A322"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 xml:space="preserve">Disposition of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purchased Government owned assets, including facilities, equipment, furniture, phone lines, computer equipment, etc.</w:t>
      </w:r>
    </w:p>
    <w:p w14:paraId="3FCFBBDB"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Transfer of Government Furnished Equipment (GFE) and Government Furnished Information (GFI), and GFE inventory management assistance</w:t>
      </w:r>
    </w:p>
    <w:p w14:paraId="1F66A0C5"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Applicable DOS debriefing and personnel out-processing procedures</w:t>
      </w:r>
    </w:p>
    <w:p w14:paraId="3F3278BD"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Roles and responsibilities</w:t>
      </w:r>
    </w:p>
    <w:p w14:paraId="0E4EB5F7"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 xml:space="preserve">Current Work Breakdown Structures (WBS): </w:t>
      </w:r>
    </w:p>
    <w:p w14:paraId="7CA78D42" w14:textId="7B00B358"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lastRenderedPageBreak/>
        <w:t xml:space="preserve">Current in-progress projects </w:t>
      </w:r>
      <w:r w:rsidR="009C2366" w:rsidRPr="00E60D34">
        <w:rPr>
          <w:rFonts w:asciiTheme="minorHAnsi" w:hAnsiTheme="minorHAnsi" w:cstheme="minorHAnsi"/>
          <w:szCs w:val="24"/>
        </w:rPr>
        <w:t>including</w:t>
      </w:r>
      <w:r w:rsidRPr="00E60D34">
        <w:rPr>
          <w:rFonts w:asciiTheme="minorHAnsi" w:hAnsiTheme="minorHAnsi" w:cstheme="minorHAnsi"/>
          <w:szCs w:val="24"/>
        </w:rPr>
        <w:t xml:space="preserve"> Project Management Plans, Risks, Schedules, Status of required artifacts</w:t>
      </w:r>
    </w:p>
    <w:p w14:paraId="42E31696" w14:textId="77777777" w:rsidR="00986C04" w:rsidRPr="00E60D34" w:rsidRDefault="00986C04" w:rsidP="00245562">
      <w:pPr>
        <w:pStyle w:val="ListParagraph"/>
        <w:numPr>
          <w:ilvl w:val="0"/>
          <w:numId w:val="13"/>
        </w:numPr>
        <w:spacing w:after="200" w:line="276" w:lineRule="auto"/>
        <w:ind w:left="1800"/>
        <w:rPr>
          <w:rFonts w:asciiTheme="minorHAnsi" w:hAnsiTheme="minorHAnsi" w:cstheme="minorHAnsi"/>
          <w:szCs w:val="24"/>
        </w:rPr>
      </w:pPr>
      <w:r w:rsidRPr="00E60D34">
        <w:rPr>
          <w:rFonts w:asciiTheme="minorHAnsi" w:hAnsiTheme="minorHAnsi" w:cstheme="minorHAnsi"/>
          <w:szCs w:val="24"/>
        </w:rPr>
        <w:t>Turn-in of all Government keys, ID/access cards, and security codes</w:t>
      </w:r>
    </w:p>
    <w:p w14:paraId="1CE64AD7" w14:textId="45861AD5" w:rsidR="00986C04" w:rsidRPr="00E60D34" w:rsidRDefault="00986C04" w:rsidP="00245562">
      <w:pPr>
        <w:pStyle w:val="ListParagraph"/>
        <w:numPr>
          <w:ilvl w:val="1"/>
          <w:numId w:val="12"/>
        </w:numPr>
        <w:spacing w:line="276" w:lineRule="auto"/>
        <w:ind w:left="1080"/>
        <w:rPr>
          <w:rFonts w:asciiTheme="minorHAnsi" w:hAnsiTheme="minorHAnsi" w:cstheme="minorHAnsi"/>
          <w:szCs w:val="24"/>
        </w:rPr>
      </w:pPr>
      <w:r w:rsidRPr="00E60D34">
        <w:rPr>
          <w:rFonts w:asciiTheme="minorHAnsi" w:hAnsiTheme="minorHAnsi" w:cstheme="minorHAnsi"/>
          <w:szCs w:val="24"/>
        </w:rPr>
        <w:t xml:space="preserve">Provide sufficient experienced personnel during the transition-out period to ensure that the services required by this contract are maintained at the required level of proficiency while fully supporting transition, knowledge services, and providing artifacts, such as electronic and physical files, to successor </w:t>
      </w:r>
      <w:r w:rsidR="006376F7" w:rsidRPr="00E60D34">
        <w:rPr>
          <w:rFonts w:asciiTheme="minorHAnsi" w:hAnsiTheme="minorHAnsi" w:cstheme="minorHAnsi"/>
          <w:szCs w:val="24"/>
        </w:rPr>
        <w:t>Contractor</w:t>
      </w:r>
      <w:r w:rsidRPr="00E60D34">
        <w:rPr>
          <w:rFonts w:asciiTheme="minorHAnsi" w:hAnsiTheme="minorHAnsi" w:cstheme="minorHAnsi"/>
          <w:szCs w:val="24"/>
        </w:rPr>
        <w:t>s</w:t>
      </w:r>
    </w:p>
    <w:p w14:paraId="319A1730" w14:textId="75B148C7" w:rsidR="00C11CCD" w:rsidRPr="00E60D34" w:rsidRDefault="0016313C" w:rsidP="00B15926">
      <w:pPr>
        <w:pStyle w:val="Heading2"/>
        <w:spacing w:before="240" w:beforeAutospacing="0" w:after="240" w:afterAutospacing="0"/>
        <w:rPr>
          <w:rFonts w:asciiTheme="minorHAnsi" w:hAnsiTheme="minorHAnsi" w:cstheme="minorHAnsi"/>
        </w:rPr>
      </w:pPr>
      <w:r w:rsidRPr="00E60D34">
        <w:rPr>
          <w:rFonts w:asciiTheme="minorHAnsi" w:hAnsiTheme="minorHAnsi" w:cstheme="minorHAnsi"/>
        </w:rPr>
        <w:t xml:space="preserve">PERSONALIZATION PRINTERS </w:t>
      </w:r>
      <w:r w:rsidR="00EB1393" w:rsidRPr="00E60D34">
        <w:rPr>
          <w:rFonts w:asciiTheme="minorHAnsi" w:hAnsiTheme="minorHAnsi" w:cstheme="minorHAnsi"/>
        </w:rPr>
        <w:t>(OPTIONAL)</w:t>
      </w:r>
    </w:p>
    <w:p w14:paraId="21B45691" w14:textId="64C70617" w:rsidR="00ED587E" w:rsidRPr="00E60D34" w:rsidRDefault="00E85D91" w:rsidP="00CF4444">
      <w:pPr>
        <w:pStyle w:val="Heading3"/>
        <w:rPr>
          <w:rFonts w:asciiTheme="minorHAnsi" w:hAnsiTheme="minorHAnsi" w:cstheme="minorHAnsi"/>
        </w:rPr>
      </w:pPr>
      <w:r w:rsidRPr="00E60D34">
        <w:rPr>
          <w:rFonts w:asciiTheme="minorHAnsi" w:hAnsiTheme="minorHAnsi" w:cstheme="minorHAnsi"/>
        </w:rPr>
        <w:t xml:space="preserve">C.3.3.1 </w:t>
      </w:r>
      <w:r w:rsidR="008E572F" w:rsidRPr="00E60D34">
        <w:rPr>
          <w:rFonts w:asciiTheme="minorHAnsi" w:hAnsiTheme="minorHAnsi" w:cstheme="minorHAnsi"/>
        </w:rPr>
        <w:t>Passport Personalization Printers with Laser Engraving</w:t>
      </w:r>
      <w:r w:rsidR="004357BF" w:rsidRPr="00E60D34">
        <w:rPr>
          <w:rFonts w:asciiTheme="minorHAnsi" w:hAnsiTheme="minorHAnsi" w:cstheme="minorHAnsi"/>
        </w:rPr>
        <w:t xml:space="preserve"> (Optional)</w:t>
      </w:r>
    </w:p>
    <w:p w14:paraId="06F9A257" w14:textId="78AAA34B" w:rsidR="00BF3407" w:rsidRPr="00E60D34" w:rsidRDefault="00BF3407" w:rsidP="00BF3407">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contractor shall install laser engraving Personalization Printers at Domestic Passport Sites</w:t>
      </w:r>
      <w:r w:rsidR="00BD2D5A" w:rsidRPr="00E60D34">
        <w:rPr>
          <w:rFonts w:asciiTheme="minorHAnsi" w:hAnsiTheme="minorHAnsi" w:cstheme="minorHAnsi"/>
          <w:szCs w:val="24"/>
        </w:rPr>
        <w:t xml:space="preserve"> and </w:t>
      </w:r>
      <w:r w:rsidR="00592096" w:rsidRPr="00E60D34">
        <w:rPr>
          <w:rFonts w:asciiTheme="minorHAnsi" w:hAnsiTheme="minorHAnsi" w:cstheme="minorHAnsi"/>
          <w:szCs w:val="24"/>
        </w:rPr>
        <w:t>S</w:t>
      </w:r>
      <w:r w:rsidR="00BD2D5A" w:rsidRPr="00E60D34">
        <w:rPr>
          <w:rFonts w:asciiTheme="minorHAnsi" w:hAnsiTheme="minorHAnsi" w:cstheme="minorHAnsi"/>
          <w:szCs w:val="24"/>
        </w:rPr>
        <w:t xml:space="preserve">upport </w:t>
      </w:r>
      <w:r w:rsidR="00592096" w:rsidRPr="00E60D34">
        <w:rPr>
          <w:rFonts w:asciiTheme="minorHAnsi" w:hAnsiTheme="minorHAnsi" w:cstheme="minorHAnsi"/>
          <w:szCs w:val="24"/>
        </w:rPr>
        <w:t>S</w:t>
      </w:r>
      <w:r w:rsidR="00D757A4" w:rsidRPr="00E60D34">
        <w:rPr>
          <w:rFonts w:asciiTheme="minorHAnsi" w:hAnsiTheme="minorHAnsi" w:cstheme="minorHAnsi"/>
          <w:szCs w:val="24"/>
        </w:rPr>
        <w:t>ite</w:t>
      </w:r>
      <w:r w:rsidR="00BD2D5A" w:rsidRPr="00E60D34">
        <w:rPr>
          <w:rFonts w:asciiTheme="minorHAnsi" w:hAnsiTheme="minorHAnsi" w:cstheme="minorHAnsi"/>
          <w:szCs w:val="24"/>
        </w:rPr>
        <w:t xml:space="preserve"> locations</w:t>
      </w:r>
      <w:r w:rsidRPr="00E60D34">
        <w:rPr>
          <w:rFonts w:asciiTheme="minorHAnsi" w:hAnsiTheme="minorHAnsi" w:cstheme="minorHAnsi"/>
          <w:szCs w:val="24"/>
        </w:rPr>
        <w:t xml:space="preserve">. The Contractor shall provide printers that integrate into existing DOS technology environments based on </w:t>
      </w:r>
      <w:r w:rsidR="00350CD2" w:rsidRPr="00E60D34">
        <w:rPr>
          <w:rFonts w:asciiTheme="minorHAnsi" w:hAnsiTheme="minorHAnsi" w:cstheme="minorHAnsi"/>
          <w:szCs w:val="24"/>
        </w:rPr>
        <w:t>the I</w:t>
      </w:r>
      <w:r w:rsidRPr="00E60D34">
        <w:rPr>
          <w:rFonts w:asciiTheme="minorHAnsi" w:hAnsiTheme="minorHAnsi" w:cstheme="minorHAnsi"/>
          <w:szCs w:val="24"/>
        </w:rPr>
        <w:t xml:space="preserve">nterface Control Document (ICD). All Personalization Printers shall incorporate full compatibility with the ICD.    </w:t>
      </w:r>
    </w:p>
    <w:p w14:paraId="31D5A505" w14:textId="77777777" w:rsidR="00BF3407" w:rsidRPr="00E60D34" w:rsidRDefault="00BF3407" w:rsidP="00BF3407">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contractor shall provide printing systems described in the following categories:</w:t>
      </w:r>
    </w:p>
    <w:p w14:paraId="29627B1A" w14:textId="436D61E3" w:rsidR="00293E25" w:rsidRPr="00E60D34" w:rsidRDefault="00293E25" w:rsidP="00245562">
      <w:pPr>
        <w:numPr>
          <w:ilvl w:val="0"/>
          <w:numId w:val="23"/>
        </w:numPr>
        <w:ind w:left="1080"/>
        <w:rPr>
          <w:rFonts w:asciiTheme="minorHAnsi" w:hAnsiTheme="minorHAnsi" w:cstheme="minorHAnsi"/>
        </w:rPr>
      </w:pPr>
      <w:r w:rsidRPr="00E60D34">
        <w:rPr>
          <w:rFonts w:asciiTheme="minorHAnsi" w:hAnsiTheme="minorHAnsi" w:cstheme="minorHAnsi"/>
          <w:b/>
        </w:rPr>
        <w:t>High-Capacity Passport Personalization Printers:</w:t>
      </w:r>
      <w:r w:rsidRPr="00E60D34">
        <w:rPr>
          <w:rFonts w:asciiTheme="minorHAnsi" w:hAnsiTheme="minorHAnsi" w:cstheme="minorHAnsi"/>
        </w:rPr>
        <w:t xml:space="preserve">  High-capacity printers shall </w:t>
      </w:r>
      <w:r w:rsidR="008A2C6D" w:rsidRPr="00E60D34">
        <w:rPr>
          <w:rFonts w:asciiTheme="minorHAnsi" w:hAnsiTheme="minorHAnsi" w:cstheme="minorHAnsi"/>
        </w:rPr>
        <w:t xml:space="preserve">have the capability to </w:t>
      </w:r>
      <w:r w:rsidRPr="00E60D34">
        <w:rPr>
          <w:rFonts w:asciiTheme="minorHAnsi" w:hAnsiTheme="minorHAnsi" w:cstheme="minorHAnsi"/>
        </w:rPr>
        <w:t xml:space="preserve">personalize </w:t>
      </w:r>
      <w:r w:rsidR="008A2C6D" w:rsidRPr="00E60D34">
        <w:rPr>
          <w:rFonts w:asciiTheme="minorHAnsi" w:hAnsiTheme="minorHAnsi" w:cstheme="minorHAnsi"/>
        </w:rPr>
        <w:t xml:space="preserve">a minimum of </w:t>
      </w:r>
      <w:r w:rsidRPr="00E60D34">
        <w:rPr>
          <w:rFonts w:asciiTheme="minorHAnsi" w:hAnsiTheme="minorHAnsi" w:cstheme="minorHAnsi"/>
        </w:rPr>
        <w:t>300</w:t>
      </w:r>
      <w:r w:rsidR="00D32448" w:rsidRPr="00E60D34">
        <w:rPr>
          <w:rFonts w:asciiTheme="minorHAnsi" w:hAnsiTheme="minorHAnsi" w:cstheme="minorHAnsi"/>
        </w:rPr>
        <w:t>+</w:t>
      </w:r>
      <w:r w:rsidRPr="00E60D34">
        <w:rPr>
          <w:rFonts w:asciiTheme="minorHAnsi" w:hAnsiTheme="minorHAnsi" w:cstheme="minorHAnsi"/>
        </w:rPr>
        <w:t xml:space="preserve"> books or more per hour</w:t>
      </w:r>
      <w:r w:rsidR="00C50D80" w:rsidRPr="00E60D34">
        <w:rPr>
          <w:rFonts w:asciiTheme="minorHAnsi" w:hAnsiTheme="minorHAnsi" w:cstheme="minorHAnsi"/>
        </w:rPr>
        <w:t>,</w:t>
      </w:r>
      <w:r w:rsidRPr="00E60D34">
        <w:rPr>
          <w:rFonts w:asciiTheme="minorHAnsi" w:hAnsiTheme="minorHAnsi" w:cstheme="minorHAnsi"/>
        </w:rPr>
        <w:t xml:space="preserve"> as measured from the</w:t>
      </w:r>
      <w:r w:rsidR="007842CD" w:rsidRPr="00E60D34">
        <w:rPr>
          <w:rFonts w:asciiTheme="minorHAnsi" w:hAnsiTheme="minorHAnsi" w:cstheme="minorHAnsi"/>
        </w:rPr>
        <w:t xml:space="preserve"> </w:t>
      </w:r>
      <w:r w:rsidR="006B00B9" w:rsidRPr="00E60D34">
        <w:rPr>
          <w:rFonts w:asciiTheme="minorHAnsi" w:hAnsiTheme="minorHAnsi" w:cstheme="minorHAnsi"/>
        </w:rPr>
        <w:t xml:space="preserve">input hopper </w:t>
      </w:r>
      <w:r w:rsidR="00921896" w:rsidRPr="00E60D34">
        <w:rPr>
          <w:rFonts w:asciiTheme="minorHAnsi" w:hAnsiTheme="minorHAnsi" w:cstheme="minorHAnsi"/>
        </w:rPr>
        <w:t>(first passport book)</w:t>
      </w:r>
      <w:r w:rsidR="005C0210" w:rsidRPr="00E60D34">
        <w:rPr>
          <w:rFonts w:asciiTheme="minorHAnsi" w:hAnsiTheme="minorHAnsi" w:cstheme="minorHAnsi"/>
        </w:rPr>
        <w:t xml:space="preserve"> </w:t>
      </w:r>
      <w:r w:rsidR="00C50D80" w:rsidRPr="00E60D34">
        <w:rPr>
          <w:rFonts w:asciiTheme="minorHAnsi" w:hAnsiTheme="minorHAnsi" w:cstheme="minorHAnsi"/>
        </w:rPr>
        <w:t xml:space="preserve">to the output hopper </w:t>
      </w:r>
      <w:r w:rsidR="007842CD" w:rsidRPr="00E60D34">
        <w:rPr>
          <w:rFonts w:asciiTheme="minorHAnsi" w:hAnsiTheme="minorHAnsi" w:cstheme="minorHAnsi"/>
        </w:rPr>
        <w:t>(last passport book)</w:t>
      </w:r>
      <w:r w:rsidRPr="00E60D34">
        <w:rPr>
          <w:rFonts w:asciiTheme="minorHAnsi" w:hAnsiTheme="minorHAnsi" w:cstheme="minorHAnsi"/>
        </w:rPr>
        <w:t xml:space="preserve">. </w:t>
      </w:r>
      <w:r w:rsidR="009A1451" w:rsidRPr="00E60D34">
        <w:rPr>
          <w:rFonts w:asciiTheme="minorHAnsi" w:hAnsiTheme="minorHAnsi" w:cstheme="minorHAnsi"/>
        </w:rPr>
        <w:t>T</w:t>
      </w:r>
      <w:r w:rsidRPr="00E60D34">
        <w:rPr>
          <w:rFonts w:asciiTheme="minorHAnsi" w:hAnsiTheme="minorHAnsi" w:cstheme="minorHAnsi"/>
        </w:rPr>
        <w:t>hroughput</w:t>
      </w:r>
      <w:r w:rsidR="008845B4" w:rsidRPr="00E60D34">
        <w:rPr>
          <w:rFonts w:asciiTheme="minorHAnsi" w:hAnsiTheme="minorHAnsi" w:cstheme="minorHAnsi"/>
        </w:rPr>
        <w:t xml:space="preserve"> of </w:t>
      </w:r>
      <w:r w:rsidR="00D117FC" w:rsidRPr="00E60D34">
        <w:rPr>
          <w:rFonts w:asciiTheme="minorHAnsi" w:hAnsiTheme="minorHAnsi" w:cstheme="minorHAnsi"/>
        </w:rPr>
        <w:t xml:space="preserve">the </w:t>
      </w:r>
      <w:r w:rsidR="00C1566C" w:rsidRPr="00E60D34">
        <w:rPr>
          <w:rFonts w:asciiTheme="minorHAnsi" w:hAnsiTheme="minorHAnsi" w:cstheme="minorHAnsi"/>
        </w:rPr>
        <w:t xml:space="preserve">chip </w:t>
      </w:r>
      <w:r w:rsidR="008845B4" w:rsidRPr="00E60D34">
        <w:rPr>
          <w:rFonts w:asciiTheme="minorHAnsi" w:hAnsiTheme="minorHAnsi" w:cstheme="minorHAnsi"/>
        </w:rPr>
        <w:t>encoding</w:t>
      </w:r>
      <w:r w:rsidRPr="00E60D34">
        <w:rPr>
          <w:rFonts w:asciiTheme="minorHAnsi" w:hAnsiTheme="minorHAnsi" w:cstheme="minorHAnsi"/>
        </w:rPr>
        <w:t xml:space="preserve"> is measured</w:t>
      </w:r>
      <w:r w:rsidR="008845B4" w:rsidRPr="00E60D34">
        <w:rPr>
          <w:rFonts w:asciiTheme="minorHAnsi" w:hAnsiTheme="minorHAnsi" w:cstheme="minorHAnsi"/>
        </w:rPr>
        <w:t xml:space="preserve"> on the </w:t>
      </w:r>
      <w:r w:rsidRPr="00E60D34">
        <w:rPr>
          <w:rFonts w:asciiTheme="minorHAnsi" w:hAnsiTheme="minorHAnsi" w:cstheme="minorHAnsi"/>
        </w:rPr>
        <w:t xml:space="preserve">chip image </w:t>
      </w:r>
      <w:r w:rsidR="008845B4" w:rsidRPr="00E60D34">
        <w:rPr>
          <w:rFonts w:asciiTheme="minorHAnsi" w:hAnsiTheme="minorHAnsi" w:cstheme="minorHAnsi"/>
        </w:rPr>
        <w:t>(</w:t>
      </w:r>
      <w:r w:rsidRPr="00E60D34">
        <w:rPr>
          <w:rFonts w:asciiTheme="minorHAnsi" w:hAnsiTheme="minorHAnsi" w:cstheme="minorHAnsi"/>
        </w:rPr>
        <w:t>size</w:t>
      </w:r>
      <w:r w:rsidR="008845B4" w:rsidRPr="00E60D34">
        <w:rPr>
          <w:rFonts w:asciiTheme="minorHAnsi" w:hAnsiTheme="minorHAnsi" w:cstheme="minorHAnsi"/>
        </w:rPr>
        <w:t>)</w:t>
      </w:r>
      <w:r w:rsidR="00D117FC" w:rsidRPr="00E60D34">
        <w:rPr>
          <w:rFonts w:asciiTheme="minorHAnsi" w:hAnsiTheme="minorHAnsi" w:cstheme="minorHAnsi"/>
        </w:rPr>
        <w:t>,</w:t>
      </w:r>
      <w:r w:rsidR="00BD3726" w:rsidRPr="00E60D34">
        <w:rPr>
          <w:rFonts w:asciiTheme="minorHAnsi" w:hAnsiTheme="minorHAnsi" w:cstheme="minorHAnsi"/>
        </w:rPr>
        <w:t xml:space="preserve"> </w:t>
      </w:r>
      <w:r w:rsidR="00F2505A" w:rsidRPr="00E60D34">
        <w:rPr>
          <w:rFonts w:asciiTheme="minorHAnsi" w:hAnsiTheme="minorHAnsi" w:cstheme="minorHAnsi"/>
        </w:rPr>
        <w:t xml:space="preserve">and </w:t>
      </w:r>
      <w:r w:rsidRPr="00E60D34">
        <w:rPr>
          <w:rFonts w:asciiTheme="minorHAnsi" w:hAnsiTheme="minorHAnsi" w:cstheme="minorHAnsi"/>
        </w:rPr>
        <w:t xml:space="preserve">shall be </w:t>
      </w:r>
      <w:r w:rsidR="001E30E0" w:rsidRPr="00E60D34">
        <w:rPr>
          <w:rFonts w:asciiTheme="minorHAnsi" w:hAnsiTheme="minorHAnsi" w:cstheme="minorHAnsi"/>
        </w:rPr>
        <w:t xml:space="preserve">a </w:t>
      </w:r>
      <w:r w:rsidR="0029495E" w:rsidRPr="00E60D34">
        <w:rPr>
          <w:rFonts w:asciiTheme="minorHAnsi" w:hAnsiTheme="minorHAnsi" w:cstheme="minorHAnsi"/>
        </w:rPr>
        <w:t>minim</w:t>
      </w:r>
      <w:r w:rsidR="007A1312" w:rsidRPr="00E60D34">
        <w:rPr>
          <w:rFonts w:asciiTheme="minorHAnsi" w:hAnsiTheme="minorHAnsi" w:cstheme="minorHAnsi"/>
        </w:rPr>
        <w:t>um</w:t>
      </w:r>
      <w:r w:rsidR="0029495E" w:rsidRPr="00E60D34">
        <w:rPr>
          <w:rFonts w:asciiTheme="minorHAnsi" w:hAnsiTheme="minorHAnsi" w:cstheme="minorHAnsi"/>
        </w:rPr>
        <w:t xml:space="preserve"> of</w:t>
      </w:r>
      <w:r w:rsidR="001E30E0" w:rsidRPr="00E60D34">
        <w:rPr>
          <w:rFonts w:asciiTheme="minorHAnsi" w:hAnsiTheme="minorHAnsi" w:cstheme="minorHAnsi"/>
        </w:rPr>
        <w:t xml:space="preserve"> </w:t>
      </w:r>
      <w:r w:rsidRPr="00E60D34">
        <w:rPr>
          <w:rFonts w:asciiTheme="minorHAnsi" w:hAnsiTheme="minorHAnsi" w:cstheme="minorHAnsi"/>
        </w:rPr>
        <w:t>25-35 kilobytes</w:t>
      </w:r>
      <w:r w:rsidR="00DA11E9" w:rsidRPr="00E60D34">
        <w:rPr>
          <w:rFonts w:asciiTheme="minorHAnsi" w:hAnsiTheme="minorHAnsi" w:cstheme="minorHAnsi"/>
        </w:rPr>
        <w:t>, with the option to expand</w:t>
      </w:r>
      <w:r w:rsidR="0034766B" w:rsidRPr="00E60D34">
        <w:rPr>
          <w:rFonts w:asciiTheme="minorHAnsi" w:hAnsiTheme="minorHAnsi" w:cstheme="minorHAnsi"/>
        </w:rPr>
        <w:t xml:space="preserve"> writing</w:t>
      </w:r>
      <w:r w:rsidR="00DA11E9" w:rsidRPr="00E60D34">
        <w:rPr>
          <w:rFonts w:asciiTheme="minorHAnsi" w:hAnsiTheme="minorHAnsi" w:cstheme="minorHAnsi"/>
        </w:rPr>
        <w:t xml:space="preserve"> on the chip</w:t>
      </w:r>
      <w:r w:rsidR="0037468B" w:rsidRPr="00E60D34">
        <w:rPr>
          <w:rFonts w:asciiTheme="minorHAnsi" w:hAnsiTheme="minorHAnsi" w:cstheme="minorHAnsi"/>
        </w:rPr>
        <w:t>, as direct</w:t>
      </w:r>
      <w:r w:rsidR="00D3628F" w:rsidRPr="00E60D34">
        <w:rPr>
          <w:rFonts w:asciiTheme="minorHAnsi" w:hAnsiTheme="minorHAnsi" w:cstheme="minorHAnsi"/>
        </w:rPr>
        <w:t xml:space="preserve">ed and approved by the </w:t>
      </w:r>
      <w:r w:rsidR="001D3261" w:rsidRPr="00E60D34">
        <w:rPr>
          <w:rFonts w:asciiTheme="minorHAnsi" w:hAnsiTheme="minorHAnsi" w:cstheme="minorHAnsi"/>
        </w:rPr>
        <w:t>G</w:t>
      </w:r>
      <w:r w:rsidR="00D3628F" w:rsidRPr="00E60D34">
        <w:rPr>
          <w:rFonts w:asciiTheme="minorHAnsi" w:hAnsiTheme="minorHAnsi" w:cstheme="minorHAnsi"/>
        </w:rPr>
        <w:t>overnment</w:t>
      </w:r>
      <w:r w:rsidRPr="00E60D34">
        <w:rPr>
          <w:rFonts w:asciiTheme="minorHAnsi" w:hAnsiTheme="minorHAnsi" w:cstheme="minorHAnsi"/>
        </w:rPr>
        <w:t xml:space="preserve">. The printers shall require no electric power other than AC at 60 Hertz.  Facility requirements on the Government (e.g. power, </w:t>
      </w:r>
      <w:r w:rsidR="008A2C6D" w:rsidRPr="00E60D34">
        <w:rPr>
          <w:rFonts w:asciiTheme="minorHAnsi" w:hAnsiTheme="minorHAnsi" w:cstheme="minorHAnsi"/>
        </w:rPr>
        <w:t xml:space="preserve">specialized HVAC, </w:t>
      </w:r>
      <w:r w:rsidRPr="00E60D34">
        <w:rPr>
          <w:rFonts w:asciiTheme="minorHAnsi" w:hAnsiTheme="minorHAnsi" w:cstheme="minorHAnsi"/>
        </w:rPr>
        <w:t>compressed air, chilled water, etc.) must be detailed in the proposal. The Government will select the area where printers are installed.</w:t>
      </w:r>
    </w:p>
    <w:p w14:paraId="5E9E917F" w14:textId="77777777" w:rsidR="00B1037A" w:rsidRPr="00E60D34" w:rsidRDefault="00B1037A" w:rsidP="00B1037A">
      <w:pPr>
        <w:ind w:left="1080"/>
        <w:rPr>
          <w:rFonts w:asciiTheme="minorHAnsi" w:hAnsiTheme="minorHAnsi" w:cstheme="minorHAnsi"/>
        </w:rPr>
      </w:pPr>
    </w:p>
    <w:p w14:paraId="421962BF" w14:textId="43C3F28D" w:rsidR="00293E25" w:rsidRPr="00E60D34" w:rsidRDefault="00293E25" w:rsidP="00CA706E">
      <w:pPr>
        <w:numPr>
          <w:ilvl w:val="0"/>
          <w:numId w:val="23"/>
        </w:numPr>
        <w:tabs>
          <w:tab w:val="left" w:pos="4950"/>
        </w:tabs>
        <w:ind w:left="1080"/>
        <w:rPr>
          <w:rFonts w:asciiTheme="minorHAnsi" w:hAnsiTheme="minorHAnsi" w:cstheme="minorHAnsi"/>
        </w:rPr>
      </w:pPr>
      <w:r w:rsidRPr="00E60D34">
        <w:rPr>
          <w:rFonts w:asciiTheme="minorHAnsi" w:hAnsiTheme="minorHAnsi" w:cstheme="minorHAnsi"/>
          <w:b/>
        </w:rPr>
        <w:t>Low-Capacity Passport Personalization Printers:</w:t>
      </w:r>
      <w:r w:rsidRPr="00E60D34">
        <w:rPr>
          <w:rFonts w:asciiTheme="minorHAnsi" w:hAnsiTheme="minorHAnsi" w:cstheme="minorHAnsi"/>
        </w:rPr>
        <w:t xml:space="preserve">  Low-capacity printers shall personalize </w:t>
      </w:r>
      <w:r w:rsidR="002C425C" w:rsidRPr="00E60D34">
        <w:rPr>
          <w:rFonts w:asciiTheme="minorHAnsi" w:hAnsiTheme="minorHAnsi" w:cstheme="minorHAnsi"/>
        </w:rPr>
        <w:t xml:space="preserve">a minimum of </w:t>
      </w:r>
      <w:r w:rsidRPr="00E60D34">
        <w:rPr>
          <w:rFonts w:asciiTheme="minorHAnsi" w:hAnsiTheme="minorHAnsi" w:cstheme="minorHAnsi"/>
        </w:rPr>
        <w:t>100</w:t>
      </w:r>
      <w:r w:rsidR="00D32448" w:rsidRPr="00E60D34">
        <w:rPr>
          <w:rFonts w:asciiTheme="minorHAnsi" w:hAnsiTheme="minorHAnsi" w:cstheme="minorHAnsi"/>
        </w:rPr>
        <w:t>+</w:t>
      </w:r>
      <w:r w:rsidRPr="00E60D34">
        <w:rPr>
          <w:rFonts w:asciiTheme="minorHAnsi" w:hAnsiTheme="minorHAnsi" w:cstheme="minorHAnsi"/>
        </w:rPr>
        <w:t xml:space="preserve"> books per hour as measured from the </w:t>
      </w:r>
      <w:r w:rsidR="008B6756" w:rsidRPr="00E60D34">
        <w:rPr>
          <w:rFonts w:asciiTheme="minorHAnsi" w:hAnsiTheme="minorHAnsi" w:cstheme="minorHAnsi"/>
        </w:rPr>
        <w:t xml:space="preserve">input hopper (first passport book) to the </w:t>
      </w:r>
      <w:r w:rsidRPr="00E60D34">
        <w:rPr>
          <w:rFonts w:asciiTheme="minorHAnsi" w:hAnsiTheme="minorHAnsi" w:cstheme="minorHAnsi"/>
        </w:rPr>
        <w:t>output hopper</w:t>
      </w:r>
      <w:r w:rsidR="00A62215" w:rsidRPr="00E60D34">
        <w:rPr>
          <w:rFonts w:asciiTheme="minorHAnsi" w:hAnsiTheme="minorHAnsi" w:cstheme="minorHAnsi"/>
        </w:rPr>
        <w:t xml:space="preserve"> (last passport book)</w:t>
      </w:r>
      <w:r w:rsidRPr="00E60D34">
        <w:rPr>
          <w:rFonts w:asciiTheme="minorHAnsi" w:hAnsiTheme="minorHAnsi" w:cstheme="minorHAnsi"/>
        </w:rPr>
        <w:t xml:space="preserve">. </w:t>
      </w:r>
      <w:r w:rsidR="00A86DFB" w:rsidRPr="00E60D34">
        <w:rPr>
          <w:rFonts w:asciiTheme="minorHAnsi" w:hAnsiTheme="minorHAnsi" w:cstheme="minorHAnsi"/>
        </w:rPr>
        <w:t>T</w:t>
      </w:r>
      <w:r w:rsidRPr="00E60D34">
        <w:rPr>
          <w:rFonts w:asciiTheme="minorHAnsi" w:hAnsiTheme="minorHAnsi" w:cstheme="minorHAnsi"/>
        </w:rPr>
        <w:t xml:space="preserve">hroughput </w:t>
      </w:r>
      <w:r w:rsidR="00EC2DAA" w:rsidRPr="00E60D34">
        <w:rPr>
          <w:rFonts w:asciiTheme="minorHAnsi" w:hAnsiTheme="minorHAnsi" w:cstheme="minorHAnsi"/>
        </w:rPr>
        <w:t xml:space="preserve">of </w:t>
      </w:r>
      <w:r w:rsidR="007F263A" w:rsidRPr="00E60D34">
        <w:rPr>
          <w:rFonts w:asciiTheme="minorHAnsi" w:hAnsiTheme="minorHAnsi" w:cstheme="minorHAnsi"/>
        </w:rPr>
        <w:t xml:space="preserve">the </w:t>
      </w:r>
      <w:r w:rsidR="00C1566C" w:rsidRPr="00E60D34">
        <w:rPr>
          <w:rFonts w:asciiTheme="minorHAnsi" w:hAnsiTheme="minorHAnsi" w:cstheme="minorHAnsi"/>
        </w:rPr>
        <w:t xml:space="preserve">chip </w:t>
      </w:r>
      <w:r w:rsidR="00EC2DAA" w:rsidRPr="00E60D34">
        <w:rPr>
          <w:rFonts w:asciiTheme="minorHAnsi" w:hAnsiTheme="minorHAnsi" w:cstheme="minorHAnsi"/>
        </w:rPr>
        <w:t xml:space="preserve">encoding is </w:t>
      </w:r>
      <w:r w:rsidRPr="00E60D34">
        <w:rPr>
          <w:rFonts w:asciiTheme="minorHAnsi" w:hAnsiTheme="minorHAnsi" w:cstheme="minorHAnsi"/>
        </w:rPr>
        <w:t xml:space="preserve">measured </w:t>
      </w:r>
      <w:r w:rsidR="00EC2DAA" w:rsidRPr="00E60D34">
        <w:rPr>
          <w:rFonts w:asciiTheme="minorHAnsi" w:hAnsiTheme="minorHAnsi" w:cstheme="minorHAnsi"/>
        </w:rPr>
        <w:t xml:space="preserve">on </w:t>
      </w:r>
      <w:r w:rsidRPr="00E60D34">
        <w:rPr>
          <w:rFonts w:asciiTheme="minorHAnsi" w:hAnsiTheme="minorHAnsi" w:cstheme="minorHAnsi"/>
        </w:rPr>
        <w:t xml:space="preserve">the chip image </w:t>
      </w:r>
      <w:r w:rsidR="00EC2DAA" w:rsidRPr="00E60D34">
        <w:rPr>
          <w:rFonts w:asciiTheme="minorHAnsi" w:hAnsiTheme="minorHAnsi" w:cstheme="minorHAnsi"/>
        </w:rPr>
        <w:t>(</w:t>
      </w:r>
      <w:r w:rsidRPr="00E60D34">
        <w:rPr>
          <w:rFonts w:asciiTheme="minorHAnsi" w:hAnsiTheme="minorHAnsi" w:cstheme="minorHAnsi"/>
        </w:rPr>
        <w:t>size</w:t>
      </w:r>
      <w:r w:rsidR="00EC2DAA" w:rsidRPr="00E60D34">
        <w:rPr>
          <w:rFonts w:asciiTheme="minorHAnsi" w:hAnsiTheme="minorHAnsi" w:cstheme="minorHAnsi"/>
        </w:rPr>
        <w:t>)</w:t>
      </w:r>
      <w:r w:rsidR="00CF4B99" w:rsidRPr="00E60D34">
        <w:rPr>
          <w:rFonts w:asciiTheme="minorHAnsi" w:hAnsiTheme="minorHAnsi" w:cstheme="minorHAnsi"/>
        </w:rPr>
        <w:t>,</w:t>
      </w:r>
      <w:r w:rsidRPr="00E60D34">
        <w:rPr>
          <w:rFonts w:asciiTheme="minorHAnsi" w:hAnsiTheme="minorHAnsi" w:cstheme="minorHAnsi"/>
        </w:rPr>
        <w:t xml:space="preserve"> </w:t>
      </w:r>
      <w:r w:rsidR="0030627E" w:rsidRPr="00E60D34">
        <w:rPr>
          <w:rFonts w:asciiTheme="minorHAnsi" w:hAnsiTheme="minorHAnsi" w:cstheme="minorHAnsi"/>
        </w:rPr>
        <w:t>and</w:t>
      </w:r>
      <w:r w:rsidR="00EC2DAA" w:rsidRPr="00E60D34">
        <w:rPr>
          <w:rFonts w:asciiTheme="minorHAnsi" w:hAnsiTheme="minorHAnsi" w:cstheme="minorHAnsi"/>
        </w:rPr>
        <w:t xml:space="preserve"> </w:t>
      </w:r>
      <w:r w:rsidRPr="00E60D34">
        <w:rPr>
          <w:rFonts w:asciiTheme="minorHAnsi" w:hAnsiTheme="minorHAnsi" w:cstheme="minorHAnsi"/>
        </w:rPr>
        <w:t xml:space="preserve">shall be </w:t>
      </w:r>
      <w:r w:rsidR="00FE4862" w:rsidRPr="00E60D34">
        <w:rPr>
          <w:rFonts w:asciiTheme="minorHAnsi" w:hAnsiTheme="minorHAnsi" w:cstheme="minorHAnsi"/>
        </w:rPr>
        <w:t>min</w:t>
      </w:r>
      <w:r w:rsidR="007A1312" w:rsidRPr="00E60D34">
        <w:rPr>
          <w:rFonts w:asciiTheme="minorHAnsi" w:hAnsiTheme="minorHAnsi" w:cstheme="minorHAnsi"/>
        </w:rPr>
        <w:t xml:space="preserve">imum of </w:t>
      </w:r>
      <w:r w:rsidRPr="00E60D34">
        <w:rPr>
          <w:rFonts w:asciiTheme="minorHAnsi" w:hAnsiTheme="minorHAnsi" w:cstheme="minorHAnsi"/>
        </w:rPr>
        <w:t>25-35 kilobytes</w:t>
      </w:r>
      <w:r w:rsidR="00B04C90" w:rsidRPr="00E60D34">
        <w:rPr>
          <w:rFonts w:asciiTheme="minorHAnsi" w:hAnsiTheme="minorHAnsi" w:cstheme="minorHAnsi"/>
        </w:rPr>
        <w:t>, with the option to expand writing on the chip</w:t>
      </w:r>
      <w:r w:rsidR="00AD5CA0" w:rsidRPr="00E60D34">
        <w:rPr>
          <w:rFonts w:asciiTheme="minorHAnsi" w:hAnsiTheme="minorHAnsi" w:cstheme="minorHAnsi"/>
        </w:rPr>
        <w:t xml:space="preserve"> as directed and approved by the Government</w:t>
      </w:r>
      <w:r w:rsidRPr="00E60D34">
        <w:rPr>
          <w:rFonts w:asciiTheme="minorHAnsi" w:hAnsiTheme="minorHAnsi" w:cstheme="minorHAnsi"/>
        </w:rPr>
        <w:t xml:space="preserve">.  Low-capacity printers shall use the same laser system as high-capacity printers to ensure the personalized printed books are visually indistinguishable from one another.  Low-capacity printers shall require no more than 20 Amps from a standard 120 or 220 Volt AC power outlet. The entire printer area for one low-capacity printer, to include the required operational and maintenance area clearances and the input feeder and output hopper shall not exceed </w:t>
      </w:r>
      <w:r w:rsidR="005153D9" w:rsidRPr="00E60D34">
        <w:rPr>
          <w:rFonts w:asciiTheme="minorHAnsi" w:hAnsiTheme="minorHAnsi" w:cstheme="minorHAnsi"/>
        </w:rPr>
        <w:t>72 inches</w:t>
      </w:r>
      <w:r w:rsidRPr="00E60D34">
        <w:rPr>
          <w:rFonts w:asciiTheme="minorHAnsi" w:hAnsiTheme="minorHAnsi" w:cstheme="minorHAnsi"/>
        </w:rPr>
        <w:t xml:space="preserve"> in height x 120 inches in length x 82 inches in depth. These dimensions are based on current printer set up at Issuance Sites. The Government </w:t>
      </w:r>
      <w:r w:rsidRPr="00E60D34">
        <w:rPr>
          <w:rFonts w:asciiTheme="minorHAnsi" w:hAnsiTheme="minorHAnsi" w:cstheme="minorHAnsi"/>
        </w:rPr>
        <w:lastRenderedPageBreak/>
        <w:t>will not make structural changes to the areas where the printers will be installed.  The Government will select the area where printers are installed.</w:t>
      </w:r>
    </w:p>
    <w:p w14:paraId="306A9474" w14:textId="77777777" w:rsidR="001F35C9" w:rsidRPr="00E60D34" w:rsidRDefault="001F35C9" w:rsidP="001F35C9">
      <w:pPr>
        <w:pStyle w:val="NoSpacing"/>
        <w:rPr>
          <w:rFonts w:asciiTheme="minorHAnsi" w:hAnsiTheme="minorHAnsi" w:cstheme="minorHAnsi"/>
        </w:rPr>
      </w:pPr>
    </w:p>
    <w:p w14:paraId="381E6352" w14:textId="38879258" w:rsidR="00EC15B0" w:rsidRPr="00E60D34" w:rsidRDefault="00EC15B0" w:rsidP="00FA7F4F">
      <w:pPr>
        <w:pStyle w:val="Heading4"/>
        <w:rPr>
          <w:rFonts w:asciiTheme="minorHAnsi" w:hAnsiTheme="minorHAnsi" w:cstheme="minorHAnsi"/>
        </w:rPr>
      </w:pPr>
      <w:r w:rsidRPr="00E60D34">
        <w:rPr>
          <w:rFonts w:asciiTheme="minorHAnsi" w:hAnsiTheme="minorHAnsi" w:cstheme="minorHAnsi"/>
        </w:rPr>
        <w:t>C.3.3.</w:t>
      </w:r>
      <w:r w:rsidR="004C0142" w:rsidRPr="00E60D34">
        <w:rPr>
          <w:rFonts w:asciiTheme="minorHAnsi" w:hAnsiTheme="minorHAnsi" w:cstheme="minorHAnsi"/>
        </w:rPr>
        <w:t>1.1</w:t>
      </w:r>
      <w:r w:rsidRPr="00E60D34">
        <w:rPr>
          <w:rFonts w:asciiTheme="minorHAnsi" w:hAnsiTheme="minorHAnsi" w:cstheme="minorHAnsi"/>
        </w:rPr>
        <w:t xml:space="preserve"> Personalization Data</w:t>
      </w:r>
    </w:p>
    <w:p w14:paraId="69AFD22A" w14:textId="0325D453" w:rsidR="00EC15B0" w:rsidRPr="00E60D34" w:rsidRDefault="00EC15B0" w:rsidP="00EC15B0">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Personalization Printers shall laser engrave on a polycarbonate data page for personalization from data in the format described in the ICD and as shown in the Sample Test Data_2016.zip file.  The zip file will be provided under separate cover by the Contracting Officer via email or DVD</w:t>
      </w:r>
      <w:r w:rsidR="00A56E99" w:rsidRPr="00E60D34">
        <w:rPr>
          <w:rFonts w:asciiTheme="minorHAnsi" w:hAnsiTheme="minorHAnsi" w:cstheme="minorHAnsi"/>
          <w:szCs w:val="24"/>
        </w:rPr>
        <w:t xml:space="preserve"> as requested</w:t>
      </w:r>
      <w:r w:rsidRPr="00E60D34">
        <w:rPr>
          <w:rFonts w:asciiTheme="minorHAnsi" w:hAnsiTheme="minorHAnsi" w:cstheme="minorHAnsi"/>
          <w:szCs w:val="24"/>
        </w:rPr>
        <w:t xml:space="preserve">.  </w:t>
      </w:r>
    </w:p>
    <w:p w14:paraId="070BC5CC" w14:textId="0A15251E" w:rsidR="00EC15B0" w:rsidRPr="00E60D34" w:rsidRDefault="00F62D35" w:rsidP="003542C6">
      <w:pPr>
        <w:pStyle w:val="Heading4"/>
        <w:rPr>
          <w:rFonts w:asciiTheme="minorHAnsi" w:hAnsiTheme="minorHAnsi" w:cstheme="minorHAnsi"/>
        </w:rPr>
      </w:pPr>
      <w:r w:rsidRPr="00E60D34">
        <w:rPr>
          <w:rFonts w:asciiTheme="minorHAnsi" w:hAnsiTheme="minorHAnsi" w:cstheme="minorHAnsi"/>
        </w:rPr>
        <w:t>C.3.3.</w:t>
      </w:r>
      <w:r w:rsidR="00A07027" w:rsidRPr="00E60D34">
        <w:rPr>
          <w:rFonts w:asciiTheme="minorHAnsi" w:hAnsiTheme="minorHAnsi" w:cstheme="minorHAnsi"/>
        </w:rPr>
        <w:t>1.2</w:t>
      </w:r>
      <w:r w:rsidRPr="00E60D34">
        <w:rPr>
          <w:rFonts w:asciiTheme="minorHAnsi" w:hAnsiTheme="minorHAnsi" w:cstheme="minorHAnsi"/>
        </w:rPr>
        <w:t xml:space="preserve"> </w:t>
      </w:r>
      <w:r w:rsidRPr="00E60D34">
        <w:rPr>
          <w:rStyle w:val="Heading4Char"/>
          <w:rFonts w:asciiTheme="minorHAnsi" w:hAnsiTheme="minorHAnsi" w:cstheme="minorHAnsi"/>
        </w:rPr>
        <w:t>Personalization Printer Interface</w:t>
      </w:r>
    </w:p>
    <w:p w14:paraId="133FAE2C" w14:textId="1D1A1532" w:rsidR="00CD6F2A" w:rsidRPr="00E60D34" w:rsidRDefault="00CD6F2A" w:rsidP="00CD6F2A">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DOS passport issuance system</w:t>
      </w:r>
      <w:r w:rsidRPr="00E60D34">
        <w:rPr>
          <w:rStyle w:val="FootnoteReference"/>
          <w:rFonts w:asciiTheme="minorHAnsi" w:hAnsiTheme="minorHAnsi" w:cstheme="minorHAnsi"/>
          <w:szCs w:val="24"/>
        </w:rPr>
        <w:footnoteReference w:id="2"/>
      </w:r>
      <w:r w:rsidRPr="00E60D34">
        <w:rPr>
          <w:rFonts w:asciiTheme="minorHAnsi" w:hAnsiTheme="minorHAnsi" w:cstheme="minorHAnsi"/>
          <w:szCs w:val="24"/>
        </w:rPr>
        <w:t xml:space="preserve"> will prepare the personalization data</w:t>
      </w:r>
      <w:r w:rsidRPr="00E60D34">
        <w:rPr>
          <w:rFonts w:asciiTheme="minorHAnsi" w:hAnsiTheme="minorHAnsi" w:cstheme="minorHAnsi"/>
          <w:szCs w:val="24"/>
          <w:vertAlign w:val="superscript"/>
        </w:rPr>
        <w:footnoteReference w:id="3"/>
      </w:r>
      <w:r w:rsidRPr="00E60D34">
        <w:rPr>
          <w:rFonts w:asciiTheme="minorHAnsi" w:hAnsiTheme="minorHAnsi" w:cstheme="minorHAnsi"/>
          <w:szCs w:val="24"/>
        </w:rPr>
        <w:t xml:space="preserve">. The contractor shall conform to the ICD including the capability to dynamically manage print jobs, </w:t>
      </w:r>
      <w:r w:rsidR="00A85796" w:rsidRPr="00E60D34">
        <w:rPr>
          <w:rFonts w:asciiTheme="minorHAnsi" w:hAnsiTheme="minorHAnsi" w:cstheme="minorHAnsi"/>
          <w:szCs w:val="24"/>
        </w:rPr>
        <w:t>features,</w:t>
      </w:r>
      <w:r w:rsidRPr="00E60D34">
        <w:rPr>
          <w:rFonts w:asciiTheme="minorHAnsi" w:hAnsiTheme="minorHAnsi" w:cstheme="minorHAnsi"/>
          <w:szCs w:val="24"/>
        </w:rPr>
        <w:t xml:space="preserve"> and layouts. </w:t>
      </w:r>
      <w:r w:rsidR="00E47D4F" w:rsidRPr="00E60D34">
        <w:rPr>
          <w:rFonts w:asciiTheme="minorHAnsi" w:hAnsiTheme="minorHAnsi" w:cstheme="minorHAnsi"/>
          <w:szCs w:val="24"/>
        </w:rPr>
        <w:t>F</w:t>
      </w:r>
      <w:r w:rsidRPr="00E60D34">
        <w:rPr>
          <w:rFonts w:asciiTheme="minorHAnsi" w:hAnsiTheme="minorHAnsi" w:cstheme="minorHAnsi"/>
          <w:szCs w:val="24"/>
        </w:rPr>
        <w:t xml:space="preserve">ull compliance with the final ICD </w:t>
      </w:r>
      <w:r w:rsidR="009426C5" w:rsidRPr="00E60D34">
        <w:rPr>
          <w:rFonts w:asciiTheme="minorHAnsi" w:hAnsiTheme="minorHAnsi" w:cstheme="minorHAnsi"/>
          <w:szCs w:val="24"/>
        </w:rPr>
        <w:t xml:space="preserve">that has been established </w:t>
      </w:r>
      <w:r w:rsidR="0045487A" w:rsidRPr="00E60D34">
        <w:rPr>
          <w:rFonts w:asciiTheme="minorHAnsi" w:hAnsiTheme="minorHAnsi" w:cstheme="minorHAnsi"/>
          <w:szCs w:val="24"/>
        </w:rPr>
        <w:t>with CA/CST and CA Passport Services is</w:t>
      </w:r>
      <w:r w:rsidRPr="00E60D34">
        <w:rPr>
          <w:rFonts w:asciiTheme="minorHAnsi" w:hAnsiTheme="minorHAnsi" w:cstheme="minorHAnsi"/>
          <w:szCs w:val="24"/>
        </w:rPr>
        <w:t xml:space="preserve"> required.  When the DOS current passport issuance system reaches end of life, the contractor shall integrate its passport printing software with the replacement issuance service.  </w:t>
      </w:r>
    </w:p>
    <w:p w14:paraId="6FD3D015" w14:textId="4F9DD1A9" w:rsidR="00CC1AE1" w:rsidRPr="00E60D34" w:rsidRDefault="00CC1AE1" w:rsidP="00FA7F4F">
      <w:pPr>
        <w:pStyle w:val="Heading4"/>
        <w:rPr>
          <w:rFonts w:asciiTheme="minorHAnsi" w:hAnsiTheme="minorHAnsi" w:cstheme="minorHAnsi"/>
        </w:rPr>
      </w:pPr>
      <w:r w:rsidRPr="00E60D34">
        <w:rPr>
          <w:rFonts w:asciiTheme="minorHAnsi" w:hAnsiTheme="minorHAnsi" w:cstheme="minorHAnsi"/>
        </w:rPr>
        <w:t>C.3.3.</w:t>
      </w:r>
      <w:r w:rsidR="009C4E2F" w:rsidRPr="00E60D34">
        <w:rPr>
          <w:rFonts w:asciiTheme="minorHAnsi" w:hAnsiTheme="minorHAnsi" w:cstheme="minorHAnsi"/>
        </w:rPr>
        <w:t>1.3</w:t>
      </w:r>
      <w:r w:rsidR="004E1838" w:rsidRPr="00E60D34">
        <w:rPr>
          <w:rFonts w:asciiTheme="minorHAnsi" w:hAnsiTheme="minorHAnsi" w:cstheme="minorHAnsi"/>
        </w:rPr>
        <w:t xml:space="preserve"> Personalization Printer Requirements</w:t>
      </w:r>
    </w:p>
    <w:p w14:paraId="6A9F6582" w14:textId="3A7C53CB" w:rsidR="00560FED" w:rsidRPr="00E60D34" w:rsidRDefault="00560FED" w:rsidP="00560FED">
      <w:pPr>
        <w:pStyle w:val="NoSpacing"/>
        <w:rPr>
          <w:rFonts w:asciiTheme="minorHAnsi" w:hAnsiTheme="minorHAnsi" w:cstheme="minorHAnsi"/>
          <w:b/>
          <w:bCs/>
        </w:rPr>
      </w:pPr>
    </w:p>
    <w:p w14:paraId="4EA75428" w14:textId="48D99440" w:rsidR="000B4EDD" w:rsidRPr="00E60D34" w:rsidRDefault="000D54D0" w:rsidP="00560FED">
      <w:pPr>
        <w:pStyle w:val="NoSpacing"/>
        <w:rPr>
          <w:rFonts w:asciiTheme="minorHAnsi" w:hAnsiTheme="minorHAnsi" w:cstheme="minorHAnsi"/>
        </w:rPr>
      </w:pPr>
      <w:r w:rsidRPr="00E60D34">
        <w:rPr>
          <w:rFonts w:asciiTheme="minorHAnsi" w:hAnsiTheme="minorHAnsi" w:cstheme="minorHAnsi"/>
        </w:rPr>
        <w:t xml:space="preserve">The Contractor shall adhere </w:t>
      </w:r>
      <w:r w:rsidR="00F94633" w:rsidRPr="00E60D34">
        <w:rPr>
          <w:rFonts w:asciiTheme="minorHAnsi" w:hAnsiTheme="minorHAnsi" w:cstheme="minorHAnsi"/>
        </w:rPr>
        <w:t xml:space="preserve">to </w:t>
      </w:r>
      <w:r w:rsidRPr="00E60D34">
        <w:rPr>
          <w:rFonts w:asciiTheme="minorHAnsi" w:hAnsiTheme="minorHAnsi" w:cstheme="minorHAnsi"/>
        </w:rPr>
        <w:t xml:space="preserve">the following Personalization Printer Requirements: </w:t>
      </w:r>
    </w:p>
    <w:p w14:paraId="69DF441E" w14:textId="77777777" w:rsidR="000D54D0" w:rsidRPr="00E60D34" w:rsidRDefault="000D54D0" w:rsidP="00560FED">
      <w:pPr>
        <w:pStyle w:val="NoSpacing"/>
        <w:rPr>
          <w:rFonts w:asciiTheme="minorHAnsi" w:hAnsiTheme="minorHAnsi" w:cstheme="minorHAnsi"/>
        </w:rPr>
      </w:pPr>
    </w:p>
    <w:p w14:paraId="7379382A" w14:textId="77777777" w:rsidR="00CC041B" w:rsidRPr="00E60D34" w:rsidRDefault="00CC041B" w:rsidP="00245562">
      <w:pPr>
        <w:pStyle w:val="ListParagraph"/>
        <w:widowControl w:val="0"/>
        <w:numPr>
          <w:ilvl w:val="0"/>
          <w:numId w:val="25"/>
        </w:numPr>
        <w:spacing w:after="100" w:afterAutospacing="1"/>
        <w:contextualSpacing w:val="0"/>
        <w:rPr>
          <w:rFonts w:asciiTheme="minorHAnsi" w:hAnsiTheme="minorHAnsi" w:cstheme="minorHAnsi"/>
          <w:szCs w:val="24"/>
        </w:rPr>
      </w:pPr>
      <w:r w:rsidRPr="00E60D34">
        <w:rPr>
          <w:rFonts w:asciiTheme="minorHAnsi" w:hAnsiTheme="minorHAnsi" w:cstheme="minorHAnsi"/>
          <w:szCs w:val="24"/>
        </w:rPr>
        <w:t>Personalization Printer housings shall be secure to prevent unauthorized personnel from accessing printer internals or the passport books loaded within the printers including the input feeder and output hopper.</w:t>
      </w:r>
    </w:p>
    <w:p w14:paraId="3F127440" w14:textId="77777777" w:rsidR="00CC041B" w:rsidRPr="00E60D34" w:rsidRDefault="00CC041B" w:rsidP="00245562">
      <w:pPr>
        <w:pStyle w:val="ListParagraph"/>
        <w:widowControl w:val="0"/>
        <w:numPr>
          <w:ilvl w:val="0"/>
          <w:numId w:val="25"/>
        </w:numPr>
        <w:spacing w:after="100" w:afterAutospacing="1"/>
        <w:contextualSpacing w:val="0"/>
        <w:rPr>
          <w:rFonts w:asciiTheme="minorHAnsi" w:hAnsiTheme="minorHAnsi" w:cstheme="minorHAnsi"/>
          <w:szCs w:val="24"/>
        </w:rPr>
      </w:pPr>
      <w:r w:rsidRPr="00E60D34">
        <w:rPr>
          <w:rFonts w:asciiTheme="minorHAnsi" w:hAnsiTheme="minorHAnsi" w:cstheme="minorHAnsi"/>
          <w:szCs w:val="24"/>
        </w:rPr>
        <w:t>Personalization Printers shall include on-board physical security features such as sensors and alert mechanisms on printer doors, input feeders and output hoppers, alerts when passport books are printed outside normal working hours, and digital security measures to prevent unauthorized access of the printer’s Software Development Kit (SDK) are required.  Domestic Passport Site management staff will determine normal working hours as the mission requirements dictate in accordance with the specific requirements for that site.</w:t>
      </w:r>
    </w:p>
    <w:p w14:paraId="7A492C10" w14:textId="77777777" w:rsidR="00CC041B" w:rsidRPr="00E60D34" w:rsidRDefault="00CC041B" w:rsidP="00245562">
      <w:pPr>
        <w:numPr>
          <w:ilvl w:val="0"/>
          <w:numId w:val="25"/>
        </w:numPr>
        <w:rPr>
          <w:rFonts w:asciiTheme="minorHAnsi" w:hAnsiTheme="minorHAnsi" w:cstheme="minorHAnsi"/>
          <w:szCs w:val="24"/>
        </w:rPr>
      </w:pPr>
      <w:r w:rsidRPr="00E60D34">
        <w:rPr>
          <w:rFonts w:asciiTheme="minorHAnsi" w:hAnsiTheme="minorHAnsi" w:cstheme="minorHAnsi"/>
          <w:szCs w:val="24"/>
        </w:rPr>
        <w:t>Personalization Printers shall include logical security measures that will be used with the printer controller to prevent unauthorized personalization of passports, removal of blank passport books, or tampering with the printer.</w:t>
      </w:r>
    </w:p>
    <w:p w14:paraId="642C6BD4" w14:textId="77777777" w:rsidR="00CC041B" w:rsidRPr="00E60D34" w:rsidRDefault="00CC041B" w:rsidP="00245562">
      <w:pPr>
        <w:numPr>
          <w:ilvl w:val="0"/>
          <w:numId w:val="24"/>
        </w:numPr>
        <w:rPr>
          <w:rFonts w:asciiTheme="minorHAnsi" w:hAnsiTheme="minorHAnsi" w:cstheme="minorHAnsi"/>
          <w:szCs w:val="24"/>
        </w:rPr>
      </w:pPr>
      <w:r w:rsidRPr="00E60D34">
        <w:rPr>
          <w:rFonts w:asciiTheme="minorHAnsi" w:hAnsiTheme="minorHAnsi" w:cstheme="minorHAnsi"/>
          <w:szCs w:val="24"/>
        </w:rPr>
        <w:t>Personalization Printers shall include an available high speed color printing technology (e.g. color inkjet printer), in addition to laser engraving, that allows for printing on page 3 of the passport booklet.</w:t>
      </w:r>
    </w:p>
    <w:p w14:paraId="17319456"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lastRenderedPageBreak/>
        <w:t>Personalization Printers shall be able to add an endorsement using black ink on page 3 of the passport booklet.</w:t>
      </w:r>
    </w:p>
    <w:p w14:paraId="6414656E"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print passport pages that are compliant with all applicable parts of ICAO Document 9303.</w:t>
      </w:r>
    </w:p>
    <w:p w14:paraId="7D842405"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personalize a data page containing an Optically Variable Device (OVD). The Personalization Printer laser shall be able to personalize through a non-metalized OVD, of a type to be specified by the Department at a later date.</w:t>
      </w:r>
    </w:p>
    <w:p w14:paraId="5166C5B5" w14:textId="5BCB8019"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personalize</w:t>
      </w:r>
      <w:r w:rsidR="00551084" w:rsidRPr="00E60D34">
        <w:rPr>
          <w:rFonts w:asciiTheme="minorHAnsi" w:hAnsiTheme="minorHAnsi" w:cstheme="minorHAnsi"/>
          <w:szCs w:val="24"/>
        </w:rPr>
        <w:t>,</w:t>
      </w:r>
      <w:r w:rsidR="00BC1946" w:rsidRPr="00E60D34">
        <w:rPr>
          <w:rFonts w:asciiTheme="minorHAnsi" w:hAnsiTheme="minorHAnsi" w:cstheme="minorHAnsi"/>
          <w:szCs w:val="24"/>
        </w:rPr>
        <w:t xml:space="preserve"> </w:t>
      </w:r>
      <w:r w:rsidRPr="00E60D34">
        <w:rPr>
          <w:rFonts w:asciiTheme="minorHAnsi" w:hAnsiTheme="minorHAnsi" w:cstheme="minorHAnsi"/>
          <w:szCs w:val="24"/>
        </w:rPr>
        <w:t xml:space="preserve">read, </w:t>
      </w:r>
      <w:r w:rsidR="00A85796" w:rsidRPr="00E60D34">
        <w:rPr>
          <w:rFonts w:asciiTheme="minorHAnsi" w:hAnsiTheme="minorHAnsi" w:cstheme="minorHAnsi"/>
          <w:szCs w:val="24"/>
        </w:rPr>
        <w:t>write,</w:t>
      </w:r>
      <w:r w:rsidRPr="00E60D34">
        <w:rPr>
          <w:rFonts w:asciiTheme="minorHAnsi" w:hAnsiTheme="minorHAnsi" w:cstheme="minorHAnsi"/>
          <w:szCs w:val="24"/>
        </w:rPr>
        <w:t xml:space="preserve"> and verify the embedded contactless integrated circuits (i.e., in-line personalization of the pre-installed contactless smart chip) no matter the location of the chip IAW ISO/IEC 14443.</w:t>
      </w:r>
    </w:p>
    <w:p w14:paraId="6EBB8E30"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Only DOS approved or provided data shall be written to the chip.</w:t>
      </w:r>
    </w:p>
    <w:p w14:paraId="2C4AB4AF"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print laser engraved micro text.</w:t>
      </w:r>
    </w:p>
    <w:p w14:paraId="4902711E"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print laser variable engraved micro text.</w:t>
      </w:r>
    </w:p>
    <w:p w14:paraId="7DBA7A0A"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perform personalization functions on a polycarbonate data page that has raised or indented features (such as a tactile surface features).</w:t>
      </w:r>
    </w:p>
    <w:p w14:paraId="75E8D248"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personalize using the following techniques:</w:t>
      </w:r>
    </w:p>
    <w:p w14:paraId="7FD80FB6" w14:textId="77777777" w:rsidR="00CC041B" w:rsidRPr="00E60D34" w:rsidRDefault="00CC041B" w:rsidP="00245562">
      <w:pPr>
        <w:numPr>
          <w:ilvl w:val="1"/>
          <w:numId w:val="24"/>
        </w:numPr>
        <w:spacing w:after="100" w:afterAutospacing="1"/>
        <w:contextualSpacing/>
        <w:rPr>
          <w:rFonts w:asciiTheme="minorHAnsi" w:hAnsiTheme="minorHAnsi" w:cstheme="minorHAnsi"/>
          <w:szCs w:val="24"/>
        </w:rPr>
      </w:pPr>
      <w:r w:rsidRPr="00E60D34">
        <w:rPr>
          <w:rFonts w:asciiTheme="minorHAnsi" w:hAnsiTheme="minorHAnsi" w:cstheme="minorHAnsi"/>
          <w:szCs w:val="24"/>
        </w:rPr>
        <w:t xml:space="preserve">Multiple Laser Image (MLI) above or sub-surface lenses, </w:t>
      </w:r>
    </w:p>
    <w:p w14:paraId="051DAFD6" w14:textId="5B11500E" w:rsidR="00CC041B" w:rsidRPr="00E60D34" w:rsidRDefault="00CC041B" w:rsidP="00F9791F">
      <w:pPr>
        <w:numPr>
          <w:ilvl w:val="1"/>
          <w:numId w:val="24"/>
        </w:numPr>
        <w:spacing w:after="100" w:afterAutospacing="1"/>
        <w:contextualSpacing/>
        <w:rPr>
          <w:rFonts w:asciiTheme="minorHAnsi" w:hAnsiTheme="minorHAnsi" w:cstheme="minorHAnsi"/>
          <w:szCs w:val="24"/>
        </w:rPr>
      </w:pPr>
      <w:r w:rsidRPr="00E60D34">
        <w:rPr>
          <w:rFonts w:asciiTheme="minorHAnsi" w:hAnsiTheme="minorHAnsi" w:cstheme="minorHAnsi"/>
          <w:szCs w:val="24"/>
        </w:rPr>
        <w:t xml:space="preserve">Changeable Laser Image (CLI) above or sub-surface lenses </w:t>
      </w:r>
    </w:p>
    <w:p w14:paraId="5EEF5E96"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read an inventory control number by using a barcode and/or ICC chip reader.</w:t>
      </w:r>
    </w:p>
    <w:p w14:paraId="200C8306"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print all personalization data in the correct place on the data page. The printer may accomplish this by sensing any pre-printed mark or text on the data page, or without sensing a pre-printed mark. Whichever approach is used, the Personalization Printers shall have the ability to print personalization fields anywhere on the data page, relative to pre-printed mark or at any x, y coordinate depending on the approach used. The Personalization Printers shall be able to print registered personalization data. Any restrictions/limitations or requirements for data registration will be communicated to the government in the proposal.</w:t>
      </w:r>
    </w:p>
    <w:p w14:paraId="1B0B518D"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have the ability to print personalized multiple and custom fonts within a data page. Printers shall be able to vary font types and sizes throughout a text element’s character string. </w:t>
      </w:r>
    </w:p>
    <w:p w14:paraId="1C4455EE"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the ability to engrave gray scale images in either positive or negative.</w:t>
      </w:r>
    </w:p>
    <w:p w14:paraId="04A15EC9"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have the ability to personalize using inkjet technology a visible color photo, as well as text, on the paper page facing the polycarbonate biographical page.  </w:t>
      </w:r>
    </w:p>
    <w:p w14:paraId="3DBDF7E5"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count books as they begin and end the personalization process. The printer shall maintain separate beginning and ending book counts; beginning counts as books enter the print system and ending counts when the personalized or reject book enters the final hopper.</w:t>
      </w:r>
    </w:p>
    <w:p w14:paraId="3BDBF2D8"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lastRenderedPageBreak/>
        <w:t>If an error is encountered while executing a batch print job or printing a book, the error message shall include the date, time, job identifier and book number.  The Contractor may propose additional error log data.</w:t>
      </w:r>
    </w:p>
    <w:p w14:paraId="00001C78"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include an audit log available for electronic audit trail.  Printer shall, at minimum, record the following time stamped events in the audit log: 1. User logged on to printer 2. User actions 3. Supervisor actions 4. Quantity of Passport books processed. </w:t>
      </w:r>
    </w:p>
    <w:p w14:paraId="1F50CC76"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display real-time/immediate personalization progress and errors.</w:t>
      </w:r>
    </w:p>
    <w:p w14:paraId="79C08C6D"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offer a keypad/passcode or biometric access to system maintenance and troubleshooting features.  </w:t>
      </w:r>
    </w:p>
    <w:p w14:paraId="6AD83D1D" w14:textId="782951B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differentiate between passport books containing different numbers of pages (up to 50 pages) prior to </w:t>
      </w:r>
      <w:r w:rsidR="007C56CD" w:rsidRPr="00E60D34">
        <w:rPr>
          <w:rFonts w:asciiTheme="minorHAnsi" w:hAnsiTheme="minorHAnsi" w:cstheme="minorHAnsi"/>
          <w:szCs w:val="24"/>
        </w:rPr>
        <w:t>personalization and</w:t>
      </w:r>
      <w:r w:rsidRPr="00E60D34">
        <w:rPr>
          <w:rFonts w:asciiTheme="minorHAnsi" w:hAnsiTheme="minorHAnsi" w:cstheme="minorHAnsi"/>
          <w:szCs w:val="24"/>
        </w:rPr>
        <w:t xml:space="preserve"> shall require no manual mechanical adjustments when switching between passport books of different page counts.</w:t>
      </w:r>
    </w:p>
    <w:p w14:paraId="04AD63C5"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have a visual and audio indicator to signal a malfunction with a component.</w:t>
      </w:r>
    </w:p>
    <w:p w14:paraId="0AD93524" w14:textId="2B8C5028"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For </w:t>
      </w:r>
      <w:r w:rsidR="002309A4" w:rsidRPr="00E60D34">
        <w:rPr>
          <w:rFonts w:asciiTheme="minorHAnsi" w:hAnsiTheme="minorHAnsi" w:cstheme="minorHAnsi"/>
          <w:szCs w:val="24"/>
        </w:rPr>
        <w:t xml:space="preserve">High and </w:t>
      </w:r>
      <w:r w:rsidRPr="00E60D34">
        <w:rPr>
          <w:rFonts w:asciiTheme="minorHAnsi" w:hAnsiTheme="minorHAnsi" w:cstheme="minorHAnsi"/>
          <w:szCs w:val="24"/>
        </w:rPr>
        <w:t xml:space="preserve">Low-Capacity Printers that are installed on OpenNet workstations, the supplied print controller or application shall be compatible with Windows </w:t>
      </w:r>
      <w:r w:rsidR="00317BD2" w:rsidRPr="00E60D34">
        <w:rPr>
          <w:rFonts w:asciiTheme="minorHAnsi" w:hAnsiTheme="minorHAnsi" w:cstheme="minorHAnsi"/>
          <w:szCs w:val="24"/>
        </w:rPr>
        <w:t>10</w:t>
      </w:r>
      <w:r w:rsidRPr="00E60D34">
        <w:rPr>
          <w:rFonts w:asciiTheme="minorHAnsi" w:hAnsiTheme="minorHAnsi" w:cstheme="minorHAnsi"/>
          <w:szCs w:val="24"/>
        </w:rPr>
        <w:t xml:space="preserve"> (or </w:t>
      </w:r>
      <w:r w:rsidR="004D7539" w:rsidRPr="00E60D34">
        <w:rPr>
          <w:rFonts w:asciiTheme="minorHAnsi" w:hAnsiTheme="minorHAnsi" w:cstheme="minorHAnsi"/>
          <w:szCs w:val="24"/>
        </w:rPr>
        <w:t xml:space="preserve">most current </w:t>
      </w:r>
      <w:r w:rsidR="004F4AE9" w:rsidRPr="00E60D34">
        <w:rPr>
          <w:rFonts w:asciiTheme="minorHAnsi" w:hAnsiTheme="minorHAnsi" w:cstheme="minorHAnsi"/>
          <w:szCs w:val="24"/>
        </w:rPr>
        <w:t xml:space="preserve">approved </w:t>
      </w:r>
      <w:r w:rsidR="004D7539" w:rsidRPr="00E60D34">
        <w:rPr>
          <w:rFonts w:asciiTheme="minorHAnsi" w:hAnsiTheme="minorHAnsi" w:cstheme="minorHAnsi"/>
          <w:szCs w:val="24"/>
        </w:rPr>
        <w:t>version</w:t>
      </w:r>
      <w:r w:rsidRPr="00E60D34">
        <w:rPr>
          <w:rFonts w:asciiTheme="minorHAnsi" w:hAnsiTheme="minorHAnsi" w:cstheme="minorHAnsi"/>
          <w:szCs w:val="24"/>
        </w:rPr>
        <w:t xml:space="preserve">). Contractor shall upgrade the print controller </w:t>
      </w:r>
      <w:r w:rsidR="00E474B5" w:rsidRPr="00E60D34">
        <w:rPr>
          <w:rFonts w:asciiTheme="minorHAnsi" w:hAnsiTheme="minorHAnsi" w:cstheme="minorHAnsi"/>
          <w:szCs w:val="24"/>
        </w:rPr>
        <w:t xml:space="preserve">and chip encoder </w:t>
      </w:r>
      <w:r w:rsidRPr="00E60D34">
        <w:rPr>
          <w:rFonts w:asciiTheme="minorHAnsi" w:hAnsiTheme="minorHAnsi" w:cstheme="minorHAnsi"/>
          <w:szCs w:val="24"/>
        </w:rPr>
        <w:t>operating system</w:t>
      </w:r>
      <w:r w:rsidR="00B3615D" w:rsidRPr="00E60D34">
        <w:rPr>
          <w:rFonts w:asciiTheme="minorHAnsi" w:hAnsiTheme="minorHAnsi" w:cstheme="minorHAnsi"/>
          <w:szCs w:val="24"/>
        </w:rPr>
        <w:t xml:space="preserve">(s) </w:t>
      </w:r>
      <w:r w:rsidRPr="00E60D34">
        <w:rPr>
          <w:rFonts w:asciiTheme="minorHAnsi" w:hAnsiTheme="minorHAnsi" w:cstheme="minorHAnsi"/>
          <w:szCs w:val="24"/>
        </w:rPr>
        <w:t>when requested</w:t>
      </w:r>
      <w:r w:rsidR="00316E83" w:rsidRPr="00E60D34">
        <w:rPr>
          <w:rFonts w:asciiTheme="minorHAnsi" w:hAnsiTheme="minorHAnsi" w:cstheme="minorHAnsi"/>
          <w:szCs w:val="24"/>
        </w:rPr>
        <w:t xml:space="preserve"> by the COR/GTM</w:t>
      </w:r>
      <w:r w:rsidR="00191C9F" w:rsidRPr="00E60D34">
        <w:rPr>
          <w:rFonts w:asciiTheme="minorHAnsi" w:hAnsiTheme="minorHAnsi" w:cstheme="minorHAnsi"/>
          <w:szCs w:val="24"/>
        </w:rPr>
        <w:t xml:space="preserve"> to ensure compliance with DOS regulations and policy</w:t>
      </w:r>
      <w:r w:rsidRPr="00E60D34">
        <w:rPr>
          <w:rFonts w:asciiTheme="minorHAnsi" w:hAnsiTheme="minorHAnsi" w:cstheme="minorHAnsi"/>
          <w:szCs w:val="24"/>
        </w:rPr>
        <w:t>.</w:t>
      </w:r>
      <w:r w:rsidR="002309A4" w:rsidRPr="00E60D34">
        <w:rPr>
          <w:rFonts w:asciiTheme="minorHAnsi" w:hAnsiTheme="minorHAnsi" w:cstheme="minorHAnsi"/>
          <w:szCs w:val="24"/>
        </w:rPr>
        <w:t xml:space="preserve"> For High-Capacity Printers</w:t>
      </w:r>
      <w:r w:rsidR="00DA74C5" w:rsidRPr="00E60D34">
        <w:rPr>
          <w:rFonts w:asciiTheme="minorHAnsi" w:hAnsiTheme="minorHAnsi" w:cstheme="minorHAnsi"/>
          <w:szCs w:val="24"/>
        </w:rPr>
        <w:t xml:space="preserve"> the </w:t>
      </w:r>
      <w:r w:rsidR="002309A4" w:rsidRPr="00E60D34">
        <w:rPr>
          <w:rFonts w:asciiTheme="minorHAnsi" w:hAnsiTheme="minorHAnsi" w:cstheme="minorHAnsi"/>
          <w:szCs w:val="24"/>
        </w:rPr>
        <w:t>application</w:t>
      </w:r>
      <w:r w:rsidR="00DA74C5" w:rsidRPr="00E60D34">
        <w:rPr>
          <w:rFonts w:asciiTheme="minorHAnsi" w:hAnsiTheme="minorHAnsi" w:cstheme="minorHAnsi"/>
          <w:szCs w:val="24"/>
        </w:rPr>
        <w:t>s</w:t>
      </w:r>
      <w:r w:rsidR="002309A4" w:rsidRPr="00E60D34">
        <w:rPr>
          <w:rStyle w:val="FootnoteReference"/>
          <w:rFonts w:asciiTheme="minorHAnsi" w:hAnsiTheme="minorHAnsi" w:cstheme="minorHAnsi"/>
          <w:szCs w:val="24"/>
        </w:rPr>
        <w:footnoteReference w:id="4"/>
      </w:r>
      <w:r w:rsidR="002309A4" w:rsidRPr="00E60D34">
        <w:rPr>
          <w:rFonts w:asciiTheme="minorHAnsi" w:hAnsiTheme="minorHAnsi" w:cstheme="minorHAnsi"/>
          <w:szCs w:val="24"/>
        </w:rPr>
        <w:t xml:space="preserve"> shall be compatible with DOS’ server environment and later versions.</w:t>
      </w:r>
      <w:r w:rsidR="00ED2698" w:rsidRPr="00E60D34">
        <w:rPr>
          <w:rFonts w:asciiTheme="minorHAnsi" w:hAnsiTheme="minorHAnsi" w:cstheme="minorHAnsi"/>
          <w:szCs w:val="24"/>
        </w:rPr>
        <w:t xml:space="preserve"> </w:t>
      </w:r>
    </w:p>
    <w:p w14:paraId="49D85EE0"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communicate with DOS passport issuance system to include the following functions: </w:t>
      </w:r>
    </w:p>
    <w:p w14:paraId="0CBC8514" w14:textId="77777777" w:rsidR="00CC041B" w:rsidRPr="00E60D34" w:rsidRDefault="00CC041B" w:rsidP="00245562">
      <w:pPr>
        <w:numPr>
          <w:ilvl w:val="1"/>
          <w:numId w:val="24"/>
        </w:numPr>
        <w:tabs>
          <w:tab w:val="clear" w:pos="1800"/>
          <w:tab w:val="num" w:pos="1350"/>
        </w:tabs>
        <w:spacing w:after="100" w:afterAutospacing="1"/>
        <w:ind w:left="1350" w:hanging="540"/>
        <w:rPr>
          <w:rFonts w:asciiTheme="minorHAnsi" w:hAnsiTheme="minorHAnsi" w:cstheme="minorHAnsi"/>
          <w:szCs w:val="24"/>
        </w:rPr>
      </w:pPr>
      <w:r w:rsidRPr="00E60D34">
        <w:rPr>
          <w:rFonts w:asciiTheme="minorHAnsi" w:hAnsiTheme="minorHAnsi" w:cstheme="minorHAnsi"/>
          <w:szCs w:val="24"/>
        </w:rPr>
        <w:t>Receiving personalization data and print layouts; and</w:t>
      </w:r>
    </w:p>
    <w:p w14:paraId="374A119B" w14:textId="77777777" w:rsidR="00CC041B" w:rsidRPr="00E60D34" w:rsidRDefault="00CC041B" w:rsidP="00245562">
      <w:pPr>
        <w:numPr>
          <w:ilvl w:val="1"/>
          <w:numId w:val="24"/>
        </w:numPr>
        <w:tabs>
          <w:tab w:val="clear" w:pos="1800"/>
          <w:tab w:val="num" w:pos="1350"/>
        </w:tabs>
        <w:spacing w:after="100" w:afterAutospacing="1"/>
        <w:ind w:left="1350" w:hanging="540"/>
        <w:rPr>
          <w:rFonts w:asciiTheme="minorHAnsi" w:hAnsiTheme="minorHAnsi" w:cstheme="minorHAnsi"/>
          <w:szCs w:val="24"/>
        </w:rPr>
      </w:pPr>
      <w:r w:rsidRPr="00E60D34">
        <w:rPr>
          <w:rFonts w:asciiTheme="minorHAnsi" w:hAnsiTheme="minorHAnsi" w:cstheme="minorHAnsi"/>
          <w:szCs w:val="24"/>
        </w:rPr>
        <w:t>Providing feedback and control messages to the passport issuance system, including immediate inventory and tracking information of books and consumables.</w:t>
      </w:r>
    </w:p>
    <w:p w14:paraId="2F9229C5"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shall have the capability to use the passport book layouts established by the Department.  Changes to the layouts may include: </w:t>
      </w:r>
    </w:p>
    <w:p w14:paraId="155948D4" w14:textId="77777777" w:rsidR="00CC041B" w:rsidRPr="00E60D34" w:rsidRDefault="00CC041B" w:rsidP="00245562">
      <w:pPr>
        <w:numPr>
          <w:ilvl w:val="1"/>
          <w:numId w:val="24"/>
        </w:numPr>
        <w:tabs>
          <w:tab w:val="clear" w:pos="1800"/>
          <w:tab w:val="num" w:pos="1350"/>
        </w:tabs>
        <w:spacing w:after="100" w:afterAutospacing="1"/>
        <w:ind w:left="1350" w:hanging="540"/>
        <w:rPr>
          <w:rFonts w:asciiTheme="minorHAnsi" w:hAnsiTheme="minorHAnsi" w:cstheme="minorHAnsi"/>
          <w:szCs w:val="24"/>
        </w:rPr>
      </w:pPr>
      <w:r w:rsidRPr="00E60D34">
        <w:rPr>
          <w:rFonts w:asciiTheme="minorHAnsi" w:hAnsiTheme="minorHAnsi" w:cstheme="minorHAnsi"/>
          <w:szCs w:val="24"/>
        </w:rPr>
        <w:t>Set image size, type, and location, </w:t>
      </w:r>
    </w:p>
    <w:p w14:paraId="1D4BB3D3" w14:textId="77777777" w:rsidR="00CC041B" w:rsidRPr="00E60D34" w:rsidRDefault="00CC041B" w:rsidP="00245562">
      <w:pPr>
        <w:numPr>
          <w:ilvl w:val="1"/>
          <w:numId w:val="24"/>
        </w:numPr>
        <w:tabs>
          <w:tab w:val="clear" w:pos="1800"/>
          <w:tab w:val="num" w:pos="1350"/>
        </w:tabs>
        <w:spacing w:after="100" w:afterAutospacing="1"/>
        <w:ind w:left="1350" w:hanging="540"/>
        <w:rPr>
          <w:rFonts w:asciiTheme="minorHAnsi" w:hAnsiTheme="minorHAnsi" w:cstheme="minorHAnsi"/>
          <w:szCs w:val="24"/>
        </w:rPr>
      </w:pPr>
      <w:r w:rsidRPr="00E60D34">
        <w:rPr>
          <w:rFonts w:asciiTheme="minorHAnsi" w:hAnsiTheme="minorHAnsi" w:cstheme="minorHAnsi"/>
          <w:szCs w:val="24"/>
        </w:rPr>
        <w:t>Set text size, type, font, and location, </w:t>
      </w:r>
    </w:p>
    <w:p w14:paraId="7C3E7213" w14:textId="77777777" w:rsidR="00CC041B" w:rsidRPr="00E60D34" w:rsidRDefault="00CC041B" w:rsidP="00245562">
      <w:pPr>
        <w:numPr>
          <w:ilvl w:val="1"/>
          <w:numId w:val="24"/>
        </w:numPr>
        <w:tabs>
          <w:tab w:val="clear" w:pos="1800"/>
          <w:tab w:val="num" w:pos="1350"/>
        </w:tabs>
        <w:spacing w:after="100" w:afterAutospacing="1"/>
        <w:ind w:left="1350" w:hanging="540"/>
        <w:rPr>
          <w:rFonts w:asciiTheme="minorHAnsi" w:hAnsiTheme="minorHAnsi" w:cstheme="minorHAnsi"/>
          <w:szCs w:val="24"/>
        </w:rPr>
      </w:pPr>
      <w:r w:rsidRPr="00E60D34">
        <w:rPr>
          <w:rFonts w:asciiTheme="minorHAnsi" w:hAnsiTheme="minorHAnsi" w:cstheme="minorHAnsi"/>
          <w:szCs w:val="24"/>
        </w:rPr>
        <w:t>Embed other objects or features, such as variable microprint. </w:t>
      </w:r>
    </w:p>
    <w:p w14:paraId="02AB4D99"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 xml:space="preserve">Personalization Printers and their included software shall comply with all requirements in the ICD, to include ISO/IEC 14443, when reading and writing to the embedded contactless chip. </w:t>
      </w:r>
    </w:p>
    <w:p w14:paraId="00CCA274"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be capable of adding additional graphics or other photo printing (other than applicant standard photo).</w:t>
      </w:r>
    </w:p>
    <w:p w14:paraId="4580F4A4"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perform steganography.</w:t>
      </w:r>
    </w:p>
    <w:p w14:paraId="7F360066"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lastRenderedPageBreak/>
        <w:t>Personalization Printers shall contain one or more security features (such as an imprint) that prevents previous or subsequent purchasers of the same printer model from personalizing passports in the same manner as the DOS.</w:t>
      </w:r>
    </w:p>
    <w:p w14:paraId="55BA4B6E"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use a common communication interface with passport issuance system.</w:t>
      </w:r>
    </w:p>
    <w:p w14:paraId="66EC96E5" w14:textId="77777777"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 shall use Basic Access Control (BAC) security as described in ICAO Document 9303. Personalization Printers</w:t>
      </w:r>
      <w:r w:rsidRPr="00E60D34" w:rsidDel="00F546BF">
        <w:rPr>
          <w:rFonts w:asciiTheme="minorHAnsi" w:hAnsiTheme="minorHAnsi" w:cstheme="minorHAnsi"/>
          <w:szCs w:val="24"/>
        </w:rPr>
        <w:t xml:space="preserve"> </w:t>
      </w:r>
      <w:r w:rsidRPr="00E60D34">
        <w:rPr>
          <w:rFonts w:asciiTheme="minorHAnsi" w:hAnsiTheme="minorHAnsi" w:cstheme="minorHAnsi"/>
          <w:szCs w:val="24"/>
        </w:rPr>
        <w:t>shall have the ability to use Supplemental Access Control (SAC) also described ICAO 9303.</w:t>
      </w:r>
    </w:p>
    <w:p w14:paraId="1D65CA87" w14:textId="77777777" w:rsidR="00CC041B" w:rsidRPr="00E60D34" w:rsidRDefault="00CC041B" w:rsidP="00245562">
      <w:pPr>
        <w:numPr>
          <w:ilvl w:val="0"/>
          <w:numId w:val="24"/>
        </w:numPr>
        <w:spacing w:after="100" w:afterAutospacing="1"/>
        <w:rPr>
          <w:rFonts w:asciiTheme="minorHAnsi" w:hAnsiTheme="minorHAnsi" w:cstheme="minorHAnsi"/>
          <w:b/>
          <w:szCs w:val="24"/>
        </w:rPr>
      </w:pPr>
      <w:r w:rsidRPr="00E60D34">
        <w:rPr>
          <w:rFonts w:asciiTheme="minorHAnsi" w:hAnsiTheme="minorHAnsi" w:cstheme="minorHAnsi"/>
          <w:szCs w:val="24"/>
        </w:rPr>
        <w:t xml:space="preserve">Personalization Printers shall include secure input feeder (or loader) bins.  The input feeder bins shall be secured from unauthorized access. </w:t>
      </w:r>
    </w:p>
    <w:p w14:paraId="65174FC4" w14:textId="324DC3DB" w:rsidR="00CC041B" w:rsidRPr="00E60D34" w:rsidRDefault="00CC041B" w:rsidP="00245562">
      <w:pPr>
        <w:numPr>
          <w:ilvl w:val="0"/>
          <w:numId w:val="24"/>
        </w:numPr>
        <w:spacing w:after="100" w:afterAutospacing="1"/>
        <w:rPr>
          <w:rFonts w:asciiTheme="minorHAnsi" w:hAnsiTheme="minorHAnsi" w:cstheme="minorHAnsi"/>
          <w:szCs w:val="24"/>
        </w:rPr>
      </w:pPr>
      <w:r w:rsidRPr="00E60D34">
        <w:rPr>
          <w:rFonts w:asciiTheme="minorHAnsi" w:hAnsiTheme="minorHAnsi" w:cstheme="minorHAnsi"/>
          <w:szCs w:val="24"/>
        </w:rPr>
        <w:t>Personalization Printers</w:t>
      </w:r>
      <w:r w:rsidRPr="00E60D34" w:rsidDel="00553215">
        <w:rPr>
          <w:rFonts w:asciiTheme="minorHAnsi" w:hAnsiTheme="minorHAnsi" w:cstheme="minorHAnsi"/>
          <w:szCs w:val="24"/>
        </w:rPr>
        <w:t xml:space="preserve"> </w:t>
      </w:r>
      <w:r w:rsidRPr="00E60D34">
        <w:rPr>
          <w:rFonts w:asciiTheme="minorHAnsi" w:hAnsiTheme="minorHAnsi" w:cstheme="minorHAnsi"/>
          <w:szCs w:val="24"/>
        </w:rPr>
        <w:t xml:space="preserve">shall provide technology that examines the data page for physical personalization errors and ensures data page entries match the data stored on the embedded contactless chip and in the passport issuance system record. Three quality assurance checks are required: data page to system record, chip contents to system record, and data page to chip (incl. photo).  </w:t>
      </w:r>
    </w:p>
    <w:p w14:paraId="6C5F7E33" w14:textId="61BCF2C5" w:rsidR="00397449" w:rsidRPr="00E60D34" w:rsidRDefault="00397449" w:rsidP="00397449">
      <w:pPr>
        <w:numPr>
          <w:ilvl w:val="0"/>
          <w:numId w:val="24"/>
        </w:numPr>
        <w:rPr>
          <w:rFonts w:asciiTheme="minorHAnsi" w:hAnsiTheme="minorHAnsi" w:cstheme="minorHAnsi"/>
          <w:b/>
        </w:rPr>
      </w:pPr>
      <w:r w:rsidRPr="00E60D34">
        <w:rPr>
          <w:rFonts w:asciiTheme="minorHAnsi" w:hAnsiTheme="minorHAnsi" w:cstheme="minorHAnsi"/>
        </w:rPr>
        <w:t>Personalization Printers shall have the capability of adding an inline mailing option that includes the creation of a mailing label and stuffing of an envelope.</w:t>
      </w:r>
    </w:p>
    <w:p w14:paraId="28BA4AC2" w14:textId="4D6BBA81" w:rsidR="004F3109" w:rsidRPr="00E60D34" w:rsidRDefault="004F3109" w:rsidP="00397449">
      <w:pPr>
        <w:numPr>
          <w:ilvl w:val="0"/>
          <w:numId w:val="24"/>
        </w:numPr>
        <w:rPr>
          <w:rFonts w:asciiTheme="minorHAnsi" w:hAnsiTheme="minorHAnsi" w:cstheme="minorHAnsi"/>
          <w:b/>
        </w:rPr>
      </w:pPr>
      <w:r w:rsidRPr="00E60D34">
        <w:rPr>
          <w:rFonts w:asciiTheme="minorHAnsi" w:hAnsiTheme="minorHAnsi" w:cstheme="minorHAnsi"/>
        </w:rPr>
        <w:t>Personalization Printers shall have the capability to engrave the back of the data page.</w:t>
      </w:r>
    </w:p>
    <w:p w14:paraId="38DECB7E" w14:textId="4C92F705" w:rsidR="0024709B" w:rsidRPr="00E60D34" w:rsidRDefault="0024709B" w:rsidP="00E85585">
      <w:pPr>
        <w:numPr>
          <w:ilvl w:val="0"/>
          <w:numId w:val="24"/>
        </w:numPr>
        <w:rPr>
          <w:rFonts w:asciiTheme="minorHAnsi" w:hAnsiTheme="minorHAnsi" w:cstheme="minorHAnsi"/>
          <w:b/>
        </w:rPr>
      </w:pPr>
      <w:r w:rsidRPr="00E60D34">
        <w:rPr>
          <w:rFonts w:asciiTheme="minorHAnsi" w:hAnsiTheme="minorHAnsi" w:cstheme="minorHAnsi"/>
        </w:rPr>
        <w:t xml:space="preserve">Personalization Printers shall </w:t>
      </w:r>
      <w:r w:rsidR="00910219" w:rsidRPr="00E60D34">
        <w:rPr>
          <w:rFonts w:asciiTheme="minorHAnsi" w:hAnsiTheme="minorHAnsi" w:cstheme="minorHAnsi"/>
        </w:rPr>
        <w:t xml:space="preserve">include </w:t>
      </w:r>
      <w:r w:rsidRPr="00E60D34">
        <w:rPr>
          <w:rFonts w:asciiTheme="minorHAnsi" w:hAnsiTheme="minorHAnsi" w:cstheme="minorHAnsi"/>
        </w:rPr>
        <w:t xml:space="preserve">implementation of </w:t>
      </w:r>
      <w:proofErr w:type="spellStart"/>
      <w:r w:rsidRPr="00E60D34">
        <w:rPr>
          <w:rFonts w:asciiTheme="minorHAnsi" w:hAnsiTheme="minorHAnsi" w:cstheme="minorHAnsi"/>
        </w:rPr>
        <w:t>Letterscreen</w:t>
      </w:r>
      <w:proofErr w:type="spellEnd"/>
      <w:r w:rsidRPr="00E60D34">
        <w:rPr>
          <w:rFonts w:asciiTheme="minorHAnsi" w:hAnsiTheme="minorHAnsi" w:cstheme="minorHAnsi"/>
        </w:rPr>
        <w:t>++TM by Jura, and enhancement software that allows contrast improvement and</w:t>
      </w:r>
      <w:r w:rsidR="00910219" w:rsidRPr="00E60D34">
        <w:rPr>
          <w:rFonts w:asciiTheme="minorHAnsi" w:hAnsiTheme="minorHAnsi" w:cstheme="minorHAnsi"/>
        </w:rPr>
        <w:t xml:space="preserve"> </w:t>
      </w:r>
      <w:r w:rsidRPr="00E60D34">
        <w:rPr>
          <w:rFonts w:asciiTheme="minorHAnsi" w:hAnsiTheme="minorHAnsi" w:cstheme="minorHAnsi"/>
        </w:rPr>
        <w:t>masking.</w:t>
      </w:r>
    </w:p>
    <w:p w14:paraId="0EBA97E9" w14:textId="77777777" w:rsidR="00397449" w:rsidRPr="00E60D34" w:rsidRDefault="00397449" w:rsidP="00397449">
      <w:pPr>
        <w:ind w:left="720"/>
        <w:rPr>
          <w:rFonts w:asciiTheme="minorHAnsi" w:hAnsiTheme="minorHAnsi" w:cstheme="minorHAnsi"/>
          <w:b/>
        </w:rPr>
      </w:pPr>
    </w:p>
    <w:p w14:paraId="04BE6DD9" w14:textId="500EFE81" w:rsidR="00560FED" w:rsidRPr="00E60D34" w:rsidRDefault="003A3F73" w:rsidP="0078232E">
      <w:pPr>
        <w:pStyle w:val="Heading4"/>
        <w:rPr>
          <w:rFonts w:asciiTheme="minorHAnsi" w:hAnsiTheme="minorHAnsi" w:cstheme="minorHAnsi"/>
        </w:rPr>
      </w:pPr>
      <w:r w:rsidRPr="00E60D34">
        <w:rPr>
          <w:rFonts w:asciiTheme="minorHAnsi" w:hAnsiTheme="minorHAnsi" w:cstheme="minorHAnsi"/>
        </w:rPr>
        <w:t xml:space="preserve">C.3.3.1.4 </w:t>
      </w:r>
      <w:r w:rsidR="00F3719A" w:rsidRPr="00E60D34">
        <w:rPr>
          <w:rFonts w:asciiTheme="minorHAnsi" w:hAnsiTheme="minorHAnsi" w:cstheme="minorHAnsi"/>
        </w:rPr>
        <w:t>Personalization Printer Future Requirements</w:t>
      </w:r>
    </w:p>
    <w:p w14:paraId="27726B3E" w14:textId="56A9F0DD" w:rsidR="00CC1AE1" w:rsidRPr="00E60D34" w:rsidRDefault="00CC1AE1" w:rsidP="00CC1AE1">
      <w:pPr>
        <w:rPr>
          <w:rFonts w:asciiTheme="minorHAnsi" w:hAnsiTheme="minorHAnsi" w:cstheme="minorHAnsi"/>
        </w:rPr>
      </w:pPr>
    </w:p>
    <w:p w14:paraId="5F6934FF" w14:textId="0DBBEA87" w:rsidR="00DF4CE6" w:rsidRPr="00E60D34" w:rsidRDefault="00DF4CE6" w:rsidP="00E62DF5">
      <w:pPr>
        <w:rPr>
          <w:rFonts w:asciiTheme="minorHAnsi" w:hAnsiTheme="minorHAnsi" w:cstheme="minorHAnsi"/>
          <w:bCs/>
        </w:rPr>
      </w:pPr>
      <w:r w:rsidRPr="00E60D34">
        <w:rPr>
          <w:rFonts w:asciiTheme="minorHAnsi" w:hAnsiTheme="minorHAnsi" w:cstheme="minorHAnsi"/>
          <w:bCs/>
        </w:rPr>
        <w:t>If directed by the Government</w:t>
      </w:r>
      <w:r w:rsidR="00300B18" w:rsidRPr="00E60D34">
        <w:rPr>
          <w:rFonts w:asciiTheme="minorHAnsi" w:hAnsiTheme="minorHAnsi" w:cstheme="minorHAnsi"/>
          <w:bCs/>
        </w:rPr>
        <w:t>:</w:t>
      </w:r>
      <w:r w:rsidRPr="00E60D34">
        <w:rPr>
          <w:rFonts w:asciiTheme="minorHAnsi" w:hAnsiTheme="minorHAnsi" w:cstheme="minorHAnsi"/>
          <w:bCs/>
        </w:rPr>
        <w:t xml:space="preserve"> </w:t>
      </w:r>
    </w:p>
    <w:p w14:paraId="62230435" w14:textId="77777777" w:rsidR="00DF4CE6" w:rsidRPr="00E60D34" w:rsidRDefault="00DF4CE6" w:rsidP="00245562">
      <w:pPr>
        <w:numPr>
          <w:ilvl w:val="0"/>
          <w:numId w:val="24"/>
        </w:numPr>
        <w:rPr>
          <w:rFonts w:asciiTheme="minorHAnsi" w:hAnsiTheme="minorHAnsi" w:cstheme="minorHAnsi"/>
          <w:b/>
        </w:rPr>
      </w:pPr>
      <w:r w:rsidRPr="00E60D34">
        <w:rPr>
          <w:rFonts w:asciiTheme="minorHAnsi" w:hAnsiTheme="minorHAnsi" w:cstheme="minorHAnsi"/>
        </w:rPr>
        <w:t>Personalization Printers shall have the capability of adding an inline conical laser perforation of an alphanumeric character string through the book.</w:t>
      </w:r>
    </w:p>
    <w:p w14:paraId="2BCBA365" w14:textId="77777777" w:rsidR="000C53FF" w:rsidRPr="00E60D34" w:rsidRDefault="000C53FF" w:rsidP="000C53FF">
      <w:pPr>
        <w:ind w:left="720"/>
        <w:rPr>
          <w:rFonts w:asciiTheme="minorHAnsi" w:hAnsiTheme="minorHAnsi" w:cstheme="minorHAnsi"/>
          <w:b/>
        </w:rPr>
      </w:pPr>
    </w:p>
    <w:p w14:paraId="508A3503" w14:textId="3937AA00" w:rsidR="00DF4CE6" w:rsidRPr="00E60D34" w:rsidRDefault="000C53FF" w:rsidP="000C53FF">
      <w:pPr>
        <w:pStyle w:val="Heading4"/>
        <w:rPr>
          <w:rFonts w:asciiTheme="minorHAnsi" w:hAnsiTheme="minorHAnsi" w:cstheme="minorHAnsi"/>
        </w:rPr>
      </w:pPr>
      <w:r w:rsidRPr="00E60D34">
        <w:rPr>
          <w:rFonts w:asciiTheme="minorHAnsi" w:hAnsiTheme="minorHAnsi" w:cstheme="minorHAnsi"/>
        </w:rPr>
        <w:t>C.3.3.1.5 Quality of Printed Text and Images (Writing) on data page</w:t>
      </w:r>
    </w:p>
    <w:p w14:paraId="6496DE5C" w14:textId="77777777" w:rsidR="00E16287" w:rsidRPr="00E60D34" w:rsidRDefault="00E16287" w:rsidP="00C52CCA">
      <w:pPr>
        <w:rPr>
          <w:rFonts w:asciiTheme="minorHAnsi" w:hAnsiTheme="minorHAnsi" w:cstheme="minorHAnsi"/>
        </w:rPr>
      </w:pPr>
    </w:p>
    <w:p w14:paraId="608BDB96" w14:textId="0F0D5A00" w:rsidR="00EE1BB7" w:rsidRPr="00E60D34" w:rsidRDefault="00EE1BB7" w:rsidP="006761E5">
      <w:pPr>
        <w:rPr>
          <w:rFonts w:asciiTheme="minorHAnsi" w:hAnsiTheme="minorHAnsi" w:cstheme="minorHAnsi"/>
          <w:b/>
          <w:bCs/>
          <w:i/>
          <w:iCs/>
        </w:rPr>
      </w:pPr>
      <w:r w:rsidRPr="00E60D34">
        <w:rPr>
          <w:rFonts w:asciiTheme="minorHAnsi" w:hAnsiTheme="minorHAnsi" w:cstheme="minorHAnsi"/>
          <w:b/>
          <w:bCs/>
          <w:i/>
          <w:iCs/>
        </w:rPr>
        <w:t>Spatial Resolution</w:t>
      </w:r>
    </w:p>
    <w:p w14:paraId="7073EABF" w14:textId="5BCE271D" w:rsidR="00EE1BB7" w:rsidRPr="00E60D34" w:rsidRDefault="00EE1BB7" w:rsidP="006761E5">
      <w:pPr>
        <w:rPr>
          <w:rFonts w:asciiTheme="minorHAnsi" w:hAnsiTheme="minorHAnsi" w:cstheme="minorHAnsi"/>
        </w:rPr>
      </w:pPr>
      <w:r w:rsidRPr="00E60D34">
        <w:rPr>
          <w:rFonts w:asciiTheme="minorHAnsi" w:hAnsiTheme="minorHAnsi" w:cstheme="minorHAnsi"/>
        </w:rPr>
        <w:t>Spatial resolution is a measure of the ability to discern fine detail in printed material. The spatial resolution for images printed on the data page shall equal or exceed 4 line pairs (8 lines) per millimeter in both the horizontal and vertical directions.</w:t>
      </w:r>
    </w:p>
    <w:p w14:paraId="43E0E6E8" w14:textId="77777777" w:rsidR="00376016" w:rsidRPr="00E60D34" w:rsidRDefault="00376016" w:rsidP="006761E5">
      <w:pPr>
        <w:rPr>
          <w:rFonts w:asciiTheme="minorHAnsi" w:hAnsiTheme="minorHAnsi" w:cstheme="minorHAnsi"/>
        </w:rPr>
      </w:pPr>
    </w:p>
    <w:p w14:paraId="2A0198C0" w14:textId="77777777"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t>Maximum optical density</w:t>
      </w:r>
    </w:p>
    <w:p w14:paraId="1A4DBEDE" w14:textId="57CDE76C" w:rsidR="00EE1BB7" w:rsidRPr="00E60D34" w:rsidRDefault="00EE1BB7" w:rsidP="006761E5">
      <w:pPr>
        <w:rPr>
          <w:rFonts w:asciiTheme="minorHAnsi" w:hAnsiTheme="minorHAnsi" w:cstheme="minorHAnsi"/>
        </w:rPr>
      </w:pPr>
      <w:r w:rsidRPr="00E60D34">
        <w:rPr>
          <w:rFonts w:asciiTheme="minorHAnsi" w:hAnsiTheme="minorHAnsi" w:cstheme="minorHAnsi"/>
        </w:rPr>
        <w:t>The maximum optical density is a measure of the blackness of printed text or images. The maximum optical density (or fully black) regions of an image shall have an optical density of at least 1.3 (corresponding to a reflectance of less than 5%), when compared to non-engraved (unprinted) areas of the data page.</w:t>
      </w:r>
    </w:p>
    <w:p w14:paraId="11340430" w14:textId="77777777" w:rsidR="00326C46" w:rsidRPr="00E60D34" w:rsidRDefault="00326C46" w:rsidP="006761E5">
      <w:pPr>
        <w:rPr>
          <w:rFonts w:asciiTheme="minorHAnsi" w:hAnsiTheme="minorHAnsi" w:cstheme="minorHAnsi"/>
        </w:rPr>
      </w:pPr>
    </w:p>
    <w:p w14:paraId="5F0EF64E" w14:textId="77777777" w:rsidR="00F07BE9" w:rsidRPr="00E60D34" w:rsidRDefault="00F07BE9" w:rsidP="006761E5">
      <w:pPr>
        <w:rPr>
          <w:rFonts w:asciiTheme="minorHAnsi" w:eastAsiaTheme="minorEastAsia" w:hAnsiTheme="minorHAnsi" w:cstheme="minorHAnsi"/>
          <w:b/>
          <w:bCs/>
          <w:i/>
          <w:iCs/>
        </w:rPr>
      </w:pPr>
    </w:p>
    <w:p w14:paraId="4FAE99D4" w14:textId="77777777" w:rsidR="00F07BE9" w:rsidRPr="00E60D34" w:rsidRDefault="00F07BE9" w:rsidP="006761E5">
      <w:pPr>
        <w:rPr>
          <w:rFonts w:asciiTheme="minorHAnsi" w:eastAsiaTheme="minorEastAsia" w:hAnsiTheme="minorHAnsi" w:cstheme="minorHAnsi"/>
          <w:b/>
          <w:bCs/>
          <w:i/>
          <w:iCs/>
        </w:rPr>
      </w:pPr>
    </w:p>
    <w:p w14:paraId="3AB689A4" w14:textId="77777777" w:rsidR="00F07BE9" w:rsidRPr="00E60D34" w:rsidRDefault="00F07BE9" w:rsidP="006761E5">
      <w:pPr>
        <w:rPr>
          <w:rFonts w:asciiTheme="minorHAnsi" w:eastAsiaTheme="minorEastAsia" w:hAnsiTheme="minorHAnsi" w:cstheme="minorHAnsi"/>
          <w:b/>
          <w:bCs/>
          <w:i/>
          <w:iCs/>
        </w:rPr>
      </w:pPr>
    </w:p>
    <w:p w14:paraId="339FF835" w14:textId="785046BC"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lastRenderedPageBreak/>
        <w:t>Distinguishable levels of gray</w:t>
      </w:r>
    </w:p>
    <w:p w14:paraId="1B01CD84" w14:textId="010DFFAA" w:rsidR="00EE1BB7" w:rsidRPr="00E60D34" w:rsidRDefault="00EE1BB7" w:rsidP="006761E5">
      <w:pPr>
        <w:rPr>
          <w:rFonts w:asciiTheme="minorHAnsi" w:hAnsiTheme="minorHAnsi" w:cstheme="minorHAnsi"/>
        </w:rPr>
      </w:pPr>
      <w:r w:rsidRPr="00E60D34">
        <w:rPr>
          <w:rFonts w:asciiTheme="minorHAnsi" w:hAnsiTheme="minorHAnsi" w:cstheme="minorHAnsi"/>
        </w:rPr>
        <w:t xml:space="preserve">The number of distinguishable levels of gray provides a measure of the number of distinct tonal levels in an image.  The number of distinguishable levels of gray, from fully white to fully black, shall be at least 64.  </w:t>
      </w:r>
    </w:p>
    <w:p w14:paraId="1115C8BE" w14:textId="77777777" w:rsidR="00C52CCA" w:rsidRPr="00E60D34" w:rsidRDefault="00C52CCA" w:rsidP="006761E5">
      <w:pPr>
        <w:rPr>
          <w:rFonts w:asciiTheme="minorHAnsi" w:hAnsiTheme="minorHAnsi" w:cstheme="minorHAnsi"/>
          <w:b/>
          <w:bCs/>
          <w:i/>
          <w:iCs/>
        </w:rPr>
      </w:pPr>
    </w:p>
    <w:p w14:paraId="5FA714A4" w14:textId="3D83FCDB" w:rsidR="00C52CCA" w:rsidRPr="00E60D34" w:rsidRDefault="00EE1BB7" w:rsidP="00C52CCA">
      <w:pPr>
        <w:tabs>
          <w:tab w:val="left" w:pos="6045"/>
        </w:tabs>
        <w:rPr>
          <w:rFonts w:asciiTheme="minorHAnsi" w:eastAsiaTheme="minorEastAsia" w:hAnsiTheme="minorHAnsi" w:cstheme="minorHAnsi"/>
          <w:b/>
          <w:bCs/>
          <w:i/>
          <w:iCs/>
        </w:rPr>
      </w:pPr>
      <w:r w:rsidRPr="00E60D34">
        <w:rPr>
          <w:rFonts w:asciiTheme="minorHAnsi" w:eastAsiaTheme="minorEastAsia" w:hAnsiTheme="minorHAnsi" w:cstheme="minorHAnsi"/>
          <w:b/>
          <w:bCs/>
          <w:i/>
          <w:iCs/>
        </w:rPr>
        <w:t>Accuracy of grayscale rendering (tonal response function)</w:t>
      </w:r>
      <w:r w:rsidR="00C52CCA" w:rsidRPr="00E60D34">
        <w:rPr>
          <w:rFonts w:asciiTheme="minorHAnsi" w:eastAsiaTheme="minorEastAsia" w:hAnsiTheme="minorHAnsi" w:cstheme="minorHAnsi"/>
          <w:b/>
          <w:bCs/>
          <w:i/>
          <w:iCs/>
        </w:rPr>
        <w:tab/>
      </w:r>
    </w:p>
    <w:p w14:paraId="46A97235" w14:textId="0B88300F" w:rsidR="00EE1BB7" w:rsidRPr="00E60D34" w:rsidRDefault="00EE1BB7" w:rsidP="006761E5">
      <w:pPr>
        <w:rPr>
          <w:rFonts w:asciiTheme="minorHAnsi" w:eastAsiaTheme="minorEastAsia" w:hAnsiTheme="minorHAnsi" w:cstheme="minorHAnsi"/>
        </w:rPr>
      </w:pPr>
      <w:r w:rsidRPr="00E60D34">
        <w:rPr>
          <w:rFonts w:asciiTheme="minorHAnsi" w:hAnsiTheme="minorHAnsi" w:cstheme="minorHAnsi"/>
        </w:rPr>
        <w:t>Because the Department of State stores passport photo images in (nonlinear) sRGB color space (with an exponent, or gamma, of approximately 0.45), the input-to-output tonal response function of the passport personalization laser printing systems shall also be nonlinear, equivalent to the inverse of sRGB, with an overall power law gamma of approximately 2.2, and thereby rendering print densities corresponding to those in the originally submitted paper photos from passport applicants.</w:t>
      </w:r>
      <w:r w:rsidRPr="00E60D34">
        <w:rPr>
          <w:rFonts w:asciiTheme="minorHAnsi" w:eastAsiaTheme="minorEastAsia" w:hAnsiTheme="minorHAnsi" w:cstheme="minorHAnsi"/>
        </w:rPr>
        <w:t xml:space="preserve"> </w:t>
      </w:r>
    </w:p>
    <w:p w14:paraId="02A86268" w14:textId="77777777" w:rsidR="00C52CCA" w:rsidRPr="00E60D34" w:rsidRDefault="00C52CCA" w:rsidP="006761E5">
      <w:pPr>
        <w:rPr>
          <w:rFonts w:asciiTheme="minorHAnsi" w:hAnsiTheme="minorHAnsi" w:cstheme="minorHAnsi"/>
        </w:rPr>
      </w:pPr>
    </w:p>
    <w:p w14:paraId="6D8F30AB" w14:textId="77777777"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t>Color conversion to grayscale</w:t>
      </w:r>
    </w:p>
    <w:p w14:paraId="294B1306" w14:textId="77777777" w:rsidR="00EE1BB7" w:rsidRPr="00E60D34" w:rsidRDefault="00EE1BB7" w:rsidP="006761E5">
      <w:pPr>
        <w:rPr>
          <w:rFonts w:asciiTheme="minorHAnsi" w:hAnsiTheme="minorHAnsi" w:cstheme="minorHAnsi"/>
        </w:rPr>
      </w:pPr>
      <w:r w:rsidRPr="00E60D34">
        <w:rPr>
          <w:rFonts w:asciiTheme="minorHAnsi" w:hAnsiTheme="minorHAnsi" w:cstheme="minorHAnsi"/>
        </w:rPr>
        <w:t xml:space="preserve">sRGB, the color space used by the Department for its storage of passport photos, is a nonlinear monitor space with an effective gamma (i.e., exponent) of about 0.45 for encoding and 2.2 for display. For grayscale printing on a device with a linear response function, the nonlinear sRGB color images must be converted to a linear space and the three color channels combined using weighting factors related to the human visual (photopic) response function.  </w:t>
      </w:r>
    </w:p>
    <w:p w14:paraId="28F94CBA" w14:textId="77777777" w:rsidR="00C52CCA" w:rsidRPr="00E60D34" w:rsidRDefault="00C52CCA" w:rsidP="006761E5">
      <w:pPr>
        <w:rPr>
          <w:rFonts w:asciiTheme="minorHAnsi" w:eastAsiaTheme="minorEastAsia" w:hAnsiTheme="minorHAnsi" w:cstheme="minorHAnsi"/>
        </w:rPr>
      </w:pPr>
    </w:p>
    <w:p w14:paraId="40258D3E" w14:textId="10D3D0AE"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t>Positional Accuracy</w:t>
      </w:r>
    </w:p>
    <w:p w14:paraId="7BA868F9" w14:textId="77777777" w:rsidR="00EE1BB7" w:rsidRPr="00E60D34" w:rsidRDefault="00EE1BB7" w:rsidP="006761E5">
      <w:pPr>
        <w:rPr>
          <w:rFonts w:asciiTheme="minorHAnsi" w:hAnsiTheme="minorHAnsi" w:cstheme="minorHAnsi"/>
        </w:rPr>
      </w:pPr>
      <w:r w:rsidRPr="00E60D34">
        <w:rPr>
          <w:rFonts w:asciiTheme="minorHAnsi" w:hAnsiTheme="minorHAnsi" w:cstheme="minorHAnsi"/>
        </w:rPr>
        <w:t xml:space="preserve">The position of printing shapes must be sufficiently accurate to not cause any visible geometric distortions. For all locations on the data page, any error in the positional accuracy for writing the content of an image shall be smaller than 1 mm.  </w:t>
      </w:r>
    </w:p>
    <w:p w14:paraId="6CC701E6" w14:textId="77777777" w:rsidR="00C52CCA" w:rsidRPr="00E60D34" w:rsidRDefault="00C52CCA" w:rsidP="006761E5">
      <w:pPr>
        <w:rPr>
          <w:rFonts w:asciiTheme="minorHAnsi" w:eastAsiaTheme="minorEastAsia" w:hAnsiTheme="minorHAnsi" w:cstheme="minorHAnsi"/>
        </w:rPr>
      </w:pPr>
    </w:p>
    <w:p w14:paraId="06D0166A" w14:textId="7F0137CF"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t>Spatial uniformity</w:t>
      </w:r>
    </w:p>
    <w:p w14:paraId="77F8A105" w14:textId="77777777" w:rsidR="00EE1BB7" w:rsidRPr="00E60D34" w:rsidRDefault="00EE1BB7" w:rsidP="006761E5">
      <w:pPr>
        <w:rPr>
          <w:rFonts w:asciiTheme="minorHAnsi" w:hAnsiTheme="minorHAnsi" w:cstheme="minorHAnsi"/>
        </w:rPr>
      </w:pPr>
      <w:r w:rsidRPr="00E60D34">
        <w:rPr>
          <w:rFonts w:asciiTheme="minorHAnsi" w:hAnsiTheme="minorHAnsi" w:cstheme="minorHAnsi"/>
        </w:rPr>
        <w:t xml:space="preserve">Printed images must be spatially uniform.  Reflectance of a printed uniform gray test pattern shall not vary by more than 5 percent over the entire region allocated to the passport photo.  </w:t>
      </w:r>
    </w:p>
    <w:p w14:paraId="16BC0E82" w14:textId="77777777" w:rsidR="00C52CCA" w:rsidRPr="00E60D34" w:rsidRDefault="00C52CCA" w:rsidP="006761E5">
      <w:pPr>
        <w:rPr>
          <w:rFonts w:asciiTheme="minorHAnsi" w:eastAsiaTheme="minorEastAsia" w:hAnsiTheme="minorHAnsi" w:cstheme="minorHAnsi"/>
        </w:rPr>
      </w:pPr>
    </w:p>
    <w:p w14:paraId="184625B8" w14:textId="29A0BE94" w:rsidR="00EE1BB7" w:rsidRPr="00E60D34" w:rsidRDefault="00EE1BB7" w:rsidP="006761E5">
      <w:pPr>
        <w:rPr>
          <w:rFonts w:asciiTheme="minorHAnsi" w:hAnsiTheme="minorHAnsi" w:cstheme="minorHAnsi"/>
          <w:b/>
          <w:bCs/>
          <w:i/>
          <w:iCs/>
        </w:rPr>
      </w:pPr>
      <w:r w:rsidRPr="00E60D34">
        <w:rPr>
          <w:rFonts w:asciiTheme="minorHAnsi" w:eastAsiaTheme="minorEastAsia" w:hAnsiTheme="minorHAnsi" w:cstheme="minorHAnsi"/>
          <w:b/>
          <w:bCs/>
          <w:i/>
          <w:iCs/>
        </w:rPr>
        <w:t>Level of image noise (speckling)</w:t>
      </w:r>
    </w:p>
    <w:p w14:paraId="5621C2B5" w14:textId="77777777" w:rsidR="00EE1BB7" w:rsidRPr="00E60D34" w:rsidRDefault="00EE1BB7" w:rsidP="006761E5">
      <w:pPr>
        <w:rPr>
          <w:rFonts w:asciiTheme="minorHAnsi" w:hAnsiTheme="minorHAnsi" w:cstheme="minorHAnsi"/>
        </w:rPr>
      </w:pPr>
      <w:r w:rsidRPr="00E60D34">
        <w:rPr>
          <w:rFonts w:asciiTheme="minorHAnsi" w:hAnsiTheme="minorHAnsi" w:cstheme="minorHAnsi"/>
        </w:rPr>
        <w:t xml:space="preserve">Printed image “noise” or speckling in a uniform test pattern shall not be visible to the unaided eye.  </w:t>
      </w:r>
    </w:p>
    <w:p w14:paraId="2F0150F7" w14:textId="69DEE9BA" w:rsidR="00EE1BB7" w:rsidRPr="00E60D34" w:rsidRDefault="00EE1BB7" w:rsidP="004C5613">
      <w:pPr>
        <w:rPr>
          <w:rFonts w:asciiTheme="minorHAnsi" w:hAnsiTheme="minorHAnsi" w:cstheme="minorHAnsi"/>
        </w:rPr>
      </w:pPr>
    </w:p>
    <w:p w14:paraId="27B963E2" w14:textId="55E711B5" w:rsidR="004C5613" w:rsidRPr="00E60D34" w:rsidRDefault="004C5613" w:rsidP="004C5613">
      <w:pPr>
        <w:rPr>
          <w:rFonts w:asciiTheme="minorHAnsi" w:hAnsiTheme="minorHAnsi" w:cstheme="minorHAnsi"/>
          <w:b/>
          <w:bCs/>
          <w:i/>
          <w:iCs/>
        </w:rPr>
      </w:pPr>
      <w:r w:rsidRPr="00E60D34">
        <w:rPr>
          <w:rFonts w:asciiTheme="minorHAnsi" w:hAnsiTheme="minorHAnsi" w:cstheme="minorHAnsi"/>
          <w:b/>
          <w:bCs/>
          <w:i/>
          <w:iCs/>
        </w:rPr>
        <w:t xml:space="preserve">Section 508 </w:t>
      </w:r>
      <w:r w:rsidR="004B4B50" w:rsidRPr="00E60D34">
        <w:rPr>
          <w:rFonts w:asciiTheme="minorHAnsi" w:hAnsiTheme="minorHAnsi" w:cstheme="minorHAnsi"/>
          <w:b/>
          <w:bCs/>
          <w:i/>
          <w:iCs/>
        </w:rPr>
        <w:t xml:space="preserve">Accessibility  </w:t>
      </w:r>
    </w:p>
    <w:p w14:paraId="79C1997E" w14:textId="77777777" w:rsidR="00FB0E31" w:rsidRPr="00E60D34" w:rsidRDefault="00FB0E31" w:rsidP="00E5610E">
      <w:pPr>
        <w:spacing w:after="100" w:afterAutospacing="1"/>
        <w:rPr>
          <w:rFonts w:asciiTheme="minorHAnsi" w:hAnsiTheme="minorHAnsi" w:cstheme="minorHAnsi"/>
          <w:szCs w:val="24"/>
        </w:rPr>
      </w:pPr>
      <w:r w:rsidRPr="00E60D34">
        <w:rPr>
          <w:rFonts w:asciiTheme="minorHAnsi" w:hAnsiTheme="minorHAnsi" w:cstheme="minorHAnsi"/>
          <w:szCs w:val="24"/>
        </w:rPr>
        <w:t xml:space="preserve">All Electronic and Information (EIT), as defined at FAR 2.101, supplied under this contract, must conform to the Information Technology Accessibility Standards (36 CFR Part 1194). The applicable standards are available at </w:t>
      </w:r>
      <w:hyperlink r:id="rId13" w:history="1">
        <w:r w:rsidRPr="00E60D34">
          <w:rPr>
            <w:rFonts w:asciiTheme="minorHAnsi" w:hAnsiTheme="minorHAnsi" w:cstheme="minorHAnsi"/>
            <w:szCs w:val="24"/>
            <w:u w:val="single"/>
          </w:rPr>
          <w:t>http://www.access-board.gov/sec508/guide/index.htm</w:t>
        </w:r>
      </w:hyperlink>
      <w:r w:rsidRPr="00E60D34">
        <w:rPr>
          <w:rFonts w:asciiTheme="minorHAnsi" w:hAnsiTheme="minorHAnsi" w:cstheme="minorHAnsi"/>
          <w:szCs w:val="24"/>
        </w:rPr>
        <w:t>.</w:t>
      </w:r>
    </w:p>
    <w:p w14:paraId="132A6ED0" w14:textId="77777777" w:rsidR="00FB0E31" w:rsidRPr="00E60D34" w:rsidRDefault="00FB0E31" w:rsidP="00FB0E31">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following standards have been determined to be applicable to this contract:</w:t>
      </w:r>
    </w:p>
    <w:p w14:paraId="5DE9D4BD" w14:textId="77777777" w:rsidR="00FB0E31" w:rsidRPr="00E60D34" w:rsidRDefault="00FB0E31" w:rsidP="00245562">
      <w:pPr>
        <w:numPr>
          <w:ilvl w:val="0"/>
          <w:numId w:val="26"/>
        </w:numPr>
        <w:spacing w:before="100" w:beforeAutospacing="1" w:after="100" w:afterAutospacing="1"/>
        <w:ind w:left="1080"/>
        <w:contextualSpacing/>
        <w:rPr>
          <w:rFonts w:asciiTheme="minorHAnsi" w:hAnsiTheme="minorHAnsi" w:cstheme="minorHAnsi"/>
          <w:szCs w:val="24"/>
        </w:rPr>
      </w:pPr>
      <w:r w:rsidRPr="00E60D34">
        <w:rPr>
          <w:rFonts w:asciiTheme="minorHAnsi" w:hAnsiTheme="minorHAnsi" w:cstheme="minorHAnsi"/>
          <w:szCs w:val="24"/>
        </w:rPr>
        <w:t>1194.21 Software applications and operating systems (1194.21):  Contractor’s conformance with this requirement is a material term of the contract.</w:t>
      </w:r>
    </w:p>
    <w:p w14:paraId="1C9F3D00" w14:textId="2C7B14D5" w:rsidR="004B4B50" w:rsidRPr="00E60D34" w:rsidRDefault="004B4B50" w:rsidP="004C5613">
      <w:pPr>
        <w:rPr>
          <w:rFonts w:asciiTheme="minorHAnsi" w:hAnsiTheme="minorHAnsi" w:cstheme="minorHAnsi"/>
        </w:rPr>
      </w:pPr>
    </w:p>
    <w:p w14:paraId="08DAF896" w14:textId="0F09E694" w:rsidR="005B589F" w:rsidRPr="00E60D34" w:rsidRDefault="005B589F" w:rsidP="00842FB5">
      <w:pPr>
        <w:pStyle w:val="Heading4"/>
        <w:rPr>
          <w:rFonts w:asciiTheme="minorHAnsi" w:hAnsiTheme="minorHAnsi" w:cstheme="minorHAnsi"/>
        </w:rPr>
      </w:pPr>
      <w:r w:rsidRPr="00E60D34">
        <w:rPr>
          <w:rFonts w:asciiTheme="minorHAnsi" w:hAnsiTheme="minorHAnsi" w:cstheme="minorHAnsi"/>
        </w:rPr>
        <w:t xml:space="preserve">C.3.3.1.6 </w:t>
      </w:r>
      <w:r w:rsidR="00842FB5" w:rsidRPr="00E60D34">
        <w:rPr>
          <w:rFonts w:asciiTheme="minorHAnsi" w:hAnsiTheme="minorHAnsi" w:cstheme="minorHAnsi"/>
        </w:rPr>
        <w:t>Document Requirements</w:t>
      </w:r>
    </w:p>
    <w:p w14:paraId="078EF245" w14:textId="77777777" w:rsidR="00E5610E" w:rsidRPr="00E60D34" w:rsidRDefault="00E5610E" w:rsidP="00E5610E">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lastRenderedPageBreak/>
        <w:t>If the blank passport book meets the following requirements listed below before personalization it shall meet the requirements after the personalization process:</w:t>
      </w:r>
    </w:p>
    <w:p w14:paraId="11F0E470" w14:textId="77777777" w:rsidR="00E5610E" w:rsidRPr="00E60D34" w:rsidRDefault="00E5610E" w:rsidP="00E5610E">
      <w:pPr>
        <w:rPr>
          <w:rFonts w:asciiTheme="minorHAnsi" w:hAnsiTheme="minorHAnsi" w:cstheme="minorHAnsi"/>
          <w:b/>
          <w:bCs/>
          <w:i/>
          <w:iCs/>
        </w:rPr>
      </w:pPr>
      <w:r w:rsidRPr="00E60D34">
        <w:rPr>
          <w:rFonts w:asciiTheme="minorHAnsi" w:hAnsiTheme="minorHAnsi" w:cstheme="minorHAnsi"/>
          <w:b/>
          <w:bCs/>
          <w:i/>
          <w:iCs/>
        </w:rPr>
        <w:t>Readability</w:t>
      </w:r>
    </w:p>
    <w:p w14:paraId="617845F9" w14:textId="0E8D3569" w:rsidR="00E5610E" w:rsidRPr="00E60D34" w:rsidRDefault="00E5610E" w:rsidP="00E5610E">
      <w:pPr>
        <w:tabs>
          <w:tab w:val="left" w:pos="1080"/>
        </w:tabs>
        <w:rPr>
          <w:rFonts w:asciiTheme="minorHAnsi" w:hAnsiTheme="minorHAnsi" w:cstheme="minorHAnsi"/>
          <w:szCs w:val="24"/>
        </w:rPr>
      </w:pPr>
      <w:r w:rsidRPr="00E60D34">
        <w:rPr>
          <w:rFonts w:asciiTheme="minorHAnsi" w:hAnsiTheme="minorHAnsi" w:cstheme="minorHAnsi"/>
          <w:szCs w:val="24"/>
        </w:rPr>
        <w:t>The personalized passport shall meet ICAO requirements for readability and print quality specified in ICAO Document 9303, for the life of the document (10 years). This includes the ability of the printed characters to be readable in the B900 band of the spectrum.</w:t>
      </w:r>
    </w:p>
    <w:p w14:paraId="5A46C500" w14:textId="77777777" w:rsidR="00E5610E" w:rsidRPr="00E60D34" w:rsidRDefault="00E5610E" w:rsidP="00E5610E">
      <w:pPr>
        <w:tabs>
          <w:tab w:val="left" w:pos="1080"/>
        </w:tabs>
        <w:rPr>
          <w:rFonts w:asciiTheme="minorHAnsi" w:hAnsiTheme="minorHAnsi" w:cstheme="minorHAnsi"/>
          <w:szCs w:val="24"/>
        </w:rPr>
      </w:pPr>
    </w:p>
    <w:p w14:paraId="5E213E84" w14:textId="77777777" w:rsidR="00E5610E" w:rsidRPr="00E60D34" w:rsidRDefault="00E5610E" w:rsidP="00E5610E">
      <w:pPr>
        <w:rPr>
          <w:rFonts w:asciiTheme="minorHAnsi" w:hAnsiTheme="minorHAnsi" w:cstheme="minorHAnsi"/>
          <w:b/>
          <w:bCs/>
          <w:i/>
          <w:iCs/>
        </w:rPr>
      </w:pPr>
      <w:r w:rsidRPr="00E60D34">
        <w:rPr>
          <w:rFonts w:asciiTheme="minorHAnsi" w:hAnsiTheme="minorHAnsi" w:cstheme="minorHAnsi"/>
          <w:b/>
          <w:bCs/>
          <w:i/>
          <w:iCs/>
        </w:rPr>
        <w:t>Dimensions</w:t>
      </w:r>
    </w:p>
    <w:p w14:paraId="3C683EB9" w14:textId="68007241" w:rsidR="00E5610E" w:rsidRPr="00E60D34" w:rsidRDefault="00E5610E" w:rsidP="00E5610E">
      <w:pPr>
        <w:rPr>
          <w:rFonts w:asciiTheme="minorHAnsi" w:hAnsiTheme="minorHAnsi" w:cstheme="minorHAnsi"/>
          <w:szCs w:val="24"/>
        </w:rPr>
      </w:pPr>
      <w:r w:rsidRPr="00E60D34">
        <w:rPr>
          <w:rFonts w:asciiTheme="minorHAnsi" w:hAnsiTheme="minorHAnsi" w:cstheme="minorHAnsi"/>
          <w:szCs w:val="24"/>
        </w:rPr>
        <w:t>The passport book pages will conform to ICAO Document 9303 standards for width and length: 88mm x 125mm, +/- 0.75mm (3.46in x 4.92in +/- 0.03in) including the page hinge.</w:t>
      </w:r>
    </w:p>
    <w:p w14:paraId="742C1EF9" w14:textId="77777777" w:rsidR="00E5610E" w:rsidRPr="00E60D34" w:rsidRDefault="00E5610E" w:rsidP="00E5610E">
      <w:pPr>
        <w:rPr>
          <w:rFonts w:asciiTheme="minorHAnsi" w:hAnsiTheme="minorHAnsi" w:cstheme="minorHAnsi"/>
          <w:szCs w:val="24"/>
        </w:rPr>
      </w:pPr>
    </w:p>
    <w:p w14:paraId="063B00D9" w14:textId="77777777" w:rsidR="00E5610E" w:rsidRPr="00E60D34" w:rsidRDefault="00E5610E" w:rsidP="00E5610E">
      <w:pPr>
        <w:rPr>
          <w:rFonts w:asciiTheme="minorHAnsi" w:hAnsiTheme="minorHAnsi" w:cstheme="minorHAnsi"/>
          <w:b/>
          <w:bCs/>
          <w:i/>
          <w:iCs/>
        </w:rPr>
      </w:pPr>
      <w:r w:rsidRPr="00E60D34">
        <w:rPr>
          <w:rFonts w:asciiTheme="minorHAnsi" w:hAnsiTheme="minorHAnsi" w:cstheme="minorHAnsi"/>
          <w:b/>
          <w:bCs/>
          <w:i/>
          <w:iCs/>
        </w:rPr>
        <w:t>Durability</w:t>
      </w:r>
    </w:p>
    <w:p w14:paraId="209C3CCE" w14:textId="77777777" w:rsidR="00E5610E" w:rsidRPr="00E60D34" w:rsidRDefault="00E5610E" w:rsidP="00E5610E">
      <w:pPr>
        <w:rPr>
          <w:rFonts w:asciiTheme="minorHAnsi" w:hAnsiTheme="minorHAnsi" w:cstheme="minorHAnsi"/>
          <w:szCs w:val="24"/>
        </w:rPr>
      </w:pPr>
      <w:r w:rsidRPr="00E60D34">
        <w:rPr>
          <w:rFonts w:asciiTheme="minorHAnsi" w:hAnsiTheme="minorHAnsi" w:cstheme="minorHAnsi"/>
          <w:szCs w:val="24"/>
        </w:rPr>
        <w:t>The completed personalized document, including its personalized data and endorsements, shall be able to withstand rigors of normal use and shall meet the following requirements over the expected ten-year life of the passport:</w:t>
      </w:r>
    </w:p>
    <w:p w14:paraId="24D5789D" w14:textId="77777777" w:rsidR="00E5610E"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Structural Integrity. The document shall be flexible enough to permit reasonable bending of the document and shall be strong enough to resist de-bonding or cracking and brittleness that would cause the data page to become torn or detached from the passport book. Deformation due to normal use (bends, not creases) can be reduced to flatness by the reading device without impairing reader function.</w:t>
      </w:r>
    </w:p>
    <w:p w14:paraId="2C80E758" w14:textId="77777777" w:rsidR="00E5610E"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Durability:  The personalized document shall be resistant to chemical effects arising from normal handling and use, except where chemical sensitivity is added for security reasons. The personalized document shall also meet the minimum criteria outlined in ICAO 9303 Technical Report:  Durability of Machine Readable Passports Version: 3.2.</w:t>
      </w:r>
    </w:p>
    <w:p w14:paraId="6837D94F" w14:textId="77777777" w:rsidR="00E5610E"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Temperature Stability. The completed, personalized passport shall be stable at operating temperatures from -10C to +50C (14F to 122F) and storage from -35C to +80C (-31F to 176F).</w:t>
      </w:r>
    </w:p>
    <w:p w14:paraId="41988A55" w14:textId="77777777" w:rsidR="00E5610E"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Humidity. The completed, personalized passport shall remain stable at relative humidity ranging from 5% to 95%, with a maximum wet bulb temperature of +25C (77F). It shall not lose reliability at any humidity range (0%-100%).</w:t>
      </w:r>
    </w:p>
    <w:p w14:paraId="13FFC888" w14:textId="77777777" w:rsidR="00E5610E"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Light Stability. The images in the passport and the printed text shall resist deterioration from exposure to light encountered during normal use.</w:t>
      </w:r>
    </w:p>
    <w:p w14:paraId="5C7D4684" w14:textId="3633CA7F" w:rsidR="00842FB5" w:rsidRPr="00E60D34" w:rsidRDefault="00E5610E" w:rsidP="00245562">
      <w:pPr>
        <w:numPr>
          <w:ilvl w:val="0"/>
          <w:numId w:val="27"/>
        </w:numPr>
        <w:spacing w:after="120"/>
        <w:rPr>
          <w:rFonts w:asciiTheme="minorHAnsi" w:hAnsiTheme="minorHAnsi" w:cstheme="minorHAnsi"/>
          <w:szCs w:val="24"/>
        </w:rPr>
      </w:pPr>
      <w:r w:rsidRPr="00E60D34">
        <w:rPr>
          <w:rFonts w:asciiTheme="minorHAnsi" w:hAnsiTheme="minorHAnsi" w:cstheme="minorHAnsi"/>
          <w:szCs w:val="24"/>
        </w:rPr>
        <w:t>Abrasion. The passport pages shall resist casual abrasion encountered in normal use.</w:t>
      </w:r>
    </w:p>
    <w:p w14:paraId="7BEC300B" w14:textId="77777777" w:rsidR="002D1129" w:rsidRPr="00E60D34" w:rsidRDefault="002D1129" w:rsidP="002D1129">
      <w:pPr>
        <w:ind w:left="1080"/>
        <w:rPr>
          <w:rFonts w:asciiTheme="minorHAnsi" w:hAnsiTheme="minorHAnsi" w:cstheme="minorHAnsi"/>
          <w:szCs w:val="24"/>
        </w:rPr>
      </w:pPr>
    </w:p>
    <w:p w14:paraId="0D6795E5" w14:textId="056B4E34" w:rsidR="00C91248" w:rsidRPr="00E60D34" w:rsidRDefault="00C9422E" w:rsidP="00C9422E">
      <w:pPr>
        <w:pStyle w:val="Heading4"/>
        <w:rPr>
          <w:rFonts w:asciiTheme="minorHAnsi" w:hAnsiTheme="minorHAnsi" w:cstheme="minorHAnsi"/>
        </w:rPr>
      </w:pPr>
      <w:r w:rsidRPr="00E60D34">
        <w:rPr>
          <w:rFonts w:asciiTheme="minorHAnsi" w:hAnsiTheme="minorHAnsi" w:cstheme="minorHAnsi"/>
        </w:rPr>
        <w:t xml:space="preserve">C.3.3.1.7 </w:t>
      </w:r>
      <w:r w:rsidR="00395B2A" w:rsidRPr="00E60D34">
        <w:rPr>
          <w:rFonts w:asciiTheme="minorHAnsi" w:hAnsiTheme="minorHAnsi" w:cstheme="minorHAnsi"/>
        </w:rPr>
        <w:t xml:space="preserve">High-Capacity </w:t>
      </w:r>
      <w:r w:rsidR="00BC62EB" w:rsidRPr="00E60D34">
        <w:rPr>
          <w:rFonts w:asciiTheme="minorHAnsi" w:hAnsiTheme="minorHAnsi" w:cstheme="minorHAnsi"/>
        </w:rPr>
        <w:t xml:space="preserve">NextGen </w:t>
      </w:r>
      <w:r w:rsidR="00395B2A" w:rsidRPr="00E60D34">
        <w:rPr>
          <w:rFonts w:asciiTheme="minorHAnsi" w:hAnsiTheme="minorHAnsi" w:cstheme="minorHAnsi"/>
        </w:rPr>
        <w:t>Passport Personalization Printers</w:t>
      </w:r>
    </w:p>
    <w:p w14:paraId="3B647209" w14:textId="77777777" w:rsidR="003F06BB" w:rsidRPr="00E60D34" w:rsidRDefault="003F06BB" w:rsidP="00C9422E">
      <w:pPr>
        <w:rPr>
          <w:rFonts w:asciiTheme="minorHAnsi" w:hAnsiTheme="minorHAnsi" w:cstheme="minorHAnsi"/>
        </w:rPr>
      </w:pPr>
    </w:p>
    <w:p w14:paraId="2099CDC1" w14:textId="4B4AA43C" w:rsidR="00C9422E" w:rsidRPr="00E60D34" w:rsidRDefault="003F06BB" w:rsidP="00C9422E">
      <w:pPr>
        <w:rPr>
          <w:rFonts w:asciiTheme="minorHAnsi" w:hAnsiTheme="minorHAnsi" w:cstheme="minorHAnsi"/>
        </w:rPr>
      </w:pPr>
      <w:r w:rsidRPr="00E60D34">
        <w:rPr>
          <w:rFonts w:asciiTheme="minorHAnsi" w:hAnsiTheme="minorHAnsi" w:cstheme="minorHAnsi"/>
        </w:rPr>
        <w:t>The Contractor shall adhere</w:t>
      </w:r>
      <w:r w:rsidR="00F94633" w:rsidRPr="00E60D34">
        <w:rPr>
          <w:rFonts w:asciiTheme="minorHAnsi" w:hAnsiTheme="minorHAnsi" w:cstheme="minorHAnsi"/>
        </w:rPr>
        <w:t xml:space="preserve"> to</w:t>
      </w:r>
      <w:r w:rsidRPr="00E60D34">
        <w:rPr>
          <w:rFonts w:asciiTheme="minorHAnsi" w:hAnsiTheme="minorHAnsi" w:cstheme="minorHAnsi"/>
        </w:rPr>
        <w:t xml:space="preserve"> the following High-Capacity</w:t>
      </w:r>
      <w:r w:rsidR="00BC62EB" w:rsidRPr="00E60D34">
        <w:rPr>
          <w:rFonts w:asciiTheme="minorHAnsi" w:hAnsiTheme="minorHAnsi" w:cstheme="minorHAnsi"/>
        </w:rPr>
        <w:t xml:space="preserve"> NextGen</w:t>
      </w:r>
      <w:r w:rsidRPr="00E60D34">
        <w:rPr>
          <w:rFonts w:asciiTheme="minorHAnsi" w:hAnsiTheme="minorHAnsi" w:cstheme="minorHAnsi"/>
        </w:rPr>
        <w:t xml:space="preserve"> </w:t>
      </w:r>
      <w:r w:rsidR="00F94633" w:rsidRPr="00E60D34">
        <w:rPr>
          <w:rFonts w:asciiTheme="minorHAnsi" w:hAnsiTheme="minorHAnsi" w:cstheme="minorHAnsi"/>
        </w:rPr>
        <w:t xml:space="preserve">Passport </w:t>
      </w:r>
      <w:r w:rsidRPr="00E60D34">
        <w:rPr>
          <w:rFonts w:asciiTheme="minorHAnsi" w:hAnsiTheme="minorHAnsi" w:cstheme="minorHAnsi"/>
        </w:rPr>
        <w:t>Personalization Requirements:</w:t>
      </w:r>
      <w:r w:rsidR="00BC62EB" w:rsidRPr="00E60D34">
        <w:rPr>
          <w:rFonts w:asciiTheme="minorHAnsi" w:hAnsiTheme="minorHAnsi" w:cstheme="minorHAnsi"/>
        </w:rPr>
        <w:t xml:space="preserve"> </w:t>
      </w:r>
    </w:p>
    <w:p w14:paraId="2F3C44A7" w14:textId="36229256" w:rsidR="005C0DE6" w:rsidRPr="00E60D34" w:rsidRDefault="005C0DE6" w:rsidP="00C9422E">
      <w:pPr>
        <w:rPr>
          <w:rFonts w:asciiTheme="minorHAnsi" w:hAnsiTheme="minorHAnsi" w:cstheme="minorHAnsi"/>
        </w:rPr>
      </w:pPr>
    </w:p>
    <w:p w14:paraId="68826B12" w14:textId="77777777" w:rsidR="005C0DE6" w:rsidRPr="00E60D34" w:rsidRDefault="005C0DE6" w:rsidP="00245562">
      <w:pPr>
        <w:numPr>
          <w:ilvl w:val="0"/>
          <w:numId w:val="27"/>
        </w:numPr>
        <w:rPr>
          <w:rFonts w:asciiTheme="minorHAnsi" w:hAnsiTheme="minorHAnsi" w:cstheme="minorHAnsi"/>
        </w:rPr>
      </w:pPr>
      <w:r w:rsidRPr="00E60D34">
        <w:rPr>
          <w:rFonts w:asciiTheme="minorHAnsi" w:hAnsiTheme="minorHAnsi" w:cstheme="minorHAnsi"/>
        </w:rPr>
        <w:lastRenderedPageBreak/>
        <w:t>The printer must include print input feeders and output hoppers.  The printer must perform inline personalization to include laser engraving of the biographical page, color inkjet printing on page three and personalization of the contactless chip.  Each Issuance Site where a printer is installed must maintain an ability to personalize passports with in four hours.  If the Issuance Site has two printers; one printer can be inoperable for no more than two business days; if both printers are inoperable, one printer must be restored to operation within four hours. The input power requirements shall be compatible with United States standards. The input power/electricity shall match the power requirements listed in the contractor specification incorporated in this contract.</w:t>
      </w:r>
    </w:p>
    <w:p w14:paraId="6E5285FA" w14:textId="77777777" w:rsidR="005C0DE6" w:rsidRPr="00E60D34" w:rsidRDefault="005C0DE6" w:rsidP="00245562">
      <w:pPr>
        <w:numPr>
          <w:ilvl w:val="0"/>
          <w:numId w:val="27"/>
        </w:numPr>
        <w:rPr>
          <w:rFonts w:asciiTheme="minorHAnsi" w:hAnsiTheme="minorHAnsi" w:cstheme="minorHAnsi"/>
        </w:rPr>
      </w:pPr>
      <w:r w:rsidRPr="00E60D34">
        <w:rPr>
          <w:rFonts w:asciiTheme="minorHAnsi" w:hAnsiTheme="minorHAnsi" w:cstheme="minorHAnsi"/>
        </w:rPr>
        <w:t>Printer throughput shall meet or exceed 300 books per hour as previously defined.</w:t>
      </w:r>
    </w:p>
    <w:p w14:paraId="6EEAABFF" w14:textId="2B6D819B" w:rsidR="005C0DE6" w:rsidRPr="00E60D34" w:rsidRDefault="005C0DE6" w:rsidP="00245562">
      <w:pPr>
        <w:numPr>
          <w:ilvl w:val="0"/>
          <w:numId w:val="27"/>
        </w:numPr>
        <w:rPr>
          <w:rFonts w:asciiTheme="minorHAnsi" w:hAnsiTheme="minorHAnsi" w:cstheme="minorHAnsi"/>
          <w:b/>
        </w:rPr>
      </w:pPr>
      <w:r w:rsidRPr="00E60D34">
        <w:rPr>
          <w:rFonts w:asciiTheme="minorHAnsi" w:hAnsiTheme="minorHAnsi" w:cstheme="minorHAnsi"/>
        </w:rPr>
        <w:t>The system shall use input feeders and output hoppers that will hold any thickness/size of passport book (26 or 50 pages). Capacity of each input feeder and output hopper shall hold at least 100 50-page books.  The input feeders and output hoppers shall be usable with any printer in the same size class</w:t>
      </w:r>
      <w:r w:rsidR="00B733D7" w:rsidRPr="00E60D34">
        <w:rPr>
          <w:rFonts w:asciiTheme="minorHAnsi" w:hAnsiTheme="minorHAnsi" w:cstheme="minorHAnsi"/>
        </w:rPr>
        <w:t xml:space="preserve"> (i.e. high capacity or low capacity).</w:t>
      </w:r>
    </w:p>
    <w:p w14:paraId="3BD5504B" w14:textId="20867709" w:rsidR="005C0DE6" w:rsidRPr="00E60D34" w:rsidRDefault="005C0DE6" w:rsidP="00245562">
      <w:pPr>
        <w:numPr>
          <w:ilvl w:val="0"/>
          <w:numId w:val="27"/>
        </w:numPr>
        <w:rPr>
          <w:rFonts w:asciiTheme="minorHAnsi" w:hAnsiTheme="minorHAnsi" w:cstheme="minorHAnsi"/>
        </w:rPr>
      </w:pPr>
      <w:r w:rsidRPr="00E60D34">
        <w:rPr>
          <w:rFonts w:asciiTheme="minorHAnsi" w:hAnsiTheme="minorHAnsi" w:cstheme="minorHAnsi"/>
        </w:rPr>
        <w:t xml:space="preserve">The printer shall include multiple input feeders (no fewer than </w:t>
      </w:r>
      <w:r w:rsidR="00966757" w:rsidRPr="00E60D34">
        <w:rPr>
          <w:rFonts w:asciiTheme="minorHAnsi" w:hAnsiTheme="minorHAnsi" w:cstheme="minorHAnsi"/>
        </w:rPr>
        <w:t>three</w:t>
      </w:r>
      <w:r w:rsidR="00B733D7" w:rsidRPr="00E60D34">
        <w:rPr>
          <w:rFonts w:asciiTheme="minorHAnsi" w:hAnsiTheme="minorHAnsi" w:cstheme="minorHAnsi"/>
        </w:rPr>
        <w:t xml:space="preserve"> </w:t>
      </w:r>
      <w:r w:rsidR="00822F33" w:rsidRPr="00E60D34">
        <w:rPr>
          <w:rFonts w:asciiTheme="minorHAnsi" w:hAnsiTheme="minorHAnsi" w:cstheme="minorHAnsi"/>
        </w:rPr>
        <w:t>(</w:t>
      </w:r>
      <w:r w:rsidR="00B733D7" w:rsidRPr="00E60D34">
        <w:rPr>
          <w:rFonts w:asciiTheme="minorHAnsi" w:hAnsiTheme="minorHAnsi" w:cstheme="minorHAnsi"/>
        </w:rPr>
        <w:t>3</w:t>
      </w:r>
      <w:r w:rsidR="00822F33" w:rsidRPr="00E60D34">
        <w:rPr>
          <w:rFonts w:asciiTheme="minorHAnsi" w:hAnsiTheme="minorHAnsi" w:cstheme="minorHAnsi"/>
        </w:rPr>
        <w:t>)</w:t>
      </w:r>
      <w:r w:rsidRPr="00E60D34">
        <w:rPr>
          <w:rFonts w:asciiTheme="minorHAnsi" w:hAnsiTheme="minorHAnsi" w:cstheme="minorHAnsi"/>
        </w:rPr>
        <w:t xml:space="preserve">) to personalize books containing different numbers of pages (26 or 50 pages).  The system shall have at least </w:t>
      </w:r>
      <w:r w:rsidR="00965D4C" w:rsidRPr="00E60D34">
        <w:rPr>
          <w:rFonts w:asciiTheme="minorHAnsi" w:hAnsiTheme="minorHAnsi" w:cstheme="minorHAnsi"/>
        </w:rPr>
        <w:t>three</w:t>
      </w:r>
      <w:r w:rsidR="00B733D7" w:rsidRPr="00E60D34">
        <w:rPr>
          <w:rFonts w:asciiTheme="minorHAnsi" w:hAnsiTheme="minorHAnsi" w:cstheme="minorHAnsi"/>
        </w:rPr>
        <w:t xml:space="preserve"> (3)</w:t>
      </w:r>
      <w:r w:rsidRPr="00E60D34">
        <w:rPr>
          <w:rFonts w:asciiTheme="minorHAnsi" w:hAnsiTheme="minorHAnsi" w:cstheme="minorHAnsi"/>
        </w:rPr>
        <w:t xml:space="preserve"> output hoppers to include one</w:t>
      </w:r>
      <w:r w:rsidR="00B733D7" w:rsidRPr="00E60D34">
        <w:rPr>
          <w:rFonts w:asciiTheme="minorHAnsi" w:hAnsiTheme="minorHAnsi" w:cstheme="minorHAnsi"/>
        </w:rPr>
        <w:t xml:space="preserve"> (1)</w:t>
      </w:r>
      <w:r w:rsidRPr="00E60D34">
        <w:rPr>
          <w:rFonts w:asciiTheme="minorHAnsi" w:hAnsiTheme="minorHAnsi" w:cstheme="minorHAnsi"/>
        </w:rPr>
        <w:t xml:space="preserve"> hopper for completed jobs and </w:t>
      </w:r>
      <w:r w:rsidR="00B733D7" w:rsidRPr="00E60D34">
        <w:rPr>
          <w:rFonts w:asciiTheme="minorHAnsi" w:hAnsiTheme="minorHAnsi" w:cstheme="minorHAnsi"/>
        </w:rPr>
        <w:t xml:space="preserve">one (1) </w:t>
      </w:r>
      <w:r w:rsidRPr="00E60D34">
        <w:rPr>
          <w:rFonts w:asciiTheme="minorHAnsi" w:hAnsiTheme="minorHAnsi" w:cstheme="minorHAnsi"/>
        </w:rPr>
        <w:t xml:space="preserve">hopper </w:t>
      </w:r>
      <w:r w:rsidR="00B733D7" w:rsidRPr="00E60D34">
        <w:rPr>
          <w:rFonts w:asciiTheme="minorHAnsi" w:hAnsiTheme="minorHAnsi" w:cstheme="minorHAnsi"/>
        </w:rPr>
        <w:t>to hold rejected books</w:t>
      </w:r>
      <w:r w:rsidRPr="00E60D34">
        <w:rPr>
          <w:rFonts w:asciiTheme="minorHAnsi" w:hAnsiTheme="minorHAnsi" w:cstheme="minorHAnsi"/>
        </w:rPr>
        <w:t>.</w:t>
      </w:r>
    </w:p>
    <w:p w14:paraId="2543DA2A" w14:textId="0AD3AAAE" w:rsidR="00165A0B" w:rsidRPr="00E60D34" w:rsidRDefault="00165A0B" w:rsidP="00165A0B">
      <w:pPr>
        <w:numPr>
          <w:ilvl w:val="0"/>
          <w:numId w:val="27"/>
        </w:numPr>
        <w:rPr>
          <w:rFonts w:asciiTheme="minorHAnsi" w:hAnsiTheme="minorHAnsi" w:cstheme="minorHAnsi"/>
        </w:rPr>
      </w:pPr>
      <w:r w:rsidRPr="00E60D34">
        <w:rPr>
          <w:rFonts w:asciiTheme="minorHAnsi" w:hAnsiTheme="minorHAnsi" w:cstheme="minorHAnsi"/>
        </w:rPr>
        <w:t>The printer shall</w:t>
      </w:r>
      <w:r w:rsidR="00AD3A7E" w:rsidRPr="00E60D34">
        <w:rPr>
          <w:rFonts w:asciiTheme="minorHAnsi" w:hAnsiTheme="minorHAnsi" w:cstheme="minorHAnsi"/>
        </w:rPr>
        <w:t xml:space="preserve"> </w:t>
      </w:r>
      <w:r w:rsidR="00910219" w:rsidRPr="00E60D34">
        <w:rPr>
          <w:rFonts w:asciiTheme="minorHAnsi" w:hAnsiTheme="minorHAnsi" w:cstheme="minorHAnsi"/>
        </w:rPr>
        <w:t xml:space="preserve">include a </w:t>
      </w:r>
      <w:r w:rsidRPr="00E60D34">
        <w:rPr>
          <w:rFonts w:asciiTheme="minorHAnsi" w:hAnsiTheme="minorHAnsi" w:cstheme="minorHAnsi"/>
        </w:rPr>
        <w:t>label printer for the BMI (back of book</w:t>
      </w:r>
      <w:r w:rsidR="00962456" w:rsidRPr="00E60D34">
        <w:rPr>
          <w:rFonts w:asciiTheme="minorHAnsi" w:hAnsiTheme="minorHAnsi" w:cstheme="minorHAnsi"/>
        </w:rPr>
        <w:t xml:space="preserve"> barcode). </w:t>
      </w:r>
    </w:p>
    <w:p w14:paraId="7DF54C0B" w14:textId="08B8249C" w:rsidR="008033AE" w:rsidRPr="00E60D34" w:rsidRDefault="00BD6FB1" w:rsidP="00E85585">
      <w:pPr>
        <w:numPr>
          <w:ilvl w:val="0"/>
          <w:numId w:val="27"/>
        </w:numPr>
        <w:rPr>
          <w:rFonts w:asciiTheme="minorHAnsi" w:hAnsiTheme="minorHAnsi" w:cstheme="minorHAnsi"/>
        </w:rPr>
      </w:pPr>
      <w:r w:rsidRPr="00E60D34">
        <w:rPr>
          <w:rFonts w:asciiTheme="minorHAnsi" w:hAnsiTheme="minorHAnsi" w:cstheme="minorHAnsi"/>
        </w:rPr>
        <w:t xml:space="preserve">The printer shall </w:t>
      </w:r>
      <w:r w:rsidR="007428B7" w:rsidRPr="00E60D34">
        <w:rPr>
          <w:rFonts w:asciiTheme="minorHAnsi" w:hAnsiTheme="minorHAnsi" w:cstheme="minorHAnsi"/>
        </w:rPr>
        <w:t xml:space="preserve">include finger guards that will limit access </w:t>
      </w:r>
      <w:r w:rsidR="00FD186F" w:rsidRPr="00E60D34">
        <w:rPr>
          <w:rFonts w:asciiTheme="minorHAnsi" w:hAnsiTheme="minorHAnsi" w:cstheme="minorHAnsi"/>
        </w:rPr>
        <w:t xml:space="preserve">to the </w:t>
      </w:r>
      <w:r w:rsidR="00AF013C" w:rsidRPr="00E60D34">
        <w:rPr>
          <w:rFonts w:asciiTheme="minorHAnsi" w:hAnsiTheme="minorHAnsi" w:cstheme="minorHAnsi"/>
        </w:rPr>
        <w:t xml:space="preserve">openings of the input and output units for the booklet transport. </w:t>
      </w:r>
      <w:r w:rsidR="00383F1F" w:rsidRPr="00E60D34">
        <w:rPr>
          <w:rFonts w:asciiTheme="minorHAnsi" w:hAnsiTheme="minorHAnsi" w:cstheme="minorHAnsi"/>
        </w:rPr>
        <w:t>Finger guards will include a book clamp, finger guard for input hoppers, and finger guard for output hoppers</w:t>
      </w:r>
      <w:r w:rsidR="00F44818" w:rsidRPr="00E60D34">
        <w:rPr>
          <w:rFonts w:asciiTheme="minorHAnsi" w:hAnsiTheme="minorHAnsi" w:cstheme="minorHAnsi"/>
        </w:rPr>
        <w:t xml:space="preserve"> per printer. </w:t>
      </w:r>
    </w:p>
    <w:p w14:paraId="78B99FCB" w14:textId="77777777" w:rsidR="004F115D" w:rsidRPr="00E60D34" w:rsidRDefault="004F115D" w:rsidP="004F115D">
      <w:pPr>
        <w:ind w:left="1080"/>
        <w:rPr>
          <w:rFonts w:asciiTheme="minorHAnsi" w:hAnsiTheme="minorHAnsi" w:cstheme="minorHAnsi"/>
        </w:rPr>
      </w:pPr>
    </w:p>
    <w:p w14:paraId="6754B4A6" w14:textId="169B1A88" w:rsidR="005C0DE6" w:rsidRPr="00E60D34" w:rsidRDefault="002361E5" w:rsidP="002361E5">
      <w:pPr>
        <w:pStyle w:val="Heading4"/>
        <w:rPr>
          <w:rFonts w:asciiTheme="minorHAnsi" w:hAnsiTheme="minorHAnsi" w:cstheme="minorHAnsi"/>
        </w:rPr>
      </w:pPr>
      <w:r w:rsidRPr="00E60D34">
        <w:rPr>
          <w:rFonts w:asciiTheme="minorHAnsi" w:hAnsiTheme="minorHAnsi" w:cstheme="minorHAnsi"/>
        </w:rPr>
        <w:t xml:space="preserve">C.3.3.1.8 Low-Capacity </w:t>
      </w:r>
      <w:r w:rsidR="00BC62EB" w:rsidRPr="00E60D34">
        <w:rPr>
          <w:rFonts w:asciiTheme="minorHAnsi" w:hAnsiTheme="minorHAnsi" w:cstheme="minorHAnsi"/>
        </w:rPr>
        <w:t xml:space="preserve">NextGen </w:t>
      </w:r>
      <w:r w:rsidRPr="00E60D34">
        <w:rPr>
          <w:rFonts w:asciiTheme="minorHAnsi" w:hAnsiTheme="minorHAnsi" w:cstheme="minorHAnsi"/>
        </w:rPr>
        <w:t>Passport Personalization Printers</w:t>
      </w:r>
    </w:p>
    <w:p w14:paraId="57559D96" w14:textId="0A8B5697" w:rsidR="007E048F" w:rsidRPr="00E60D34" w:rsidRDefault="007E048F" w:rsidP="007E048F">
      <w:pPr>
        <w:rPr>
          <w:rFonts w:asciiTheme="minorHAnsi" w:hAnsiTheme="minorHAnsi" w:cstheme="minorHAnsi"/>
        </w:rPr>
      </w:pPr>
    </w:p>
    <w:p w14:paraId="07D25B75" w14:textId="6321A7A5" w:rsidR="007E048F" w:rsidRPr="00E60D34" w:rsidRDefault="007E048F" w:rsidP="007E048F">
      <w:pPr>
        <w:rPr>
          <w:rFonts w:asciiTheme="minorHAnsi" w:hAnsiTheme="minorHAnsi" w:cstheme="minorHAnsi"/>
        </w:rPr>
      </w:pPr>
      <w:r w:rsidRPr="00E60D34">
        <w:rPr>
          <w:rFonts w:asciiTheme="minorHAnsi" w:hAnsiTheme="minorHAnsi" w:cstheme="minorHAnsi"/>
        </w:rPr>
        <w:t xml:space="preserve">The Contractor shall adhere to the following Low-Capacity NextGen Passport Personalization Requirements: </w:t>
      </w:r>
    </w:p>
    <w:p w14:paraId="1E85A331" w14:textId="227512A0" w:rsidR="007E048F" w:rsidRPr="00E60D34" w:rsidRDefault="007E048F" w:rsidP="007E048F">
      <w:pPr>
        <w:rPr>
          <w:rFonts w:asciiTheme="minorHAnsi" w:hAnsiTheme="minorHAnsi" w:cstheme="minorHAnsi"/>
        </w:rPr>
      </w:pPr>
    </w:p>
    <w:p w14:paraId="41C9DD5E" w14:textId="18B939EE" w:rsidR="00123943" w:rsidRPr="00E60D34" w:rsidRDefault="00123943" w:rsidP="00245562">
      <w:pPr>
        <w:numPr>
          <w:ilvl w:val="0"/>
          <w:numId w:val="28"/>
        </w:numPr>
        <w:rPr>
          <w:rFonts w:asciiTheme="minorHAnsi" w:hAnsiTheme="minorHAnsi" w:cstheme="minorHAnsi"/>
        </w:rPr>
      </w:pPr>
      <w:r w:rsidRPr="00E60D34">
        <w:rPr>
          <w:rFonts w:asciiTheme="minorHAnsi" w:hAnsiTheme="minorHAnsi" w:cstheme="minorHAnsi"/>
        </w:rPr>
        <w:t xml:space="preserve">The printer must include print input feeders and output hoppers. The printer must perform inline personalization to include laser engraving of the biographical page, color inkjet printing on page three </w:t>
      </w:r>
      <w:r w:rsidR="00BE0677" w:rsidRPr="00E60D34">
        <w:rPr>
          <w:rFonts w:asciiTheme="minorHAnsi" w:hAnsiTheme="minorHAnsi" w:cstheme="minorHAnsi"/>
        </w:rPr>
        <w:t xml:space="preserve">(3) </w:t>
      </w:r>
      <w:r w:rsidRPr="00E60D34">
        <w:rPr>
          <w:rFonts w:asciiTheme="minorHAnsi" w:hAnsiTheme="minorHAnsi" w:cstheme="minorHAnsi"/>
        </w:rPr>
        <w:t xml:space="preserve">and personalization of the contactless chip.  Each Issuance Site where a printer is installed must maintain </w:t>
      </w:r>
      <w:r w:rsidR="00BE0677" w:rsidRPr="00E60D34">
        <w:rPr>
          <w:rFonts w:asciiTheme="minorHAnsi" w:hAnsiTheme="minorHAnsi" w:cstheme="minorHAnsi"/>
        </w:rPr>
        <w:t xml:space="preserve">the </w:t>
      </w:r>
      <w:r w:rsidRPr="00E60D34">
        <w:rPr>
          <w:rFonts w:asciiTheme="minorHAnsi" w:hAnsiTheme="minorHAnsi" w:cstheme="minorHAnsi"/>
        </w:rPr>
        <w:t xml:space="preserve">ability to personalize passports within four </w:t>
      </w:r>
      <w:r w:rsidR="00BE0677" w:rsidRPr="00E60D34">
        <w:rPr>
          <w:rFonts w:asciiTheme="minorHAnsi" w:hAnsiTheme="minorHAnsi" w:cstheme="minorHAnsi"/>
        </w:rPr>
        <w:t xml:space="preserve">(4) </w:t>
      </w:r>
      <w:r w:rsidRPr="00E60D34">
        <w:rPr>
          <w:rFonts w:asciiTheme="minorHAnsi" w:hAnsiTheme="minorHAnsi" w:cstheme="minorHAnsi"/>
        </w:rPr>
        <w:t>hours.  If the Issuance Site has two</w:t>
      </w:r>
      <w:r w:rsidR="00BE0677" w:rsidRPr="00E60D34">
        <w:rPr>
          <w:rFonts w:asciiTheme="minorHAnsi" w:hAnsiTheme="minorHAnsi" w:cstheme="minorHAnsi"/>
        </w:rPr>
        <w:t xml:space="preserve"> (2)</w:t>
      </w:r>
      <w:r w:rsidRPr="00E60D34">
        <w:rPr>
          <w:rFonts w:asciiTheme="minorHAnsi" w:hAnsiTheme="minorHAnsi" w:cstheme="minorHAnsi"/>
        </w:rPr>
        <w:t xml:space="preserve"> printers; one</w:t>
      </w:r>
      <w:r w:rsidR="00BE0677" w:rsidRPr="00E60D34">
        <w:rPr>
          <w:rFonts w:asciiTheme="minorHAnsi" w:hAnsiTheme="minorHAnsi" w:cstheme="minorHAnsi"/>
        </w:rPr>
        <w:t xml:space="preserve"> (1)</w:t>
      </w:r>
      <w:r w:rsidRPr="00E60D34">
        <w:rPr>
          <w:rFonts w:asciiTheme="minorHAnsi" w:hAnsiTheme="minorHAnsi" w:cstheme="minorHAnsi"/>
        </w:rPr>
        <w:t xml:space="preserve"> printer can be inoperable for no more than two</w:t>
      </w:r>
      <w:r w:rsidR="00BE0677" w:rsidRPr="00E60D34">
        <w:rPr>
          <w:rFonts w:asciiTheme="minorHAnsi" w:hAnsiTheme="minorHAnsi" w:cstheme="minorHAnsi"/>
        </w:rPr>
        <w:t xml:space="preserve"> (2)</w:t>
      </w:r>
      <w:r w:rsidRPr="00E60D34">
        <w:rPr>
          <w:rFonts w:asciiTheme="minorHAnsi" w:hAnsiTheme="minorHAnsi" w:cstheme="minorHAnsi"/>
        </w:rPr>
        <w:t xml:space="preserve"> business days; if both printers are inoperable, one printer must be restored to operation within four hours. The Government intends to install at least two personalization printers at Issuance Sites but reserves the right to install fewer than two if it unilaterally determines that it is in the Government’s best interest to do so.</w:t>
      </w:r>
    </w:p>
    <w:p w14:paraId="783E3F6E" w14:textId="77777777" w:rsidR="00123943" w:rsidRPr="00E60D34" w:rsidRDefault="00123943" w:rsidP="00245562">
      <w:pPr>
        <w:numPr>
          <w:ilvl w:val="0"/>
          <w:numId w:val="28"/>
        </w:numPr>
        <w:rPr>
          <w:rFonts w:asciiTheme="minorHAnsi" w:hAnsiTheme="minorHAnsi" w:cstheme="minorHAnsi"/>
        </w:rPr>
      </w:pPr>
      <w:r w:rsidRPr="00E60D34">
        <w:rPr>
          <w:rFonts w:asciiTheme="minorHAnsi" w:hAnsiTheme="minorHAnsi" w:cstheme="minorHAnsi"/>
        </w:rPr>
        <w:t xml:space="preserve"> The ventilation requirements shall be compatible with use in an Agency, without the need for specialized/additional ventilation, electrical or cooling requirements.  </w:t>
      </w:r>
    </w:p>
    <w:p w14:paraId="07144877" w14:textId="77777777" w:rsidR="00123943" w:rsidRPr="00E60D34" w:rsidRDefault="00123943" w:rsidP="00245562">
      <w:pPr>
        <w:numPr>
          <w:ilvl w:val="0"/>
          <w:numId w:val="28"/>
        </w:numPr>
        <w:rPr>
          <w:rFonts w:asciiTheme="minorHAnsi" w:hAnsiTheme="minorHAnsi" w:cstheme="minorHAnsi"/>
        </w:rPr>
      </w:pPr>
      <w:r w:rsidRPr="00E60D34">
        <w:rPr>
          <w:rFonts w:asciiTheme="minorHAnsi" w:hAnsiTheme="minorHAnsi" w:cstheme="minorHAnsi"/>
        </w:rPr>
        <w:lastRenderedPageBreak/>
        <w:t>Throughput shall meet or exceed 100 books per hour as previously defined.</w:t>
      </w:r>
    </w:p>
    <w:p w14:paraId="302CA71E" w14:textId="77777777" w:rsidR="00123943" w:rsidRPr="00E60D34" w:rsidRDefault="00123943" w:rsidP="00245562">
      <w:pPr>
        <w:numPr>
          <w:ilvl w:val="0"/>
          <w:numId w:val="28"/>
        </w:numPr>
        <w:rPr>
          <w:rFonts w:asciiTheme="minorHAnsi" w:hAnsiTheme="minorHAnsi" w:cstheme="minorHAnsi"/>
        </w:rPr>
      </w:pPr>
      <w:r w:rsidRPr="00E60D34">
        <w:rPr>
          <w:rFonts w:asciiTheme="minorHAnsi" w:hAnsiTheme="minorHAnsi" w:cstheme="minorHAnsi"/>
        </w:rPr>
        <w:t>Printer size must be no larger than 6 feet in height x 120 inches in length x 82 inches in depth including the input feeder, output hopper, and required operational and maintenance clearances.</w:t>
      </w:r>
    </w:p>
    <w:p w14:paraId="00585C05" w14:textId="0C286CEA" w:rsidR="00123943" w:rsidRPr="00E60D34" w:rsidRDefault="00123943" w:rsidP="00245562">
      <w:pPr>
        <w:pStyle w:val="ListParagraph"/>
        <w:numPr>
          <w:ilvl w:val="0"/>
          <w:numId w:val="28"/>
        </w:numPr>
        <w:rPr>
          <w:rFonts w:asciiTheme="minorHAnsi" w:hAnsiTheme="minorHAnsi" w:cstheme="minorHAnsi"/>
        </w:rPr>
      </w:pPr>
      <w:r w:rsidRPr="00E60D34">
        <w:rPr>
          <w:rFonts w:asciiTheme="minorHAnsi" w:hAnsiTheme="minorHAnsi" w:cstheme="minorHAnsi"/>
        </w:rPr>
        <w:t>The printer shall use input feeders and output hoppers that will be able to hold any thickness/size of passport books (26 or 50 pages). Capacity of each input feeder and output hopper shall hold at least 25 50-page books.</w:t>
      </w:r>
    </w:p>
    <w:p w14:paraId="0A79E373" w14:textId="5AB7A8EA" w:rsidR="00F91F1E" w:rsidRPr="00E60D34" w:rsidRDefault="006C688F" w:rsidP="006C688F">
      <w:pPr>
        <w:pStyle w:val="Heading3"/>
        <w:rPr>
          <w:rFonts w:asciiTheme="minorHAnsi" w:hAnsiTheme="minorHAnsi" w:cstheme="minorHAnsi"/>
        </w:rPr>
      </w:pPr>
      <w:r w:rsidRPr="00E60D34">
        <w:rPr>
          <w:rFonts w:asciiTheme="minorHAnsi" w:hAnsiTheme="minorHAnsi" w:cstheme="minorHAnsi"/>
        </w:rPr>
        <w:t xml:space="preserve">C.3.3.2 </w:t>
      </w:r>
      <w:r w:rsidR="000864FB" w:rsidRPr="00E60D34">
        <w:rPr>
          <w:rFonts w:asciiTheme="minorHAnsi" w:hAnsiTheme="minorHAnsi" w:cstheme="minorHAnsi"/>
        </w:rPr>
        <w:t>Material Safety Requirements</w:t>
      </w:r>
      <w:r w:rsidR="004357BF" w:rsidRPr="00E60D34">
        <w:rPr>
          <w:rFonts w:asciiTheme="minorHAnsi" w:hAnsiTheme="minorHAnsi" w:cstheme="minorHAnsi"/>
        </w:rPr>
        <w:t xml:space="preserve"> </w:t>
      </w:r>
    </w:p>
    <w:p w14:paraId="34E70294" w14:textId="08A0E72F" w:rsidR="000864FB" w:rsidRPr="00E60D34" w:rsidRDefault="00767B54" w:rsidP="00767B54">
      <w:pPr>
        <w:pStyle w:val="Heading4"/>
        <w:rPr>
          <w:rFonts w:asciiTheme="minorHAnsi" w:hAnsiTheme="minorHAnsi" w:cstheme="minorHAnsi"/>
        </w:rPr>
      </w:pPr>
      <w:r w:rsidRPr="00E60D34">
        <w:rPr>
          <w:rFonts w:asciiTheme="minorHAnsi" w:hAnsiTheme="minorHAnsi" w:cstheme="minorHAnsi"/>
        </w:rPr>
        <w:t xml:space="preserve">C.3.3.2.1 </w:t>
      </w:r>
      <w:r w:rsidR="00946301" w:rsidRPr="00E60D34">
        <w:rPr>
          <w:rFonts w:asciiTheme="minorHAnsi" w:hAnsiTheme="minorHAnsi" w:cstheme="minorHAnsi"/>
        </w:rPr>
        <w:t>Non-Toxic/Non Hazardous Characteristics</w:t>
      </w:r>
    </w:p>
    <w:p w14:paraId="3EAAFE81" w14:textId="40F27FB8" w:rsidR="000864FB" w:rsidRPr="00E60D34" w:rsidRDefault="000864FB" w:rsidP="000864FB">
      <w:pPr>
        <w:rPr>
          <w:rFonts w:asciiTheme="minorHAnsi" w:hAnsiTheme="minorHAnsi" w:cstheme="minorHAnsi"/>
        </w:rPr>
      </w:pPr>
    </w:p>
    <w:p w14:paraId="321A7C0E" w14:textId="02097252" w:rsidR="000864FB" w:rsidRPr="00E60D34" w:rsidRDefault="00AE7E6D" w:rsidP="000864FB">
      <w:pPr>
        <w:rPr>
          <w:rFonts w:asciiTheme="minorHAnsi" w:hAnsiTheme="minorHAnsi" w:cstheme="minorHAnsi"/>
        </w:rPr>
      </w:pPr>
      <w:r w:rsidRPr="00E60D34">
        <w:rPr>
          <w:rFonts w:asciiTheme="minorHAnsi" w:hAnsiTheme="minorHAnsi" w:cstheme="minorHAnsi"/>
        </w:rPr>
        <w:t>Any new materials, such as ink and laminate, introduced into the passport production process, shall not cause toxic hazards to the bearer or user of the passport during normal use or DOS personnel during the personalization or handling of the passport during printing.</w:t>
      </w:r>
    </w:p>
    <w:p w14:paraId="0B4430ED" w14:textId="5215ACE4" w:rsidR="000864FB" w:rsidRPr="00E60D34" w:rsidRDefault="000864FB" w:rsidP="000864FB">
      <w:pPr>
        <w:rPr>
          <w:rFonts w:asciiTheme="minorHAnsi" w:hAnsiTheme="minorHAnsi" w:cstheme="minorHAnsi"/>
        </w:rPr>
      </w:pPr>
    </w:p>
    <w:p w14:paraId="24969AE5" w14:textId="68A8ECA6" w:rsidR="000864FB" w:rsidRPr="00E60D34" w:rsidRDefault="0024370A" w:rsidP="0024370A">
      <w:pPr>
        <w:pStyle w:val="Heading4"/>
        <w:rPr>
          <w:rFonts w:asciiTheme="minorHAnsi" w:hAnsiTheme="minorHAnsi" w:cstheme="minorHAnsi"/>
        </w:rPr>
      </w:pPr>
      <w:r w:rsidRPr="00E60D34">
        <w:rPr>
          <w:rFonts w:asciiTheme="minorHAnsi" w:hAnsiTheme="minorHAnsi" w:cstheme="minorHAnsi"/>
        </w:rPr>
        <w:t xml:space="preserve">C.3.3.2.2 </w:t>
      </w:r>
      <w:r w:rsidR="00BB6F56" w:rsidRPr="00E60D34">
        <w:rPr>
          <w:rFonts w:asciiTheme="minorHAnsi" w:hAnsiTheme="minorHAnsi" w:cstheme="minorHAnsi"/>
        </w:rPr>
        <w:t>OSHA Safety-Requirements and FCC Standards</w:t>
      </w:r>
    </w:p>
    <w:p w14:paraId="64BEB3C7" w14:textId="6455840E" w:rsidR="0024370A" w:rsidRPr="00E60D34" w:rsidRDefault="0024370A" w:rsidP="0024370A">
      <w:pPr>
        <w:rPr>
          <w:rFonts w:asciiTheme="minorHAnsi" w:hAnsiTheme="minorHAnsi" w:cstheme="minorHAnsi"/>
        </w:rPr>
      </w:pPr>
    </w:p>
    <w:p w14:paraId="5AF98096" w14:textId="4D47E367" w:rsidR="00D67DFD" w:rsidRPr="00E60D34" w:rsidRDefault="00D67DFD" w:rsidP="00D67DFD">
      <w:pPr>
        <w:rPr>
          <w:rFonts w:asciiTheme="minorHAnsi" w:hAnsiTheme="minorHAnsi" w:cstheme="minorHAnsi"/>
        </w:rPr>
      </w:pPr>
      <w:r w:rsidRPr="00E60D34">
        <w:rPr>
          <w:rFonts w:asciiTheme="minorHAnsi" w:hAnsiTheme="minorHAnsi" w:cstheme="minorHAnsi"/>
        </w:rPr>
        <w:t xml:space="preserve">The printer and its associated equipment and connecting devices shall be certified for safe operation and performance by a Nationally Recognized Testing Laboratory (NRTL) as accredited by the Occupational Safety and Health Administration (OSHA). The printer shall be safe to operate in all modes, phases, </w:t>
      </w:r>
      <w:r w:rsidR="00A85796" w:rsidRPr="00E60D34">
        <w:rPr>
          <w:rFonts w:asciiTheme="minorHAnsi" w:hAnsiTheme="minorHAnsi" w:cstheme="minorHAnsi"/>
        </w:rPr>
        <w:t>cycles,</w:t>
      </w:r>
      <w:r w:rsidRPr="00E60D34">
        <w:rPr>
          <w:rFonts w:asciiTheme="minorHAnsi" w:hAnsiTheme="minorHAnsi" w:cstheme="minorHAnsi"/>
        </w:rPr>
        <w:t xml:space="preserve"> or states of operation. It shall be free of un-shrouded (unprotected) moving parts or components, or un-shrouded (unprotected) heated components or electrical sources that provide an unsafe hazard to the operator of the printer or any person who may be in contact with the printer. The printer, and its associated equipment and connections, shall meet all OSHA requirements for this type of equipment.  Personalization Printers shall be designed and constructed to be capable of being modified to meet electrical and safety standards for deployment and use in countries outside the U.S. in which DOS overseas posts are located.</w:t>
      </w:r>
    </w:p>
    <w:p w14:paraId="47091AD4" w14:textId="77777777" w:rsidR="00D02A97" w:rsidRPr="00E60D34" w:rsidRDefault="00D02A97" w:rsidP="00D67DFD">
      <w:pPr>
        <w:rPr>
          <w:rFonts w:asciiTheme="minorHAnsi" w:hAnsiTheme="minorHAnsi" w:cstheme="minorHAnsi"/>
        </w:rPr>
      </w:pPr>
    </w:p>
    <w:p w14:paraId="3FB80532" w14:textId="2D739ADF" w:rsidR="00D67DFD" w:rsidRPr="00E60D34" w:rsidRDefault="00D67DFD" w:rsidP="00D67DFD">
      <w:pPr>
        <w:rPr>
          <w:rFonts w:asciiTheme="minorHAnsi" w:hAnsiTheme="minorHAnsi" w:cstheme="minorHAnsi"/>
        </w:rPr>
      </w:pPr>
      <w:r w:rsidRPr="00E60D34">
        <w:rPr>
          <w:rFonts w:asciiTheme="minorHAnsi" w:hAnsiTheme="minorHAnsi" w:cstheme="minorHAnsi"/>
        </w:rPr>
        <w:t>The Personalization Printer shall meet Federal Communications Commission (FCC) Class A emission standards.</w:t>
      </w:r>
    </w:p>
    <w:p w14:paraId="44A4DB5A" w14:textId="76245D4D" w:rsidR="0024370A" w:rsidRPr="00E60D34" w:rsidRDefault="0024370A" w:rsidP="0024370A">
      <w:pPr>
        <w:rPr>
          <w:rFonts w:asciiTheme="minorHAnsi" w:hAnsiTheme="minorHAnsi" w:cstheme="minorHAnsi"/>
        </w:rPr>
      </w:pPr>
    </w:p>
    <w:p w14:paraId="6C1C3F18" w14:textId="3E5C093A" w:rsidR="00184388" w:rsidRPr="00E60D34" w:rsidRDefault="00184388" w:rsidP="00184388">
      <w:pPr>
        <w:pStyle w:val="Heading4"/>
        <w:rPr>
          <w:rFonts w:asciiTheme="minorHAnsi" w:hAnsiTheme="minorHAnsi" w:cstheme="minorHAnsi"/>
        </w:rPr>
      </w:pPr>
      <w:r w:rsidRPr="00E60D34">
        <w:rPr>
          <w:rFonts w:asciiTheme="minorHAnsi" w:hAnsiTheme="minorHAnsi" w:cstheme="minorHAnsi"/>
        </w:rPr>
        <w:t xml:space="preserve">C.3.3.2.3 </w:t>
      </w:r>
      <w:r w:rsidR="00BB3157" w:rsidRPr="00E60D34">
        <w:rPr>
          <w:rFonts w:asciiTheme="minorHAnsi" w:hAnsiTheme="minorHAnsi" w:cstheme="minorHAnsi"/>
        </w:rPr>
        <w:t>Material Security Requirements</w:t>
      </w:r>
    </w:p>
    <w:p w14:paraId="6BDAC92A" w14:textId="436451F5" w:rsidR="00BB3157" w:rsidRPr="00E60D34" w:rsidRDefault="00BB3157" w:rsidP="00BB3157">
      <w:pPr>
        <w:rPr>
          <w:rFonts w:asciiTheme="minorHAnsi" w:hAnsiTheme="minorHAnsi" w:cstheme="minorHAnsi"/>
        </w:rPr>
      </w:pPr>
    </w:p>
    <w:p w14:paraId="7AA90E06" w14:textId="3018C402" w:rsidR="00BB3157" w:rsidRPr="00E60D34" w:rsidRDefault="00F911AB" w:rsidP="00BB3157">
      <w:pPr>
        <w:rPr>
          <w:rFonts w:asciiTheme="minorHAnsi" w:hAnsiTheme="minorHAnsi" w:cstheme="minorHAnsi"/>
          <w:b/>
          <w:bCs/>
          <w:i/>
          <w:iCs/>
        </w:rPr>
      </w:pPr>
      <w:r w:rsidRPr="00E60D34">
        <w:rPr>
          <w:rFonts w:asciiTheme="minorHAnsi" w:hAnsiTheme="minorHAnsi" w:cstheme="minorHAnsi"/>
          <w:b/>
          <w:bCs/>
          <w:i/>
          <w:iCs/>
        </w:rPr>
        <w:t>Control of Manufacture, Storage and Distribution of Personalization Printers and Materials</w:t>
      </w:r>
    </w:p>
    <w:p w14:paraId="7E3C94A3" w14:textId="3F61927E" w:rsidR="00184388" w:rsidRPr="00E60D34" w:rsidRDefault="000C21A2" w:rsidP="0024370A">
      <w:pPr>
        <w:rPr>
          <w:rFonts w:asciiTheme="minorHAnsi" w:hAnsiTheme="minorHAnsi" w:cstheme="minorHAnsi"/>
        </w:rPr>
      </w:pPr>
      <w:r w:rsidRPr="00E60D34">
        <w:rPr>
          <w:rFonts w:asciiTheme="minorHAnsi" w:hAnsiTheme="minorHAnsi" w:cstheme="minorHAnsi"/>
        </w:rPr>
        <w:t xml:space="preserve">The contractor shall provide a guaranteed secure process for the manufacture, storage, and shipment of Personalization Printers and consumable materials for DOS (See Attachment </w:t>
      </w:r>
      <w:r w:rsidR="00F057B9" w:rsidRPr="00E60D34">
        <w:rPr>
          <w:rFonts w:asciiTheme="minorHAnsi" w:hAnsiTheme="minorHAnsi" w:cstheme="minorHAnsi"/>
        </w:rPr>
        <w:t>D</w:t>
      </w:r>
      <w:r w:rsidRPr="00E60D34">
        <w:rPr>
          <w:rFonts w:asciiTheme="minorHAnsi" w:hAnsiTheme="minorHAnsi" w:cstheme="minorHAnsi"/>
        </w:rPr>
        <w:t xml:space="preserve">, </w:t>
      </w:r>
      <w:r w:rsidR="00B850BC">
        <w:rPr>
          <w:rFonts w:asciiTheme="minorHAnsi" w:hAnsiTheme="minorHAnsi" w:cstheme="minorHAnsi"/>
        </w:rPr>
        <w:t xml:space="preserve">Passport Printer </w:t>
      </w:r>
      <w:r w:rsidRPr="00E60D34">
        <w:rPr>
          <w:rFonts w:asciiTheme="minorHAnsi" w:hAnsiTheme="minorHAnsi" w:cstheme="minorHAnsi"/>
        </w:rPr>
        <w:t xml:space="preserve">Security Requirements). The contractor shall control the security of the manufacture, storage and distribution of the Personalization Printers and all related materials, including waste material generated during the manufacturing process, in accordance with a Government-approved security plan. The Government reserves the right to conduct periodic inspections to ensure compliance with the approved security plan. The complete supply chain </w:t>
      </w:r>
      <w:r w:rsidRPr="00E60D34">
        <w:rPr>
          <w:rFonts w:asciiTheme="minorHAnsi" w:hAnsiTheme="minorHAnsi" w:cstheme="minorHAnsi"/>
        </w:rPr>
        <w:lastRenderedPageBreak/>
        <w:t>will be analyzed in its entirety to ensure successful contract performance. The manufacturer is not to transfer U.S. printers or unique printer properties to anyone else.</w:t>
      </w:r>
    </w:p>
    <w:p w14:paraId="2BA1D39D" w14:textId="7A400AA5" w:rsidR="00F911AB" w:rsidRPr="00E60D34" w:rsidRDefault="00F911AB" w:rsidP="0024370A">
      <w:pPr>
        <w:rPr>
          <w:rFonts w:asciiTheme="minorHAnsi" w:hAnsiTheme="minorHAnsi" w:cstheme="minorHAnsi"/>
        </w:rPr>
      </w:pPr>
    </w:p>
    <w:p w14:paraId="05E54944" w14:textId="2FB04B46" w:rsidR="00F911AB" w:rsidRPr="00E60D34" w:rsidRDefault="00863302" w:rsidP="0024370A">
      <w:pPr>
        <w:rPr>
          <w:rFonts w:asciiTheme="minorHAnsi" w:hAnsiTheme="minorHAnsi" w:cstheme="minorHAnsi"/>
          <w:b/>
          <w:bCs/>
          <w:i/>
          <w:iCs/>
        </w:rPr>
      </w:pPr>
      <w:r w:rsidRPr="00E60D34">
        <w:rPr>
          <w:rFonts w:asciiTheme="minorHAnsi" w:hAnsiTheme="minorHAnsi" w:cstheme="minorHAnsi"/>
          <w:b/>
          <w:bCs/>
          <w:i/>
          <w:iCs/>
        </w:rPr>
        <w:t>Restriction and Control of Personalization Printers and Materials</w:t>
      </w:r>
    </w:p>
    <w:p w14:paraId="44BFBB1F" w14:textId="52D49BD5" w:rsidR="00F911AB" w:rsidRPr="00E60D34" w:rsidRDefault="00723E27" w:rsidP="0024370A">
      <w:pPr>
        <w:rPr>
          <w:rFonts w:asciiTheme="minorHAnsi" w:hAnsiTheme="minorHAnsi" w:cstheme="minorHAnsi"/>
        </w:rPr>
      </w:pPr>
      <w:r w:rsidRPr="00E60D34">
        <w:rPr>
          <w:rFonts w:asciiTheme="minorHAnsi" w:hAnsiTheme="minorHAnsi" w:cstheme="minorHAnsi"/>
        </w:rPr>
        <w:t xml:space="preserve">Passports are critical to international border control and U.S. national security. The contractor shall not sell, give, or transfer to any other government, entity, or person any products or materials produced for the U.S. Government that make the products or materials uniquely identified for the U.S. passport.  </w:t>
      </w:r>
    </w:p>
    <w:p w14:paraId="55CCF44F" w14:textId="70F7BC13" w:rsidR="00582400" w:rsidRPr="00E60D34" w:rsidRDefault="00F542DB" w:rsidP="00582400">
      <w:pPr>
        <w:pStyle w:val="Heading2"/>
        <w:rPr>
          <w:rFonts w:asciiTheme="minorHAnsi" w:hAnsiTheme="minorHAnsi" w:cstheme="minorHAnsi"/>
        </w:rPr>
      </w:pPr>
      <w:r w:rsidRPr="00E60D34">
        <w:rPr>
          <w:rFonts w:asciiTheme="minorHAnsi" w:hAnsiTheme="minorHAnsi" w:cstheme="minorHAnsi"/>
        </w:rPr>
        <w:t>SHIPPING WITH OR WITHOUT STORAGE</w:t>
      </w:r>
      <w:r w:rsidR="00EB1393" w:rsidRPr="00E60D34">
        <w:rPr>
          <w:rFonts w:asciiTheme="minorHAnsi" w:hAnsiTheme="minorHAnsi" w:cstheme="minorHAnsi"/>
        </w:rPr>
        <w:t xml:space="preserve"> (OPTIONAL)</w:t>
      </w:r>
    </w:p>
    <w:p w14:paraId="71191B5A" w14:textId="4482335F" w:rsidR="008B6337" w:rsidRPr="00E60D34" w:rsidRDefault="008B6337" w:rsidP="008B6337">
      <w:pPr>
        <w:rPr>
          <w:rFonts w:asciiTheme="minorHAnsi" w:hAnsiTheme="minorHAnsi" w:cstheme="minorHAnsi"/>
        </w:rPr>
      </w:pPr>
      <w:r w:rsidRPr="00E60D34">
        <w:rPr>
          <w:rFonts w:asciiTheme="minorHAnsi" w:hAnsiTheme="minorHAnsi" w:cstheme="minorHAnsi"/>
        </w:rPr>
        <w:t xml:space="preserve">The contractor shall provide shipping </w:t>
      </w:r>
      <w:r w:rsidR="001603BF" w:rsidRPr="00E60D34">
        <w:rPr>
          <w:rFonts w:asciiTheme="minorHAnsi" w:hAnsiTheme="minorHAnsi" w:cstheme="minorHAnsi"/>
        </w:rPr>
        <w:t>of NextGen Passport Personalization Printers with or without storage</w:t>
      </w:r>
      <w:r w:rsidR="003C532C" w:rsidRPr="00E60D34">
        <w:rPr>
          <w:rFonts w:asciiTheme="minorHAnsi" w:hAnsiTheme="minorHAnsi" w:cstheme="minorHAnsi"/>
        </w:rPr>
        <w:t xml:space="preserve"> </w:t>
      </w:r>
      <w:r w:rsidR="0038348B" w:rsidRPr="00E60D34">
        <w:rPr>
          <w:rFonts w:asciiTheme="minorHAnsi" w:hAnsiTheme="minorHAnsi" w:cstheme="minorHAnsi"/>
        </w:rPr>
        <w:t xml:space="preserve">to </w:t>
      </w:r>
      <w:r w:rsidR="00D34A3D" w:rsidRPr="00E60D34">
        <w:rPr>
          <w:rFonts w:asciiTheme="minorHAnsi" w:hAnsiTheme="minorHAnsi" w:cstheme="minorHAnsi"/>
        </w:rPr>
        <w:t>a</w:t>
      </w:r>
      <w:r w:rsidR="00143312" w:rsidRPr="00E60D34">
        <w:rPr>
          <w:rFonts w:asciiTheme="minorHAnsi" w:hAnsiTheme="minorHAnsi" w:cstheme="minorHAnsi"/>
        </w:rPr>
        <w:t xml:space="preserve"> </w:t>
      </w:r>
      <w:r w:rsidR="007507AF" w:rsidRPr="00E60D34">
        <w:rPr>
          <w:rFonts w:asciiTheme="minorHAnsi" w:hAnsiTheme="minorHAnsi" w:cstheme="minorHAnsi"/>
        </w:rPr>
        <w:t>passport center or/and agency</w:t>
      </w:r>
      <w:r w:rsidR="009709F6" w:rsidRPr="00E60D34">
        <w:rPr>
          <w:rFonts w:asciiTheme="minorHAnsi" w:hAnsiTheme="minorHAnsi" w:cstheme="minorHAnsi"/>
        </w:rPr>
        <w:t xml:space="preserve"> location. </w:t>
      </w:r>
      <w:r w:rsidR="00207C92" w:rsidRPr="00E60D34">
        <w:rPr>
          <w:rFonts w:asciiTheme="minorHAnsi" w:hAnsiTheme="minorHAnsi" w:cstheme="minorHAnsi"/>
        </w:rPr>
        <w:t xml:space="preserve">Shipment with </w:t>
      </w:r>
      <w:r w:rsidR="008F2026" w:rsidRPr="00E60D34">
        <w:rPr>
          <w:rFonts w:asciiTheme="minorHAnsi" w:hAnsiTheme="minorHAnsi" w:cstheme="minorHAnsi"/>
        </w:rPr>
        <w:t>storage at the warehouse will require</w:t>
      </w:r>
      <w:r w:rsidR="00770DE4" w:rsidRPr="00E60D34">
        <w:rPr>
          <w:rFonts w:asciiTheme="minorHAnsi" w:hAnsiTheme="minorHAnsi" w:cstheme="minorHAnsi"/>
        </w:rPr>
        <w:t xml:space="preserve"> a total of</w:t>
      </w:r>
      <w:r w:rsidR="008F2026" w:rsidRPr="00E60D34">
        <w:rPr>
          <w:rFonts w:asciiTheme="minorHAnsi" w:hAnsiTheme="minorHAnsi" w:cstheme="minorHAnsi"/>
        </w:rPr>
        <w:t xml:space="preserve"> </w:t>
      </w:r>
      <w:r w:rsidR="00207C92" w:rsidRPr="00E60D34">
        <w:rPr>
          <w:rFonts w:asciiTheme="minorHAnsi" w:hAnsiTheme="minorHAnsi" w:cstheme="minorHAnsi"/>
        </w:rPr>
        <w:t>two shipments and additional handling of each printer</w:t>
      </w:r>
      <w:r w:rsidR="00770DE4" w:rsidRPr="00E60D34">
        <w:rPr>
          <w:rFonts w:asciiTheme="minorHAnsi" w:hAnsiTheme="minorHAnsi" w:cstheme="minorHAnsi"/>
        </w:rPr>
        <w:t xml:space="preserve"> to be installed. </w:t>
      </w:r>
    </w:p>
    <w:p w14:paraId="6DF70FCF" w14:textId="7E3805E8" w:rsidR="00D34A3D" w:rsidRPr="00E60D34" w:rsidRDefault="00537016" w:rsidP="00537016">
      <w:pPr>
        <w:pStyle w:val="Heading3"/>
        <w:rPr>
          <w:rFonts w:asciiTheme="minorHAnsi" w:hAnsiTheme="minorHAnsi" w:cstheme="minorHAnsi"/>
        </w:rPr>
      </w:pPr>
      <w:r w:rsidRPr="00E60D34">
        <w:rPr>
          <w:rFonts w:asciiTheme="minorHAnsi" w:hAnsiTheme="minorHAnsi" w:cstheme="minorHAnsi"/>
        </w:rPr>
        <w:t xml:space="preserve">C.3.4.1 </w:t>
      </w:r>
      <w:r w:rsidR="004146E1" w:rsidRPr="00E60D34">
        <w:rPr>
          <w:rFonts w:asciiTheme="minorHAnsi" w:hAnsiTheme="minorHAnsi" w:cstheme="minorHAnsi"/>
        </w:rPr>
        <w:t xml:space="preserve">Additional Packaging </w:t>
      </w:r>
      <w:r w:rsidR="004357BF" w:rsidRPr="00E60D34">
        <w:rPr>
          <w:rFonts w:asciiTheme="minorHAnsi" w:hAnsiTheme="minorHAnsi" w:cstheme="minorHAnsi"/>
        </w:rPr>
        <w:t xml:space="preserve">(Optional) </w:t>
      </w:r>
    </w:p>
    <w:p w14:paraId="76B4D6C9" w14:textId="4A0C8B02" w:rsidR="00737445" w:rsidRPr="00E60D34" w:rsidRDefault="00CA4A2A" w:rsidP="008B6337">
      <w:pPr>
        <w:rPr>
          <w:rFonts w:asciiTheme="minorHAnsi" w:hAnsiTheme="minorHAnsi" w:cstheme="minorHAnsi"/>
        </w:rPr>
      </w:pPr>
      <w:r w:rsidRPr="00E60D34">
        <w:rPr>
          <w:rFonts w:asciiTheme="minorHAnsi" w:hAnsiTheme="minorHAnsi" w:cstheme="minorHAnsi"/>
        </w:rPr>
        <w:t>The contractor shall provide additional packaging of personalization printers</w:t>
      </w:r>
      <w:r w:rsidR="00907001" w:rsidRPr="00E60D34">
        <w:rPr>
          <w:rFonts w:asciiTheme="minorHAnsi" w:hAnsiTheme="minorHAnsi" w:cstheme="minorHAnsi"/>
        </w:rPr>
        <w:t xml:space="preserve"> associated with the movement</w:t>
      </w:r>
      <w:r w:rsidR="0007756E" w:rsidRPr="00E60D34">
        <w:rPr>
          <w:rFonts w:asciiTheme="minorHAnsi" w:hAnsiTheme="minorHAnsi" w:cstheme="minorHAnsi"/>
        </w:rPr>
        <w:t xml:space="preserve">, storage and handling of </w:t>
      </w:r>
      <w:r w:rsidR="00680B85" w:rsidRPr="00E60D34">
        <w:rPr>
          <w:rFonts w:asciiTheme="minorHAnsi" w:hAnsiTheme="minorHAnsi" w:cstheme="minorHAnsi"/>
        </w:rPr>
        <w:t xml:space="preserve">separate shipments required to package, secure printers and </w:t>
      </w:r>
      <w:r w:rsidR="006457CF" w:rsidRPr="00E60D34">
        <w:rPr>
          <w:rFonts w:asciiTheme="minorHAnsi" w:hAnsiTheme="minorHAnsi" w:cstheme="minorHAnsi"/>
        </w:rPr>
        <w:t>inkj</w:t>
      </w:r>
      <w:r w:rsidR="00DA5ADD" w:rsidRPr="00E60D34">
        <w:rPr>
          <w:rFonts w:asciiTheme="minorHAnsi" w:hAnsiTheme="minorHAnsi" w:cstheme="minorHAnsi"/>
        </w:rPr>
        <w:t>et</w:t>
      </w:r>
      <w:r w:rsidR="000220C9" w:rsidRPr="00E60D34">
        <w:rPr>
          <w:rFonts w:asciiTheme="minorHAnsi" w:hAnsiTheme="minorHAnsi" w:cstheme="minorHAnsi"/>
        </w:rPr>
        <w:t xml:space="preserve"> to maintain the integrity of the personalization printers. </w:t>
      </w:r>
      <w:r w:rsidR="00241809" w:rsidRPr="00E60D34">
        <w:rPr>
          <w:rFonts w:asciiTheme="minorHAnsi" w:hAnsiTheme="minorHAnsi" w:cstheme="minorHAnsi"/>
        </w:rPr>
        <w:t xml:space="preserve">The contractor will </w:t>
      </w:r>
      <w:r w:rsidR="00604752" w:rsidRPr="00E60D34">
        <w:rPr>
          <w:rFonts w:asciiTheme="minorHAnsi" w:hAnsiTheme="minorHAnsi" w:cstheme="minorHAnsi"/>
        </w:rPr>
        <w:t xml:space="preserve">carefully protect all sensitive components in each </w:t>
      </w:r>
      <w:r w:rsidR="00241809" w:rsidRPr="00E60D34">
        <w:rPr>
          <w:rFonts w:asciiTheme="minorHAnsi" w:hAnsiTheme="minorHAnsi" w:cstheme="minorHAnsi"/>
        </w:rPr>
        <w:t xml:space="preserve">personalization </w:t>
      </w:r>
      <w:r w:rsidR="00604752" w:rsidRPr="00E60D34">
        <w:rPr>
          <w:rFonts w:asciiTheme="minorHAnsi" w:hAnsiTheme="minorHAnsi" w:cstheme="minorHAnsi"/>
        </w:rPr>
        <w:t xml:space="preserve">printer from dust and dirt exposure if not shipped directly to </w:t>
      </w:r>
      <w:r w:rsidR="00241809" w:rsidRPr="00E60D34">
        <w:rPr>
          <w:rFonts w:asciiTheme="minorHAnsi" w:hAnsiTheme="minorHAnsi" w:cstheme="minorHAnsi"/>
        </w:rPr>
        <w:t>a</w:t>
      </w:r>
      <w:r w:rsidR="00207DE1" w:rsidRPr="00E60D34">
        <w:rPr>
          <w:rFonts w:asciiTheme="minorHAnsi" w:hAnsiTheme="minorHAnsi" w:cstheme="minorHAnsi"/>
        </w:rPr>
        <w:t xml:space="preserve"> passport center or/and agency location</w:t>
      </w:r>
      <w:r w:rsidR="00604752" w:rsidRPr="00E60D34">
        <w:rPr>
          <w:rFonts w:asciiTheme="minorHAnsi" w:hAnsiTheme="minorHAnsi" w:cstheme="minorHAnsi"/>
        </w:rPr>
        <w:t xml:space="preserve">. Before packing and dismantling the </w:t>
      </w:r>
      <w:r w:rsidR="00EA139F" w:rsidRPr="00E60D34">
        <w:rPr>
          <w:rFonts w:asciiTheme="minorHAnsi" w:hAnsiTheme="minorHAnsi" w:cstheme="minorHAnsi"/>
        </w:rPr>
        <w:t xml:space="preserve">full </w:t>
      </w:r>
      <w:r w:rsidR="00604752" w:rsidRPr="00E60D34">
        <w:rPr>
          <w:rFonts w:asciiTheme="minorHAnsi" w:hAnsiTheme="minorHAnsi" w:cstheme="minorHAnsi"/>
        </w:rPr>
        <w:t xml:space="preserve">systems, </w:t>
      </w:r>
      <w:r w:rsidR="007610D2" w:rsidRPr="00E60D34">
        <w:rPr>
          <w:rFonts w:asciiTheme="minorHAnsi" w:hAnsiTheme="minorHAnsi" w:cstheme="minorHAnsi"/>
        </w:rPr>
        <w:t xml:space="preserve">the contractor will extra seal </w:t>
      </w:r>
      <w:r w:rsidR="009C264D" w:rsidRPr="00E60D34">
        <w:rPr>
          <w:rFonts w:asciiTheme="minorHAnsi" w:hAnsiTheme="minorHAnsi" w:cstheme="minorHAnsi"/>
        </w:rPr>
        <w:t>different</w:t>
      </w:r>
      <w:r w:rsidR="007610D2" w:rsidRPr="00E60D34">
        <w:rPr>
          <w:rFonts w:asciiTheme="minorHAnsi" w:hAnsiTheme="minorHAnsi" w:cstheme="minorHAnsi"/>
        </w:rPr>
        <w:t xml:space="preserve"> parts</w:t>
      </w:r>
      <w:r w:rsidR="009C264D" w:rsidRPr="00E60D34">
        <w:rPr>
          <w:rFonts w:asciiTheme="minorHAnsi" w:hAnsiTheme="minorHAnsi" w:cstheme="minorHAnsi"/>
        </w:rPr>
        <w:t xml:space="preserve"> within the printers</w:t>
      </w:r>
      <w:r w:rsidR="007610D2" w:rsidRPr="00E60D34">
        <w:rPr>
          <w:rFonts w:asciiTheme="minorHAnsi" w:hAnsiTheme="minorHAnsi" w:cstheme="minorHAnsi"/>
        </w:rPr>
        <w:t xml:space="preserve"> as required</w:t>
      </w:r>
      <w:r w:rsidR="00D306BF" w:rsidRPr="00E60D34">
        <w:rPr>
          <w:rFonts w:asciiTheme="minorHAnsi" w:hAnsiTheme="minorHAnsi" w:cstheme="minorHAnsi"/>
        </w:rPr>
        <w:t>.  The contractor will use s</w:t>
      </w:r>
      <w:r w:rsidR="00604752" w:rsidRPr="00E60D34">
        <w:rPr>
          <w:rFonts w:asciiTheme="minorHAnsi" w:hAnsiTheme="minorHAnsi" w:cstheme="minorHAnsi"/>
        </w:rPr>
        <w:t>pecial packaging</w:t>
      </w:r>
      <w:r w:rsidR="00D975AC" w:rsidRPr="00E60D34">
        <w:rPr>
          <w:rFonts w:asciiTheme="minorHAnsi" w:hAnsiTheme="minorHAnsi" w:cstheme="minorHAnsi"/>
        </w:rPr>
        <w:t xml:space="preserve"> material for air tightness. </w:t>
      </w:r>
    </w:p>
    <w:p w14:paraId="3E53FC79" w14:textId="13E50DA2" w:rsidR="00737445" w:rsidRPr="00E60D34" w:rsidRDefault="00046D0E" w:rsidP="00046D0E">
      <w:pPr>
        <w:pStyle w:val="Heading3"/>
        <w:rPr>
          <w:rFonts w:asciiTheme="minorHAnsi" w:hAnsiTheme="minorHAnsi" w:cstheme="minorHAnsi"/>
        </w:rPr>
      </w:pPr>
      <w:r w:rsidRPr="00E60D34">
        <w:rPr>
          <w:rFonts w:asciiTheme="minorHAnsi" w:hAnsiTheme="minorHAnsi" w:cstheme="minorHAnsi"/>
        </w:rPr>
        <w:t>C.3.4.2 Shipment with Storage</w:t>
      </w:r>
      <w:r w:rsidR="004357BF" w:rsidRPr="00E60D34">
        <w:rPr>
          <w:rFonts w:asciiTheme="minorHAnsi" w:hAnsiTheme="minorHAnsi" w:cstheme="minorHAnsi"/>
        </w:rPr>
        <w:t xml:space="preserve"> (Optional)</w:t>
      </w:r>
    </w:p>
    <w:p w14:paraId="1AF7D5B1" w14:textId="42F83A3E" w:rsidR="00046D0E" w:rsidRPr="00E60D34" w:rsidRDefault="00C64B60" w:rsidP="00046D0E">
      <w:pPr>
        <w:rPr>
          <w:rFonts w:asciiTheme="minorHAnsi" w:hAnsiTheme="minorHAnsi" w:cstheme="minorHAnsi"/>
        </w:rPr>
      </w:pPr>
      <w:r w:rsidRPr="00E60D34">
        <w:rPr>
          <w:rFonts w:asciiTheme="minorHAnsi" w:hAnsiTheme="minorHAnsi" w:cstheme="minorHAnsi"/>
        </w:rPr>
        <w:t>NextGen Passport Personalization Printers requiring storage</w:t>
      </w:r>
      <w:r w:rsidR="007A0FF3" w:rsidRPr="00E60D34">
        <w:rPr>
          <w:rFonts w:asciiTheme="minorHAnsi" w:hAnsiTheme="minorHAnsi" w:cstheme="minorHAnsi"/>
        </w:rPr>
        <w:t>, will be shipped to the Warehouse Facility</w:t>
      </w:r>
      <w:r w:rsidR="000F4C1D" w:rsidRPr="00E60D34">
        <w:rPr>
          <w:rFonts w:asciiTheme="minorHAnsi" w:hAnsiTheme="minorHAnsi" w:cstheme="minorHAnsi"/>
        </w:rPr>
        <w:t xml:space="preserve">.  The </w:t>
      </w:r>
      <w:r w:rsidR="001F17AB" w:rsidRPr="00E60D34">
        <w:rPr>
          <w:rFonts w:asciiTheme="minorHAnsi" w:hAnsiTheme="minorHAnsi" w:cstheme="minorHAnsi"/>
        </w:rPr>
        <w:t>c</w:t>
      </w:r>
      <w:r w:rsidR="000F4C1D" w:rsidRPr="00E60D34">
        <w:rPr>
          <w:rFonts w:asciiTheme="minorHAnsi" w:hAnsiTheme="minorHAnsi" w:cstheme="minorHAnsi"/>
        </w:rPr>
        <w:t xml:space="preserve">ontractor shall </w:t>
      </w:r>
      <w:r w:rsidR="00E23235" w:rsidRPr="00E60D34">
        <w:rPr>
          <w:rFonts w:asciiTheme="minorHAnsi" w:hAnsiTheme="minorHAnsi" w:cstheme="minorHAnsi"/>
        </w:rPr>
        <w:t xml:space="preserve">make the final shipment preparations </w:t>
      </w:r>
      <w:r w:rsidR="00470621" w:rsidRPr="00E60D34">
        <w:rPr>
          <w:rFonts w:asciiTheme="minorHAnsi" w:hAnsiTheme="minorHAnsi" w:cstheme="minorHAnsi"/>
        </w:rPr>
        <w:t xml:space="preserve">for additional packaging </w:t>
      </w:r>
      <w:r w:rsidR="00422651" w:rsidRPr="00E60D34">
        <w:rPr>
          <w:rFonts w:asciiTheme="minorHAnsi" w:hAnsiTheme="minorHAnsi" w:cstheme="minorHAnsi"/>
        </w:rPr>
        <w:t>and ship th</w:t>
      </w:r>
      <w:r w:rsidR="0010200E" w:rsidRPr="00E60D34">
        <w:rPr>
          <w:rFonts w:asciiTheme="minorHAnsi" w:hAnsiTheme="minorHAnsi" w:cstheme="minorHAnsi"/>
        </w:rPr>
        <w:t xml:space="preserve">e Personalization Printers </w:t>
      </w:r>
      <w:r w:rsidR="00CA4049" w:rsidRPr="00E60D34">
        <w:rPr>
          <w:rFonts w:asciiTheme="minorHAnsi" w:hAnsiTheme="minorHAnsi" w:cstheme="minorHAnsi"/>
        </w:rPr>
        <w:t xml:space="preserve">as required, when a Passport Agency, Passport Center or Support Site location </w:t>
      </w:r>
      <w:r w:rsidR="00422651" w:rsidRPr="00E60D34">
        <w:rPr>
          <w:rFonts w:asciiTheme="minorHAnsi" w:hAnsiTheme="minorHAnsi" w:cstheme="minorHAnsi"/>
        </w:rPr>
        <w:t xml:space="preserve">is ready for </w:t>
      </w:r>
      <w:r w:rsidR="0010200E" w:rsidRPr="00E60D34">
        <w:rPr>
          <w:rFonts w:asciiTheme="minorHAnsi" w:hAnsiTheme="minorHAnsi" w:cstheme="minorHAnsi"/>
        </w:rPr>
        <w:t xml:space="preserve">final </w:t>
      </w:r>
      <w:r w:rsidR="00422651" w:rsidRPr="00E60D34">
        <w:rPr>
          <w:rFonts w:asciiTheme="minorHAnsi" w:hAnsiTheme="minorHAnsi" w:cstheme="minorHAnsi"/>
        </w:rPr>
        <w:t xml:space="preserve">delivery. </w:t>
      </w:r>
      <w:r w:rsidR="001F17AB" w:rsidRPr="00E60D34">
        <w:rPr>
          <w:rFonts w:asciiTheme="minorHAnsi" w:hAnsiTheme="minorHAnsi" w:cstheme="minorHAnsi"/>
        </w:rPr>
        <w:t xml:space="preserve">The contractor shall ship </w:t>
      </w:r>
      <w:r w:rsidR="00327D34" w:rsidRPr="00E60D34">
        <w:rPr>
          <w:rFonts w:asciiTheme="minorHAnsi" w:hAnsiTheme="minorHAnsi" w:cstheme="minorHAnsi"/>
        </w:rPr>
        <w:t xml:space="preserve">one (1) </w:t>
      </w:r>
      <w:r w:rsidR="000A0915" w:rsidRPr="00E60D34">
        <w:rPr>
          <w:rFonts w:asciiTheme="minorHAnsi" w:hAnsiTheme="minorHAnsi" w:cstheme="minorHAnsi"/>
        </w:rPr>
        <w:t xml:space="preserve">High-Capacity Personalization Printer </w:t>
      </w:r>
      <w:r w:rsidR="00990E1C" w:rsidRPr="00E60D34">
        <w:rPr>
          <w:rFonts w:asciiTheme="minorHAnsi" w:hAnsiTheme="minorHAnsi" w:cstheme="minorHAnsi"/>
        </w:rPr>
        <w:t xml:space="preserve">at a time </w:t>
      </w:r>
      <w:r w:rsidR="001F17AB" w:rsidRPr="00E60D34">
        <w:rPr>
          <w:rFonts w:asciiTheme="minorHAnsi" w:hAnsiTheme="minorHAnsi" w:cstheme="minorHAnsi"/>
        </w:rPr>
        <w:t xml:space="preserve">on a truck </w:t>
      </w:r>
      <w:r w:rsidR="00990E1C" w:rsidRPr="00E60D34">
        <w:rPr>
          <w:rFonts w:asciiTheme="minorHAnsi" w:hAnsiTheme="minorHAnsi" w:cstheme="minorHAnsi"/>
        </w:rPr>
        <w:t>for final delivery. The contractor shall ship at the minimum two (2) Low-Capacity Personalization Printers</w:t>
      </w:r>
      <w:r w:rsidR="00213E95" w:rsidRPr="00E60D34">
        <w:rPr>
          <w:rFonts w:asciiTheme="minorHAnsi" w:hAnsiTheme="minorHAnsi" w:cstheme="minorHAnsi"/>
        </w:rPr>
        <w:t xml:space="preserve"> at a time on a truck for final delivery. </w:t>
      </w:r>
    </w:p>
    <w:p w14:paraId="53C56D8D" w14:textId="3391EA45" w:rsidR="00F542DB" w:rsidRPr="00E60D34" w:rsidRDefault="003D480F" w:rsidP="003D480F">
      <w:pPr>
        <w:pStyle w:val="Heading2"/>
        <w:rPr>
          <w:rFonts w:asciiTheme="minorHAnsi" w:hAnsiTheme="minorHAnsi" w:cstheme="minorHAnsi"/>
        </w:rPr>
      </w:pPr>
      <w:r w:rsidRPr="00E60D34">
        <w:rPr>
          <w:rFonts w:asciiTheme="minorHAnsi" w:hAnsiTheme="minorHAnsi" w:cstheme="minorHAnsi"/>
        </w:rPr>
        <w:t>CONSUMABLE MATERIALS</w:t>
      </w:r>
    </w:p>
    <w:p w14:paraId="7FD516A7" w14:textId="7B5ED7AC" w:rsidR="00996E0D" w:rsidRPr="00E60D34" w:rsidRDefault="006C5955" w:rsidP="001835DF">
      <w:pPr>
        <w:pStyle w:val="Heading3"/>
        <w:rPr>
          <w:rFonts w:asciiTheme="minorHAnsi" w:hAnsiTheme="minorHAnsi" w:cstheme="minorHAnsi"/>
        </w:rPr>
      </w:pPr>
      <w:r w:rsidRPr="00E60D34">
        <w:rPr>
          <w:rFonts w:asciiTheme="minorHAnsi" w:hAnsiTheme="minorHAnsi" w:cstheme="minorHAnsi"/>
        </w:rPr>
        <w:t>C.3.5.1</w:t>
      </w:r>
      <w:r w:rsidR="00740A2B" w:rsidRPr="00E60D34">
        <w:rPr>
          <w:rFonts w:asciiTheme="minorHAnsi" w:hAnsiTheme="minorHAnsi" w:cstheme="minorHAnsi"/>
        </w:rPr>
        <w:t xml:space="preserve"> Consumable Materials for High-Capacity Printer</w:t>
      </w:r>
    </w:p>
    <w:p w14:paraId="44893B4A" w14:textId="265E6946" w:rsidR="000903E5" w:rsidRPr="00E60D34" w:rsidRDefault="000903E5" w:rsidP="00687684">
      <w:pPr>
        <w:rPr>
          <w:rFonts w:asciiTheme="minorHAnsi" w:hAnsiTheme="minorHAnsi" w:cstheme="minorHAnsi"/>
        </w:rPr>
      </w:pPr>
      <w:r w:rsidRPr="00E60D34">
        <w:rPr>
          <w:rFonts w:asciiTheme="minorHAnsi" w:hAnsiTheme="minorHAnsi" w:cstheme="minorHAnsi"/>
        </w:rPr>
        <w:t>The contractor shall supply all consumable materials for the on-going operation of the high-capacity Personalization Printers.  Examples of consumables would be ink, cleaning wipes, and calibration cards for the vision system.</w:t>
      </w:r>
    </w:p>
    <w:p w14:paraId="2447DF36" w14:textId="4EDF1967" w:rsidR="000903E5" w:rsidRPr="00E60D34" w:rsidRDefault="000903E5" w:rsidP="000903E5">
      <w:pPr>
        <w:pStyle w:val="Heading3"/>
        <w:rPr>
          <w:rFonts w:asciiTheme="minorHAnsi" w:hAnsiTheme="minorHAnsi" w:cstheme="minorHAnsi"/>
        </w:rPr>
      </w:pPr>
      <w:r w:rsidRPr="00E60D34">
        <w:rPr>
          <w:rFonts w:asciiTheme="minorHAnsi" w:hAnsiTheme="minorHAnsi" w:cstheme="minorHAnsi"/>
        </w:rPr>
        <w:t xml:space="preserve">C.3.5.2 </w:t>
      </w:r>
      <w:r w:rsidR="00B62672" w:rsidRPr="00E60D34">
        <w:rPr>
          <w:rFonts w:asciiTheme="minorHAnsi" w:hAnsiTheme="minorHAnsi" w:cstheme="minorHAnsi"/>
        </w:rPr>
        <w:t>Consumable Materials for Low-Capacity Printer</w:t>
      </w:r>
    </w:p>
    <w:p w14:paraId="7EE166BB" w14:textId="1B5975C8" w:rsidR="00C0313C" w:rsidRPr="00E60D34" w:rsidRDefault="00582400" w:rsidP="00B62672">
      <w:pPr>
        <w:rPr>
          <w:rFonts w:asciiTheme="minorHAnsi" w:hAnsiTheme="minorHAnsi" w:cstheme="minorHAnsi"/>
        </w:rPr>
      </w:pPr>
      <w:r w:rsidRPr="00E60D34">
        <w:rPr>
          <w:rFonts w:asciiTheme="minorHAnsi" w:hAnsiTheme="minorHAnsi" w:cstheme="minorHAnsi"/>
        </w:rPr>
        <w:lastRenderedPageBreak/>
        <w:t>The contractor shall supply all consumable materials for the on-going operation of the low-capacity Personalization Printers. Examples of consumables would be ink, cleaning wipes, and calibration cards for the vision system.</w:t>
      </w:r>
    </w:p>
    <w:p w14:paraId="0D45A07E" w14:textId="7DDA5FD5" w:rsidR="003D480F" w:rsidRPr="00E60D34" w:rsidRDefault="003D480F" w:rsidP="003D480F">
      <w:pPr>
        <w:pStyle w:val="Heading2"/>
        <w:rPr>
          <w:rFonts w:asciiTheme="minorHAnsi" w:hAnsiTheme="minorHAnsi" w:cstheme="minorHAnsi"/>
        </w:rPr>
      </w:pPr>
      <w:r w:rsidRPr="00E60D34">
        <w:rPr>
          <w:rFonts w:asciiTheme="minorHAnsi" w:hAnsiTheme="minorHAnsi" w:cstheme="minorHAnsi"/>
        </w:rPr>
        <w:t>INSTALLATION</w:t>
      </w:r>
      <w:r w:rsidR="004357BF" w:rsidRPr="00E60D34">
        <w:rPr>
          <w:rFonts w:asciiTheme="minorHAnsi" w:hAnsiTheme="minorHAnsi" w:cstheme="minorHAnsi"/>
        </w:rPr>
        <w:t xml:space="preserve"> (OPTIONAL)</w:t>
      </w:r>
      <w:r w:rsidRPr="00E60D34">
        <w:rPr>
          <w:rFonts w:asciiTheme="minorHAnsi" w:hAnsiTheme="minorHAnsi" w:cstheme="minorHAnsi"/>
        </w:rPr>
        <w:t>, INTEGRATION AND TRAINING</w:t>
      </w:r>
      <w:r w:rsidR="00EB1393" w:rsidRPr="00E60D34">
        <w:rPr>
          <w:rFonts w:asciiTheme="minorHAnsi" w:hAnsiTheme="minorHAnsi" w:cstheme="minorHAnsi"/>
        </w:rPr>
        <w:t xml:space="preserve"> </w:t>
      </w:r>
    </w:p>
    <w:p w14:paraId="53675D0C" w14:textId="5D05825B" w:rsidR="00E26822" w:rsidRPr="00E60D34" w:rsidRDefault="00B21312" w:rsidP="00B21312">
      <w:pPr>
        <w:pStyle w:val="Heading3"/>
        <w:rPr>
          <w:rFonts w:asciiTheme="minorHAnsi" w:hAnsiTheme="minorHAnsi" w:cstheme="minorHAnsi"/>
        </w:rPr>
      </w:pPr>
      <w:r w:rsidRPr="00E60D34">
        <w:rPr>
          <w:rFonts w:asciiTheme="minorHAnsi" w:hAnsiTheme="minorHAnsi" w:cstheme="minorHAnsi"/>
        </w:rPr>
        <w:t xml:space="preserve">C.3.6.1 </w:t>
      </w:r>
      <w:r w:rsidR="00D12E18" w:rsidRPr="00E60D34">
        <w:rPr>
          <w:rFonts w:asciiTheme="minorHAnsi" w:hAnsiTheme="minorHAnsi" w:cstheme="minorHAnsi"/>
        </w:rPr>
        <w:t>Installation Support Services</w:t>
      </w:r>
      <w:r w:rsidR="00EB1393" w:rsidRPr="00E60D34">
        <w:rPr>
          <w:rFonts w:asciiTheme="minorHAnsi" w:hAnsiTheme="minorHAnsi" w:cstheme="minorHAnsi"/>
        </w:rPr>
        <w:t xml:space="preserve"> </w:t>
      </w:r>
      <w:r w:rsidR="00982173" w:rsidRPr="00E60D34">
        <w:rPr>
          <w:rFonts w:asciiTheme="minorHAnsi" w:hAnsiTheme="minorHAnsi" w:cstheme="minorHAnsi"/>
        </w:rPr>
        <w:t>(Optional)</w:t>
      </w:r>
    </w:p>
    <w:p w14:paraId="02B92B51" w14:textId="18DA96BF" w:rsidR="00D3060B" w:rsidRPr="00E60D34" w:rsidRDefault="00C4058E" w:rsidP="00C4058E">
      <w:pPr>
        <w:rPr>
          <w:rFonts w:asciiTheme="minorHAnsi" w:hAnsiTheme="minorHAnsi" w:cstheme="minorHAnsi"/>
        </w:rPr>
      </w:pPr>
      <w:r w:rsidRPr="00E60D34">
        <w:rPr>
          <w:rFonts w:asciiTheme="minorHAnsi" w:hAnsiTheme="minorHAnsi" w:cstheme="minorHAnsi"/>
        </w:rPr>
        <w:t xml:space="preserve">The contractor shall set up and install new Personalization Printers, according to schedules agreed to with DOS, at Domestic Passport Sites specified by DOS in accordance with </w:t>
      </w:r>
      <w:r w:rsidR="00071040" w:rsidRPr="00E60D34">
        <w:rPr>
          <w:rFonts w:asciiTheme="minorHAnsi" w:hAnsiTheme="minorHAnsi" w:cstheme="minorHAnsi"/>
        </w:rPr>
        <w:t xml:space="preserve">the </w:t>
      </w:r>
      <w:r w:rsidR="009D084B" w:rsidRPr="00E60D34">
        <w:rPr>
          <w:rFonts w:asciiTheme="minorHAnsi" w:hAnsiTheme="minorHAnsi" w:cstheme="minorHAnsi"/>
        </w:rPr>
        <w:t>requirement</w:t>
      </w:r>
      <w:r w:rsidRPr="00E60D34">
        <w:rPr>
          <w:rFonts w:asciiTheme="minorHAnsi" w:hAnsiTheme="minorHAnsi" w:cstheme="minorHAnsi"/>
        </w:rPr>
        <w:t xml:space="preserve">. Each printer delivered shall include an installation guide and wiring diagram.  </w:t>
      </w:r>
    </w:p>
    <w:p w14:paraId="12AA531C" w14:textId="77777777" w:rsidR="00D3060B" w:rsidRPr="00E60D34" w:rsidRDefault="00D3060B" w:rsidP="00C4058E">
      <w:pPr>
        <w:rPr>
          <w:rFonts w:asciiTheme="minorHAnsi" w:hAnsiTheme="minorHAnsi" w:cstheme="minorHAnsi"/>
        </w:rPr>
      </w:pPr>
    </w:p>
    <w:p w14:paraId="27EB8DFA" w14:textId="2B431052" w:rsidR="00C4058E" w:rsidRPr="00E60D34" w:rsidRDefault="00C4058E" w:rsidP="00C4058E">
      <w:pPr>
        <w:rPr>
          <w:rFonts w:asciiTheme="minorHAnsi" w:hAnsiTheme="minorHAnsi" w:cstheme="minorHAnsi"/>
        </w:rPr>
      </w:pPr>
      <w:r w:rsidRPr="00E60D34">
        <w:rPr>
          <w:rFonts w:asciiTheme="minorHAnsi" w:hAnsiTheme="minorHAnsi" w:cstheme="minorHAnsi"/>
        </w:rPr>
        <w:t>Printer equipment installation support service requirements include:</w:t>
      </w:r>
    </w:p>
    <w:p w14:paraId="46D5E7A4" w14:textId="77777777" w:rsidR="00D3060B" w:rsidRPr="00E60D34" w:rsidRDefault="00D3060B" w:rsidP="00C4058E">
      <w:pPr>
        <w:rPr>
          <w:rFonts w:asciiTheme="minorHAnsi" w:hAnsiTheme="minorHAnsi" w:cstheme="minorHAnsi"/>
        </w:rPr>
      </w:pPr>
    </w:p>
    <w:p w14:paraId="12B26C97"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Contractor shall ship new High-Capacity and Low-Capacity Personalization Printers, using bonded shippers, to Domestic Passport Sites specified by the DOS.</w:t>
      </w:r>
    </w:p>
    <w:p w14:paraId="61FC9C3E" w14:textId="46A9EBEC" w:rsidR="00C4058E" w:rsidRPr="00E60D34" w:rsidRDefault="00886AF6" w:rsidP="00245562">
      <w:pPr>
        <w:numPr>
          <w:ilvl w:val="0"/>
          <w:numId w:val="28"/>
        </w:numPr>
        <w:rPr>
          <w:rFonts w:asciiTheme="minorHAnsi" w:hAnsiTheme="minorHAnsi" w:cstheme="minorHAnsi"/>
        </w:rPr>
      </w:pPr>
      <w:r w:rsidRPr="00E60D34">
        <w:rPr>
          <w:rFonts w:asciiTheme="minorHAnsi" w:hAnsiTheme="minorHAnsi" w:cstheme="minorHAnsi"/>
        </w:rPr>
        <w:t>The</w:t>
      </w:r>
      <w:r w:rsidR="00C4058E" w:rsidRPr="00E60D34">
        <w:rPr>
          <w:rFonts w:asciiTheme="minorHAnsi" w:hAnsiTheme="minorHAnsi" w:cstheme="minorHAnsi"/>
        </w:rPr>
        <w:t xml:space="preserve"> contractor shall coordinate printer installation with the removal of legacy printers to stagger installation/disposal.</w:t>
      </w:r>
    </w:p>
    <w:p w14:paraId="3302E9FD"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Contractor shall participate in equipment installation related meetings. </w:t>
      </w:r>
    </w:p>
    <w:p w14:paraId="11D7653B"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Contractor shall perform installation of equipment at required Domestic Passport Sites. </w:t>
      </w:r>
    </w:p>
    <w:p w14:paraId="0F534581"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Contractor shall be responsible for the transport and placement of all equipment from the designated point within the installation site building to the designated installation positions.  </w:t>
      </w:r>
    </w:p>
    <w:p w14:paraId="089E1AC4"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Contractor shall provide all material, equipment, and tools required for proper installation of Personalization Printers. The contractor shall be fully responsible for the transport of all installation material and equipment, without damage or loss, to the installation site and the Government-designated installation area within the site building.  The contractor shall be responsible for the off-loading of all equipment at the receiving site.</w:t>
      </w:r>
    </w:p>
    <w:p w14:paraId="34758DD2" w14:textId="17C9FF4F"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bCs/>
        </w:rPr>
        <w:t>Contractor</w:t>
      </w:r>
      <w:r w:rsidRPr="00E60D34">
        <w:rPr>
          <w:rFonts w:asciiTheme="minorHAnsi" w:hAnsiTheme="minorHAnsi" w:cstheme="minorHAnsi"/>
        </w:rPr>
        <w:t xml:space="preserve"> shall be responsible for all mechanical/physical installation aspects for the equipment including, but not limited to, activities such as assembly, </w:t>
      </w:r>
      <w:r w:rsidR="004E0421" w:rsidRPr="00E60D34">
        <w:rPr>
          <w:rFonts w:asciiTheme="minorHAnsi" w:hAnsiTheme="minorHAnsi" w:cstheme="minorHAnsi"/>
        </w:rPr>
        <w:t>placement,</w:t>
      </w:r>
      <w:r w:rsidRPr="00E60D34">
        <w:rPr>
          <w:rFonts w:asciiTheme="minorHAnsi" w:hAnsiTheme="minorHAnsi" w:cstheme="minorHAnsi"/>
        </w:rPr>
        <w:t xml:space="preserve"> and inspection of components. </w:t>
      </w:r>
    </w:p>
    <w:p w14:paraId="1CCE891C"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Contractor shall be responsible for the complete electrical installation of the equipment. Electrical installation includes connection of system components to power and grounding, inter-component cabling, electrical inspections. The contractor shall supply all cabling, wiring, connectors, terminators, and associated hardware. The contractor shall ensure that all electrical power requirements can be met before preparing the installation plan. The contractor shall provide an Uninterruptible Power Supply (UPS) for each printer to be installed at each Domestic Passport Site. </w:t>
      </w:r>
    </w:p>
    <w:p w14:paraId="3A6EA627"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bCs/>
        </w:rPr>
        <w:t xml:space="preserve">Contractor </w:t>
      </w:r>
      <w:r w:rsidRPr="00E60D34">
        <w:rPr>
          <w:rFonts w:asciiTheme="minorHAnsi" w:hAnsiTheme="minorHAnsi" w:cstheme="minorHAnsi"/>
        </w:rPr>
        <w:t>shall be responsible for the disposition of all packaging and other disposable materials.</w:t>
      </w:r>
    </w:p>
    <w:p w14:paraId="41E8FBBC"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lastRenderedPageBreak/>
        <w:t xml:space="preserve">Contractor shall plan and conduct installation, integration, and testing activities while not interfering with any on-going passport personalization operations.  </w:t>
      </w:r>
    </w:p>
    <w:p w14:paraId="220E45C6" w14:textId="07D69416"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The contractor shall provide an initial Installation and Integration Plan seven days </w:t>
      </w:r>
      <w:r w:rsidR="00E71886" w:rsidRPr="00E60D34">
        <w:rPr>
          <w:rFonts w:asciiTheme="minorHAnsi" w:hAnsiTheme="minorHAnsi" w:cstheme="minorHAnsi"/>
        </w:rPr>
        <w:t>contract</w:t>
      </w:r>
      <w:r w:rsidRPr="00E60D34">
        <w:rPr>
          <w:rFonts w:asciiTheme="minorHAnsi" w:hAnsiTheme="minorHAnsi" w:cstheme="minorHAnsi"/>
        </w:rPr>
        <w:t xml:space="preserve"> award.  </w:t>
      </w:r>
    </w:p>
    <w:p w14:paraId="189774AE"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The contractor shall provide an updated Installation and Integration Plan for each Domestic Passport Site where installation occurs.  </w:t>
      </w:r>
    </w:p>
    <w:p w14:paraId="0563F016"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The Installation and Integration Plan shall document schedule, contract manpower, required path clearance dimensions, and equipment requirements which may impact passport production operations.  </w:t>
      </w:r>
    </w:p>
    <w:p w14:paraId="65FE2A4C" w14:textId="77777777" w:rsidR="00C4058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 xml:space="preserve">During installation the contractor shall minimize disruptions and avoid conflicts with regular activities at the Domestic Passport Sites.  </w:t>
      </w:r>
    </w:p>
    <w:p w14:paraId="140419AC" w14:textId="77777777" w:rsidR="00CC34AE" w:rsidRPr="00E60D34" w:rsidRDefault="00C4058E" w:rsidP="00245562">
      <w:pPr>
        <w:numPr>
          <w:ilvl w:val="0"/>
          <w:numId w:val="28"/>
        </w:numPr>
        <w:rPr>
          <w:rFonts w:asciiTheme="minorHAnsi" w:hAnsiTheme="minorHAnsi" w:cstheme="minorHAnsi"/>
        </w:rPr>
      </w:pPr>
      <w:r w:rsidRPr="00E60D34">
        <w:rPr>
          <w:rFonts w:asciiTheme="minorHAnsi" w:hAnsiTheme="minorHAnsi" w:cstheme="minorHAnsi"/>
        </w:rPr>
        <w:t>Domestic Passport Site</w:t>
      </w:r>
      <w:r w:rsidRPr="00E60D34" w:rsidDel="00F574CC">
        <w:rPr>
          <w:rFonts w:asciiTheme="minorHAnsi" w:hAnsiTheme="minorHAnsi" w:cstheme="minorHAnsi"/>
        </w:rPr>
        <w:t xml:space="preserve"> </w:t>
      </w:r>
      <w:r w:rsidRPr="00E60D34">
        <w:rPr>
          <w:rFonts w:asciiTheme="minorHAnsi" w:hAnsiTheme="minorHAnsi" w:cstheme="minorHAnsi"/>
        </w:rPr>
        <w:t xml:space="preserve">management staff will determine normal working hours as the mission requirements dictate in accordance with the specific requirements for that site. The contractor shall perform installations and deliveries outside of normal working hours as the mission requirements dictate in accordance with the specific requirements for that site. </w:t>
      </w:r>
    </w:p>
    <w:p w14:paraId="182F6848" w14:textId="2E8F80C6" w:rsidR="00D12E18" w:rsidRPr="00E60D34" w:rsidRDefault="00CC34AE" w:rsidP="00CC34AE">
      <w:pPr>
        <w:numPr>
          <w:ilvl w:val="0"/>
          <w:numId w:val="28"/>
        </w:numPr>
        <w:rPr>
          <w:rFonts w:asciiTheme="minorHAnsi" w:hAnsiTheme="minorHAnsi" w:cstheme="minorHAnsi"/>
        </w:rPr>
      </w:pPr>
      <w:r w:rsidRPr="00E60D34">
        <w:rPr>
          <w:rFonts w:asciiTheme="minorHAnsi" w:hAnsiTheme="minorHAnsi" w:cstheme="minorHAnsi"/>
        </w:rPr>
        <w:t xml:space="preserve">The contractor shall provide a Certification of Insurance (COI) to onsite personnel if requested. </w:t>
      </w:r>
      <w:r w:rsidR="00C4058E" w:rsidRPr="00E60D34">
        <w:rPr>
          <w:rFonts w:asciiTheme="minorHAnsi" w:hAnsiTheme="minorHAnsi" w:cstheme="minorHAnsi"/>
        </w:rPr>
        <w:t xml:space="preserve"> </w:t>
      </w:r>
    </w:p>
    <w:p w14:paraId="14F0EB66" w14:textId="18F80899" w:rsidR="00B42C2D" w:rsidRPr="00E60D34" w:rsidRDefault="00B42C2D" w:rsidP="00B42C2D">
      <w:pPr>
        <w:pStyle w:val="Heading3"/>
        <w:rPr>
          <w:rFonts w:asciiTheme="minorHAnsi" w:hAnsiTheme="minorHAnsi" w:cstheme="minorHAnsi"/>
        </w:rPr>
      </w:pPr>
      <w:r w:rsidRPr="00E60D34">
        <w:rPr>
          <w:rFonts w:asciiTheme="minorHAnsi" w:hAnsiTheme="minorHAnsi" w:cstheme="minorHAnsi"/>
        </w:rPr>
        <w:t>C.3.6.2 Integration Testing Support Equipment</w:t>
      </w:r>
      <w:r w:rsidR="00982173" w:rsidRPr="00E60D34">
        <w:rPr>
          <w:rFonts w:asciiTheme="minorHAnsi" w:hAnsiTheme="minorHAnsi" w:cstheme="minorHAnsi"/>
        </w:rPr>
        <w:t xml:space="preserve"> </w:t>
      </w:r>
    </w:p>
    <w:p w14:paraId="0CE954BA" w14:textId="7541C4A0" w:rsidR="003F6131" w:rsidRPr="00E60D34" w:rsidRDefault="00B64F5F" w:rsidP="00B42C2D">
      <w:pPr>
        <w:rPr>
          <w:rFonts w:asciiTheme="minorHAnsi" w:hAnsiTheme="minorHAnsi" w:cstheme="minorHAnsi"/>
        </w:rPr>
      </w:pPr>
      <w:r w:rsidRPr="00E60D34">
        <w:rPr>
          <w:rFonts w:asciiTheme="minorHAnsi" w:hAnsiTheme="minorHAnsi" w:cstheme="minorHAnsi"/>
        </w:rPr>
        <w:t>The contractor shall provide a high-capacity and low-capacity passport Personalization Printer within 45 days</w:t>
      </w:r>
      <w:r w:rsidR="00A624EB" w:rsidRPr="00E60D34">
        <w:rPr>
          <w:rFonts w:asciiTheme="minorHAnsi" w:hAnsiTheme="minorHAnsi" w:cstheme="minorHAnsi"/>
        </w:rPr>
        <w:t xml:space="preserve"> calendar days</w:t>
      </w:r>
      <w:r w:rsidRPr="00E60D34">
        <w:rPr>
          <w:rFonts w:asciiTheme="minorHAnsi" w:hAnsiTheme="minorHAnsi" w:cstheme="minorHAnsi"/>
        </w:rPr>
        <w:t xml:space="preserve"> of contract award to support integration testing of the passport issuance system and the printer control software.  This will allow the Government to complete development and finalize the interface prior to delivery of the production models. The contractor shall provide the Personalization Printers, </w:t>
      </w:r>
      <w:r w:rsidR="00172CAA" w:rsidRPr="00E60D34">
        <w:rPr>
          <w:rFonts w:asciiTheme="minorHAnsi" w:hAnsiTheme="minorHAnsi" w:cstheme="minorHAnsi"/>
        </w:rPr>
        <w:t>related consumables</w:t>
      </w:r>
      <w:r w:rsidRPr="00E60D34">
        <w:rPr>
          <w:rFonts w:asciiTheme="minorHAnsi" w:hAnsiTheme="minorHAnsi" w:cstheme="minorHAnsi"/>
        </w:rPr>
        <w:t>, software, replacement parts, technical support services, maintenance services and documentation required to support the Government’s use for Integration Testing at the DOS Independent Verification &amp; Validation (IV&amp;V) Support Site.</w:t>
      </w:r>
    </w:p>
    <w:p w14:paraId="121F8A29" w14:textId="7033178D" w:rsidR="003F6131" w:rsidRPr="00E60D34" w:rsidRDefault="003F6131" w:rsidP="003F6131">
      <w:pPr>
        <w:pStyle w:val="Heading3"/>
        <w:rPr>
          <w:rFonts w:asciiTheme="minorHAnsi" w:hAnsiTheme="minorHAnsi" w:cstheme="minorHAnsi"/>
        </w:rPr>
      </w:pPr>
      <w:r w:rsidRPr="00E60D34">
        <w:rPr>
          <w:rFonts w:asciiTheme="minorHAnsi" w:hAnsiTheme="minorHAnsi" w:cstheme="minorHAnsi"/>
        </w:rPr>
        <w:t>C.3.6.3 Printer Integration with Computerized Passport Issuance System</w:t>
      </w:r>
      <w:r w:rsidR="00982173" w:rsidRPr="00E60D34">
        <w:rPr>
          <w:rFonts w:asciiTheme="minorHAnsi" w:hAnsiTheme="minorHAnsi" w:cstheme="minorHAnsi"/>
        </w:rPr>
        <w:t xml:space="preserve"> </w:t>
      </w:r>
    </w:p>
    <w:p w14:paraId="7907BDB9" w14:textId="77211992" w:rsidR="00B60793" w:rsidRPr="00E60D34" w:rsidRDefault="00B60793" w:rsidP="00B60793">
      <w:pPr>
        <w:rPr>
          <w:rFonts w:asciiTheme="minorHAnsi" w:hAnsiTheme="minorHAnsi" w:cstheme="minorHAnsi"/>
        </w:rPr>
      </w:pPr>
      <w:r w:rsidRPr="00E60D34">
        <w:rPr>
          <w:rFonts w:asciiTheme="minorHAnsi" w:hAnsiTheme="minorHAnsi" w:cstheme="minorHAnsi"/>
        </w:rPr>
        <w:t xml:space="preserve">The contractor shall ensure that the personalization printing system and materials are compatible and integrate with the </w:t>
      </w:r>
      <w:r w:rsidR="009B2D1E" w:rsidRPr="00E60D34">
        <w:rPr>
          <w:rFonts w:asciiTheme="minorHAnsi" w:hAnsiTheme="minorHAnsi" w:cstheme="minorHAnsi"/>
        </w:rPr>
        <w:t xml:space="preserve">DOS </w:t>
      </w:r>
      <w:r w:rsidRPr="00E60D34">
        <w:rPr>
          <w:rFonts w:asciiTheme="minorHAnsi" w:hAnsiTheme="minorHAnsi" w:cstheme="minorHAnsi"/>
        </w:rPr>
        <w:t xml:space="preserve">passport issuance system. </w:t>
      </w:r>
    </w:p>
    <w:p w14:paraId="452825D2" w14:textId="77777777" w:rsidR="00B60793" w:rsidRPr="00E60D34" w:rsidRDefault="00B60793" w:rsidP="00B60793">
      <w:pPr>
        <w:rPr>
          <w:rFonts w:asciiTheme="minorHAnsi" w:hAnsiTheme="minorHAnsi" w:cstheme="minorHAnsi"/>
        </w:rPr>
      </w:pPr>
    </w:p>
    <w:p w14:paraId="36D45D33" w14:textId="303FD470" w:rsidR="00B60793" w:rsidRPr="00E60D34" w:rsidRDefault="00B60793" w:rsidP="00B60793">
      <w:pPr>
        <w:rPr>
          <w:rFonts w:asciiTheme="minorHAnsi" w:hAnsiTheme="minorHAnsi" w:cstheme="minorHAnsi"/>
        </w:rPr>
      </w:pPr>
      <w:r w:rsidRPr="00E60D34">
        <w:rPr>
          <w:rFonts w:asciiTheme="minorHAnsi" w:hAnsiTheme="minorHAnsi" w:cstheme="minorHAnsi"/>
        </w:rPr>
        <w:t>The contractor shall support DOS and contractors, as designated by the Government, to ensure:</w:t>
      </w:r>
    </w:p>
    <w:p w14:paraId="1BC59CCA" w14:textId="77777777" w:rsidR="00B60793" w:rsidRPr="00E60D34" w:rsidRDefault="00B60793" w:rsidP="00B60793">
      <w:pPr>
        <w:rPr>
          <w:rFonts w:asciiTheme="minorHAnsi" w:hAnsiTheme="minorHAnsi" w:cstheme="minorHAnsi"/>
        </w:rPr>
      </w:pPr>
    </w:p>
    <w:p w14:paraId="0C083ED4" w14:textId="77777777" w:rsidR="00B60793" w:rsidRPr="00E60D34" w:rsidRDefault="00B60793" w:rsidP="00245562">
      <w:pPr>
        <w:numPr>
          <w:ilvl w:val="0"/>
          <w:numId w:val="29"/>
        </w:numPr>
        <w:rPr>
          <w:rFonts w:asciiTheme="minorHAnsi" w:hAnsiTheme="minorHAnsi" w:cstheme="minorHAnsi"/>
        </w:rPr>
      </w:pPr>
      <w:r w:rsidRPr="00E60D34">
        <w:rPr>
          <w:rFonts w:asciiTheme="minorHAnsi" w:hAnsiTheme="minorHAnsi" w:cstheme="minorHAnsi"/>
        </w:rPr>
        <w:t>The successful integration of the Personalization Printers into the current and future operational environment;</w:t>
      </w:r>
    </w:p>
    <w:p w14:paraId="335F0191" w14:textId="77777777" w:rsidR="00B60793" w:rsidRPr="00E60D34" w:rsidRDefault="00B60793" w:rsidP="00245562">
      <w:pPr>
        <w:numPr>
          <w:ilvl w:val="0"/>
          <w:numId w:val="29"/>
        </w:numPr>
        <w:rPr>
          <w:rFonts w:asciiTheme="minorHAnsi" w:hAnsiTheme="minorHAnsi" w:cstheme="minorHAnsi"/>
        </w:rPr>
      </w:pPr>
      <w:r w:rsidRPr="00E60D34">
        <w:rPr>
          <w:rFonts w:asciiTheme="minorHAnsi" w:hAnsiTheme="minorHAnsi" w:cstheme="minorHAnsi"/>
        </w:rPr>
        <w:t>The successful integration of the Personalization Printers into the format and configuration of the US Next Generation electronic passport;</w:t>
      </w:r>
    </w:p>
    <w:p w14:paraId="5ECBD424" w14:textId="77777777" w:rsidR="00B60793" w:rsidRPr="00E60D34" w:rsidRDefault="00B60793" w:rsidP="00245562">
      <w:pPr>
        <w:numPr>
          <w:ilvl w:val="0"/>
          <w:numId w:val="29"/>
        </w:numPr>
        <w:rPr>
          <w:rFonts w:asciiTheme="minorHAnsi" w:hAnsiTheme="minorHAnsi" w:cstheme="minorHAnsi"/>
        </w:rPr>
      </w:pPr>
      <w:r w:rsidRPr="00E60D34">
        <w:rPr>
          <w:rFonts w:asciiTheme="minorHAnsi" w:hAnsiTheme="minorHAnsi" w:cstheme="minorHAnsi"/>
        </w:rPr>
        <w:t>That the passport data page is and remains highly secure against threats from alteration, counterfeiting, and simulation;</w:t>
      </w:r>
    </w:p>
    <w:p w14:paraId="4C965952" w14:textId="77777777" w:rsidR="00B60793" w:rsidRPr="00E60D34" w:rsidRDefault="00B60793" w:rsidP="00245562">
      <w:pPr>
        <w:numPr>
          <w:ilvl w:val="0"/>
          <w:numId w:val="29"/>
        </w:numPr>
        <w:rPr>
          <w:rFonts w:asciiTheme="minorHAnsi" w:hAnsiTheme="minorHAnsi" w:cstheme="minorHAnsi"/>
        </w:rPr>
      </w:pPr>
      <w:r w:rsidRPr="00E60D34">
        <w:rPr>
          <w:rFonts w:asciiTheme="minorHAnsi" w:hAnsiTheme="minorHAnsi" w:cstheme="minorHAnsi"/>
        </w:rPr>
        <w:lastRenderedPageBreak/>
        <w:t>That technical upgrades to required consumable materials and equipment are implemented and maintained at DOS direction;</w:t>
      </w:r>
    </w:p>
    <w:p w14:paraId="3EED7C60" w14:textId="77777777" w:rsidR="00B60793" w:rsidRPr="00E60D34" w:rsidRDefault="00B60793" w:rsidP="00245562">
      <w:pPr>
        <w:numPr>
          <w:ilvl w:val="0"/>
          <w:numId w:val="29"/>
        </w:numPr>
        <w:rPr>
          <w:rFonts w:asciiTheme="minorHAnsi" w:hAnsiTheme="minorHAnsi" w:cstheme="minorHAnsi"/>
        </w:rPr>
      </w:pPr>
      <w:r w:rsidRPr="00E60D34">
        <w:rPr>
          <w:rFonts w:asciiTheme="minorHAnsi" w:hAnsiTheme="minorHAnsi" w:cstheme="minorHAnsi"/>
        </w:rPr>
        <w:t>That printer drivers and other software applications are maintained and upgraded to work with DOS supported operating systems.</w:t>
      </w:r>
    </w:p>
    <w:p w14:paraId="5046F72F" w14:textId="071CAB88" w:rsidR="00B60793" w:rsidRPr="00E60D34" w:rsidRDefault="00B60793" w:rsidP="00B60793">
      <w:pPr>
        <w:rPr>
          <w:rFonts w:asciiTheme="minorHAnsi" w:hAnsiTheme="minorHAnsi" w:cstheme="minorHAnsi"/>
        </w:rPr>
      </w:pPr>
    </w:p>
    <w:p w14:paraId="71ED3215" w14:textId="6A8A8BBE" w:rsidR="00B60793" w:rsidRPr="00E60D34" w:rsidRDefault="00316A75" w:rsidP="00316A75">
      <w:pPr>
        <w:pStyle w:val="Heading4"/>
        <w:rPr>
          <w:rFonts w:asciiTheme="minorHAnsi" w:hAnsiTheme="minorHAnsi" w:cstheme="minorHAnsi"/>
        </w:rPr>
      </w:pPr>
      <w:r w:rsidRPr="00E60D34">
        <w:rPr>
          <w:rFonts w:asciiTheme="minorHAnsi" w:hAnsiTheme="minorHAnsi" w:cstheme="minorHAnsi"/>
        </w:rPr>
        <w:t xml:space="preserve">C.3.6.3.1 </w:t>
      </w:r>
      <w:r w:rsidR="007F22CF" w:rsidRPr="00E60D34">
        <w:rPr>
          <w:rFonts w:asciiTheme="minorHAnsi" w:hAnsiTheme="minorHAnsi" w:cstheme="minorHAnsi"/>
        </w:rPr>
        <w:t>Software Compatibility</w:t>
      </w:r>
    </w:p>
    <w:p w14:paraId="601FF1A1" w14:textId="4485A61F" w:rsidR="007F22CF" w:rsidRPr="00E60D34" w:rsidRDefault="007F22CF" w:rsidP="007F22CF">
      <w:pPr>
        <w:rPr>
          <w:rFonts w:asciiTheme="minorHAnsi" w:hAnsiTheme="minorHAnsi" w:cstheme="minorHAnsi"/>
        </w:rPr>
      </w:pPr>
    </w:p>
    <w:p w14:paraId="56852EFE" w14:textId="65BFFB6A" w:rsidR="006A4E05" w:rsidRPr="00E60D34" w:rsidRDefault="006A4E05" w:rsidP="006A4E05">
      <w:pPr>
        <w:rPr>
          <w:rFonts w:asciiTheme="minorHAnsi" w:hAnsiTheme="minorHAnsi" w:cstheme="minorHAnsi"/>
        </w:rPr>
      </w:pPr>
      <w:r w:rsidRPr="00E60D34">
        <w:rPr>
          <w:rFonts w:asciiTheme="minorHAnsi" w:hAnsiTheme="minorHAnsi" w:cstheme="minorHAnsi"/>
        </w:rPr>
        <w:t>The Contractor shall use the Government approved Commercial Off-The-Shelf (COTS) operating system along with other Government approved and customized commercial software products.  The Contractor shall use the Government approved Government Off-The-Shelf (GOTS) software products. The Contractor shall upgrade and customize their proprietary software to work with the approved Department and Consular Affairs COTS and GOTS software products. The Contract shall use the CA/CST’s chartering process and IV&amp;V Support Site for testing, approval, and certification of their proprietary software to receive the Government authorization to use these products on the Department’s OpenNet network. The Contractor shall perform the planning, requirements gathering, testing, data conversion, and implementation plan for their proprietary software. The Contractor shall provide and ensure comprehensive technical support for their systems and applications along with integration support with the Departments approved COTS &amp; GOTS software.</w:t>
      </w:r>
      <w:r w:rsidR="005941B1" w:rsidRPr="00E60D34">
        <w:rPr>
          <w:rFonts w:asciiTheme="minorHAnsi" w:hAnsiTheme="minorHAnsi" w:cstheme="minorHAnsi"/>
        </w:rPr>
        <w:t xml:space="preserve"> </w:t>
      </w:r>
    </w:p>
    <w:p w14:paraId="5B76F833" w14:textId="77777777" w:rsidR="006A4E05" w:rsidRPr="00E60D34" w:rsidRDefault="006A4E05" w:rsidP="006A4E05">
      <w:pPr>
        <w:rPr>
          <w:rFonts w:asciiTheme="minorHAnsi" w:hAnsiTheme="minorHAnsi" w:cstheme="minorHAnsi"/>
        </w:rPr>
      </w:pPr>
    </w:p>
    <w:p w14:paraId="65A5E7C1" w14:textId="65E9C5DA" w:rsidR="001D4303" w:rsidRPr="00E60D34" w:rsidRDefault="001D4303" w:rsidP="001D4303">
      <w:pPr>
        <w:pStyle w:val="Heading4"/>
        <w:rPr>
          <w:rFonts w:asciiTheme="minorHAnsi" w:hAnsiTheme="minorHAnsi" w:cstheme="minorHAnsi"/>
        </w:rPr>
      </w:pPr>
      <w:r w:rsidRPr="00E60D34">
        <w:rPr>
          <w:rFonts w:asciiTheme="minorHAnsi" w:hAnsiTheme="minorHAnsi" w:cstheme="minorHAnsi"/>
        </w:rPr>
        <w:t>C.3.6.3.2 Technical Upgrades and Refresh</w:t>
      </w:r>
    </w:p>
    <w:p w14:paraId="41BB910D" w14:textId="77777777" w:rsidR="00B8165F" w:rsidRPr="00E60D34" w:rsidRDefault="00B8165F" w:rsidP="00B8165F">
      <w:pPr>
        <w:rPr>
          <w:rFonts w:asciiTheme="minorHAnsi" w:hAnsiTheme="minorHAnsi" w:cstheme="minorHAnsi"/>
        </w:rPr>
      </w:pPr>
    </w:p>
    <w:p w14:paraId="042D1C1E" w14:textId="498C6B48" w:rsidR="00FE632B" w:rsidRPr="00E60D34" w:rsidRDefault="00B8165F" w:rsidP="00B8165F">
      <w:pPr>
        <w:rPr>
          <w:rFonts w:asciiTheme="minorHAnsi" w:hAnsiTheme="minorHAnsi" w:cstheme="minorHAnsi"/>
        </w:rPr>
      </w:pPr>
      <w:r w:rsidRPr="00E60D34">
        <w:rPr>
          <w:rFonts w:asciiTheme="minorHAnsi" w:hAnsiTheme="minorHAnsi" w:cstheme="minorHAnsi"/>
        </w:rPr>
        <w:t xml:space="preserve">Throughout the term of the contract, technology refreshment is required to continuously upgrade the systems and to identify new technology.  New technologies will be developed and integrated to the evolving DOS </w:t>
      </w:r>
      <w:r w:rsidR="00F406F6" w:rsidRPr="00E60D34">
        <w:rPr>
          <w:rFonts w:asciiTheme="minorHAnsi" w:hAnsiTheme="minorHAnsi" w:cstheme="minorHAnsi"/>
        </w:rPr>
        <w:t xml:space="preserve">NextGen </w:t>
      </w:r>
      <w:r w:rsidRPr="00E60D34">
        <w:rPr>
          <w:rFonts w:asciiTheme="minorHAnsi" w:hAnsiTheme="minorHAnsi" w:cstheme="minorHAnsi"/>
        </w:rPr>
        <w:t xml:space="preserve">passport </w:t>
      </w:r>
      <w:r w:rsidR="00F406F6" w:rsidRPr="00E60D34">
        <w:rPr>
          <w:rFonts w:asciiTheme="minorHAnsi" w:hAnsiTheme="minorHAnsi" w:cstheme="minorHAnsi"/>
        </w:rPr>
        <w:t xml:space="preserve">personalization </w:t>
      </w:r>
      <w:r w:rsidRPr="00E60D34">
        <w:rPr>
          <w:rFonts w:asciiTheme="minorHAnsi" w:hAnsiTheme="minorHAnsi" w:cstheme="minorHAnsi"/>
        </w:rPr>
        <w:t xml:space="preserve">printing system. The Personalization Printers shall need updates to accommodate the passport issuance system. The Government or the Contractor may request consideration of new components, operating systems, security features, etc.  To meet this requirement, the Contractor shall inform the Contracting Officer’s Representative (COR), in a Technology Refreshment Proposal, of new products which may be beneficial to the Department. </w:t>
      </w:r>
    </w:p>
    <w:p w14:paraId="789246E3" w14:textId="77777777" w:rsidR="00FE632B" w:rsidRPr="00E60D34" w:rsidRDefault="00FE632B" w:rsidP="00B8165F">
      <w:pPr>
        <w:rPr>
          <w:rFonts w:asciiTheme="minorHAnsi" w:hAnsiTheme="minorHAnsi" w:cstheme="minorHAnsi"/>
        </w:rPr>
      </w:pPr>
    </w:p>
    <w:p w14:paraId="6CDA9EC7" w14:textId="01B0B67A" w:rsidR="00B8165F" w:rsidRPr="00E60D34" w:rsidRDefault="00B8165F" w:rsidP="00B8165F">
      <w:pPr>
        <w:rPr>
          <w:rFonts w:asciiTheme="minorHAnsi" w:hAnsiTheme="minorHAnsi" w:cstheme="minorHAnsi"/>
        </w:rPr>
      </w:pPr>
      <w:r w:rsidRPr="00E60D34">
        <w:rPr>
          <w:rFonts w:asciiTheme="minorHAnsi" w:hAnsiTheme="minorHAnsi" w:cstheme="minorHAnsi"/>
        </w:rPr>
        <w:t>Technology Refreshment Proposals shall identify the following:</w:t>
      </w:r>
    </w:p>
    <w:p w14:paraId="735518BF" w14:textId="77777777" w:rsidR="00FE632B" w:rsidRPr="00E60D34" w:rsidRDefault="00FE632B" w:rsidP="00B8165F">
      <w:pPr>
        <w:rPr>
          <w:rFonts w:asciiTheme="minorHAnsi" w:hAnsiTheme="minorHAnsi" w:cstheme="minorHAnsi"/>
        </w:rPr>
      </w:pPr>
    </w:p>
    <w:p w14:paraId="1A0A35BA" w14:textId="30ABF78D" w:rsidR="00B8165F" w:rsidRPr="00E60D34" w:rsidRDefault="00B8165F" w:rsidP="00245562">
      <w:pPr>
        <w:pStyle w:val="ListParagraph"/>
        <w:numPr>
          <w:ilvl w:val="0"/>
          <w:numId w:val="30"/>
        </w:numPr>
        <w:rPr>
          <w:rFonts w:asciiTheme="minorHAnsi" w:hAnsiTheme="minorHAnsi" w:cstheme="minorHAnsi"/>
        </w:rPr>
      </w:pPr>
      <w:r w:rsidRPr="00E60D34">
        <w:rPr>
          <w:rFonts w:asciiTheme="minorHAnsi" w:hAnsiTheme="minorHAnsi" w:cstheme="minorHAnsi"/>
        </w:rPr>
        <w:t>Products or services to be added, modified, or replaced</w:t>
      </w:r>
    </w:p>
    <w:p w14:paraId="14BBD6BF" w14:textId="74D30EF5" w:rsidR="00B8165F" w:rsidRPr="00E60D34" w:rsidRDefault="00B8165F" w:rsidP="00245562">
      <w:pPr>
        <w:pStyle w:val="ListParagraph"/>
        <w:numPr>
          <w:ilvl w:val="0"/>
          <w:numId w:val="30"/>
        </w:numPr>
        <w:rPr>
          <w:rFonts w:asciiTheme="minorHAnsi" w:hAnsiTheme="minorHAnsi" w:cstheme="minorHAnsi"/>
        </w:rPr>
      </w:pPr>
      <w:r w:rsidRPr="00E60D34">
        <w:rPr>
          <w:rFonts w:asciiTheme="minorHAnsi" w:hAnsiTheme="minorHAnsi" w:cstheme="minorHAnsi"/>
        </w:rPr>
        <w:t>Performance justification for additions or replacements</w:t>
      </w:r>
    </w:p>
    <w:p w14:paraId="052A1D61" w14:textId="5B3791F7" w:rsidR="00B8165F" w:rsidRPr="00E60D34" w:rsidRDefault="00B8165F" w:rsidP="00245562">
      <w:pPr>
        <w:pStyle w:val="ListParagraph"/>
        <w:numPr>
          <w:ilvl w:val="0"/>
          <w:numId w:val="30"/>
        </w:numPr>
        <w:rPr>
          <w:rFonts w:asciiTheme="minorHAnsi" w:hAnsiTheme="minorHAnsi" w:cstheme="minorHAnsi"/>
        </w:rPr>
      </w:pPr>
      <w:r w:rsidRPr="00E60D34">
        <w:rPr>
          <w:rFonts w:asciiTheme="minorHAnsi" w:hAnsiTheme="minorHAnsi" w:cstheme="minorHAnsi"/>
        </w:rPr>
        <w:t>Technical literature supporting performance of new or replacement products or services</w:t>
      </w:r>
    </w:p>
    <w:p w14:paraId="6B0BB6A7" w14:textId="77777777" w:rsidR="00FE632B" w:rsidRPr="00E60D34" w:rsidRDefault="00FE632B" w:rsidP="00B8165F">
      <w:pPr>
        <w:rPr>
          <w:rFonts w:asciiTheme="minorHAnsi" w:hAnsiTheme="minorHAnsi" w:cstheme="minorHAnsi"/>
        </w:rPr>
      </w:pPr>
    </w:p>
    <w:p w14:paraId="3BB5CA5C" w14:textId="3B6B11EA" w:rsidR="00B8165F" w:rsidRPr="00E60D34" w:rsidRDefault="00B8165F" w:rsidP="00B8165F">
      <w:pPr>
        <w:rPr>
          <w:rFonts w:asciiTheme="minorHAnsi" w:hAnsiTheme="minorHAnsi" w:cstheme="minorHAnsi"/>
        </w:rPr>
      </w:pPr>
      <w:r w:rsidRPr="00E60D34">
        <w:rPr>
          <w:rFonts w:asciiTheme="minorHAnsi" w:hAnsiTheme="minorHAnsi" w:cstheme="minorHAnsi"/>
        </w:rPr>
        <w:t>The Contractor shall demonstrate that Technology Refreshment Proposals satisfy the following criteria for substitution:</w:t>
      </w:r>
    </w:p>
    <w:p w14:paraId="159B118E" w14:textId="77777777" w:rsidR="00FE632B" w:rsidRPr="00E60D34" w:rsidRDefault="00FE632B" w:rsidP="00B8165F">
      <w:pPr>
        <w:rPr>
          <w:rFonts w:asciiTheme="minorHAnsi" w:hAnsiTheme="minorHAnsi" w:cstheme="minorHAnsi"/>
        </w:rPr>
      </w:pPr>
    </w:p>
    <w:p w14:paraId="48210722" w14:textId="2601BC70" w:rsidR="00B8165F" w:rsidRPr="00E60D34" w:rsidRDefault="00B8165F" w:rsidP="00245562">
      <w:pPr>
        <w:pStyle w:val="ListParagraph"/>
        <w:numPr>
          <w:ilvl w:val="0"/>
          <w:numId w:val="32"/>
        </w:numPr>
        <w:rPr>
          <w:rFonts w:asciiTheme="minorHAnsi" w:hAnsiTheme="minorHAnsi" w:cstheme="minorHAnsi"/>
        </w:rPr>
      </w:pPr>
      <w:r w:rsidRPr="00E60D34">
        <w:rPr>
          <w:rFonts w:asciiTheme="minorHAnsi" w:hAnsiTheme="minorHAnsi" w:cstheme="minorHAnsi"/>
        </w:rPr>
        <w:t>Products or services meet or exceed all functional, technical, and security requirements associated with the products or services to be replaced</w:t>
      </w:r>
    </w:p>
    <w:p w14:paraId="361B89C8" w14:textId="3D0C02A8" w:rsidR="00B8165F" w:rsidRPr="00E60D34" w:rsidRDefault="00B8165F" w:rsidP="00245562">
      <w:pPr>
        <w:pStyle w:val="ListParagraph"/>
        <w:numPr>
          <w:ilvl w:val="0"/>
          <w:numId w:val="31"/>
        </w:numPr>
        <w:rPr>
          <w:rFonts w:asciiTheme="minorHAnsi" w:hAnsiTheme="minorHAnsi" w:cstheme="minorHAnsi"/>
        </w:rPr>
      </w:pPr>
      <w:r w:rsidRPr="00E60D34">
        <w:rPr>
          <w:rFonts w:asciiTheme="minorHAnsi" w:hAnsiTheme="minorHAnsi" w:cstheme="minorHAnsi"/>
        </w:rPr>
        <w:lastRenderedPageBreak/>
        <w:t xml:space="preserve">Products or services meet or exceed all test and operational capability demonstrations required under the </w:t>
      </w:r>
      <w:r w:rsidR="00DC4A39" w:rsidRPr="00E60D34">
        <w:rPr>
          <w:rFonts w:asciiTheme="minorHAnsi" w:hAnsiTheme="minorHAnsi" w:cstheme="minorHAnsi"/>
        </w:rPr>
        <w:t xml:space="preserve">SOW. </w:t>
      </w:r>
    </w:p>
    <w:p w14:paraId="3B92EFAA" w14:textId="77777777" w:rsidR="00FE632B" w:rsidRPr="00E60D34" w:rsidRDefault="00FE632B" w:rsidP="00B8165F">
      <w:pPr>
        <w:rPr>
          <w:rFonts w:asciiTheme="minorHAnsi" w:hAnsiTheme="minorHAnsi" w:cstheme="minorHAnsi"/>
        </w:rPr>
      </w:pPr>
    </w:p>
    <w:p w14:paraId="54582BC3" w14:textId="7EB6267E" w:rsidR="001D4303" w:rsidRPr="00E60D34" w:rsidRDefault="00B8165F" w:rsidP="001D4303">
      <w:pPr>
        <w:rPr>
          <w:rFonts w:asciiTheme="minorHAnsi" w:hAnsiTheme="minorHAnsi" w:cstheme="minorHAnsi"/>
        </w:rPr>
      </w:pPr>
      <w:r w:rsidRPr="00E60D34">
        <w:rPr>
          <w:rFonts w:asciiTheme="minorHAnsi" w:hAnsiTheme="minorHAnsi" w:cstheme="minorHAnsi"/>
        </w:rPr>
        <w:t xml:space="preserve">The Contracting Officer reserves the unilateral right to accept or reject any or all product or service additions and substitutions offered in a Technology Refreshment Proposal submitted by the Contractor. In the case of acceptance by the DOS, the </w:t>
      </w:r>
      <w:r w:rsidR="00DC4A39" w:rsidRPr="00E60D34">
        <w:rPr>
          <w:rFonts w:asciiTheme="minorHAnsi" w:hAnsiTheme="minorHAnsi" w:cstheme="minorHAnsi"/>
        </w:rPr>
        <w:t>con</w:t>
      </w:r>
      <w:r w:rsidR="004A1021" w:rsidRPr="00E60D34">
        <w:rPr>
          <w:rFonts w:asciiTheme="minorHAnsi" w:hAnsiTheme="minorHAnsi" w:cstheme="minorHAnsi"/>
        </w:rPr>
        <w:t>t</w:t>
      </w:r>
      <w:r w:rsidR="00DC4A39" w:rsidRPr="00E60D34">
        <w:rPr>
          <w:rFonts w:asciiTheme="minorHAnsi" w:hAnsiTheme="minorHAnsi" w:cstheme="minorHAnsi"/>
        </w:rPr>
        <w:t>ract</w:t>
      </w:r>
      <w:r w:rsidRPr="00E60D34">
        <w:rPr>
          <w:rFonts w:asciiTheme="minorHAnsi" w:hAnsiTheme="minorHAnsi" w:cstheme="minorHAnsi"/>
        </w:rPr>
        <w:t xml:space="preserve"> will be modified accordingly. </w:t>
      </w:r>
    </w:p>
    <w:p w14:paraId="0597579B" w14:textId="159851A5" w:rsidR="007F2484" w:rsidRPr="00E60D34" w:rsidRDefault="007F2484" w:rsidP="007F2484">
      <w:pPr>
        <w:pStyle w:val="Heading3"/>
        <w:rPr>
          <w:rFonts w:asciiTheme="minorHAnsi" w:hAnsiTheme="minorHAnsi" w:cstheme="minorHAnsi"/>
        </w:rPr>
      </w:pPr>
      <w:r w:rsidRPr="00E60D34">
        <w:rPr>
          <w:rFonts w:asciiTheme="minorHAnsi" w:hAnsiTheme="minorHAnsi" w:cstheme="minorHAnsi"/>
        </w:rPr>
        <w:t xml:space="preserve">C.3.6.4 </w:t>
      </w:r>
      <w:r w:rsidR="000170F6" w:rsidRPr="00E60D34">
        <w:rPr>
          <w:rFonts w:asciiTheme="minorHAnsi" w:hAnsiTheme="minorHAnsi" w:cstheme="minorHAnsi"/>
        </w:rPr>
        <w:t>Printer Control Software</w:t>
      </w:r>
      <w:r w:rsidR="006F2918" w:rsidRPr="00E60D34">
        <w:rPr>
          <w:rFonts w:asciiTheme="minorHAnsi" w:hAnsiTheme="minorHAnsi" w:cstheme="minorHAnsi"/>
        </w:rPr>
        <w:t xml:space="preserve"> </w:t>
      </w:r>
    </w:p>
    <w:p w14:paraId="45FDAF6E" w14:textId="7FB8C6F3" w:rsidR="000170F6" w:rsidRPr="00E60D34" w:rsidRDefault="00437498" w:rsidP="000170F6">
      <w:pPr>
        <w:rPr>
          <w:rFonts w:asciiTheme="minorHAnsi" w:hAnsiTheme="minorHAnsi" w:cstheme="minorHAnsi"/>
        </w:rPr>
      </w:pPr>
      <w:r w:rsidRPr="00E60D34">
        <w:rPr>
          <w:rFonts w:asciiTheme="minorHAnsi" w:hAnsiTheme="minorHAnsi" w:cstheme="minorHAnsi"/>
        </w:rPr>
        <w:t>The contractor shall provide printer control software which will successfully and efficiently interface Personalization Printers with the passport issuance system. This software shall connect the printer to the host microcomputer, data page layout functionality and image management functionality.</w:t>
      </w:r>
    </w:p>
    <w:p w14:paraId="24B9F587" w14:textId="7877BC0C" w:rsidR="00AA6E1C" w:rsidRPr="00E60D34" w:rsidRDefault="00AA6E1C" w:rsidP="00AA6E1C">
      <w:pPr>
        <w:pStyle w:val="Heading4"/>
        <w:rPr>
          <w:rFonts w:asciiTheme="minorHAnsi" w:hAnsiTheme="minorHAnsi" w:cstheme="minorHAnsi"/>
        </w:rPr>
      </w:pPr>
      <w:r w:rsidRPr="00E60D34">
        <w:rPr>
          <w:rFonts w:asciiTheme="minorHAnsi" w:hAnsiTheme="minorHAnsi" w:cstheme="minorHAnsi"/>
        </w:rPr>
        <w:t xml:space="preserve">C.3.6.4.1 </w:t>
      </w:r>
      <w:r w:rsidR="00D26334" w:rsidRPr="00E60D34">
        <w:rPr>
          <w:rFonts w:asciiTheme="minorHAnsi" w:hAnsiTheme="minorHAnsi" w:cstheme="minorHAnsi"/>
        </w:rPr>
        <w:t>Software Updates</w:t>
      </w:r>
    </w:p>
    <w:p w14:paraId="44BC3E80" w14:textId="77777777" w:rsidR="00563841" w:rsidRPr="00E60D34" w:rsidRDefault="00563841" w:rsidP="00563841">
      <w:p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The contractor shall provide Personalization Printer control software updates and maintain control software consistent with the evolving requirements of the passport issuance system</w:t>
      </w:r>
      <w:r w:rsidRPr="00E60D34">
        <w:rPr>
          <w:rStyle w:val="FootnoteReference"/>
          <w:rFonts w:asciiTheme="minorHAnsi" w:hAnsiTheme="minorHAnsi" w:cstheme="minorHAnsi"/>
          <w:szCs w:val="24"/>
        </w:rPr>
        <w:footnoteReference w:id="5"/>
      </w:r>
      <w:r w:rsidRPr="00E60D34">
        <w:rPr>
          <w:rFonts w:asciiTheme="minorHAnsi" w:hAnsiTheme="minorHAnsi" w:cstheme="minorHAnsi"/>
          <w:szCs w:val="24"/>
        </w:rPr>
        <w:t>.</w:t>
      </w:r>
    </w:p>
    <w:p w14:paraId="04477766" w14:textId="6EE2239C" w:rsidR="00563841" w:rsidRPr="00E60D34" w:rsidRDefault="000A601E" w:rsidP="000A601E">
      <w:pPr>
        <w:pStyle w:val="Heading4"/>
        <w:rPr>
          <w:rFonts w:asciiTheme="minorHAnsi" w:hAnsiTheme="minorHAnsi" w:cstheme="minorHAnsi"/>
        </w:rPr>
      </w:pPr>
      <w:r w:rsidRPr="00E60D34">
        <w:rPr>
          <w:rFonts w:asciiTheme="minorHAnsi" w:hAnsiTheme="minorHAnsi" w:cstheme="minorHAnsi"/>
        </w:rPr>
        <w:t>C.3.6.4.2. Software Format</w:t>
      </w:r>
    </w:p>
    <w:p w14:paraId="747CFBB3" w14:textId="79D0EEBF" w:rsidR="000A601E" w:rsidRPr="00E60D34" w:rsidRDefault="000A601E" w:rsidP="000A601E">
      <w:pPr>
        <w:rPr>
          <w:rFonts w:asciiTheme="minorHAnsi" w:hAnsiTheme="minorHAnsi" w:cstheme="minorHAnsi"/>
        </w:rPr>
      </w:pPr>
    </w:p>
    <w:p w14:paraId="5F6404CE" w14:textId="655E9989" w:rsidR="000A601E" w:rsidRPr="00E60D34" w:rsidRDefault="00B40378" w:rsidP="000A601E">
      <w:pPr>
        <w:rPr>
          <w:rFonts w:asciiTheme="minorHAnsi" w:hAnsiTheme="minorHAnsi" w:cstheme="minorHAnsi"/>
        </w:rPr>
      </w:pPr>
      <w:r w:rsidRPr="00E60D34">
        <w:rPr>
          <w:rFonts w:asciiTheme="minorHAnsi" w:hAnsiTheme="minorHAnsi" w:cstheme="minorHAnsi"/>
        </w:rPr>
        <w:t xml:space="preserve">The contractor shall supply software in the form of executable (compiled) code on DVDs compatible with those used in the passport issuance system.  The contractor shall supply software in other formats, e.g. source code or magnetic media, if requested by DOS. </w:t>
      </w:r>
    </w:p>
    <w:p w14:paraId="7934F987" w14:textId="0055AB4E" w:rsidR="00483F86" w:rsidRPr="00E60D34" w:rsidRDefault="00483F86" w:rsidP="000A601E">
      <w:pPr>
        <w:rPr>
          <w:rFonts w:asciiTheme="minorHAnsi" w:hAnsiTheme="minorHAnsi" w:cstheme="minorHAnsi"/>
        </w:rPr>
      </w:pPr>
    </w:p>
    <w:p w14:paraId="71997B2B" w14:textId="196D11F0" w:rsidR="00483F86" w:rsidRPr="00E60D34" w:rsidRDefault="00483F86" w:rsidP="00483F86">
      <w:pPr>
        <w:pStyle w:val="Heading4"/>
        <w:rPr>
          <w:rFonts w:asciiTheme="minorHAnsi" w:hAnsiTheme="minorHAnsi" w:cstheme="minorHAnsi"/>
        </w:rPr>
      </w:pPr>
      <w:r w:rsidRPr="00E60D34">
        <w:rPr>
          <w:rFonts w:asciiTheme="minorHAnsi" w:hAnsiTheme="minorHAnsi" w:cstheme="minorHAnsi"/>
        </w:rPr>
        <w:t>C.3.6.4.3 Software Licensing and License Restrictions</w:t>
      </w:r>
    </w:p>
    <w:p w14:paraId="0855DC76" w14:textId="60F75E27" w:rsidR="00483F86" w:rsidRPr="00E60D34" w:rsidRDefault="00483F86" w:rsidP="00483F86">
      <w:pPr>
        <w:rPr>
          <w:rFonts w:asciiTheme="minorHAnsi" w:hAnsiTheme="minorHAnsi" w:cstheme="minorHAnsi"/>
        </w:rPr>
      </w:pPr>
    </w:p>
    <w:p w14:paraId="10C1322D" w14:textId="1974F1A3" w:rsidR="00142DB8" w:rsidRPr="00E60D34" w:rsidRDefault="004D4A1D" w:rsidP="00483F86">
      <w:pPr>
        <w:rPr>
          <w:rFonts w:asciiTheme="minorHAnsi" w:hAnsiTheme="minorHAnsi" w:cstheme="minorHAnsi"/>
        </w:rPr>
      </w:pPr>
      <w:r w:rsidRPr="00E60D34">
        <w:rPr>
          <w:rFonts w:asciiTheme="minorHAnsi" w:hAnsiTheme="minorHAnsi" w:cstheme="minorHAnsi"/>
        </w:rPr>
        <w:t>The contractor shall identify and provide, in all software deliverables, any Government-furnished software and related licenses required for the legal use of the contractor-supplied software with an enterprise license.  Licenses for the contractor-supplied software shall be included with the Personalization Printer and not be separately priced.  When third party software is included in contractor-supplied software, the contractor shall make all necessary arrangements for legal use of the third-party software by the Government.  The Contractor shall comply with Department’s Diplomatic Security (DS) security procedures implemented by the Information Resource Management (IRM) Bureau.</w:t>
      </w:r>
    </w:p>
    <w:p w14:paraId="6EF838A7" w14:textId="56AD4125" w:rsidR="00142DB8" w:rsidRPr="00E60D34" w:rsidRDefault="00AE0FA3" w:rsidP="00AE0FA3">
      <w:pPr>
        <w:pStyle w:val="Heading3"/>
        <w:rPr>
          <w:rFonts w:asciiTheme="minorHAnsi" w:hAnsiTheme="minorHAnsi" w:cstheme="minorHAnsi"/>
        </w:rPr>
      </w:pPr>
      <w:r w:rsidRPr="00E60D34">
        <w:rPr>
          <w:rFonts w:asciiTheme="minorHAnsi" w:hAnsiTheme="minorHAnsi" w:cstheme="minorHAnsi"/>
        </w:rPr>
        <w:t xml:space="preserve">C.3.6.5 Training </w:t>
      </w:r>
    </w:p>
    <w:p w14:paraId="06923655" w14:textId="12E66F61" w:rsidR="004847BF" w:rsidRPr="00E60D34" w:rsidRDefault="00083D3C" w:rsidP="008E1A8A">
      <w:pPr>
        <w:rPr>
          <w:rFonts w:asciiTheme="minorHAnsi" w:hAnsiTheme="minorHAnsi" w:cstheme="minorHAnsi"/>
        </w:rPr>
      </w:pPr>
      <w:r w:rsidRPr="00E60D34">
        <w:rPr>
          <w:rFonts w:asciiTheme="minorHAnsi" w:hAnsiTheme="minorHAnsi" w:cstheme="minorHAnsi"/>
        </w:rPr>
        <w:t xml:space="preserve">The contractor shall provide </w:t>
      </w:r>
      <w:r w:rsidR="004F2A84" w:rsidRPr="00E60D34">
        <w:rPr>
          <w:rFonts w:asciiTheme="minorHAnsi" w:hAnsiTheme="minorHAnsi" w:cstheme="minorHAnsi"/>
        </w:rPr>
        <w:t>t</w:t>
      </w:r>
      <w:r w:rsidRPr="00E60D34">
        <w:rPr>
          <w:rFonts w:asciiTheme="minorHAnsi" w:hAnsiTheme="minorHAnsi" w:cstheme="minorHAnsi"/>
        </w:rPr>
        <w:t xml:space="preserve">raining </w:t>
      </w:r>
      <w:r w:rsidR="00B65F06" w:rsidRPr="00E60D34">
        <w:rPr>
          <w:rFonts w:asciiTheme="minorHAnsi" w:hAnsiTheme="minorHAnsi" w:cstheme="minorHAnsi"/>
        </w:rPr>
        <w:t xml:space="preserve">for all </w:t>
      </w:r>
      <w:r w:rsidR="00FB0275" w:rsidRPr="00E60D34">
        <w:rPr>
          <w:rFonts w:asciiTheme="minorHAnsi" w:hAnsiTheme="minorHAnsi" w:cstheme="minorHAnsi"/>
        </w:rPr>
        <w:t xml:space="preserve">passport agencies, passport centers and support site locations </w:t>
      </w:r>
      <w:r w:rsidRPr="00E60D34">
        <w:rPr>
          <w:rFonts w:asciiTheme="minorHAnsi" w:hAnsiTheme="minorHAnsi" w:cstheme="minorHAnsi"/>
        </w:rPr>
        <w:t xml:space="preserve">to provide </w:t>
      </w:r>
      <w:r w:rsidR="0033584D" w:rsidRPr="00E60D34">
        <w:rPr>
          <w:rFonts w:asciiTheme="minorHAnsi" w:hAnsiTheme="minorHAnsi" w:cstheme="minorHAnsi"/>
        </w:rPr>
        <w:t>t</w:t>
      </w:r>
      <w:r w:rsidR="006D3E68" w:rsidRPr="00E60D34">
        <w:rPr>
          <w:rFonts w:asciiTheme="minorHAnsi" w:hAnsiTheme="minorHAnsi" w:cstheme="minorHAnsi"/>
        </w:rPr>
        <w:t xml:space="preserve">raining for printer operations </w:t>
      </w:r>
      <w:r w:rsidR="00B84F25" w:rsidRPr="00E60D34">
        <w:rPr>
          <w:rFonts w:asciiTheme="minorHAnsi" w:hAnsiTheme="minorHAnsi" w:cstheme="minorHAnsi"/>
        </w:rPr>
        <w:t>to</w:t>
      </w:r>
      <w:r w:rsidR="006D3E68" w:rsidRPr="00E60D34">
        <w:rPr>
          <w:rFonts w:asciiTheme="minorHAnsi" w:hAnsiTheme="minorHAnsi" w:cstheme="minorHAnsi"/>
        </w:rPr>
        <w:t xml:space="preserve"> include all aspects of daily use and maintenance of the printer in personalizing passport books. Training shall include powering up and turning off the printer, changing and cleaning of all materials used in the printing process, removal of jams, security and control, use of all controls, indicator lights or devices, and normal </w:t>
      </w:r>
      <w:r w:rsidR="006D3E68" w:rsidRPr="00E60D34">
        <w:rPr>
          <w:rFonts w:asciiTheme="minorHAnsi" w:hAnsiTheme="minorHAnsi" w:cstheme="minorHAnsi"/>
        </w:rPr>
        <w:lastRenderedPageBreak/>
        <w:t>expected housekeeping/daily upkeep of the printer, as well as an overview of system operation</w:t>
      </w:r>
      <w:r w:rsidR="004D70EC" w:rsidRPr="00E60D34">
        <w:rPr>
          <w:rFonts w:asciiTheme="minorHAnsi" w:hAnsiTheme="minorHAnsi" w:cstheme="minorHAnsi"/>
        </w:rPr>
        <w:t>s</w:t>
      </w:r>
      <w:r w:rsidR="006D3E68" w:rsidRPr="00E60D34">
        <w:rPr>
          <w:rFonts w:asciiTheme="minorHAnsi" w:hAnsiTheme="minorHAnsi" w:cstheme="minorHAnsi"/>
        </w:rPr>
        <w:t>.</w:t>
      </w:r>
      <w:r w:rsidR="008E103E" w:rsidRPr="00E60D34">
        <w:rPr>
          <w:rFonts w:asciiTheme="minorHAnsi" w:hAnsiTheme="minorHAnsi" w:cstheme="minorHAnsi"/>
        </w:rPr>
        <w:t xml:space="preserve"> </w:t>
      </w:r>
      <w:r w:rsidR="00FE40EE" w:rsidRPr="00E60D34">
        <w:rPr>
          <w:rFonts w:asciiTheme="minorHAnsi" w:hAnsiTheme="minorHAnsi" w:cstheme="minorHAnsi"/>
        </w:rPr>
        <w:t xml:space="preserve">The contractor shall provide </w:t>
      </w:r>
      <w:r w:rsidR="00C55189" w:rsidRPr="00E60D34">
        <w:rPr>
          <w:rFonts w:asciiTheme="minorHAnsi" w:hAnsiTheme="minorHAnsi" w:cstheme="minorHAnsi"/>
        </w:rPr>
        <w:t xml:space="preserve">training to Print Operators at the </w:t>
      </w:r>
      <w:r w:rsidR="00FE40EE" w:rsidRPr="00E60D34">
        <w:rPr>
          <w:rFonts w:asciiTheme="minorHAnsi" w:hAnsiTheme="minorHAnsi" w:cstheme="minorHAnsi"/>
        </w:rPr>
        <w:t xml:space="preserve">time of </w:t>
      </w:r>
      <w:r w:rsidR="00C55189" w:rsidRPr="00E60D34">
        <w:rPr>
          <w:rFonts w:asciiTheme="minorHAnsi" w:hAnsiTheme="minorHAnsi" w:cstheme="minorHAnsi"/>
        </w:rPr>
        <w:t>printer installation</w:t>
      </w:r>
      <w:r w:rsidR="003E21FC" w:rsidRPr="00E60D34">
        <w:rPr>
          <w:rFonts w:asciiTheme="minorHAnsi" w:hAnsiTheme="minorHAnsi" w:cstheme="minorHAnsi"/>
        </w:rPr>
        <w:t>, and ad hoc training as required by the COR</w:t>
      </w:r>
      <w:r w:rsidR="00A97B32" w:rsidRPr="00E60D34">
        <w:rPr>
          <w:rFonts w:asciiTheme="minorHAnsi" w:hAnsiTheme="minorHAnsi" w:cstheme="minorHAnsi"/>
        </w:rPr>
        <w:t>/GTM</w:t>
      </w:r>
      <w:r w:rsidR="003E21FC" w:rsidRPr="00E60D34">
        <w:rPr>
          <w:rFonts w:asciiTheme="minorHAnsi" w:hAnsiTheme="minorHAnsi" w:cstheme="minorHAnsi"/>
        </w:rPr>
        <w:t xml:space="preserve">. </w:t>
      </w:r>
    </w:p>
    <w:p w14:paraId="3FC454A4" w14:textId="69EFECFF" w:rsidR="00DE2593" w:rsidRPr="00E60D34" w:rsidRDefault="00DE2593" w:rsidP="008E1A8A">
      <w:pPr>
        <w:rPr>
          <w:rFonts w:asciiTheme="minorHAnsi" w:hAnsiTheme="minorHAnsi" w:cstheme="minorHAnsi"/>
        </w:rPr>
      </w:pPr>
    </w:p>
    <w:p w14:paraId="3463CF2D" w14:textId="54D79F41" w:rsidR="00DE2593" w:rsidRPr="00E60D34" w:rsidRDefault="00DE2593" w:rsidP="008E1A8A">
      <w:pPr>
        <w:rPr>
          <w:rFonts w:asciiTheme="minorHAnsi" w:hAnsiTheme="minorHAnsi" w:cstheme="minorHAnsi"/>
        </w:rPr>
      </w:pPr>
      <w:r w:rsidRPr="00E60D34">
        <w:rPr>
          <w:rFonts w:asciiTheme="minorHAnsi" w:hAnsiTheme="minorHAnsi" w:cstheme="minorHAnsi"/>
        </w:rPr>
        <w:t xml:space="preserve">The contractor shall provide </w:t>
      </w:r>
      <w:r w:rsidR="008F0194" w:rsidRPr="00E60D34">
        <w:rPr>
          <w:rFonts w:asciiTheme="minorHAnsi" w:hAnsiTheme="minorHAnsi" w:cstheme="minorHAnsi"/>
        </w:rPr>
        <w:t xml:space="preserve">a Training Instructor </w:t>
      </w:r>
      <w:r w:rsidR="0033541B" w:rsidRPr="00E60D34">
        <w:rPr>
          <w:rFonts w:asciiTheme="minorHAnsi" w:hAnsiTheme="minorHAnsi" w:cstheme="minorHAnsi"/>
        </w:rPr>
        <w:t>for end-to-end support</w:t>
      </w:r>
      <w:r w:rsidR="00270E2B" w:rsidRPr="00E60D34">
        <w:rPr>
          <w:rFonts w:asciiTheme="minorHAnsi" w:hAnsiTheme="minorHAnsi" w:cstheme="minorHAnsi"/>
        </w:rPr>
        <w:t xml:space="preserve"> and serve as </w:t>
      </w:r>
      <w:r w:rsidR="003D3D29" w:rsidRPr="00E60D34">
        <w:rPr>
          <w:rFonts w:asciiTheme="minorHAnsi" w:hAnsiTheme="minorHAnsi" w:cstheme="minorHAnsi"/>
        </w:rPr>
        <w:t xml:space="preserve">the </w:t>
      </w:r>
      <w:r w:rsidR="005D2D1F" w:rsidRPr="00E60D34">
        <w:rPr>
          <w:rFonts w:asciiTheme="minorHAnsi" w:hAnsiTheme="minorHAnsi" w:cstheme="minorHAnsi"/>
        </w:rPr>
        <w:t>expert trainer for hardware and software requirements associated with the NextGen Passport Personalization Printer</w:t>
      </w:r>
      <w:r w:rsidR="007031AF" w:rsidRPr="00E60D34">
        <w:rPr>
          <w:rFonts w:asciiTheme="minorHAnsi" w:hAnsiTheme="minorHAnsi" w:cstheme="minorHAnsi"/>
        </w:rPr>
        <w:t xml:space="preserve"> to include </w:t>
      </w:r>
      <w:r w:rsidR="005D2D1F" w:rsidRPr="00E60D34">
        <w:rPr>
          <w:rFonts w:asciiTheme="minorHAnsi" w:hAnsiTheme="minorHAnsi" w:cstheme="minorHAnsi"/>
        </w:rPr>
        <w:t xml:space="preserve">mastery of passport production (TDIS, PPS, print controller, and </w:t>
      </w:r>
      <w:r w:rsidR="007031AF" w:rsidRPr="00E60D34">
        <w:rPr>
          <w:rFonts w:asciiTheme="minorHAnsi" w:hAnsiTheme="minorHAnsi" w:cstheme="minorHAnsi"/>
        </w:rPr>
        <w:t>personalization printers</w:t>
      </w:r>
      <w:r w:rsidR="005D2D1F" w:rsidRPr="00E60D34">
        <w:rPr>
          <w:rFonts w:asciiTheme="minorHAnsi" w:hAnsiTheme="minorHAnsi" w:cstheme="minorHAnsi"/>
        </w:rPr>
        <w:t xml:space="preserve">), </w:t>
      </w:r>
      <w:r w:rsidR="007477E0" w:rsidRPr="00E60D34">
        <w:rPr>
          <w:rFonts w:asciiTheme="minorHAnsi" w:hAnsiTheme="minorHAnsi" w:cstheme="minorHAnsi"/>
        </w:rPr>
        <w:t>the</w:t>
      </w:r>
      <w:r w:rsidR="005D2D1F" w:rsidRPr="00E60D34">
        <w:rPr>
          <w:rFonts w:asciiTheme="minorHAnsi" w:hAnsiTheme="minorHAnsi" w:cstheme="minorHAnsi"/>
        </w:rPr>
        <w:t xml:space="preserve"> print controller and</w:t>
      </w:r>
      <w:r w:rsidR="00D4394E" w:rsidRPr="00E60D34">
        <w:rPr>
          <w:rFonts w:asciiTheme="minorHAnsi" w:hAnsiTheme="minorHAnsi" w:cstheme="minorHAnsi"/>
        </w:rPr>
        <w:t xml:space="preserve"> how the </w:t>
      </w:r>
      <w:r w:rsidR="00AE248C" w:rsidRPr="00E60D34">
        <w:rPr>
          <w:rFonts w:asciiTheme="minorHAnsi" w:hAnsiTheme="minorHAnsi" w:cstheme="minorHAnsi"/>
        </w:rPr>
        <w:t>b</w:t>
      </w:r>
      <w:r w:rsidR="00146D8E" w:rsidRPr="00E60D34">
        <w:rPr>
          <w:rFonts w:asciiTheme="minorHAnsi" w:hAnsiTheme="minorHAnsi" w:cstheme="minorHAnsi"/>
        </w:rPr>
        <w:t xml:space="preserve">ook </w:t>
      </w:r>
      <w:r w:rsidR="00AE248C" w:rsidRPr="00E60D34">
        <w:rPr>
          <w:rFonts w:asciiTheme="minorHAnsi" w:hAnsiTheme="minorHAnsi" w:cstheme="minorHAnsi"/>
        </w:rPr>
        <w:t>o</w:t>
      </w:r>
      <w:r w:rsidR="00146D8E" w:rsidRPr="00E60D34">
        <w:rPr>
          <w:rFonts w:asciiTheme="minorHAnsi" w:hAnsiTheme="minorHAnsi" w:cstheme="minorHAnsi"/>
        </w:rPr>
        <w:t>perator</w:t>
      </w:r>
      <w:r w:rsidR="00D4394E" w:rsidRPr="00E60D34">
        <w:rPr>
          <w:rFonts w:asciiTheme="minorHAnsi" w:hAnsiTheme="minorHAnsi" w:cstheme="minorHAnsi"/>
        </w:rPr>
        <w:t xml:space="preserve"> interfaces with the print controller. </w:t>
      </w:r>
    </w:p>
    <w:p w14:paraId="151E7671" w14:textId="4CB2919C" w:rsidR="00951A6D" w:rsidRPr="00E60D34" w:rsidRDefault="00951A6D" w:rsidP="008E1A8A">
      <w:pPr>
        <w:rPr>
          <w:rFonts w:asciiTheme="minorHAnsi" w:hAnsiTheme="minorHAnsi" w:cstheme="minorHAnsi"/>
        </w:rPr>
      </w:pPr>
    </w:p>
    <w:p w14:paraId="7988EF3A" w14:textId="3136AFE1" w:rsidR="00951A6D" w:rsidRPr="00E60D34" w:rsidRDefault="00D62F47" w:rsidP="008E1A8A">
      <w:pPr>
        <w:rPr>
          <w:rFonts w:asciiTheme="minorHAnsi" w:hAnsiTheme="minorHAnsi" w:cstheme="minorHAnsi"/>
        </w:rPr>
      </w:pPr>
      <w:r w:rsidRPr="00E60D34">
        <w:rPr>
          <w:rFonts w:asciiTheme="minorHAnsi" w:hAnsiTheme="minorHAnsi" w:cstheme="minorHAnsi"/>
        </w:rPr>
        <w:t xml:space="preserve">Responsibilities </w:t>
      </w:r>
      <w:r w:rsidR="00DE5182" w:rsidRPr="00E60D34">
        <w:rPr>
          <w:rFonts w:asciiTheme="minorHAnsi" w:hAnsiTheme="minorHAnsi" w:cstheme="minorHAnsi"/>
        </w:rPr>
        <w:t>for the Training Instructor include, but are not limited to:</w:t>
      </w:r>
    </w:p>
    <w:p w14:paraId="1A060BB4" w14:textId="77777777" w:rsidR="001D6B27" w:rsidRPr="00E60D34" w:rsidRDefault="001D6B27" w:rsidP="008E1A8A">
      <w:pPr>
        <w:rPr>
          <w:rFonts w:asciiTheme="minorHAnsi" w:hAnsiTheme="minorHAnsi" w:cstheme="minorHAnsi"/>
        </w:rPr>
      </w:pPr>
    </w:p>
    <w:p w14:paraId="519AA74D" w14:textId="5A97D90B" w:rsidR="00310E98" w:rsidRPr="00E60D34" w:rsidRDefault="00310E98" w:rsidP="00D62F47">
      <w:pPr>
        <w:pStyle w:val="ListParagraph"/>
        <w:numPr>
          <w:ilvl w:val="0"/>
          <w:numId w:val="31"/>
        </w:numPr>
        <w:rPr>
          <w:rFonts w:asciiTheme="minorHAnsi" w:hAnsiTheme="minorHAnsi" w:cstheme="minorHAnsi"/>
        </w:rPr>
      </w:pPr>
      <w:r w:rsidRPr="00E60D34">
        <w:rPr>
          <w:rFonts w:asciiTheme="minorHAnsi" w:hAnsiTheme="minorHAnsi" w:cstheme="minorHAnsi"/>
        </w:rPr>
        <w:t>A refined curriculum for the print controller</w:t>
      </w:r>
    </w:p>
    <w:p w14:paraId="33359585" w14:textId="14CFD940" w:rsidR="009E780E" w:rsidRPr="00E60D34" w:rsidRDefault="009E780E" w:rsidP="009E780E">
      <w:pPr>
        <w:pStyle w:val="ListParagraph"/>
        <w:numPr>
          <w:ilvl w:val="0"/>
          <w:numId w:val="31"/>
        </w:numPr>
        <w:rPr>
          <w:rFonts w:asciiTheme="minorHAnsi" w:hAnsiTheme="minorHAnsi" w:cstheme="minorHAnsi"/>
        </w:rPr>
      </w:pPr>
      <w:r w:rsidRPr="00E60D34">
        <w:rPr>
          <w:rFonts w:asciiTheme="minorHAnsi" w:hAnsiTheme="minorHAnsi" w:cstheme="minorHAnsi"/>
        </w:rPr>
        <w:t xml:space="preserve">Research curriculum actively and remain </w:t>
      </w:r>
      <w:r w:rsidR="00B91848" w:rsidRPr="00E60D34">
        <w:rPr>
          <w:rFonts w:asciiTheme="minorHAnsi" w:hAnsiTheme="minorHAnsi" w:cstheme="minorHAnsi"/>
        </w:rPr>
        <w:t>up to date</w:t>
      </w:r>
      <w:r w:rsidRPr="00E60D34">
        <w:rPr>
          <w:rFonts w:asciiTheme="minorHAnsi" w:hAnsiTheme="minorHAnsi" w:cstheme="minorHAnsi"/>
        </w:rPr>
        <w:t xml:space="preserve"> on print controller software developments</w:t>
      </w:r>
    </w:p>
    <w:p w14:paraId="0C7A80E1" w14:textId="1E8A9A1D" w:rsidR="00312E54" w:rsidRPr="00E60D34" w:rsidRDefault="00312E54" w:rsidP="00D62F47">
      <w:pPr>
        <w:pStyle w:val="ListParagraph"/>
        <w:numPr>
          <w:ilvl w:val="0"/>
          <w:numId w:val="31"/>
        </w:numPr>
        <w:rPr>
          <w:rFonts w:asciiTheme="minorHAnsi" w:hAnsiTheme="minorHAnsi" w:cstheme="minorHAnsi"/>
        </w:rPr>
      </w:pPr>
      <w:r w:rsidRPr="00E60D34">
        <w:rPr>
          <w:rFonts w:asciiTheme="minorHAnsi" w:hAnsiTheme="minorHAnsi" w:cstheme="minorHAnsi"/>
        </w:rPr>
        <w:t>Conduct</w:t>
      </w:r>
      <w:r w:rsidR="00310E98" w:rsidRPr="00E60D34">
        <w:rPr>
          <w:rFonts w:asciiTheme="minorHAnsi" w:hAnsiTheme="minorHAnsi" w:cstheme="minorHAnsi"/>
        </w:rPr>
        <w:t xml:space="preserve"> training at various </w:t>
      </w:r>
      <w:r w:rsidRPr="00E60D34">
        <w:rPr>
          <w:rFonts w:asciiTheme="minorHAnsi" w:hAnsiTheme="minorHAnsi" w:cstheme="minorHAnsi"/>
        </w:rPr>
        <w:t xml:space="preserve">passport </w:t>
      </w:r>
      <w:r w:rsidR="00310E98" w:rsidRPr="00E60D34">
        <w:rPr>
          <w:rFonts w:asciiTheme="minorHAnsi" w:hAnsiTheme="minorHAnsi" w:cstheme="minorHAnsi"/>
        </w:rPr>
        <w:t>agencies</w:t>
      </w:r>
      <w:r w:rsidRPr="00E60D34">
        <w:rPr>
          <w:rFonts w:asciiTheme="minorHAnsi" w:hAnsiTheme="minorHAnsi" w:cstheme="minorHAnsi"/>
        </w:rPr>
        <w:t xml:space="preserve">, </w:t>
      </w:r>
      <w:r w:rsidR="00310E98" w:rsidRPr="00E60D34">
        <w:rPr>
          <w:rFonts w:asciiTheme="minorHAnsi" w:hAnsiTheme="minorHAnsi" w:cstheme="minorHAnsi"/>
        </w:rPr>
        <w:t>passport centers,</w:t>
      </w:r>
      <w:r w:rsidRPr="00E60D34">
        <w:rPr>
          <w:rFonts w:asciiTheme="minorHAnsi" w:hAnsiTheme="minorHAnsi" w:cstheme="minorHAnsi"/>
        </w:rPr>
        <w:t xml:space="preserve"> and support site locations</w:t>
      </w:r>
    </w:p>
    <w:p w14:paraId="781A11DA" w14:textId="09E6DBA0" w:rsidR="00D62F47" w:rsidRPr="00E60D34" w:rsidRDefault="00312E54" w:rsidP="00D62F47">
      <w:pPr>
        <w:pStyle w:val="ListParagraph"/>
        <w:numPr>
          <w:ilvl w:val="0"/>
          <w:numId w:val="31"/>
        </w:numPr>
        <w:rPr>
          <w:rFonts w:asciiTheme="minorHAnsi" w:hAnsiTheme="minorHAnsi" w:cstheme="minorHAnsi"/>
        </w:rPr>
      </w:pPr>
      <w:r w:rsidRPr="00E60D34">
        <w:rPr>
          <w:rFonts w:asciiTheme="minorHAnsi" w:hAnsiTheme="minorHAnsi" w:cstheme="minorHAnsi"/>
        </w:rPr>
        <w:t>S</w:t>
      </w:r>
      <w:r w:rsidR="00310E98" w:rsidRPr="00E60D34">
        <w:rPr>
          <w:rFonts w:asciiTheme="minorHAnsi" w:hAnsiTheme="minorHAnsi" w:cstheme="minorHAnsi"/>
        </w:rPr>
        <w:t xml:space="preserve">upport </w:t>
      </w:r>
      <w:r w:rsidRPr="00E60D34">
        <w:rPr>
          <w:rFonts w:asciiTheme="minorHAnsi" w:hAnsiTheme="minorHAnsi" w:cstheme="minorHAnsi"/>
        </w:rPr>
        <w:t>CA/</w:t>
      </w:r>
      <w:r w:rsidR="00310E98" w:rsidRPr="00E60D34">
        <w:rPr>
          <w:rFonts w:asciiTheme="minorHAnsi" w:hAnsiTheme="minorHAnsi" w:cstheme="minorHAnsi"/>
        </w:rPr>
        <w:t xml:space="preserve">CST training initiatives, and interface via email with operators as needed </w:t>
      </w:r>
      <w:r w:rsidR="00455EB1" w:rsidRPr="00E60D34">
        <w:rPr>
          <w:rFonts w:asciiTheme="minorHAnsi" w:hAnsiTheme="minorHAnsi" w:cstheme="minorHAnsi"/>
        </w:rPr>
        <w:t xml:space="preserve">on </w:t>
      </w:r>
      <w:r w:rsidR="00310E98" w:rsidRPr="00E60D34">
        <w:rPr>
          <w:rFonts w:asciiTheme="minorHAnsi" w:hAnsiTheme="minorHAnsi" w:cstheme="minorHAnsi"/>
        </w:rPr>
        <w:t xml:space="preserve">an ad hoc basis.  </w:t>
      </w:r>
    </w:p>
    <w:p w14:paraId="635AE9B8" w14:textId="07FDA613" w:rsidR="009252FA" w:rsidRPr="00E60D34" w:rsidRDefault="009252FA" w:rsidP="009252FA">
      <w:pPr>
        <w:pStyle w:val="ListParagraph"/>
        <w:numPr>
          <w:ilvl w:val="0"/>
          <w:numId w:val="31"/>
        </w:numPr>
        <w:rPr>
          <w:rFonts w:asciiTheme="minorHAnsi" w:hAnsiTheme="minorHAnsi" w:cstheme="minorHAnsi"/>
        </w:rPr>
      </w:pPr>
      <w:r w:rsidRPr="00E60D34">
        <w:rPr>
          <w:rFonts w:asciiTheme="minorHAnsi" w:hAnsiTheme="minorHAnsi" w:cstheme="minorHAnsi"/>
        </w:rPr>
        <w:t xml:space="preserve">Conduct satisfaction surveys regarding the effectiveness and completeness of training courses </w:t>
      </w:r>
      <w:r w:rsidR="00DA2F38" w:rsidRPr="00E60D34">
        <w:rPr>
          <w:rFonts w:asciiTheme="minorHAnsi" w:hAnsiTheme="minorHAnsi" w:cstheme="minorHAnsi"/>
        </w:rPr>
        <w:t xml:space="preserve">to improve the curriculum. </w:t>
      </w:r>
    </w:p>
    <w:p w14:paraId="22896BD5" w14:textId="27980182" w:rsidR="00A44992" w:rsidRPr="00E60D34" w:rsidRDefault="00A44992" w:rsidP="00A44992">
      <w:pPr>
        <w:pStyle w:val="ListParagraph"/>
        <w:numPr>
          <w:ilvl w:val="0"/>
          <w:numId w:val="31"/>
        </w:numPr>
        <w:rPr>
          <w:rFonts w:asciiTheme="minorHAnsi" w:hAnsiTheme="minorHAnsi" w:cstheme="minorHAnsi"/>
        </w:rPr>
      </w:pPr>
      <w:r w:rsidRPr="00E60D34">
        <w:rPr>
          <w:rFonts w:asciiTheme="minorHAnsi" w:hAnsiTheme="minorHAnsi" w:cstheme="minorHAnsi"/>
        </w:rPr>
        <w:t>Travel to various passport agencies, passport centers, and support site locations to conduct print controller training and refresher training as required</w:t>
      </w:r>
      <w:r w:rsidR="00DB28F0" w:rsidRPr="00E60D34">
        <w:rPr>
          <w:rFonts w:asciiTheme="minorHAnsi" w:hAnsiTheme="minorHAnsi" w:cstheme="minorHAnsi"/>
        </w:rPr>
        <w:t>.</w:t>
      </w:r>
      <w:r w:rsidRPr="00E60D34">
        <w:rPr>
          <w:rFonts w:asciiTheme="minorHAnsi" w:hAnsiTheme="minorHAnsi" w:cstheme="minorHAnsi"/>
        </w:rPr>
        <w:t xml:space="preserve"> </w:t>
      </w:r>
    </w:p>
    <w:p w14:paraId="190CF7B8" w14:textId="5095438E" w:rsidR="007108B7" w:rsidRPr="00E60D34" w:rsidRDefault="007108B7" w:rsidP="007108B7">
      <w:pPr>
        <w:pStyle w:val="ListParagraph"/>
        <w:numPr>
          <w:ilvl w:val="0"/>
          <w:numId w:val="31"/>
        </w:numPr>
        <w:rPr>
          <w:rFonts w:asciiTheme="minorHAnsi" w:hAnsiTheme="minorHAnsi" w:cstheme="minorHAnsi"/>
        </w:rPr>
      </w:pPr>
      <w:r w:rsidRPr="00E60D34">
        <w:rPr>
          <w:rFonts w:asciiTheme="minorHAnsi" w:hAnsiTheme="minorHAnsi" w:cstheme="minorHAnsi"/>
        </w:rPr>
        <w:t xml:space="preserve">Collaborate with </w:t>
      </w:r>
      <w:r w:rsidR="009662E6" w:rsidRPr="00E60D34">
        <w:rPr>
          <w:rFonts w:asciiTheme="minorHAnsi" w:hAnsiTheme="minorHAnsi" w:cstheme="minorHAnsi"/>
        </w:rPr>
        <w:t xml:space="preserve">USG </w:t>
      </w:r>
      <w:r w:rsidRPr="00E60D34">
        <w:rPr>
          <w:rFonts w:asciiTheme="minorHAnsi" w:hAnsiTheme="minorHAnsi" w:cstheme="minorHAnsi"/>
        </w:rPr>
        <w:t>Training Coordinator to ensure optimal training experiences and knowledge retention</w:t>
      </w:r>
      <w:r w:rsidR="00077F67" w:rsidRPr="00E60D34">
        <w:rPr>
          <w:rFonts w:asciiTheme="minorHAnsi" w:hAnsiTheme="minorHAnsi" w:cstheme="minorHAnsi"/>
        </w:rPr>
        <w:t>.</w:t>
      </w:r>
    </w:p>
    <w:p w14:paraId="06938A0E" w14:textId="51AA07AC" w:rsidR="00671B4F" w:rsidRPr="00E60D34" w:rsidRDefault="00671B4F" w:rsidP="00671B4F">
      <w:pPr>
        <w:pStyle w:val="ListParagraph"/>
        <w:numPr>
          <w:ilvl w:val="0"/>
          <w:numId w:val="31"/>
        </w:numPr>
        <w:rPr>
          <w:rFonts w:asciiTheme="minorHAnsi" w:hAnsiTheme="minorHAnsi" w:cstheme="minorHAnsi"/>
        </w:rPr>
      </w:pPr>
      <w:r w:rsidRPr="00E60D34">
        <w:rPr>
          <w:rFonts w:asciiTheme="minorHAnsi" w:hAnsiTheme="minorHAnsi" w:cstheme="minorHAnsi"/>
        </w:rPr>
        <w:t>Create printed and instructional materials to be used in training</w:t>
      </w:r>
      <w:r w:rsidR="00077F67" w:rsidRPr="00E60D34">
        <w:rPr>
          <w:rFonts w:asciiTheme="minorHAnsi" w:hAnsiTheme="minorHAnsi" w:cstheme="minorHAnsi"/>
        </w:rPr>
        <w:t>.</w:t>
      </w:r>
    </w:p>
    <w:p w14:paraId="21A651FC" w14:textId="02F52449" w:rsidR="00077F67" w:rsidRPr="00E60D34" w:rsidRDefault="00077F67" w:rsidP="00077F67">
      <w:pPr>
        <w:pStyle w:val="ListParagraph"/>
        <w:numPr>
          <w:ilvl w:val="0"/>
          <w:numId w:val="31"/>
        </w:numPr>
        <w:rPr>
          <w:rFonts w:asciiTheme="minorHAnsi" w:hAnsiTheme="minorHAnsi" w:cstheme="minorHAnsi"/>
        </w:rPr>
      </w:pPr>
      <w:r w:rsidRPr="00E60D34">
        <w:rPr>
          <w:rFonts w:asciiTheme="minorHAnsi" w:hAnsiTheme="minorHAnsi" w:cstheme="minorHAnsi"/>
        </w:rPr>
        <w:t>Actively seek current training methods and best practices to facilitate training employees.</w:t>
      </w:r>
    </w:p>
    <w:p w14:paraId="681EE35A" w14:textId="0F119967" w:rsidR="00510526" w:rsidRPr="00E60D34" w:rsidRDefault="00510526" w:rsidP="00510526">
      <w:pPr>
        <w:pStyle w:val="ListParagraph"/>
        <w:numPr>
          <w:ilvl w:val="0"/>
          <w:numId w:val="31"/>
        </w:numPr>
        <w:rPr>
          <w:rFonts w:asciiTheme="minorHAnsi" w:hAnsiTheme="minorHAnsi" w:cstheme="minorHAnsi"/>
        </w:rPr>
      </w:pPr>
      <w:r w:rsidRPr="00E60D34">
        <w:rPr>
          <w:rFonts w:asciiTheme="minorHAnsi" w:hAnsiTheme="minorHAnsi" w:cstheme="minorHAnsi"/>
        </w:rPr>
        <w:t xml:space="preserve">Schedule and conduct meetings with </w:t>
      </w:r>
      <w:r w:rsidR="001D6B27" w:rsidRPr="00E60D34">
        <w:rPr>
          <w:rFonts w:asciiTheme="minorHAnsi" w:hAnsiTheme="minorHAnsi" w:cstheme="minorHAnsi"/>
        </w:rPr>
        <w:t>CA/CST</w:t>
      </w:r>
      <w:r w:rsidRPr="00E60D34">
        <w:rPr>
          <w:rFonts w:asciiTheme="minorHAnsi" w:hAnsiTheme="minorHAnsi" w:cstheme="minorHAnsi"/>
        </w:rPr>
        <w:t xml:space="preserve"> to proactively identify topics to be address or areas in need of additional instruction.</w:t>
      </w:r>
    </w:p>
    <w:p w14:paraId="0404F062" w14:textId="4DABC7B9" w:rsidR="00510526" w:rsidRPr="00E60D34" w:rsidRDefault="00510526" w:rsidP="00510526">
      <w:pPr>
        <w:pStyle w:val="ListParagraph"/>
        <w:numPr>
          <w:ilvl w:val="0"/>
          <w:numId w:val="31"/>
        </w:numPr>
        <w:rPr>
          <w:rFonts w:asciiTheme="minorHAnsi" w:hAnsiTheme="minorHAnsi" w:cstheme="minorHAnsi"/>
        </w:rPr>
      </w:pPr>
      <w:r w:rsidRPr="00E60D34">
        <w:rPr>
          <w:rFonts w:asciiTheme="minorHAnsi" w:hAnsiTheme="minorHAnsi" w:cstheme="minorHAnsi"/>
        </w:rPr>
        <w:t>Develop KBAs to be distributed to CA promoting continuing outreach and training refreshment.</w:t>
      </w:r>
    </w:p>
    <w:p w14:paraId="5D9CE828" w14:textId="64A791F5" w:rsidR="00872DEF" w:rsidRPr="00E60D34" w:rsidRDefault="00510526" w:rsidP="00510526">
      <w:pPr>
        <w:pStyle w:val="ListParagraph"/>
        <w:numPr>
          <w:ilvl w:val="0"/>
          <w:numId w:val="31"/>
        </w:numPr>
        <w:rPr>
          <w:rFonts w:asciiTheme="minorHAnsi" w:hAnsiTheme="minorHAnsi" w:cstheme="minorHAnsi"/>
        </w:rPr>
      </w:pPr>
      <w:r w:rsidRPr="00E60D34">
        <w:rPr>
          <w:rFonts w:asciiTheme="minorHAnsi" w:hAnsiTheme="minorHAnsi" w:cstheme="minorHAnsi"/>
        </w:rPr>
        <w:t xml:space="preserve">Assist in planning, </w:t>
      </w:r>
      <w:r w:rsidR="004E0421" w:rsidRPr="00E60D34">
        <w:rPr>
          <w:rFonts w:asciiTheme="minorHAnsi" w:hAnsiTheme="minorHAnsi" w:cstheme="minorHAnsi"/>
        </w:rPr>
        <w:t>creating,</w:t>
      </w:r>
      <w:r w:rsidRPr="00E60D34">
        <w:rPr>
          <w:rFonts w:asciiTheme="minorHAnsi" w:hAnsiTheme="minorHAnsi" w:cstheme="minorHAnsi"/>
        </w:rPr>
        <w:t xml:space="preserve"> and implementing each year's training courses and materials for each passport agency, passport center and support site location.</w:t>
      </w:r>
    </w:p>
    <w:p w14:paraId="7AB4E78E" w14:textId="77777777" w:rsidR="00FE40EE" w:rsidRPr="00E60D34" w:rsidRDefault="00FE40EE" w:rsidP="008E1A8A">
      <w:pPr>
        <w:rPr>
          <w:rFonts w:asciiTheme="minorHAnsi" w:hAnsiTheme="minorHAnsi" w:cstheme="minorHAnsi"/>
        </w:rPr>
      </w:pPr>
    </w:p>
    <w:p w14:paraId="3D14FABC" w14:textId="09E083C4" w:rsidR="006D3E68" w:rsidRPr="00E60D34" w:rsidRDefault="007E209E" w:rsidP="007E209E">
      <w:pPr>
        <w:pStyle w:val="Heading4"/>
        <w:rPr>
          <w:rFonts w:asciiTheme="minorHAnsi" w:hAnsiTheme="minorHAnsi" w:cstheme="minorHAnsi"/>
        </w:rPr>
      </w:pPr>
      <w:r w:rsidRPr="00E60D34">
        <w:rPr>
          <w:rFonts w:asciiTheme="minorHAnsi" w:hAnsiTheme="minorHAnsi" w:cstheme="minorHAnsi"/>
        </w:rPr>
        <w:t>C.3.6.5.1 Documentation – Equipment Manuals</w:t>
      </w:r>
    </w:p>
    <w:p w14:paraId="766506ED" w14:textId="1CC79B39" w:rsidR="000E48BA" w:rsidRPr="00E60D34" w:rsidRDefault="000E48BA" w:rsidP="000E48BA">
      <w:pPr>
        <w:rPr>
          <w:rFonts w:asciiTheme="minorHAnsi" w:hAnsiTheme="minorHAnsi" w:cstheme="minorHAnsi"/>
        </w:rPr>
      </w:pPr>
    </w:p>
    <w:p w14:paraId="309AAD8E" w14:textId="0EA23E19" w:rsidR="000E48BA" w:rsidRPr="00E60D34" w:rsidRDefault="00F46064" w:rsidP="000E48BA">
      <w:pPr>
        <w:rPr>
          <w:rFonts w:asciiTheme="minorHAnsi" w:hAnsiTheme="minorHAnsi" w:cstheme="minorHAnsi"/>
        </w:rPr>
      </w:pPr>
      <w:r w:rsidRPr="00E60D34">
        <w:rPr>
          <w:rFonts w:asciiTheme="minorHAnsi" w:hAnsiTheme="minorHAnsi" w:cstheme="minorHAnsi"/>
        </w:rPr>
        <w:t xml:space="preserve">The contractor shall provide clearly written, user-friendly equipment manuals in the plain English language to the Government and operating contractors (when trained personnel follow the documented procedures the warranty shall remain in effect). Equipment manuals shall describe maintenance procedures, computer/network interface requirements, diagnostics, and user instructional information. User instructional information in the equipment manuals shall document the use of all user interfaces such as dials, switches, and warning alerts, all routine </w:t>
      </w:r>
      <w:r w:rsidRPr="00E60D34">
        <w:rPr>
          <w:rFonts w:asciiTheme="minorHAnsi" w:hAnsiTheme="minorHAnsi" w:cstheme="minorHAnsi"/>
        </w:rPr>
        <w:lastRenderedPageBreak/>
        <w:t>operating procedures such as start-up, shut-down, loading the printer with supplies, and removing jams.</w:t>
      </w:r>
      <w:r w:rsidR="00BF10CD" w:rsidRPr="00E60D34">
        <w:rPr>
          <w:rFonts w:asciiTheme="minorHAnsi" w:hAnsiTheme="minorHAnsi" w:cstheme="minorHAnsi"/>
        </w:rPr>
        <w:t xml:space="preserve"> </w:t>
      </w:r>
      <w:r w:rsidR="00C553F8" w:rsidRPr="00E60D34">
        <w:rPr>
          <w:rFonts w:asciiTheme="minorHAnsi" w:hAnsiTheme="minorHAnsi" w:cstheme="minorHAnsi"/>
        </w:rPr>
        <w:t xml:space="preserve">The contractor shall </w:t>
      </w:r>
      <w:r w:rsidR="00F24BEB" w:rsidRPr="00E60D34">
        <w:rPr>
          <w:rFonts w:asciiTheme="minorHAnsi" w:hAnsiTheme="minorHAnsi" w:cstheme="minorHAnsi"/>
        </w:rPr>
        <w:t xml:space="preserve">not </w:t>
      </w:r>
      <w:r w:rsidR="00C553F8" w:rsidRPr="00E60D34">
        <w:rPr>
          <w:rFonts w:asciiTheme="minorHAnsi" w:hAnsiTheme="minorHAnsi" w:cstheme="minorHAnsi"/>
        </w:rPr>
        <w:t>include any r</w:t>
      </w:r>
      <w:r w:rsidR="00E013A7" w:rsidRPr="00E60D34">
        <w:rPr>
          <w:rFonts w:asciiTheme="minorHAnsi" w:hAnsiTheme="minorHAnsi" w:cstheme="minorHAnsi"/>
        </w:rPr>
        <w:t>eferences to hazardous material</w:t>
      </w:r>
      <w:r w:rsidR="00C553F8" w:rsidRPr="00E60D34">
        <w:rPr>
          <w:rFonts w:asciiTheme="minorHAnsi" w:hAnsiTheme="minorHAnsi" w:cstheme="minorHAnsi"/>
        </w:rPr>
        <w:t>s</w:t>
      </w:r>
      <w:r w:rsidR="00E013A7" w:rsidRPr="00E60D34">
        <w:rPr>
          <w:rFonts w:asciiTheme="minorHAnsi" w:hAnsiTheme="minorHAnsi" w:cstheme="minorHAnsi"/>
        </w:rPr>
        <w:t xml:space="preserve"> </w:t>
      </w:r>
      <w:r w:rsidR="00C553F8" w:rsidRPr="00E60D34">
        <w:rPr>
          <w:rFonts w:asciiTheme="minorHAnsi" w:hAnsiTheme="minorHAnsi" w:cstheme="minorHAnsi"/>
        </w:rPr>
        <w:t>within</w:t>
      </w:r>
      <w:r w:rsidR="00E013A7" w:rsidRPr="00E60D34">
        <w:rPr>
          <w:rFonts w:asciiTheme="minorHAnsi" w:hAnsiTheme="minorHAnsi" w:cstheme="minorHAnsi"/>
        </w:rPr>
        <w:t xml:space="preserve"> the </w:t>
      </w:r>
      <w:r w:rsidR="00AE248C" w:rsidRPr="00E60D34">
        <w:rPr>
          <w:rFonts w:asciiTheme="minorHAnsi" w:hAnsiTheme="minorHAnsi" w:cstheme="minorHAnsi"/>
        </w:rPr>
        <w:t>b</w:t>
      </w:r>
      <w:r w:rsidR="002478EA" w:rsidRPr="00E60D34">
        <w:rPr>
          <w:rFonts w:asciiTheme="minorHAnsi" w:hAnsiTheme="minorHAnsi" w:cstheme="minorHAnsi"/>
        </w:rPr>
        <w:t xml:space="preserve">ook </w:t>
      </w:r>
      <w:r w:rsidR="00AE248C" w:rsidRPr="00E60D34">
        <w:rPr>
          <w:rFonts w:asciiTheme="minorHAnsi" w:hAnsiTheme="minorHAnsi" w:cstheme="minorHAnsi"/>
        </w:rPr>
        <w:t>o</w:t>
      </w:r>
      <w:r w:rsidR="002478EA" w:rsidRPr="00E60D34">
        <w:rPr>
          <w:rFonts w:asciiTheme="minorHAnsi" w:hAnsiTheme="minorHAnsi" w:cstheme="minorHAnsi"/>
        </w:rPr>
        <w:t>perator</w:t>
      </w:r>
      <w:r w:rsidR="00E013A7" w:rsidRPr="00E60D34">
        <w:rPr>
          <w:rFonts w:asciiTheme="minorHAnsi" w:hAnsiTheme="minorHAnsi" w:cstheme="minorHAnsi"/>
        </w:rPr>
        <w:t xml:space="preserve"> User Manuals and </w:t>
      </w:r>
      <w:r w:rsidR="00C553F8" w:rsidRPr="00E60D34">
        <w:rPr>
          <w:rFonts w:asciiTheme="minorHAnsi" w:hAnsiTheme="minorHAnsi" w:cstheme="minorHAnsi"/>
        </w:rPr>
        <w:t>T</w:t>
      </w:r>
      <w:r w:rsidR="00E013A7" w:rsidRPr="00E60D34">
        <w:rPr>
          <w:rFonts w:asciiTheme="minorHAnsi" w:hAnsiTheme="minorHAnsi" w:cstheme="minorHAnsi"/>
        </w:rPr>
        <w:t xml:space="preserve">raining </w:t>
      </w:r>
      <w:r w:rsidR="00C553F8" w:rsidRPr="00E60D34">
        <w:rPr>
          <w:rFonts w:asciiTheme="minorHAnsi" w:hAnsiTheme="minorHAnsi" w:cstheme="minorHAnsi"/>
        </w:rPr>
        <w:t>M</w:t>
      </w:r>
      <w:r w:rsidR="00E013A7" w:rsidRPr="00E60D34">
        <w:rPr>
          <w:rFonts w:asciiTheme="minorHAnsi" w:hAnsiTheme="minorHAnsi" w:cstheme="minorHAnsi"/>
        </w:rPr>
        <w:t>aterial</w:t>
      </w:r>
      <w:r w:rsidR="00F24BEB" w:rsidRPr="00E60D34">
        <w:rPr>
          <w:rFonts w:asciiTheme="minorHAnsi" w:hAnsiTheme="minorHAnsi" w:cstheme="minorHAnsi"/>
        </w:rPr>
        <w:t xml:space="preserve">s. </w:t>
      </w:r>
    </w:p>
    <w:p w14:paraId="37B42B5C" w14:textId="70879297" w:rsidR="003D480F" w:rsidRPr="00E60D34" w:rsidRDefault="003D480F" w:rsidP="003D480F">
      <w:pPr>
        <w:pStyle w:val="Heading2"/>
        <w:rPr>
          <w:rFonts w:asciiTheme="minorHAnsi" w:hAnsiTheme="minorHAnsi" w:cstheme="minorHAnsi"/>
        </w:rPr>
      </w:pPr>
      <w:r w:rsidRPr="00E60D34">
        <w:rPr>
          <w:rFonts w:asciiTheme="minorHAnsi" w:hAnsiTheme="minorHAnsi" w:cstheme="minorHAnsi"/>
        </w:rPr>
        <w:t>WARRANTY</w:t>
      </w:r>
    </w:p>
    <w:p w14:paraId="3BFBB7EF" w14:textId="46CEC35F" w:rsidR="00BF2228" w:rsidRPr="00E60D34" w:rsidRDefault="00BF2228" w:rsidP="00BF2228">
      <w:pPr>
        <w:rPr>
          <w:rFonts w:asciiTheme="minorHAnsi" w:hAnsiTheme="minorHAnsi" w:cstheme="minorHAnsi"/>
        </w:rPr>
      </w:pPr>
      <w:r w:rsidRPr="00E60D34">
        <w:rPr>
          <w:rFonts w:asciiTheme="minorHAnsi" w:hAnsiTheme="minorHAnsi" w:cstheme="minorHAnsi"/>
        </w:rPr>
        <w:t>The contractor shall provide an</w:t>
      </w:r>
      <w:r w:rsidR="00CE1ECA" w:rsidRPr="00E60D34">
        <w:rPr>
          <w:rFonts w:asciiTheme="minorHAnsi" w:hAnsiTheme="minorHAnsi" w:cstheme="minorHAnsi"/>
        </w:rPr>
        <w:t xml:space="preserve"> </w:t>
      </w:r>
      <w:r w:rsidRPr="00E60D34">
        <w:rPr>
          <w:rFonts w:asciiTheme="minorHAnsi" w:hAnsiTheme="minorHAnsi" w:cstheme="minorHAnsi"/>
        </w:rPr>
        <w:t xml:space="preserve">initial warranty period and extended supplemental warranty in accordance with their proposal.  </w:t>
      </w:r>
    </w:p>
    <w:p w14:paraId="12CC3500" w14:textId="77777777" w:rsidR="00BF2228" w:rsidRPr="00E60D34" w:rsidRDefault="00BF2228" w:rsidP="00BF2228">
      <w:pPr>
        <w:rPr>
          <w:rFonts w:asciiTheme="minorHAnsi" w:hAnsiTheme="minorHAnsi" w:cstheme="minorHAnsi"/>
        </w:rPr>
      </w:pPr>
    </w:p>
    <w:p w14:paraId="42CC304E" w14:textId="6CFC72A9" w:rsidR="00BF2228" w:rsidRPr="00E60D34" w:rsidRDefault="00BF2228" w:rsidP="00BF2228">
      <w:pPr>
        <w:rPr>
          <w:rFonts w:asciiTheme="minorHAnsi" w:hAnsiTheme="minorHAnsi" w:cstheme="minorHAnsi"/>
        </w:rPr>
      </w:pPr>
      <w:r w:rsidRPr="00E60D34">
        <w:rPr>
          <w:rFonts w:asciiTheme="minorHAnsi" w:hAnsiTheme="minorHAnsi" w:cstheme="minorHAnsi"/>
        </w:rPr>
        <w:t>The Personalization Printer initial warranties shall include</w:t>
      </w:r>
      <w:r w:rsidR="00D357E3" w:rsidRPr="00E60D34">
        <w:rPr>
          <w:rFonts w:asciiTheme="minorHAnsi" w:hAnsiTheme="minorHAnsi" w:cstheme="minorHAnsi"/>
        </w:rPr>
        <w:t xml:space="preserve"> </w:t>
      </w:r>
      <w:r w:rsidRPr="00E60D34">
        <w:rPr>
          <w:rFonts w:asciiTheme="minorHAnsi" w:hAnsiTheme="minorHAnsi" w:cstheme="minorHAnsi"/>
        </w:rPr>
        <w:t xml:space="preserve">the same warranty terms, including offers of extended supplemental warranties, offered to other customers in customary practice on all identified components.  </w:t>
      </w:r>
    </w:p>
    <w:p w14:paraId="634E8C46" w14:textId="77777777" w:rsidR="00BF2228" w:rsidRPr="00E60D34" w:rsidRDefault="00BF2228" w:rsidP="00BF2228">
      <w:pPr>
        <w:rPr>
          <w:rFonts w:asciiTheme="minorHAnsi" w:hAnsiTheme="minorHAnsi" w:cstheme="minorHAnsi"/>
        </w:rPr>
      </w:pPr>
    </w:p>
    <w:p w14:paraId="2E65EA11" w14:textId="1C8505F5" w:rsidR="00BF2228" w:rsidRPr="00E60D34" w:rsidRDefault="00BF2228" w:rsidP="00BF2228">
      <w:pPr>
        <w:rPr>
          <w:rFonts w:asciiTheme="minorHAnsi" w:hAnsiTheme="minorHAnsi" w:cstheme="minorHAnsi"/>
        </w:rPr>
      </w:pPr>
      <w:r w:rsidRPr="00E60D34">
        <w:rPr>
          <w:rFonts w:asciiTheme="minorHAnsi" w:hAnsiTheme="minorHAnsi" w:cstheme="minorHAnsi"/>
        </w:rPr>
        <w:t xml:space="preserve">The extended supplemental warranty commences on the date of the expiration of the initial warranty for all components no longer fully covered under the initial warranty. Additionally, the contractor </w:t>
      </w:r>
      <w:r w:rsidR="008E69F7" w:rsidRPr="00E60D34">
        <w:rPr>
          <w:rFonts w:asciiTheme="minorHAnsi" w:hAnsiTheme="minorHAnsi" w:cstheme="minorHAnsi"/>
        </w:rPr>
        <w:t xml:space="preserve">shall </w:t>
      </w:r>
      <w:r w:rsidRPr="00E60D34">
        <w:rPr>
          <w:rFonts w:asciiTheme="minorHAnsi" w:hAnsiTheme="minorHAnsi" w:cstheme="minorHAnsi"/>
        </w:rPr>
        <w:t xml:space="preserve">provide extended supplemental warranty coverage </w:t>
      </w:r>
      <w:r w:rsidR="00AC1C26" w:rsidRPr="00E60D34">
        <w:rPr>
          <w:rFonts w:asciiTheme="minorHAnsi" w:hAnsiTheme="minorHAnsi" w:cstheme="minorHAnsi"/>
        </w:rPr>
        <w:t>to</w:t>
      </w:r>
      <w:r w:rsidR="008941B1" w:rsidRPr="00E60D34">
        <w:rPr>
          <w:rFonts w:asciiTheme="minorHAnsi" w:hAnsiTheme="minorHAnsi" w:cstheme="minorHAnsi"/>
        </w:rPr>
        <w:t xml:space="preserve"> </w:t>
      </w:r>
      <w:r w:rsidRPr="00E60D34">
        <w:rPr>
          <w:rFonts w:asciiTheme="minorHAnsi" w:hAnsiTheme="minorHAnsi" w:cstheme="minorHAnsi"/>
        </w:rPr>
        <w:t>complement the initial warranty</w:t>
      </w:r>
      <w:r w:rsidR="00753F7E" w:rsidRPr="00E60D34">
        <w:rPr>
          <w:rFonts w:asciiTheme="minorHAnsi" w:hAnsiTheme="minorHAnsi" w:cstheme="minorHAnsi"/>
        </w:rPr>
        <w:t xml:space="preserve"> </w:t>
      </w:r>
      <w:r w:rsidR="00190975" w:rsidRPr="00E60D34">
        <w:rPr>
          <w:rFonts w:asciiTheme="minorHAnsi" w:hAnsiTheme="minorHAnsi" w:cstheme="minorHAnsi"/>
        </w:rPr>
        <w:t>to include</w:t>
      </w:r>
      <w:r w:rsidR="00B51C93" w:rsidRPr="00E60D34">
        <w:rPr>
          <w:rFonts w:asciiTheme="minorHAnsi" w:hAnsiTheme="minorHAnsi" w:cstheme="minorHAnsi"/>
        </w:rPr>
        <w:t xml:space="preserve"> all parts and labor. </w:t>
      </w:r>
      <w:r w:rsidRPr="00E60D34">
        <w:rPr>
          <w:rFonts w:asciiTheme="minorHAnsi" w:hAnsiTheme="minorHAnsi" w:cstheme="minorHAnsi"/>
        </w:rPr>
        <w:t xml:space="preserve"> </w:t>
      </w:r>
    </w:p>
    <w:p w14:paraId="55133DC3" w14:textId="77777777" w:rsidR="00BF2228" w:rsidRPr="00E60D34" w:rsidRDefault="00BF2228" w:rsidP="00BF2228">
      <w:pPr>
        <w:rPr>
          <w:rFonts w:asciiTheme="minorHAnsi" w:hAnsiTheme="minorHAnsi" w:cstheme="minorHAnsi"/>
        </w:rPr>
      </w:pPr>
    </w:p>
    <w:p w14:paraId="16D15DD4" w14:textId="37457A04" w:rsidR="00BF2228" w:rsidRPr="00E60D34" w:rsidRDefault="00BF2228" w:rsidP="00BF2228">
      <w:pPr>
        <w:rPr>
          <w:rFonts w:asciiTheme="minorHAnsi" w:hAnsiTheme="minorHAnsi" w:cstheme="minorHAnsi"/>
        </w:rPr>
      </w:pPr>
      <w:r w:rsidRPr="00E60D34">
        <w:rPr>
          <w:rFonts w:asciiTheme="minorHAnsi" w:hAnsiTheme="minorHAnsi" w:cstheme="minorHAnsi"/>
        </w:rPr>
        <w:t>Warranties</w:t>
      </w:r>
      <w:r w:rsidR="00DC1802" w:rsidRPr="00E60D34">
        <w:rPr>
          <w:rFonts w:asciiTheme="minorHAnsi" w:hAnsiTheme="minorHAnsi" w:cstheme="minorHAnsi"/>
        </w:rPr>
        <w:t xml:space="preserve"> for both phases</w:t>
      </w:r>
      <w:r w:rsidR="005911CD" w:rsidRPr="00E60D34">
        <w:rPr>
          <w:rFonts w:asciiTheme="minorHAnsi" w:hAnsiTheme="minorHAnsi" w:cstheme="minorHAnsi"/>
        </w:rPr>
        <w:t xml:space="preserve"> (initial and </w:t>
      </w:r>
      <w:r w:rsidR="00984819" w:rsidRPr="00E60D34">
        <w:rPr>
          <w:rFonts w:asciiTheme="minorHAnsi" w:hAnsiTheme="minorHAnsi" w:cstheme="minorHAnsi"/>
        </w:rPr>
        <w:t xml:space="preserve">extended </w:t>
      </w:r>
      <w:r w:rsidR="005911CD" w:rsidRPr="00E60D34">
        <w:rPr>
          <w:rFonts w:asciiTheme="minorHAnsi" w:hAnsiTheme="minorHAnsi" w:cstheme="minorHAnsi"/>
        </w:rPr>
        <w:t>supplemental)</w:t>
      </w:r>
      <w:r w:rsidRPr="00E60D34">
        <w:rPr>
          <w:rFonts w:asciiTheme="minorHAnsi" w:hAnsiTheme="minorHAnsi" w:cstheme="minorHAnsi"/>
        </w:rPr>
        <w:t xml:space="preserve"> shall cover each Personalization Printer and other contractor-provided equipment</w:t>
      </w:r>
      <w:r w:rsidR="001B2FF1" w:rsidRPr="00E60D34">
        <w:rPr>
          <w:rFonts w:asciiTheme="minorHAnsi" w:hAnsiTheme="minorHAnsi" w:cstheme="minorHAnsi"/>
        </w:rPr>
        <w:t xml:space="preserve"> (to include parts and labor) at no</w:t>
      </w:r>
      <w:r w:rsidR="00E96380" w:rsidRPr="00E60D34">
        <w:rPr>
          <w:rFonts w:asciiTheme="minorHAnsi" w:hAnsiTheme="minorHAnsi" w:cstheme="minorHAnsi"/>
        </w:rPr>
        <w:t xml:space="preserve"> </w:t>
      </w:r>
      <w:r w:rsidR="008D5044" w:rsidRPr="00E60D34">
        <w:rPr>
          <w:rFonts w:asciiTheme="minorHAnsi" w:hAnsiTheme="minorHAnsi" w:cstheme="minorHAnsi"/>
        </w:rPr>
        <w:t xml:space="preserve">charge over and above the warranty cost to the </w:t>
      </w:r>
      <w:r w:rsidR="005F2872" w:rsidRPr="00E60D34">
        <w:rPr>
          <w:rFonts w:asciiTheme="minorHAnsi" w:hAnsiTheme="minorHAnsi" w:cstheme="minorHAnsi"/>
        </w:rPr>
        <w:t>Government</w:t>
      </w:r>
      <w:r w:rsidR="00D357E3" w:rsidRPr="00E60D34">
        <w:rPr>
          <w:rFonts w:asciiTheme="minorHAnsi" w:hAnsiTheme="minorHAnsi" w:cstheme="minorHAnsi"/>
        </w:rPr>
        <w:t>.</w:t>
      </w:r>
    </w:p>
    <w:p w14:paraId="7A947494" w14:textId="172E8D61" w:rsidR="00BF2228" w:rsidRPr="00E60D34" w:rsidRDefault="00BF2228" w:rsidP="00BF2228">
      <w:pPr>
        <w:rPr>
          <w:rFonts w:asciiTheme="minorHAnsi" w:hAnsiTheme="minorHAnsi" w:cstheme="minorHAnsi"/>
        </w:rPr>
      </w:pPr>
      <w:r w:rsidRPr="00E60D34">
        <w:rPr>
          <w:rFonts w:asciiTheme="minorHAnsi" w:hAnsiTheme="minorHAnsi" w:cstheme="minorHAnsi"/>
        </w:rPr>
        <w:t xml:space="preserve">During both warranty phases </w:t>
      </w:r>
      <w:r w:rsidR="001723D0" w:rsidRPr="00E60D34">
        <w:rPr>
          <w:rFonts w:asciiTheme="minorHAnsi" w:hAnsiTheme="minorHAnsi" w:cstheme="minorHAnsi"/>
        </w:rPr>
        <w:t xml:space="preserve">when a full-time support technician is not available, </w:t>
      </w:r>
      <w:r w:rsidRPr="00E60D34">
        <w:rPr>
          <w:rFonts w:asciiTheme="minorHAnsi" w:hAnsiTheme="minorHAnsi" w:cstheme="minorHAnsi"/>
        </w:rPr>
        <w:t>the contractor shall provide</w:t>
      </w:r>
      <w:r w:rsidR="00964022" w:rsidRPr="00E60D34">
        <w:rPr>
          <w:rFonts w:asciiTheme="minorHAnsi" w:hAnsiTheme="minorHAnsi" w:cstheme="minorHAnsi"/>
        </w:rPr>
        <w:t>,</w:t>
      </w:r>
      <w:r w:rsidRPr="00E60D34">
        <w:rPr>
          <w:rFonts w:asciiTheme="minorHAnsi" w:hAnsiTheme="minorHAnsi" w:cstheme="minorHAnsi"/>
        </w:rPr>
        <w:t xml:space="preserve"> complete preventive and remedial maintenance (including parts and labor) at no charge over and above the warranty cost to the Government.</w:t>
      </w:r>
    </w:p>
    <w:p w14:paraId="5FC76CBA" w14:textId="77777777" w:rsidR="00B46FE7" w:rsidRPr="00E60D34" w:rsidRDefault="00B46FE7" w:rsidP="00BF2228">
      <w:pPr>
        <w:rPr>
          <w:rFonts w:asciiTheme="minorHAnsi" w:hAnsiTheme="minorHAnsi" w:cstheme="minorHAnsi"/>
        </w:rPr>
      </w:pPr>
    </w:p>
    <w:p w14:paraId="739DEAE2" w14:textId="27D03BD7" w:rsidR="00BF2228" w:rsidRPr="00E60D34" w:rsidRDefault="00BF2228" w:rsidP="00BF2228">
      <w:pPr>
        <w:rPr>
          <w:rFonts w:asciiTheme="minorHAnsi" w:hAnsiTheme="minorHAnsi" w:cstheme="minorHAnsi"/>
        </w:rPr>
      </w:pPr>
      <w:r w:rsidRPr="00E60D34">
        <w:rPr>
          <w:rFonts w:asciiTheme="minorHAnsi" w:hAnsiTheme="minorHAnsi" w:cstheme="minorHAnsi"/>
        </w:rPr>
        <w:t xml:space="preserve">For all maintenance, the DOS requires compliance with all warranties associated with the Personalization Printers and other contractor provided equipment. </w:t>
      </w:r>
    </w:p>
    <w:p w14:paraId="3B92B022" w14:textId="77777777" w:rsidR="00BF2228" w:rsidRPr="00E60D34" w:rsidRDefault="00BF2228" w:rsidP="00BF2228">
      <w:pPr>
        <w:rPr>
          <w:rFonts w:asciiTheme="minorHAnsi" w:hAnsiTheme="minorHAnsi" w:cstheme="minorHAnsi"/>
        </w:rPr>
      </w:pPr>
    </w:p>
    <w:p w14:paraId="0C48C82E" w14:textId="107D8879" w:rsidR="00BF2228" w:rsidRPr="00E60D34" w:rsidRDefault="00BF2228" w:rsidP="00BF2228">
      <w:pPr>
        <w:rPr>
          <w:rFonts w:asciiTheme="minorHAnsi" w:hAnsiTheme="minorHAnsi" w:cstheme="minorHAnsi"/>
        </w:rPr>
      </w:pPr>
      <w:r w:rsidRPr="00E60D34">
        <w:rPr>
          <w:rFonts w:asciiTheme="minorHAnsi" w:hAnsiTheme="minorHAnsi" w:cstheme="minorHAnsi"/>
        </w:rPr>
        <w:t>All warranties shall ensure</w:t>
      </w:r>
      <w:r w:rsidR="00EB3FB1" w:rsidRPr="00E60D34">
        <w:rPr>
          <w:rFonts w:asciiTheme="minorHAnsi" w:hAnsiTheme="minorHAnsi" w:cstheme="minorHAnsi"/>
        </w:rPr>
        <w:t xml:space="preserve"> coverage</w:t>
      </w:r>
      <w:r w:rsidRPr="00E60D34">
        <w:rPr>
          <w:rFonts w:asciiTheme="minorHAnsi" w:hAnsiTheme="minorHAnsi" w:cstheme="minorHAnsi"/>
        </w:rPr>
        <w:t xml:space="preserve"> outside of the Principal Period of Maintenance (PPM)</w:t>
      </w:r>
      <w:r w:rsidR="001F7D16" w:rsidRPr="00E60D34">
        <w:rPr>
          <w:rFonts w:asciiTheme="minorHAnsi" w:hAnsiTheme="minorHAnsi" w:cstheme="minorHAnsi"/>
        </w:rPr>
        <w:t>.</w:t>
      </w:r>
      <w:r w:rsidRPr="00E60D34">
        <w:rPr>
          <w:rFonts w:asciiTheme="minorHAnsi" w:hAnsiTheme="minorHAnsi" w:cstheme="minorHAnsi"/>
        </w:rPr>
        <w:t xml:space="preserve"> </w:t>
      </w:r>
      <w:r w:rsidR="001F7D16" w:rsidRPr="00E60D34">
        <w:rPr>
          <w:rFonts w:asciiTheme="minorHAnsi" w:hAnsiTheme="minorHAnsi" w:cstheme="minorHAnsi"/>
        </w:rPr>
        <w:t>T</w:t>
      </w:r>
      <w:r w:rsidRPr="00E60D34">
        <w:rPr>
          <w:rFonts w:asciiTheme="minorHAnsi" w:hAnsiTheme="minorHAnsi" w:cstheme="minorHAnsi"/>
        </w:rPr>
        <w:t xml:space="preserve">he Contractor shall assign resources to ensure availability. </w:t>
      </w:r>
    </w:p>
    <w:p w14:paraId="7BE66BE0" w14:textId="77777777" w:rsidR="00BF2228" w:rsidRPr="00E60D34" w:rsidRDefault="00BF2228" w:rsidP="00BF2228">
      <w:pPr>
        <w:rPr>
          <w:rFonts w:asciiTheme="minorHAnsi" w:hAnsiTheme="minorHAnsi" w:cstheme="minorHAnsi"/>
        </w:rPr>
      </w:pPr>
    </w:p>
    <w:p w14:paraId="57120508" w14:textId="4AB05964" w:rsidR="0018507E" w:rsidRPr="00E60D34" w:rsidRDefault="00BF2228" w:rsidP="00BF2228">
      <w:pPr>
        <w:rPr>
          <w:rFonts w:asciiTheme="minorHAnsi" w:hAnsiTheme="minorHAnsi" w:cstheme="minorHAnsi"/>
        </w:rPr>
      </w:pPr>
      <w:r w:rsidRPr="00E60D34">
        <w:rPr>
          <w:rFonts w:asciiTheme="minorHAnsi" w:hAnsiTheme="minorHAnsi" w:cstheme="minorHAnsi"/>
        </w:rPr>
        <w:t xml:space="preserve">Government personnel and print operators shall have the ability to clear jams and perform basic cleaning and maintenance without voiding all warranties.  </w:t>
      </w:r>
    </w:p>
    <w:p w14:paraId="69F144EB" w14:textId="30BF1AE4" w:rsidR="0018507E" w:rsidRPr="00E60D34" w:rsidRDefault="00D90961" w:rsidP="00D90961">
      <w:pPr>
        <w:pStyle w:val="Heading3"/>
        <w:rPr>
          <w:rFonts w:asciiTheme="minorHAnsi" w:hAnsiTheme="minorHAnsi" w:cstheme="minorHAnsi"/>
        </w:rPr>
      </w:pPr>
      <w:r w:rsidRPr="00E60D34">
        <w:rPr>
          <w:rFonts w:asciiTheme="minorHAnsi" w:hAnsiTheme="minorHAnsi" w:cstheme="minorHAnsi"/>
        </w:rPr>
        <w:t xml:space="preserve">C.3.7.1 </w:t>
      </w:r>
      <w:r w:rsidR="0037515D" w:rsidRPr="00E60D34">
        <w:rPr>
          <w:rFonts w:asciiTheme="minorHAnsi" w:hAnsiTheme="minorHAnsi" w:cstheme="minorHAnsi"/>
        </w:rPr>
        <w:t>Operational Availability of the Personalization Printers</w:t>
      </w:r>
    </w:p>
    <w:p w14:paraId="2E775A6C" w14:textId="344B76E0" w:rsidR="0037515D" w:rsidRPr="00E60D34" w:rsidRDefault="00D07728" w:rsidP="0037515D">
      <w:pPr>
        <w:rPr>
          <w:rFonts w:asciiTheme="minorHAnsi" w:hAnsiTheme="minorHAnsi" w:cstheme="minorHAnsi"/>
        </w:rPr>
      </w:pPr>
      <w:r w:rsidRPr="00E60D34">
        <w:rPr>
          <w:rFonts w:asciiTheme="minorHAnsi" w:hAnsiTheme="minorHAnsi" w:cstheme="minorHAnsi"/>
        </w:rPr>
        <w:t>Due to the critical nature of these printers, t</w:t>
      </w:r>
      <w:r w:rsidR="003531E3" w:rsidRPr="00E60D34">
        <w:rPr>
          <w:rFonts w:asciiTheme="minorHAnsi" w:hAnsiTheme="minorHAnsi" w:cstheme="minorHAnsi"/>
        </w:rPr>
        <w:t xml:space="preserve">he contractor shall </w:t>
      </w:r>
      <w:r w:rsidR="003801D4" w:rsidRPr="00E60D34">
        <w:rPr>
          <w:rFonts w:asciiTheme="minorHAnsi" w:hAnsiTheme="minorHAnsi" w:cstheme="minorHAnsi"/>
        </w:rPr>
        <w:t xml:space="preserve">closely monitor </w:t>
      </w:r>
      <w:r w:rsidR="00430B20" w:rsidRPr="00E60D34">
        <w:rPr>
          <w:rFonts w:asciiTheme="minorHAnsi" w:hAnsiTheme="minorHAnsi" w:cstheme="minorHAnsi"/>
        </w:rPr>
        <w:t xml:space="preserve">maintenance cycles and respond to technical difficulties quickly, to </w:t>
      </w:r>
      <w:r w:rsidR="003531E3" w:rsidRPr="00E60D34">
        <w:rPr>
          <w:rFonts w:asciiTheme="minorHAnsi" w:hAnsiTheme="minorHAnsi" w:cstheme="minorHAnsi"/>
        </w:rPr>
        <w:t xml:space="preserve">ensure that no more than one Personalization Printer requires repairs at any given Issuance Site at any time.  </w:t>
      </w:r>
      <w:r w:rsidR="008C7285" w:rsidRPr="00E60D34">
        <w:rPr>
          <w:rFonts w:asciiTheme="minorHAnsi" w:hAnsiTheme="minorHAnsi" w:cstheme="minorHAnsi"/>
        </w:rPr>
        <w:t xml:space="preserve">Normal </w:t>
      </w:r>
      <w:r w:rsidR="003531E3" w:rsidRPr="00E60D34">
        <w:rPr>
          <w:rFonts w:asciiTheme="minorHAnsi" w:hAnsiTheme="minorHAnsi" w:cstheme="minorHAnsi"/>
        </w:rPr>
        <w:t xml:space="preserve">Operating </w:t>
      </w:r>
      <w:r w:rsidR="008C7285" w:rsidRPr="00E60D34">
        <w:rPr>
          <w:rFonts w:asciiTheme="minorHAnsi" w:hAnsiTheme="minorHAnsi" w:cstheme="minorHAnsi"/>
        </w:rPr>
        <w:t>H</w:t>
      </w:r>
      <w:r w:rsidR="003531E3" w:rsidRPr="00E60D34">
        <w:rPr>
          <w:rFonts w:asciiTheme="minorHAnsi" w:hAnsiTheme="minorHAnsi" w:cstheme="minorHAnsi"/>
        </w:rPr>
        <w:t>ours</w:t>
      </w:r>
      <w:r w:rsidR="001C0ADA" w:rsidRPr="00E60D34">
        <w:rPr>
          <w:rFonts w:asciiTheme="minorHAnsi" w:hAnsiTheme="minorHAnsi" w:cstheme="minorHAnsi"/>
        </w:rPr>
        <w:t xml:space="preserve"> will</w:t>
      </w:r>
      <w:r w:rsidR="003531E3" w:rsidRPr="00E60D34">
        <w:rPr>
          <w:rFonts w:asciiTheme="minorHAnsi" w:hAnsiTheme="minorHAnsi" w:cstheme="minorHAnsi"/>
        </w:rPr>
        <w:t xml:space="preserve"> </w:t>
      </w:r>
      <w:bookmarkStart w:id="18" w:name="_Hlk108967813"/>
      <w:r w:rsidR="008C7285" w:rsidRPr="00E60D34">
        <w:rPr>
          <w:rFonts w:asciiTheme="minorHAnsi" w:hAnsiTheme="minorHAnsi" w:cstheme="minorHAnsi"/>
        </w:rPr>
        <w:t>vary by</w:t>
      </w:r>
      <w:r w:rsidR="004A1021" w:rsidRPr="00E60D34">
        <w:rPr>
          <w:rFonts w:asciiTheme="minorHAnsi" w:hAnsiTheme="minorHAnsi" w:cstheme="minorHAnsi"/>
        </w:rPr>
        <w:t xml:space="preserve"> location</w:t>
      </w:r>
      <w:r w:rsidR="003531E3" w:rsidRPr="00E60D34">
        <w:rPr>
          <w:rFonts w:asciiTheme="minorHAnsi" w:hAnsiTheme="minorHAnsi" w:cstheme="minorHAnsi"/>
        </w:rPr>
        <w:t>.</w:t>
      </w:r>
    </w:p>
    <w:bookmarkEnd w:id="18"/>
    <w:p w14:paraId="22163D9C" w14:textId="4A46441E" w:rsidR="003531E3" w:rsidRPr="00E60D34" w:rsidRDefault="003531E3" w:rsidP="0037515D">
      <w:pPr>
        <w:rPr>
          <w:rFonts w:asciiTheme="minorHAnsi" w:hAnsiTheme="minorHAnsi" w:cstheme="minorHAnsi"/>
        </w:rPr>
      </w:pPr>
    </w:p>
    <w:p w14:paraId="04B00074" w14:textId="267B417A" w:rsidR="003531E3" w:rsidRPr="00E60D34" w:rsidRDefault="004C65BB" w:rsidP="004C65BB">
      <w:pPr>
        <w:pStyle w:val="Heading4"/>
        <w:rPr>
          <w:rFonts w:asciiTheme="minorHAnsi" w:hAnsiTheme="minorHAnsi" w:cstheme="minorHAnsi"/>
        </w:rPr>
      </w:pPr>
      <w:r w:rsidRPr="00E60D34">
        <w:rPr>
          <w:rFonts w:asciiTheme="minorHAnsi" w:hAnsiTheme="minorHAnsi" w:cstheme="minorHAnsi"/>
        </w:rPr>
        <w:t>C.3.7.1.1 Availability During the Operating Hours at Site</w:t>
      </w:r>
      <w:r w:rsidR="00C47EAC" w:rsidRPr="00E60D34">
        <w:rPr>
          <w:rFonts w:asciiTheme="minorHAnsi" w:hAnsiTheme="minorHAnsi" w:cstheme="minorHAnsi"/>
        </w:rPr>
        <w:t xml:space="preserve"> Locations</w:t>
      </w:r>
    </w:p>
    <w:p w14:paraId="4963AFC0" w14:textId="105A378A" w:rsidR="004C65BB" w:rsidRPr="00E60D34" w:rsidRDefault="004C65BB" w:rsidP="004C65BB">
      <w:pPr>
        <w:rPr>
          <w:rFonts w:asciiTheme="minorHAnsi" w:hAnsiTheme="minorHAnsi" w:cstheme="minorHAnsi"/>
        </w:rPr>
      </w:pPr>
    </w:p>
    <w:p w14:paraId="6EA38F84" w14:textId="1A4C4F8D" w:rsidR="00F71D77" w:rsidRPr="00E60D34" w:rsidRDefault="00EF5AD5" w:rsidP="004C65BB">
      <w:pPr>
        <w:rPr>
          <w:rFonts w:asciiTheme="minorHAnsi" w:hAnsiTheme="minorHAnsi" w:cstheme="minorHAnsi"/>
        </w:rPr>
      </w:pPr>
      <w:r w:rsidRPr="00E60D34">
        <w:rPr>
          <w:rFonts w:asciiTheme="minorHAnsi" w:hAnsiTheme="minorHAnsi" w:cstheme="minorHAnsi"/>
        </w:rPr>
        <w:lastRenderedPageBreak/>
        <w:t>In addition to routine passport requests, all Issuance Sites must be able to issue passports on an emergency, short-turnaround basis. A full description of Emergency Issuance is detailed in 7 FAM 1300 Appendix N (https://fam.state.gov/fam/07fam/07fam1300apN.html).  Replacement and spare parts and staff shall be positioned so that each Issuance Site where a printer is installed must maintain an ability to personalize passports with in four hours due to a failure of any contractor supplied equipment. If the Issuance Site has two printers; one printer may be inoperable for no more than two business days; if both printers are inoperable, one printer must be restored to operation within four hours. The contractor shall, at the request of the Government, work weekends and/or after-hours as required. At Domestic Passport Sites, local DOS management staff will determine approved shifts. All work performed outside of approved working hours will be considered Remedial Maintenance (RM). Cannibalization of parts is only allowed with specific approval from the COR</w:t>
      </w:r>
      <w:r w:rsidR="00AC735C" w:rsidRPr="00E60D34">
        <w:rPr>
          <w:rFonts w:asciiTheme="minorHAnsi" w:hAnsiTheme="minorHAnsi" w:cstheme="minorHAnsi"/>
        </w:rPr>
        <w:t>/</w:t>
      </w:r>
      <w:r w:rsidRPr="00E60D34">
        <w:rPr>
          <w:rFonts w:asciiTheme="minorHAnsi" w:hAnsiTheme="minorHAnsi" w:cstheme="minorHAnsi"/>
        </w:rPr>
        <w:t>GTM in writing.</w:t>
      </w:r>
    </w:p>
    <w:p w14:paraId="20A1A233" w14:textId="37BEDE5F" w:rsidR="00F71D77" w:rsidRPr="00E60D34" w:rsidRDefault="00F71D77" w:rsidP="00F71D77">
      <w:pPr>
        <w:pStyle w:val="Heading3"/>
        <w:rPr>
          <w:rFonts w:asciiTheme="minorHAnsi" w:hAnsiTheme="minorHAnsi" w:cstheme="minorHAnsi"/>
        </w:rPr>
      </w:pPr>
      <w:r w:rsidRPr="00E60D34">
        <w:rPr>
          <w:rFonts w:asciiTheme="minorHAnsi" w:hAnsiTheme="minorHAnsi" w:cstheme="minorHAnsi"/>
        </w:rPr>
        <w:t>C.3.</w:t>
      </w:r>
      <w:r w:rsidR="00210069" w:rsidRPr="00E60D34">
        <w:rPr>
          <w:rFonts w:asciiTheme="minorHAnsi" w:hAnsiTheme="minorHAnsi" w:cstheme="minorHAnsi"/>
        </w:rPr>
        <w:t>7.2 Incident Management (</w:t>
      </w:r>
      <w:proofErr w:type="spellStart"/>
      <w:r w:rsidR="00210069" w:rsidRPr="00E60D34">
        <w:rPr>
          <w:rFonts w:asciiTheme="minorHAnsi" w:hAnsiTheme="minorHAnsi" w:cstheme="minorHAnsi"/>
        </w:rPr>
        <w:t>IcM</w:t>
      </w:r>
      <w:proofErr w:type="spellEnd"/>
      <w:r w:rsidR="00210069" w:rsidRPr="00E60D34">
        <w:rPr>
          <w:rFonts w:asciiTheme="minorHAnsi" w:hAnsiTheme="minorHAnsi" w:cstheme="minorHAnsi"/>
        </w:rPr>
        <w:t>) – Service Desk Procedures</w:t>
      </w:r>
    </w:p>
    <w:p w14:paraId="3B700CE4" w14:textId="245BA019" w:rsidR="00474A14" w:rsidRPr="00E60D34" w:rsidRDefault="00474A14" w:rsidP="00474A14">
      <w:pPr>
        <w:rPr>
          <w:rFonts w:asciiTheme="minorHAnsi" w:hAnsiTheme="minorHAnsi" w:cstheme="minorHAnsi"/>
        </w:rPr>
      </w:pPr>
      <w:r w:rsidRPr="00E60D34">
        <w:rPr>
          <w:rFonts w:asciiTheme="minorHAnsi" w:hAnsiTheme="minorHAnsi" w:cstheme="minorHAnsi"/>
        </w:rPr>
        <w:t xml:space="preserve">The Contractor shall provide the Government access to a Service Desk. The Service Desk shall be responsive to the Government 24 hours a day, seven days a week. The Contractor shall document, develop, and follow Service Desk procedures using Incident Management/ Service Desk approaches as discussed in Information Technology Infrastructure Library (ITIL). The Service Desk shall act as the central point of contact between Contractor’s service providers and the Government users on a day-to-day basis.  It is also a focal point for incident reports and for service requests.  ITIL 2011 </w:t>
      </w:r>
      <w:r w:rsidRPr="00E60D34">
        <w:rPr>
          <w:rFonts w:asciiTheme="minorHAnsi" w:hAnsiTheme="minorHAnsi" w:cstheme="minorHAnsi"/>
          <w:b/>
          <w:bCs/>
        </w:rPr>
        <w:t>defines an incident</w:t>
      </w:r>
      <w:r w:rsidRPr="00E60D34">
        <w:rPr>
          <w:rFonts w:asciiTheme="minorHAnsi" w:hAnsiTheme="minorHAnsi" w:cstheme="minorHAnsi"/>
        </w:rPr>
        <w:t xml:space="preserve"> as: An unplanned interruption to an IT Service or reduction in the quality of an IT service. Failure of a configuration item that has not yet affected service is also an incident — for example, failure of a module in the printer that has redundant capability such as the failure of a single laser module in a </w:t>
      </w:r>
      <w:r w:rsidR="003D3CCE" w:rsidRPr="00E60D34">
        <w:rPr>
          <w:rFonts w:asciiTheme="minorHAnsi" w:hAnsiTheme="minorHAnsi" w:cstheme="minorHAnsi"/>
        </w:rPr>
        <w:t>two-laser</w:t>
      </w:r>
      <w:r w:rsidRPr="00E60D34">
        <w:rPr>
          <w:rFonts w:asciiTheme="minorHAnsi" w:hAnsiTheme="minorHAnsi" w:cstheme="minorHAnsi"/>
        </w:rPr>
        <w:t xml:space="preserve"> module printer.  </w:t>
      </w:r>
      <w:r w:rsidRPr="00E60D34">
        <w:rPr>
          <w:rFonts w:asciiTheme="minorHAnsi" w:hAnsiTheme="minorHAnsi" w:cstheme="minorHAnsi"/>
          <w:b/>
          <w:bCs/>
        </w:rPr>
        <w:t>ITIL Incident Management manages</w:t>
      </w:r>
      <w:r w:rsidRPr="00E60D34">
        <w:rPr>
          <w:rFonts w:asciiTheme="minorHAnsi" w:hAnsiTheme="minorHAnsi" w:cstheme="minorHAnsi"/>
        </w:rPr>
        <w:t xml:space="preserve"> the lifecycle of all Incidents. The primary objective of Incident Management is to manage the return of service to users as quickly as possible. </w:t>
      </w:r>
    </w:p>
    <w:p w14:paraId="6188D2C5" w14:textId="77777777" w:rsidR="00217957" w:rsidRPr="00E60D34" w:rsidRDefault="00217957" w:rsidP="00474A14">
      <w:pPr>
        <w:rPr>
          <w:rFonts w:asciiTheme="minorHAnsi" w:hAnsiTheme="minorHAnsi" w:cstheme="minorHAnsi"/>
        </w:rPr>
      </w:pPr>
    </w:p>
    <w:p w14:paraId="54AB5547" w14:textId="4763FA5E" w:rsidR="00474A14" w:rsidRPr="00E60D34" w:rsidRDefault="00474A14" w:rsidP="00474A14">
      <w:pPr>
        <w:rPr>
          <w:rFonts w:asciiTheme="minorHAnsi" w:hAnsiTheme="minorHAnsi" w:cstheme="minorHAnsi"/>
        </w:rPr>
      </w:pPr>
      <w:r w:rsidRPr="00E60D34">
        <w:rPr>
          <w:rFonts w:asciiTheme="minorHAnsi" w:hAnsiTheme="minorHAnsi" w:cstheme="minorHAnsi"/>
        </w:rPr>
        <w:t>A Service Request is a user request for information, advice, or a standard change (a pre-approved change that is low risk, relatively common and follows a procedure e.g. a password reset (ITIL v3)).</w:t>
      </w:r>
    </w:p>
    <w:p w14:paraId="179F5178" w14:textId="77777777" w:rsidR="00474A14" w:rsidRPr="00E60D34" w:rsidRDefault="00474A14" w:rsidP="00474A14">
      <w:pPr>
        <w:rPr>
          <w:rFonts w:asciiTheme="minorHAnsi" w:hAnsiTheme="minorHAnsi" w:cstheme="minorHAnsi"/>
        </w:rPr>
      </w:pPr>
    </w:p>
    <w:p w14:paraId="4BF36573" w14:textId="3D844D89" w:rsidR="00474A14" w:rsidRPr="00E60D34" w:rsidRDefault="00474A14" w:rsidP="00474A14">
      <w:pPr>
        <w:rPr>
          <w:rFonts w:asciiTheme="minorHAnsi" w:hAnsiTheme="minorHAnsi" w:cstheme="minorHAnsi"/>
        </w:rPr>
      </w:pPr>
      <w:r w:rsidRPr="00E60D34">
        <w:rPr>
          <w:rFonts w:asciiTheme="minorHAnsi" w:hAnsiTheme="minorHAnsi" w:cstheme="minorHAnsi"/>
        </w:rPr>
        <w:t>The Incident Management process shall start within one hour of the time the Government contacts the Contractor Service Desk. Within four hours from the Government notification, the Contractor shall document and implement a mitigation strategy to remedy the issue.  However, in cases where an Issuance Site does not have a serviceable personalization printer the service desk must ensure that actions are taken that return the site to operation within four hours.</w:t>
      </w:r>
    </w:p>
    <w:p w14:paraId="20AD66B3" w14:textId="77777777" w:rsidR="00474A14" w:rsidRPr="00E60D34" w:rsidRDefault="00474A14" w:rsidP="00474A14">
      <w:pPr>
        <w:rPr>
          <w:rFonts w:asciiTheme="minorHAnsi" w:hAnsiTheme="minorHAnsi" w:cstheme="minorHAnsi"/>
        </w:rPr>
      </w:pPr>
    </w:p>
    <w:p w14:paraId="20B2A3BC" w14:textId="551BB1D0" w:rsidR="00EA3E44" w:rsidRPr="00E60D34" w:rsidRDefault="00474A14" w:rsidP="00474A14">
      <w:pPr>
        <w:rPr>
          <w:rFonts w:asciiTheme="minorHAnsi" w:hAnsiTheme="minorHAnsi" w:cstheme="minorHAnsi"/>
        </w:rPr>
      </w:pPr>
      <w:r w:rsidRPr="00E60D34">
        <w:rPr>
          <w:rFonts w:asciiTheme="minorHAnsi" w:hAnsiTheme="minorHAnsi" w:cstheme="minorHAnsi"/>
        </w:rPr>
        <w:t>The Service Desk shall track all reported issues</w:t>
      </w:r>
      <w:r w:rsidR="00BE1908" w:rsidRPr="00E60D34">
        <w:rPr>
          <w:rFonts w:asciiTheme="minorHAnsi" w:hAnsiTheme="minorHAnsi" w:cstheme="minorHAnsi"/>
        </w:rPr>
        <w:t xml:space="preserve"> in the current </w:t>
      </w:r>
      <w:r w:rsidR="000103CB" w:rsidRPr="00E60D34">
        <w:rPr>
          <w:rFonts w:asciiTheme="minorHAnsi" w:hAnsiTheme="minorHAnsi" w:cstheme="minorHAnsi"/>
        </w:rPr>
        <w:t>CA/</w:t>
      </w:r>
      <w:r w:rsidR="00BE1908" w:rsidRPr="00E60D34">
        <w:rPr>
          <w:rFonts w:asciiTheme="minorHAnsi" w:hAnsiTheme="minorHAnsi" w:cstheme="minorHAnsi"/>
        </w:rPr>
        <w:t>CST ticket tracking platform</w:t>
      </w:r>
      <w:r w:rsidRPr="00E60D34">
        <w:rPr>
          <w:rFonts w:asciiTheme="minorHAnsi" w:hAnsiTheme="minorHAnsi" w:cstheme="minorHAnsi"/>
        </w:rPr>
        <w:t>. The Service Desk shall be able to update the Government concerning their status upon request and in accordance with their Service Desk Procedures. Service Desk Procedures shall be approved by the Government as part of the Maintenance Plan.</w:t>
      </w:r>
    </w:p>
    <w:p w14:paraId="38263F8A" w14:textId="34D98F4D" w:rsidR="00EA3E44" w:rsidRPr="00E60D34" w:rsidRDefault="00EA3E44" w:rsidP="00EA3E44">
      <w:pPr>
        <w:pStyle w:val="Heading3"/>
        <w:rPr>
          <w:rFonts w:asciiTheme="minorHAnsi" w:hAnsiTheme="minorHAnsi" w:cstheme="minorHAnsi"/>
        </w:rPr>
      </w:pPr>
      <w:r w:rsidRPr="00E60D34">
        <w:rPr>
          <w:rFonts w:asciiTheme="minorHAnsi" w:hAnsiTheme="minorHAnsi" w:cstheme="minorHAnsi"/>
        </w:rPr>
        <w:t>C.3.7.</w:t>
      </w:r>
      <w:r w:rsidR="00942C30" w:rsidRPr="00E60D34">
        <w:rPr>
          <w:rFonts w:asciiTheme="minorHAnsi" w:hAnsiTheme="minorHAnsi" w:cstheme="minorHAnsi"/>
        </w:rPr>
        <w:t>3 Initial Warranty Period</w:t>
      </w:r>
    </w:p>
    <w:p w14:paraId="195B5BC2" w14:textId="7A93BF0D" w:rsidR="00942C30" w:rsidRPr="00E60D34" w:rsidRDefault="00604C34" w:rsidP="00942C30">
      <w:pPr>
        <w:rPr>
          <w:rFonts w:asciiTheme="minorHAnsi" w:hAnsiTheme="minorHAnsi" w:cstheme="minorHAnsi"/>
        </w:rPr>
      </w:pPr>
      <w:r w:rsidRPr="00E60D34">
        <w:rPr>
          <w:rFonts w:asciiTheme="minorHAnsi" w:hAnsiTheme="minorHAnsi" w:cstheme="minorHAnsi"/>
        </w:rPr>
        <w:lastRenderedPageBreak/>
        <w:t xml:space="preserve">The initial warranty phase commences after all three phases of the Government acceptance testing is completed as defined in Section E.  The warranty period may be extended beyond the initial warranty period when purchased in accordance with the extended supplemental warranty terms and conditions.  The initial warranty will include parts and labor and cover all components for each high-capacity and low-capacity Personalization Printer and other contractor provided equipment at all Domestic Passport Sites.  </w:t>
      </w:r>
    </w:p>
    <w:p w14:paraId="111561B1" w14:textId="183C890C" w:rsidR="00604C34" w:rsidRPr="00E60D34" w:rsidRDefault="00B26519" w:rsidP="00604C34">
      <w:pPr>
        <w:pStyle w:val="Heading3"/>
        <w:rPr>
          <w:rFonts w:asciiTheme="minorHAnsi" w:hAnsiTheme="minorHAnsi" w:cstheme="minorHAnsi"/>
        </w:rPr>
      </w:pPr>
      <w:r w:rsidRPr="00E60D34">
        <w:rPr>
          <w:rFonts w:asciiTheme="minorHAnsi" w:hAnsiTheme="minorHAnsi" w:cstheme="minorHAnsi"/>
        </w:rPr>
        <w:t>C.3.7.4 Extended Supplemental Warranty</w:t>
      </w:r>
    </w:p>
    <w:p w14:paraId="40DAA42D" w14:textId="035FE8F7" w:rsidR="00BC6A51" w:rsidRPr="00E60D34" w:rsidRDefault="00BC6A51" w:rsidP="004B3A95">
      <w:pPr>
        <w:rPr>
          <w:rFonts w:asciiTheme="minorHAnsi" w:hAnsiTheme="minorHAnsi" w:cstheme="minorHAnsi"/>
        </w:rPr>
      </w:pPr>
      <w:r w:rsidRPr="00E60D34">
        <w:rPr>
          <w:rFonts w:asciiTheme="minorHAnsi" w:hAnsiTheme="minorHAnsi" w:cstheme="minorHAnsi"/>
        </w:rPr>
        <w:t>The contractor shall provide an extended supplemental warranty at a fixed price, in accordance with their proposal, for each high and low-capacity Personalization Printer and other required contractor-provided equipment. The extended supplemental warranty will include complete preventive and remedial maintenance including parts and labor at all Domestic Passport Sites.</w:t>
      </w:r>
    </w:p>
    <w:p w14:paraId="24A331E8" w14:textId="0ECE006A" w:rsidR="003D480F" w:rsidRPr="00E60D34" w:rsidRDefault="003D480F" w:rsidP="003D480F">
      <w:pPr>
        <w:pStyle w:val="Heading2"/>
        <w:rPr>
          <w:rFonts w:asciiTheme="minorHAnsi" w:hAnsiTheme="minorHAnsi" w:cstheme="minorHAnsi"/>
        </w:rPr>
      </w:pPr>
      <w:r w:rsidRPr="00E60D34">
        <w:rPr>
          <w:rFonts w:asciiTheme="minorHAnsi" w:hAnsiTheme="minorHAnsi" w:cstheme="minorHAnsi"/>
        </w:rPr>
        <w:t>SUPPORT SERVICES AT PASSPORT SITE LOCATIONS</w:t>
      </w:r>
    </w:p>
    <w:p w14:paraId="0FF2A5B9" w14:textId="05E6FC23" w:rsidR="008A0606" w:rsidRPr="00E60D34" w:rsidRDefault="00E85A54" w:rsidP="00E85A54">
      <w:pPr>
        <w:pStyle w:val="Heading3"/>
        <w:rPr>
          <w:rFonts w:asciiTheme="minorHAnsi" w:hAnsiTheme="minorHAnsi" w:cstheme="minorHAnsi"/>
        </w:rPr>
      </w:pPr>
      <w:r w:rsidRPr="00E60D34">
        <w:rPr>
          <w:rFonts w:asciiTheme="minorHAnsi" w:hAnsiTheme="minorHAnsi" w:cstheme="minorHAnsi"/>
        </w:rPr>
        <w:t xml:space="preserve">C.3.8.1 Full Time </w:t>
      </w:r>
      <w:r w:rsidR="0033750A" w:rsidRPr="00E60D34">
        <w:rPr>
          <w:rFonts w:asciiTheme="minorHAnsi" w:hAnsiTheme="minorHAnsi" w:cstheme="minorHAnsi"/>
        </w:rPr>
        <w:t xml:space="preserve">Support Technicians </w:t>
      </w:r>
      <w:r w:rsidR="000A5DB8" w:rsidRPr="00E60D34">
        <w:rPr>
          <w:rFonts w:asciiTheme="minorHAnsi" w:hAnsiTheme="minorHAnsi" w:cstheme="minorHAnsi"/>
        </w:rPr>
        <w:t xml:space="preserve">and Extended </w:t>
      </w:r>
      <w:r w:rsidR="0033750A" w:rsidRPr="00E60D34">
        <w:rPr>
          <w:rFonts w:asciiTheme="minorHAnsi" w:hAnsiTheme="minorHAnsi" w:cstheme="minorHAnsi"/>
        </w:rPr>
        <w:t>Working Hours</w:t>
      </w:r>
    </w:p>
    <w:p w14:paraId="48356991" w14:textId="0461FBF9" w:rsidR="008C048A" w:rsidRPr="00E60D34" w:rsidRDefault="008C048A" w:rsidP="00B622D9">
      <w:pPr>
        <w:tabs>
          <w:tab w:val="left" w:pos="5400"/>
        </w:tabs>
        <w:rPr>
          <w:rFonts w:asciiTheme="minorHAnsi" w:hAnsiTheme="minorHAnsi" w:cstheme="minorHAnsi"/>
        </w:rPr>
      </w:pPr>
      <w:r w:rsidRPr="00E60D34">
        <w:rPr>
          <w:rFonts w:asciiTheme="minorHAnsi" w:hAnsiTheme="minorHAnsi" w:cstheme="minorHAnsi"/>
        </w:rPr>
        <w:t xml:space="preserve">The contractor shall provide full-time technician </w:t>
      </w:r>
      <w:r w:rsidR="00D2345B" w:rsidRPr="00E60D34">
        <w:rPr>
          <w:rFonts w:asciiTheme="minorHAnsi" w:hAnsiTheme="minorHAnsi" w:cstheme="minorHAnsi"/>
        </w:rPr>
        <w:t xml:space="preserve">printer </w:t>
      </w:r>
      <w:r w:rsidR="005C789D" w:rsidRPr="00E60D34">
        <w:rPr>
          <w:rFonts w:asciiTheme="minorHAnsi" w:hAnsiTheme="minorHAnsi" w:cstheme="minorHAnsi"/>
        </w:rPr>
        <w:t xml:space="preserve">maintenance </w:t>
      </w:r>
      <w:r w:rsidR="00D11B06" w:rsidRPr="00E60D34">
        <w:rPr>
          <w:rFonts w:asciiTheme="minorHAnsi" w:hAnsiTheme="minorHAnsi" w:cstheme="minorHAnsi"/>
        </w:rPr>
        <w:t xml:space="preserve">support </w:t>
      </w:r>
      <w:r w:rsidR="006E2FF5" w:rsidRPr="00E60D34">
        <w:rPr>
          <w:rFonts w:asciiTheme="minorHAnsi" w:hAnsiTheme="minorHAnsi" w:cstheme="minorHAnsi"/>
        </w:rPr>
        <w:t>for</w:t>
      </w:r>
      <w:r w:rsidRPr="00E60D34">
        <w:rPr>
          <w:rFonts w:asciiTheme="minorHAnsi" w:hAnsiTheme="minorHAnsi" w:cstheme="minorHAnsi"/>
        </w:rPr>
        <w:t xml:space="preserve"> </w:t>
      </w:r>
      <w:r w:rsidR="001E67ED" w:rsidRPr="00E60D34">
        <w:rPr>
          <w:rFonts w:asciiTheme="minorHAnsi" w:hAnsiTheme="minorHAnsi" w:cstheme="minorHAnsi"/>
        </w:rPr>
        <w:t>personalization printers a</w:t>
      </w:r>
      <w:r w:rsidR="00E1406C" w:rsidRPr="00E60D34">
        <w:rPr>
          <w:rFonts w:asciiTheme="minorHAnsi" w:hAnsiTheme="minorHAnsi" w:cstheme="minorHAnsi"/>
        </w:rPr>
        <w:t>s</w:t>
      </w:r>
      <w:r w:rsidR="001E67ED" w:rsidRPr="00E60D34">
        <w:rPr>
          <w:rFonts w:asciiTheme="minorHAnsi" w:hAnsiTheme="minorHAnsi" w:cstheme="minorHAnsi"/>
        </w:rPr>
        <w:t xml:space="preserve"> required </w:t>
      </w:r>
      <w:r w:rsidR="00AF0692" w:rsidRPr="00E60D34">
        <w:rPr>
          <w:rFonts w:asciiTheme="minorHAnsi" w:hAnsiTheme="minorHAnsi" w:cstheme="minorHAnsi"/>
        </w:rPr>
        <w:t xml:space="preserve">at Passport Agency locations, Passport Centers, and </w:t>
      </w:r>
      <w:r w:rsidR="00123DEC" w:rsidRPr="00E60D34">
        <w:rPr>
          <w:rFonts w:asciiTheme="minorHAnsi" w:hAnsiTheme="minorHAnsi" w:cstheme="minorHAnsi"/>
        </w:rPr>
        <w:t>at Support Sites with</w:t>
      </w:r>
      <w:r w:rsidR="00AF0692" w:rsidRPr="00E60D34">
        <w:rPr>
          <w:rFonts w:asciiTheme="minorHAnsi" w:hAnsiTheme="minorHAnsi" w:cstheme="minorHAnsi"/>
        </w:rPr>
        <w:t>in</w:t>
      </w:r>
      <w:r w:rsidRPr="00E60D34">
        <w:rPr>
          <w:rFonts w:asciiTheme="minorHAnsi" w:hAnsiTheme="minorHAnsi" w:cstheme="minorHAnsi"/>
        </w:rPr>
        <w:t xml:space="preserve"> the DC Metropolitan area. </w:t>
      </w:r>
      <w:r w:rsidR="00744E2C" w:rsidRPr="00E60D34">
        <w:rPr>
          <w:rFonts w:asciiTheme="minorHAnsi" w:hAnsiTheme="minorHAnsi" w:cstheme="minorHAnsi"/>
        </w:rPr>
        <w:t xml:space="preserve">The contractor shall designate a local technician to provide full-time coverage during the regular workdays Monday-Friday for 8 hours </w:t>
      </w:r>
      <w:r w:rsidR="004656F1" w:rsidRPr="00E60D34">
        <w:rPr>
          <w:rFonts w:asciiTheme="minorHAnsi" w:hAnsiTheme="minorHAnsi" w:cstheme="minorHAnsi"/>
        </w:rPr>
        <w:t>per work shift</w:t>
      </w:r>
      <w:r w:rsidR="00744E2C" w:rsidRPr="00E60D34">
        <w:rPr>
          <w:rFonts w:asciiTheme="minorHAnsi" w:hAnsiTheme="minorHAnsi" w:cstheme="minorHAnsi"/>
        </w:rPr>
        <w:t xml:space="preserve">. If the designated technician is not </w:t>
      </w:r>
      <w:r w:rsidR="00B73E38" w:rsidRPr="00E60D34">
        <w:rPr>
          <w:rFonts w:asciiTheme="minorHAnsi" w:hAnsiTheme="minorHAnsi" w:cstheme="minorHAnsi"/>
        </w:rPr>
        <w:t>available,</w:t>
      </w:r>
      <w:r w:rsidR="00744E2C" w:rsidRPr="00E60D34">
        <w:rPr>
          <w:rFonts w:asciiTheme="minorHAnsi" w:hAnsiTheme="minorHAnsi" w:cstheme="minorHAnsi"/>
        </w:rPr>
        <w:t xml:space="preserve"> </w:t>
      </w:r>
      <w:r w:rsidR="00FC39BB" w:rsidRPr="00E60D34">
        <w:rPr>
          <w:rFonts w:asciiTheme="minorHAnsi" w:hAnsiTheme="minorHAnsi" w:cstheme="minorHAnsi"/>
        </w:rPr>
        <w:t xml:space="preserve">the contractor shall </w:t>
      </w:r>
      <w:r w:rsidR="00075628" w:rsidRPr="00E60D34">
        <w:rPr>
          <w:rFonts w:asciiTheme="minorHAnsi" w:hAnsiTheme="minorHAnsi" w:cstheme="minorHAnsi"/>
        </w:rPr>
        <w:t xml:space="preserve">notify the COR and </w:t>
      </w:r>
      <w:r w:rsidR="00FC39BB" w:rsidRPr="00E60D34">
        <w:rPr>
          <w:rFonts w:asciiTheme="minorHAnsi" w:hAnsiTheme="minorHAnsi" w:cstheme="minorHAnsi"/>
        </w:rPr>
        <w:t xml:space="preserve">provide </w:t>
      </w:r>
      <w:r w:rsidR="00744E2C" w:rsidRPr="00E60D34">
        <w:rPr>
          <w:rFonts w:asciiTheme="minorHAnsi" w:hAnsiTheme="minorHAnsi" w:cstheme="minorHAnsi"/>
        </w:rPr>
        <w:t xml:space="preserve">a backup technician </w:t>
      </w:r>
      <w:r w:rsidR="00120620" w:rsidRPr="00E60D34">
        <w:rPr>
          <w:rFonts w:asciiTheme="minorHAnsi" w:hAnsiTheme="minorHAnsi" w:cstheme="minorHAnsi"/>
        </w:rPr>
        <w:t>for</w:t>
      </w:r>
      <w:r w:rsidR="00744E2C" w:rsidRPr="00E60D34">
        <w:rPr>
          <w:rFonts w:asciiTheme="minorHAnsi" w:hAnsiTheme="minorHAnsi" w:cstheme="minorHAnsi"/>
        </w:rPr>
        <w:t xml:space="preserve"> full-time </w:t>
      </w:r>
      <w:r w:rsidR="00120620" w:rsidRPr="00E60D34">
        <w:rPr>
          <w:rFonts w:asciiTheme="minorHAnsi" w:hAnsiTheme="minorHAnsi" w:cstheme="minorHAnsi"/>
        </w:rPr>
        <w:t>support</w:t>
      </w:r>
      <w:r w:rsidR="00CC14A7" w:rsidRPr="00E60D34">
        <w:rPr>
          <w:rFonts w:asciiTheme="minorHAnsi" w:hAnsiTheme="minorHAnsi" w:cstheme="minorHAnsi"/>
        </w:rPr>
        <w:t>.</w:t>
      </w:r>
      <w:r w:rsidR="00A04B73" w:rsidRPr="00E60D34">
        <w:rPr>
          <w:rFonts w:asciiTheme="minorHAnsi" w:hAnsiTheme="minorHAnsi" w:cstheme="minorHAnsi"/>
        </w:rPr>
        <w:t xml:space="preserve"> Full-time and extended working hours required will be established </w:t>
      </w:r>
      <w:r w:rsidR="004A1021" w:rsidRPr="00E60D34">
        <w:rPr>
          <w:rFonts w:asciiTheme="minorHAnsi" w:hAnsiTheme="minorHAnsi" w:cstheme="minorHAnsi"/>
        </w:rPr>
        <w:t>per location</w:t>
      </w:r>
      <w:r w:rsidR="00A04B73" w:rsidRPr="00E60D34">
        <w:rPr>
          <w:rFonts w:asciiTheme="minorHAnsi" w:hAnsiTheme="minorHAnsi" w:cstheme="minorHAnsi"/>
        </w:rPr>
        <w:t>.</w:t>
      </w:r>
      <w:r w:rsidR="00D32EAA" w:rsidRPr="00E60D34">
        <w:rPr>
          <w:rFonts w:asciiTheme="minorHAnsi" w:hAnsiTheme="minorHAnsi" w:cstheme="minorHAnsi"/>
        </w:rPr>
        <w:t xml:space="preserve"> </w:t>
      </w:r>
      <w:r w:rsidR="00AF353E" w:rsidRPr="00E60D34">
        <w:rPr>
          <w:rFonts w:asciiTheme="minorHAnsi" w:hAnsiTheme="minorHAnsi" w:cstheme="minorHAnsi"/>
        </w:rPr>
        <w:t xml:space="preserve">Extended working hours must be pre-approved by the COR/GTM in writing prior to </w:t>
      </w:r>
      <w:r w:rsidR="00B6062F" w:rsidRPr="00E60D34">
        <w:rPr>
          <w:rFonts w:asciiTheme="minorHAnsi" w:hAnsiTheme="minorHAnsi" w:cstheme="minorHAnsi"/>
        </w:rPr>
        <w:t>employee performance</w:t>
      </w:r>
      <w:r w:rsidR="00AF353E" w:rsidRPr="00E60D34">
        <w:rPr>
          <w:rFonts w:asciiTheme="minorHAnsi" w:hAnsiTheme="minorHAnsi" w:cstheme="minorHAnsi"/>
        </w:rPr>
        <w:t xml:space="preserve">. </w:t>
      </w:r>
      <w:r w:rsidR="00BD1D0A" w:rsidRPr="00E60D34">
        <w:rPr>
          <w:rFonts w:asciiTheme="minorHAnsi" w:hAnsiTheme="minorHAnsi" w:cstheme="minorHAnsi"/>
        </w:rPr>
        <w:t xml:space="preserve">The contractor is responsible for ensuring that personalization printers are operational during normal business hours. No printer will be without the capability to personalize passport </w:t>
      </w:r>
      <w:r w:rsidR="002E1855" w:rsidRPr="00E60D34">
        <w:rPr>
          <w:rFonts w:asciiTheme="minorHAnsi" w:hAnsiTheme="minorHAnsi" w:cstheme="minorHAnsi"/>
        </w:rPr>
        <w:t>books</w:t>
      </w:r>
      <w:r w:rsidR="00BD1D0A" w:rsidRPr="00E60D34">
        <w:rPr>
          <w:rFonts w:asciiTheme="minorHAnsi" w:hAnsiTheme="minorHAnsi" w:cstheme="minorHAnsi"/>
        </w:rPr>
        <w:t xml:space="preserve"> for more than 4 hours</w:t>
      </w:r>
      <w:r w:rsidR="0038698D" w:rsidRPr="00E60D34">
        <w:rPr>
          <w:rFonts w:asciiTheme="minorHAnsi" w:hAnsiTheme="minorHAnsi" w:cstheme="minorHAnsi"/>
        </w:rPr>
        <w:t xml:space="preserve"> per printer. </w:t>
      </w:r>
      <w:r w:rsidR="00BD1D0A" w:rsidRPr="00E60D34">
        <w:rPr>
          <w:rFonts w:asciiTheme="minorHAnsi" w:hAnsiTheme="minorHAnsi" w:cstheme="minorHAnsi"/>
        </w:rPr>
        <w:t xml:space="preserve"> </w:t>
      </w:r>
    </w:p>
    <w:p w14:paraId="7FB6B12D" w14:textId="78B4F572" w:rsidR="008C048A" w:rsidRPr="00E60D34" w:rsidRDefault="008C048A" w:rsidP="00B622D9">
      <w:pPr>
        <w:tabs>
          <w:tab w:val="left" w:pos="5400"/>
        </w:tabs>
        <w:rPr>
          <w:rFonts w:asciiTheme="minorHAnsi" w:hAnsiTheme="minorHAnsi" w:cstheme="minorHAnsi"/>
        </w:rPr>
      </w:pPr>
    </w:p>
    <w:p w14:paraId="51390588" w14:textId="7447BC1A" w:rsidR="002D0274" w:rsidRPr="00E60D34" w:rsidRDefault="00D372BA" w:rsidP="00B622D9">
      <w:pPr>
        <w:tabs>
          <w:tab w:val="left" w:pos="5400"/>
        </w:tabs>
        <w:rPr>
          <w:rFonts w:asciiTheme="minorHAnsi" w:hAnsiTheme="minorHAnsi" w:cstheme="minorHAnsi"/>
        </w:rPr>
      </w:pPr>
      <w:r w:rsidRPr="00E60D34">
        <w:rPr>
          <w:rFonts w:asciiTheme="minorHAnsi" w:hAnsiTheme="minorHAnsi" w:cstheme="minorHAnsi"/>
        </w:rPr>
        <w:t xml:space="preserve">The contractor shall provide </w:t>
      </w:r>
      <w:r w:rsidR="00E43EEB" w:rsidRPr="00E60D34">
        <w:rPr>
          <w:rFonts w:asciiTheme="minorHAnsi" w:hAnsiTheme="minorHAnsi" w:cstheme="minorHAnsi"/>
        </w:rPr>
        <w:t>t</w:t>
      </w:r>
      <w:r w:rsidR="002D0274" w:rsidRPr="00E60D34">
        <w:rPr>
          <w:rFonts w:asciiTheme="minorHAnsi" w:hAnsiTheme="minorHAnsi" w:cstheme="minorHAnsi"/>
        </w:rPr>
        <w:t xml:space="preserve">echnicians </w:t>
      </w:r>
      <w:r w:rsidR="00F96DA3" w:rsidRPr="00E60D34">
        <w:rPr>
          <w:rFonts w:asciiTheme="minorHAnsi" w:hAnsiTheme="minorHAnsi" w:cstheme="minorHAnsi"/>
        </w:rPr>
        <w:t xml:space="preserve">for the </w:t>
      </w:r>
      <w:r w:rsidR="002D0274" w:rsidRPr="00E60D34">
        <w:rPr>
          <w:rFonts w:asciiTheme="minorHAnsi" w:hAnsiTheme="minorHAnsi" w:cstheme="minorHAnsi"/>
        </w:rPr>
        <w:t xml:space="preserve">DC Metropolitan area </w:t>
      </w:r>
      <w:r w:rsidR="00F96DA3" w:rsidRPr="00E60D34">
        <w:rPr>
          <w:rFonts w:asciiTheme="minorHAnsi" w:hAnsiTheme="minorHAnsi" w:cstheme="minorHAnsi"/>
        </w:rPr>
        <w:t>to</w:t>
      </w:r>
      <w:r w:rsidR="002D0274" w:rsidRPr="00E60D34">
        <w:rPr>
          <w:rFonts w:asciiTheme="minorHAnsi" w:hAnsiTheme="minorHAnsi" w:cstheme="minorHAnsi"/>
        </w:rPr>
        <w:t xml:space="preserve"> support </w:t>
      </w:r>
      <w:r w:rsidR="00C42FC1" w:rsidRPr="00E60D34">
        <w:rPr>
          <w:rFonts w:asciiTheme="minorHAnsi" w:hAnsiTheme="minorHAnsi" w:cstheme="minorHAnsi"/>
        </w:rPr>
        <w:t>all</w:t>
      </w:r>
      <w:r w:rsidR="002D0274" w:rsidRPr="00E60D34">
        <w:rPr>
          <w:rFonts w:asciiTheme="minorHAnsi" w:hAnsiTheme="minorHAnsi" w:cstheme="minorHAnsi"/>
        </w:rPr>
        <w:t xml:space="preserve"> development and test</w:t>
      </w:r>
      <w:r w:rsidR="0080113B" w:rsidRPr="00E60D34">
        <w:rPr>
          <w:rFonts w:asciiTheme="minorHAnsi" w:hAnsiTheme="minorHAnsi" w:cstheme="minorHAnsi"/>
        </w:rPr>
        <w:t xml:space="preserve">ing </w:t>
      </w:r>
      <w:r w:rsidR="004F0ACE" w:rsidRPr="00E60D34">
        <w:rPr>
          <w:rFonts w:asciiTheme="minorHAnsi" w:hAnsiTheme="minorHAnsi" w:cstheme="minorHAnsi"/>
        </w:rPr>
        <w:t>lab</w:t>
      </w:r>
      <w:r w:rsidR="00AF353E" w:rsidRPr="00E60D34">
        <w:rPr>
          <w:rFonts w:asciiTheme="minorHAnsi" w:hAnsiTheme="minorHAnsi" w:cstheme="minorHAnsi"/>
        </w:rPr>
        <w:t xml:space="preserve"> locations </w:t>
      </w:r>
      <w:r w:rsidR="0080113B" w:rsidRPr="00E60D34">
        <w:rPr>
          <w:rFonts w:asciiTheme="minorHAnsi" w:hAnsiTheme="minorHAnsi" w:cstheme="minorHAnsi"/>
        </w:rPr>
        <w:t xml:space="preserve">for the </w:t>
      </w:r>
      <w:r w:rsidR="002D0274" w:rsidRPr="00E60D34">
        <w:rPr>
          <w:rFonts w:asciiTheme="minorHAnsi" w:hAnsiTheme="minorHAnsi" w:cstheme="minorHAnsi"/>
        </w:rPr>
        <w:t xml:space="preserve">High-Capacity and Low-Capacity Personalization Printers, provide production support to the </w:t>
      </w:r>
      <w:r w:rsidR="009C46E8" w:rsidRPr="00E60D34">
        <w:rPr>
          <w:rFonts w:asciiTheme="minorHAnsi" w:hAnsiTheme="minorHAnsi" w:cstheme="minorHAnsi"/>
        </w:rPr>
        <w:t xml:space="preserve">supporting labs including </w:t>
      </w:r>
      <w:r w:rsidR="002D0274" w:rsidRPr="00E60D34">
        <w:rPr>
          <w:rFonts w:asciiTheme="minorHAnsi" w:hAnsiTheme="minorHAnsi" w:cstheme="minorHAnsi"/>
        </w:rPr>
        <w:t>Special Issuance Agency (SIA) and Washington Passport Agency (WN).</w:t>
      </w:r>
      <w:r w:rsidR="00BA4D4F" w:rsidRPr="00E60D34">
        <w:rPr>
          <w:rFonts w:asciiTheme="minorHAnsi" w:hAnsiTheme="minorHAnsi" w:cstheme="minorHAnsi"/>
        </w:rPr>
        <w:t xml:space="preserve">  </w:t>
      </w:r>
    </w:p>
    <w:p w14:paraId="7B013757" w14:textId="77777777" w:rsidR="002D0274" w:rsidRPr="00E60D34" w:rsidRDefault="002D0274" w:rsidP="00B622D9">
      <w:pPr>
        <w:tabs>
          <w:tab w:val="left" w:pos="5400"/>
        </w:tabs>
        <w:rPr>
          <w:rFonts w:asciiTheme="minorHAnsi" w:hAnsiTheme="minorHAnsi" w:cstheme="minorHAnsi"/>
        </w:rPr>
      </w:pPr>
    </w:p>
    <w:p w14:paraId="1128676C" w14:textId="50141713" w:rsidR="00947C22" w:rsidRPr="00E60D34" w:rsidRDefault="0076780F" w:rsidP="009210DA">
      <w:pPr>
        <w:tabs>
          <w:tab w:val="left" w:pos="5400"/>
        </w:tabs>
        <w:rPr>
          <w:rFonts w:asciiTheme="minorHAnsi" w:hAnsiTheme="minorHAnsi" w:cstheme="minorHAnsi"/>
        </w:rPr>
      </w:pPr>
      <w:r w:rsidRPr="00E60D34">
        <w:rPr>
          <w:rFonts w:asciiTheme="minorHAnsi" w:hAnsiTheme="minorHAnsi" w:cstheme="minorHAnsi"/>
        </w:rPr>
        <w:t>At the Arkansas Passport Center (APC), the Tucson Passport Center (TPC), and any future processing center</w:t>
      </w:r>
      <w:r w:rsidR="009210DA" w:rsidRPr="00E60D34">
        <w:rPr>
          <w:rFonts w:asciiTheme="minorHAnsi" w:hAnsiTheme="minorHAnsi" w:cstheme="minorHAnsi"/>
        </w:rPr>
        <w:t>(</w:t>
      </w:r>
      <w:r w:rsidRPr="00E60D34">
        <w:rPr>
          <w:rFonts w:asciiTheme="minorHAnsi" w:hAnsiTheme="minorHAnsi" w:cstheme="minorHAnsi"/>
        </w:rPr>
        <w:t>s</w:t>
      </w:r>
      <w:r w:rsidR="009210DA" w:rsidRPr="00E60D34">
        <w:rPr>
          <w:rFonts w:asciiTheme="minorHAnsi" w:hAnsiTheme="minorHAnsi" w:cstheme="minorHAnsi"/>
        </w:rPr>
        <w:t>)</w:t>
      </w:r>
      <w:r w:rsidRPr="00E60D34">
        <w:rPr>
          <w:rFonts w:asciiTheme="minorHAnsi" w:hAnsiTheme="minorHAnsi" w:cstheme="minorHAnsi"/>
        </w:rPr>
        <w:t xml:space="preserve">, the contractor shall provide at least one on-site full-time maintenance technician during all normal working hours.  The contractor’s on-site maintenance staff shall provide remedial maintenance as required per Personalization Printer (all work shall be justified) and perform any other maintenance, including preventive, required on the Personalization Printers. </w:t>
      </w:r>
      <w:r w:rsidR="008D7000" w:rsidRPr="00E60D34">
        <w:rPr>
          <w:rFonts w:asciiTheme="minorHAnsi" w:hAnsiTheme="minorHAnsi" w:cstheme="minorHAnsi"/>
        </w:rPr>
        <w:t>B</w:t>
      </w:r>
      <w:r w:rsidRPr="00E60D34">
        <w:rPr>
          <w:rFonts w:asciiTheme="minorHAnsi" w:hAnsiTheme="minorHAnsi" w:cstheme="minorHAnsi"/>
        </w:rPr>
        <w:t xml:space="preserve">oth APC and TPC operate two consecutive shifts, however, DOS may add a third shift or reduce the number of shifts if determined to be in the best interest of the Government.  </w:t>
      </w:r>
    </w:p>
    <w:p w14:paraId="6485CA52" w14:textId="77777777" w:rsidR="00947C22" w:rsidRPr="00E60D34" w:rsidRDefault="00947C22" w:rsidP="0076780F">
      <w:pPr>
        <w:rPr>
          <w:rFonts w:asciiTheme="minorHAnsi" w:hAnsiTheme="minorHAnsi" w:cstheme="minorHAnsi"/>
        </w:rPr>
      </w:pPr>
    </w:p>
    <w:p w14:paraId="310B636E" w14:textId="7901997F" w:rsidR="00ED282F" w:rsidRPr="00E60D34" w:rsidRDefault="00947C22" w:rsidP="00947C22">
      <w:pPr>
        <w:tabs>
          <w:tab w:val="left" w:pos="5400"/>
        </w:tabs>
        <w:rPr>
          <w:rFonts w:asciiTheme="minorHAnsi" w:hAnsiTheme="minorHAnsi" w:cstheme="minorHAnsi"/>
        </w:rPr>
      </w:pPr>
      <w:r w:rsidRPr="00E60D34">
        <w:rPr>
          <w:rFonts w:asciiTheme="minorHAnsi" w:hAnsiTheme="minorHAnsi" w:cstheme="minorHAnsi"/>
        </w:rPr>
        <w:lastRenderedPageBreak/>
        <w:t xml:space="preserve">The </w:t>
      </w:r>
      <w:r w:rsidR="00792B40" w:rsidRPr="00E60D34">
        <w:rPr>
          <w:rFonts w:asciiTheme="minorHAnsi" w:hAnsiTheme="minorHAnsi" w:cstheme="minorHAnsi"/>
        </w:rPr>
        <w:t>c</w:t>
      </w:r>
      <w:r w:rsidRPr="00E60D34">
        <w:rPr>
          <w:rFonts w:asciiTheme="minorHAnsi" w:hAnsiTheme="minorHAnsi" w:cstheme="minorHAnsi"/>
        </w:rPr>
        <w:t xml:space="preserve">ontractor shall provide extended working hours support as required by the COR/GTM for emergency requirements or other urgent matters. </w:t>
      </w:r>
      <w:r w:rsidR="0076780F" w:rsidRPr="00E60D34">
        <w:rPr>
          <w:rFonts w:asciiTheme="minorHAnsi" w:hAnsiTheme="minorHAnsi" w:cstheme="minorHAnsi"/>
        </w:rPr>
        <w:t>Occasionally, weekend operations may be required at APC/TPC outside of normal working hours.  In such cases, the contractor shall provide maintenance technician support on an hourly basis for extended working hours</w:t>
      </w:r>
      <w:r w:rsidR="0062492C" w:rsidRPr="00E60D34">
        <w:rPr>
          <w:rFonts w:asciiTheme="minorHAnsi" w:hAnsiTheme="minorHAnsi" w:cstheme="minorHAnsi"/>
        </w:rPr>
        <w:t xml:space="preserve"> in accordance with COR/GTM approval. </w:t>
      </w:r>
    </w:p>
    <w:p w14:paraId="3AD05733" w14:textId="65AE17DE" w:rsidR="002E58C1" w:rsidRPr="00E60D34" w:rsidRDefault="002E58C1" w:rsidP="0076780F">
      <w:pPr>
        <w:rPr>
          <w:rFonts w:asciiTheme="minorHAnsi" w:hAnsiTheme="minorHAnsi" w:cstheme="minorHAnsi"/>
        </w:rPr>
      </w:pPr>
    </w:p>
    <w:p w14:paraId="2A80DDDD" w14:textId="36FE6C31" w:rsidR="003D4C6F" w:rsidRPr="00E60D34" w:rsidRDefault="003D4C6F" w:rsidP="003D4C6F">
      <w:pPr>
        <w:rPr>
          <w:rFonts w:asciiTheme="minorHAnsi" w:hAnsiTheme="minorHAnsi" w:cstheme="minorHAnsi"/>
        </w:rPr>
      </w:pPr>
      <w:r w:rsidRPr="00E60D34">
        <w:rPr>
          <w:rFonts w:asciiTheme="minorHAnsi" w:hAnsiTheme="minorHAnsi" w:cstheme="minorHAnsi"/>
        </w:rPr>
        <w:t xml:space="preserve">The contractor shall: </w:t>
      </w:r>
    </w:p>
    <w:p w14:paraId="59896ACB" w14:textId="77777777" w:rsidR="001E3461" w:rsidRPr="00E60D34" w:rsidRDefault="001E3461" w:rsidP="003D4C6F">
      <w:pPr>
        <w:rPr>
          <w:rFonts w:asciiTheme="minorHAnsi" w:hAnsiTheme="minorHAnsi" w:cstheme="minorHAnsi"/>
        </w:rPr>
      </w:pPr>
    </w:p>
    <w:p w14:paraId="462EE08A" w14:textId="305F308B" w:rsidR="004E295E" w:rsidRPr="00E60D34" w:rsidRDefault="004E295E"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Maintain, </w:t>
      </w:r>
      <w:r w:rsidR="002968A4" w:rsidRPr="00E60D34">
        <w:rPr>
          <w:rFonts w:asciiTheme="minorHAnsi" w:hAnsiTheme="minorHAnsi" w:cstheme="minorHAnsi"/>
        </w:rPr>
        <w:t>troubleshoot,</w:t>
      </w:r>
      <w:r w:rsidRPr="00E60D34">
        <w:rPr>
          <w:rFonts w:asciiTheme="minorHAnsi" w:hAnsiTheme="minorHAnsi" w:cstheme="minorHAnsi"/>
        </w:rPr>
        <w:t xml:space="preserve"> </w:t>
      </w:r>
      <w:r w:rsidR="009B09CD" w:rsidRPr="00E60D34">
        <w:rPr>
          <w:rFonts w:asciiTheme="minorHAnsi" w:hAnsiTheme="minorHAnsi" w:cstheme="minorHAnsi"/>
        </w:rPr>
        <w:t xml:space="preserve">and support </w:t>
      </w:r>
      <w:r w:rsidRPr="00E60D34">
        <w:rPr>
          <w:rFonts w:asciiTheme="minorHAnsi" w:hAnsiTheme="minorHAnsi" w:cstheme="minorHAnsi"/>
        </w:rPr>
        <w:t xml:space="preserve">any and all upgrades </w:t>
      </w:r>
      <w:r w:rsidR="00DC53D2" w:rsidRPr="00E60D34">
        <w:rPr>
          <w:rFonts w:asciiTheme="minorHAnsi" w:hAnsiTheme="minorHAnsi" w:cstheme="minorHAnsi"/>
        </w:rPr>
        <w:t>for</w:t>
      </w:r>
      <w:r w:rsidRPr="00E60D34">
        <w:rPr>
          <w:rFonts w:asciiTheme="minorHAnsi" w:hAnsiTheme="minorHAnsi" w:cstheme="minorHAnsi"/>
        </w:rPr>
        <w:t xml:space="preserve"> customize</w:t>
      </w:r>
      <w:r w:rsidR="0055076E" w:rsidRPr="00E60D34">
        <w:rPr>
          <w:rFonts w:asciiTheme="minorHAnsi" w:hAnsiTheme="minorHAnsi" w:cstheme="minorHAnsi"/>
        </w:rPr>
        <w:t>d</w:t>
      </w:r>
      <w:r w:rsidRPr="00E60D34">
        <w:rPr>
          <w:rFonts w:asciiTheme="minorHAnsi" w:hAnsiTheme="minorHAnsi" w:cstheme="minorHAnsi"/>
        </w:rPr>
        <w:t xml:space="preserve"> proprietary software to work with the approved Department and Consular Affairs COTS and GOTS software products. The contractor is not responsible for the support of the workstations and OpenNet, as these are managed outside of the scope of this contract. </w:t>
      </w:r>
    </w:p>
    <w:p w14:paraId="4691A325" w14:textId="369F4E0E" w:rsidR="003862B6" w:rsidRPr="00E60D34" w:rsidRDefault="00002C13"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Make necessary repairs based on the operation of the High and Low Capacity Personalization Printers, ensuring the printers stay in operational conditions </w:t>
      </w:r>
    </w:p>
    <w:p w14:paraId="40D3A2D8" w14:textId="253392C0" w:rsidR="002E58C1" w:rsidRPr="00E60D34" w:rsidRDefault="002E58C1" w:rsidP="007D6A86">
      <w:pPr>
        <w:pStyle w:val="ListParagraph"/>
        <w:numPr>
          <w:ilvl w:val="0"/>
          <w:numId w:val="39"/>
        </w:numPr>
        <w:rPr>
          <w:rFonts w:asciiTheme="minorHAnsi" w:hAnsiTheme="minorHAnsi" w:cstheme="minorHAnsi"/>
        </w:rPr>
      </w:pPr>
      <w:r w:rsidRPr="00E60D34">
        <w:rPr>
          <w:rFonts w:asciiTheme="minorHAnsi" w:hAnsiTheme="minorHAnsi" w:cstheme="minorHAnsi"/>
        </w:rPr>
        <w:t>Perform all activities at the start of day and end of day that involve handling of ink for High-Capacity and Low-Capacity Personalization Printers.</w:t>
      </w:r>
    </w:p>
    <w:p w14:paraId="34705B57" w14:textId="77777777" w:rsidR="000E132B" w:rsidRPr="00E60D34" w:rsidRDefault="003D4C6F" w:rsidP="007D6A86">
      <w:pPr>
        <w:pStyle w:val="ListParagraph"/>
        <w:numPr>
          <w:ilvl w:val="0"/>
          <w:numId w:val="39"/>
        </w:numPr>
        <w:rPr>
          <w:rFonts w:asciiTheme="minorHAnsi" w:hAnsiTheme="minorHAnsi" w:cstheme="minorHAnsi"/>
        </w:rPr>
      </w:pPr>
      <w:r w:rsidRPr="00E60D34">
        <w:rPr>
          <w:rFonts w:asciiTheme="minorHAnsi" w:hAnsiTheme="minorHAnsi" w:cstheme="minorHAnsi"/>
        </w:rPr>
        <w:t>Perform all maintenance activities to include</w:t>
      </w:r>
      <w:r w:rsidR="002342CA" w:rsidRPr="00E60D34">
        <w:rPr>
          <w:rFonts w:asciiTheme="minorHAnsi" w:hAnsiTheme="minorHAnsi" w:cstheme="minorHAnsi"/>
        </w:rPr>
        <w:t>,</w:t>
      </w:r>
      <w:r w:rsidRPr="00E60D34">
        <w:rPr>
          <w:rFonts w:asciiTheme="minorHAnsi" w:hAnsiTheme="minorHAnsi" w:cstheme="minorHAnsi"/>
        </w:rPr>
        <w:t xml:space="preserve"> but not limited to replacing purge tray, running automatic head cleaner for </w:t>
      </w:r>
      <w:r w:rsidR="00EB00D2" w:rsidRPr="00E60D34">
        <w:rPr>
          <w:rFonts w:asciiTheme="minorHAnsi" w:hAnsiTheme="minorHAnsi" w:cstheme="minorHAnsi"/>
        </w:rPr>
        <w:t xml:space="preserve">Low-Capacity Personalization Printer </w:t>
      </w:r>
      <w:r w:rsidRPr="00E60D34">
        <w:rPr>
          <w:rFonts w:asciiTheme="minorHAnsi" w:hAnsiTheme="minorHAnsi" w:cstheme="minorHAnsi"/>
        </w:rPr>
        <w:t xml:space="preserve">and manual </w:t>
      </w:r>
      <w:r w:rsidR="003759A4" w:rsidRPr="00E60D34">
        <w:rPr>
          <w:rFonts w:asciiTheme="minorHAnsi" w:hAnsiTheme="minorHAnsi" w:cstheme="minorHAnsi"/>
        </w:rPr>
        <w:t>upgrade</w:t>
      </w:r>
      <w:r w:rsidR="00B57DAC" w:rsidRPr="00E60D34">
        <w:rPr>
          <w:rFonts w:asciiTheme="minorHAnsi" w:hAnsiTheme="minorHAnsi" w:cstheme="minorHAnsi"/>
        </w:rPr>
        <w:t xml:space="preserve"> </w:t>
      </w:r>
      <w:r w:rsidRPr="00E60D34">
        <w:rPr>
          <w:rFonts w:asciiTheme="minorHAnsi" w:hAnsiTheme="minorHAnsi" w:cstheme="minorHAnsi"/>
        </w:rPr>
        <w:t xml:space="preserve">head cleaner </w:t>
      </w:r>
      <w:r w:rsidR="00EB00D2" w:rsidRPr="00E60D34">
        <w:rPr>
          <w:rFonts w:asciiTheme="minorHAnsi" w:hAnsiTheme="minorHAnsi" w:cstheme="minorHAnsi"/>
        </w:rPr>
        <w:t>for</w:t>
      </w:r>
      <w:r w:rsidR="00EB4DD9" w:rsidRPr="00E60D34">
        <w:rPr>
          <w:rFonts w:asciiTheme="minorHAnsi" w:hAnsiTheme="minorHAnsi" w:cstheme="minorHAnsi"/>
        </w:rPr>
        <w:t xml:space="preserve"> </w:t>
      </w:r>
      <w:r w:rsidR="00056C25" w:rsidRPr="00E60D34">
        <w:rPr>
          <w:rFonts w:asciiTheme="minorHAnsi" w:hAnsiTheme="minorHAnsi" w:cstheme="minorHAnsi"/>
        </w:rPr>
        <w:t>H</w:t>
      </w:r>
      <w:r w:rsidR="00EB4DD9" w:rsidRPr="00E60D34">
        <w:rPr>
          <w:rFonts w:asciiTheme="minorHAnsi" w:hAnsiTheme="minorHAnsi" w:cstheme="minorHAnsi"/>
        </w:rPr>
        <w:t>igh-Capacity Personalization Printers</w:t>
      </w:r>
      <w:r w:rsidRPr="00E60D34">
        <w:rPr>
          <w:rFonts w:asciiTheme="minorHAnsi" w:hAnsiTheme="minorHAnsi" w:cstheme="minorHAnsi"/>
        </w:rPr>
        <w:t xml:space="preserve">, replacing carbon filter, cleaning inside of printer, and replacing ink bags and disposing </w:t>
      </w:r>
      <w:r w:rsidR="000E132B" w:rsidRPr="00E60D34">
        <w:rPr>
          <w:rFonts w:asciiTheme="minorHAnsi" w:hAnsiTheme="minorHAnsi" w:cstheme="minorHAnsi"/>
        </w:rPr>
        <w:t xml:space="preserve">of </w:t>
      </w:r>
      <w:r w:rsidRPr="00E60D34">
        <w:rPr>
          <w:rFonts w:asciiTheme="minorHAnsi" w:hAnsiTheme="minorHAnsi" w:cstheme="minorHAnsi"/>
        </w:rPr>
        <w:t>ink.</w:t>
      </w:r>
    </w:p>
    <w:p w14:paraId="26180B1F" w14:textId="587493EC" w:rsidR="009E6195" w:rsidRPr="00E60D34" w:rsidRDefault="009E6195"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Perform </w:t>
      </w:r>
      <w:r w:rsidR="00C02E64" w:rsidRPr="00E60D34">
        <w:rPr>
          <w:rFonts w:asciiTheme="minorHAnsi" w:hAnsiTheme="minorHAnsi" w:cstheme="minorHAnsi"/>
        </w:rPr>
        <w:t xml:space="preserve">and manage all ink handling </w:t>
      </w:r>
      <w:r w:rsidR="00413446" w:rsidRPr="00E60D34">
        <w:rPr>
          <w:rFonts w:asciiTheme="minorHAnsi" w:hAnsiTheme="minorHAnsi" w:cstheme="minorHAnsi"/>
        </w:rPr>
        <w:t>related tasks to inclu</w:t>
      </w:r>
      <w:r w:rsidRPr="00E60D34">
        <w:rPr>
          <w:rFonts w:asciiTheme="minorHAnsi" w:hAnsiTheme="minorHAnsi" w:cstheme="minorHAnsi"/>
        </w:rPr>
        <w:t>de dispos</w:t>
      </w:r>
      <w:r w:rsidR="00574C68" w:rsidRPr="00E60D34">
        <w:rPr>
          <w:rFonts w:asciiTheme="minorHAnsi" w:hAnsiTheme="minorHAnsi" w:cstheme="minorHAnsi"/>
        </w:rPr>
        <w:t>al</w:t>
      </w:r>
      <w:r w:rsidRPr="00E60D34">
        <w:rPr>
          <w:rFonts w:asciiTheme="minorHAnsi" w:hAnsiTheme="minorHAnsi" w:cstheme="minorHAnsi"/>
        </w:rPr>
        <w:t xml:space="preserve"> of all </w:t>
      </w:r>
      <w:r w:rsidR="00916C45" w:rsidRPr="00E60D34">
        <w:rPr>
          <w:rFonts w:asciiTheme="minorHAnsi" w:hAnsiTheme="minorHAnsi" w:cstheme="minorHAnsi"/>
        </w:rPr>
        <w:t xml:space="preserve">waste </w:t>
      </w:r>
      <w:r w:rsidRPr="00E60D34">
        <w:rPr>
          <w:rFonts w:asciiTheme="minorHAnsi" w:hAnsiTheme="minorHAnsi" w:cstheme="minorHAnsi"/>
        </w:rPr>
        <w:t xml:space="preserve">ink and PPE materials associated with printer maintenance in compliance with </w:t>
      </w:r>
      <w:r w:rsidR="00916C45" w:rsidRPr="00E60D34">
        <w:rPr>
          <w:rFonts w:asciiTheme="minorHAnsi" w:hAnsiTheme="minorHAnsi" w:cstheme="minorHAnsi"/>
        </w:rPr>
        <w:t xml:space="preserve">State and Federal policy and </w:t>
      </w:r>
      <w:r w:rsidR="00574C68" w:rsidRPr="00E60D34">
        <w:rPr>
          <w:rFonts w:asciiTheme="minorHAnsi" w:hAnsiTheme="minorHAnsi" w:cstheme="minorHAnsi"/>
        </w:rPr>
        <w:t xml:space="preserve">regulations. </w:t>
      </w:r>
    </w:p>
    <w:p w14:paraId="175AD2E8" w14:textId="572E7D29" w:rsidR="00182ED2" w:rsidRPr="00E60D34" w:rsidRDefault="00182ED2" w:rsidP="007D6A86">
      <w:pPr>
        <w:pStyle w:val="ListParagraph"/>
        <w:numPr>
          <w:ilvl w:val="0"/>
          <w:numId w:val="39"/>
        </w:numPr>
        <w:rPr>
          <w:rFonts w:asciiTheme="minorHAnsi" w:hAnsiTheme="minorHAnsi" w:cstheme="minorHAnsi"/>
        </w:rPr>
      </w:pPr>
      <w:r w:rsidRPr="00E60D34">
        <w:rPr>
          <w:rFonts w:asciiTheme="minorHAnsi" w:hAnsiTheme="minorHAnsi" w:cstheme="minorHAnsi"/>
        </w:rPr>
        <w:t>Monitor</w:t>
      </w:r>
      <w:r w:rsidR="006E0847" w:rsidRPr="00E60D34">
        <w:rPr>
          <w:rFonts w:asciiTheme="minorHAnsi" w:hAnsiTheme="minorHAnsi" w:cstheme="minorHAnsi"/>
        </w:rPr>
        <w:t>, record and report on</w:t>
      </w:r>
      <w:r w:rsidRPr="00E60D34">
        <w:rPr>
          <w:rFonts w:asciiTheme="minorHAnsi" w:hAnsiTheme="minorHAnsi" w:cstheme="minorHAnsi"/>
        </w:rPr>
        <w:t xml:space="preserve"> the health of all printers on a daily basis and in addition to </w:t>
      </w:r>
      <w:r w:rsidR="00C249B5" w:rsidRPr="00E60D34">
        <w:rPr>
          <w:rFonts w:asciiTheme="minorHAnsi" w:hAnsiTheme="minorHAnsi" w:cstheme="minorHAnsi"/>
        </w:rPr>
        <w:t xml:space="preserve">completing </w:t>
      </w:r>
      <w:r w:rsidRPr="00E60D34">
        <w:rPr>
          <w:rFonts w:asciiTheme="minorHAnsi" w:hAnsiTheme="minorHAnsi" w:cstheme="minorHAnsi"/>
        </w:rPr>
        <w:t>maintenance activities</w:t>
      </w:r>
      <w:r w:rsidR="00D356AE" w:rsidRPr="00E60D34">
        <w:rPr>
          <w:rFonts w:asciiTheme="minorHAnsi" w:hAnsiTheme="minorHAnsi" w:cstheme="minorHAnsi"/>
        </w:rPr>
        <w:t xml:space="preserve"> including</w:t>
      </w:r>
      <w:r w:rsidRPr="00E60D34">
        <w:rPr>
          <w:rFonts w:asciiTheme="minorHAnsi" w:hAnsiTheme="minorHAnsi" w:cstheme="minorHAnsi"/>
        </w:rPr>
        <w:t xml:space="preserve"> run</w:t>
      </w:r>
      <w:r w:rsidR="00D356AE" w:rsidRPr="00E60D34">
        <w:rPr>
          <w:rFonts w:asciiTheme="minorHAnsi" w:hAnsiTheme="minorHAnsi" w:cstheme="minorHAnsi"/>
        </w:rPr>
        <w:t>ning</w:t>
      </w:r>
      <w:r w:rsidRPr="00E60D34">
        <w:rPr>
          <w:rFonts w:asciiTheme="minorHAnsi" w:hAnsiTheme="minorHAnsi" w:cstheme="minorHAnsi"/>
        </w:rPr>
        <w:t xml:space="preserve"> books through all printers that are not currently in use</w:t>
      </w:r>
      <w:r w:rsidR="00D356AE" w:rsidRPr="00E60D34">
        <w:rPr>
          <w:rFonts w:asciiTheme="minorHAnsi" w:hAnsiTheme="minorHAnsi" w:cstheme="minorHAnsi"/>
        </w:rPr>
        <w:t xml:space="preserve"> for production runs</w:t>
      </w:r>
      <w:r w:rsidRPr="00E60D34">
        <w:rPr>
          <w:rFonts w:asciiTheme="minorHAnsi" w:hAnsiTheme="minorHAnsi" w:cstheme="minorHAnsi"/>
        </w:rPr>
        <w:t>.</w:t>
      </w:r>
    </w:p>
    <w:p w14:paraId="5286BA26" w14:textId="7098360B" w:rsidR="001B6F32" w:rsidRPr="00E60D34" w:rsidRDefault="001B6F32" w:rsidP="007D6A86">
      <w:pPr>
        <w:pStyle w:val="ListParagraph"/>
        <w:numPr>
          <w:ilvl w:val="0"/>
          <w:numId w:val="39"/>
        </w:numPr>
        <w:rPr>
          <w:rFonts w:asciiTheme="minorHAnsi" w:hAnsiTheme="minorHAnsi" w:cstheme="minorHAnsi"/>
        </w:rPr>
      </w:pPr>
      <w:r w:rsidRPr="00E60D34">
        <w:rPr>
          <w:rFonts w:asciiTheme="minorHAnsi" w:hAnsiTheme="minorHAnsi" w:cstheme="minorHAnsi"/>
        </w:rPr>
        <w:t>Provide demonstrations and testing as requested by COR/GTM</w:t>
      </w:r>
      <w:r w:rsidR="00EE4045" w:rsidRPr="00E60D34">
        <w:rPr>
          <w:rFonts w:asciiTheme="minorHAnsi" w:hAnsiTheme="minorHAnsi" w:cstheme="minorHAnsi"/>
        </w:rPr>
        <w:t>.</w:t>
      </w:r>
      <w:r w:rsidRPr="00E60D34">
        <w:rPr>
          <w:rFonts w:asciiTheme="minorHAnsi" w:hAnsiTheme="minorHAnsi" w:cstheme="minorHAnsi"/>
        </w:rPr>
        <w:t xml:space="preserve"> </w:t>
      </w:r>
    </w:p>
    <w:p w14:paraId="0AB804C2" w14:textId="4F34062C" w:rsidR="00820CF4" w:rsidRPr="00E60D34" w:rsidRDefault="00820CF4"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Provide </w:t>
      </w:r>
      <w:r w:rsidR="00D03866" w:rsidRPr="00E60D34">
        <w:rPr>
          <w:rFonts w:asciiTheme="minorHAnsi" w:hAnsiTheme="minorHAnsi" w:cstheme="minorHAnsi"/>
        </w:rPr>
        <w:t>personalization printer</w:t>
      </w:r>
      <w:r w:rsidRPr="00E60D34">
        <w:rPr>
          <w:rFonts w:asciiTheme="minorHAnsi" w:hAnsiTheme="minorHAnsi" w:cstheme="minorHAnsi"/>
        </w:rPr>
        <w:t xml:space="preserve"> support during scheduled upgrades to customers network/applications. </w:t>
      </w:r>
    </w:p>
    <w:p w14:paraId="509B39F4" w14:textId="4CB7B58A" w:rsidR="00820CF4" w:rsidRPr="00E60D34" w:rsidRDefault="00820CF4"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Support testing of new </w:t>
      </w:r>
      <w:r w:rsidR="00356E55" w:rsidRPr="00E60D34">
        <w:rPr>
          <w:rFonts w:asciiTheme="minorHAnsi" w:hAnsiTheme="minorHAnsi" w:cstheme="minorHAnsi"/>
        </w:rPr>
        <w:t>p</w:t>
      </w:r>
      <w:r w:rsidR="00D03866" w:rsidRPr="00E60D34">
        <w:rPr>
          <w:rFonts w:asciiTheme="minorHAnsi" w:hAnsiTheme="minorHAnsi" w:cstheme="minorHAnsi"/>
        </w:rPr>
        <w:t>assport</w:t>
      </w:r>
      <w:r w:rsidR="00356E55" w:rsidRPr="00E60D34">
        <w:rPr>
          <w:rFonts w:asciiTheme="minorHAnsi" w:hAnsiTheme="minorHAnsi" w:cstheme="minorHAnsi"/>
        </w:rPr>
        <w:t xml:space="preserve"> b</w:t>
      </w:r>
      <w:r w:rsidRPr="00E60D34">
        <w:rPr>
          <w:rFonts w:asciiTheme="minorHAnsi" w:hAnsiTheme="minorHAnsi" w:cstheme="minorHAnsi"/>
        </w:rPr>
        <w:t xml:space="preserve">ooks, and adjustments to optimize </w:t>
      </w:r>
      <w:r w:rsidR="005158C7" w:rsidRPr="00E60D34">
        <w:rPr>
          <w:rFonts w:asciiTheme="minorHAnsi" w:hAnsiTheme="minorHAnsi" w:cstheme="minorHAnsi"/>
        </w:rPr>
        <w:t>personalization printers</w:t>
      </w:r>
      <w:r w:rsidRPr="00E60D34">
        <w:rPr>
          <w:rFonts w:asciiTheme="minorHAnsi" w:hAnsiTheme="minorHAnsi" w:cstheme="minorHAnsi"/>
        </w:rPr>
        <w:t xml:space="preserve"> for</w:t>
      </w:r>
      <w:r w:rsidR="00356E55" w:rsidRPr="00E60D34">
        <w:rPr>
          <w:rFonts w:asciiTheme="minorHAnsi" w:hAnsiTheme="minorHAnsi" w:cstheme="minorHAnsi"/>
        </w:rPr>
        <w:t xml:space="preserve"> the issuance of</w:t>
      </w:r>
      <w:r w:rsidRPr="00E60D34">
        <w:rPr>
          <w:rFonts w:asciiTheme="minorHAnsi" w:hAnsiTheme="minorHAnsi" w:cstheme="minorHAnsi"/>
        </w:rPr>
        <w:t xml:space="preserve"> new </w:t>
      </w:r>
      <w:r w:rsidR="00356E55" w:rsidRPr="00E60D34">
        <w:rPr>
          <w:rFonts w:asciiTheme="minorHAnsi" w:hAnsiTheme="minorHAnsi" w:cstheme="minorHAnsi"/>
        </w:rPr>
        <w:t xml:space="preserve">passport </w:t>
      </w:r>
      <w:r w:rsidRPr="00E60D34">
        <w:rPr>
          <w:rFonts w:asciiTheme="minorHAnsi" w:hAnsiTheme="minorHAnsi" w:cstheme="minorHAnsi"/>
        </w:rPr>
        <w:t xml:space="preserve">books once approved by </w:t>
      </w:r>
      <w:r w:rsidR="00356E55" w:rsidRPr="00E60D34">
        <w:rPr>
          <w:rFonts w:asciiTheme="minorHAnsi" w:hAnsiTheme="minorHAnsi" w:cstheme="minorHAnsi"/>
        </w:rPr>
        <w:t>the C</w:t>
      </w:r>
      <w:r w:rsidRPr="00E60D34">
        <w:rPr>
          <w:rFonts w:asciiTheme="minorHAnsi" w:hAnsiTheme="minorHAnsi" w:cstheme="minorHAnsi"/>
        </w:rPr>
        <w:t>OR/GTM.</w:t>
      </w:r>
    </w:p>
    <w:p w14:paraId="6E0B174F" w14:textId="0C09EF25" w:rsidR="00820CF4" w:rsidRPr="00E60D34" w:rsidRDefault="00820CF4"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Provide guidance and support to establish best practices/production for </w:t>
      </w:r>
      <w:r w:rsidR="00831A7B" w:rsidRPr="00E60D34">
        <w:rPr>
          <w:rFonts w:asciiTheme="minorHAnsi" w:hAnsiTheme="minorHAnsi" w:cstheme="minorHAnsi"/>
        </w:rPr>
        <w:t xml:space="preserve">High-Capacity and Low-Capacity Passport Personalization Printer </w:t>
      </w:r>
      <w:r w:rsidRPr="00E60D34">
        <w:rPr>
          <w:rFonts w:asciiTheme="minorHAnsi" w:hAnsiTheme="minorHAnsi" w:cstheme="minorHAnsi"/>
        </w:rPr>
        <w:t>workflows.</w:t>
      </w:r>
    </w:p>
    <w:p w14:paraId="03B4238F" w14:textId="36E5818C" w:rsidR="004B3F60" w:rsidRPr="00E60D34" w:rsidRDefault="0088750C" w:rsidP="007D6A86">
      <w:pPr>
        <w:pStyle w:val="ListParagraph"/>
        <w:numPr>
          <w:ilvl w:val="0"/>
          <w:numId w:val="39"/>
        </w:numPr>
        <w:rPr>
          <w:rFonts w:asciiTheme="minorHAnsi" w:hAnsiTheme="minorHAnsi" w:cstheme="minorHAnsi"/>
        </w:rPr>
      </w:pPr>
      <w:r w:rsidRPr="00E60D34">
        <w:rPr>
          <w:rFonts w:asciiTheme="minorHAnsi" w:hAnsiTheme="minorHAnsi" w:cstheme="minorHAnsi"/>
        </w:rPr>
        <w:t xml:space="preserve">Prioritize </w:t>
      </w:r>
      <w:r w:rsidR="00831A7B" w:rsidRPr="00E60D34">
        <w:rPr>
          <w:rFonts w:asciiTheme="minorHAnsi" w:hAnsiTheme="minorHAnsi" w:cstheme="minorHAnsi"/>
        </w:rPr>
        <w:t>m</w:t>
      </w:r>
      <w:r w:rsidR="00820CF4" w:rsidRPr="00E60D34">
        <w:rPr>
          <w:rFonts w:asciiTheme="minorHAnsi" w:hAnsiTheme="minorHAnsi" w:cstheme="minorHAnsi"/>
        </w:rPr>
        <w:t xml:space="preserve">aintenance calls </w:t>
      </w:r>
      <w:r w:rsidRPr="00E60D34">
        <w:rPr>
          <w:rFonts w:asciiTheme="minorHAnsi" w:hAnsiTheme="minorHAnsi" w:cstheme="minorHAnsi"/>
        </w:rPr>
        <w:t>for</w:t>
      </w:r>
      <w:r w:rsidR="00820CF4" w:rsidRPr="00E60D34">
        <w:rPr>
          <w:rFonts w:asciiTheme="minorHAnsi" w:hAnsiTheme="minorHAnsi" w:cstheme="minorHAnsi"/>
        </w:rPr>
        <w:t xml:space="preserve"> production sites within the DC </w:t>
      </w:r>
      <w:r w:rsidRPr="00E60D34">
        <w:rPr>
          <w:rFonts w:asciiTheme="minorHAnsi" w:hAnsiTheme="minorHAnsi" w:cstheme="minorHAnsi"/>
        </w:rPr>
        <w:t xml:space="preserve">Metropolitan Area </w:t>
      </w:r>
      <w:r w:rsidR="00820CF4" w:rsidRPr="00E60D34">
        <w:rPr>
          <w:rFonts w:asciiTheme="minorHAnsi" w:hAnsiTheme="minorHAnsi" w:cstheme="minorHAnsi"/>
        </w:rPr>
        <w:t>over other scheduled activitie</w:t>
      </w:r>
      <w:r w:rsidR="00E22B48" w:rsidRPr="00E60D34">
        <w:rPr>
          <w:rFonts w:asciiTheme="minorHAnsi" w:hAnsiTheme="minorHAnsi" w:cstheme="minorHAnsi"/>
        </w:rPr>
        <w:t>s, u</w:t>
      </w:r>
      <w:r w:rsidR="00831A7B" w:rsidRPr="00E60D34">
        <w:rPr>
          <w:rFonts w:asciiTheme="minorHAnsi" w:hAnsiTheme="minorHAnsi" w:cstheme="minorHAnsi"/>
        </w:rPr>
        <w:t>nless otherwise directed by the COR/GTM</w:t>
      </w:r>
      <w:r w:rsidR="00E22B48" w:rsidRPr="00E60D34">
        <w:rPr>
          <w:rFonts w:asciiTheme="minorHAnsi" w:hAnsiTheme="minorHAnsi" w:cstheme="minorHAnsi"/>
        </w:rPr>
        <w:t>.</w:t>
      </w:r>
    </w:p>
    <w:p w14:paraId="1C9FA2A0" w14:textId="1F541AB6" w:rsidR="00D44252" w:rsidRPr="00E60D34" w:rsidRDefault="00D17873" w:rsidP="007D6A86">
      <w:pPr>
        <w:pStyle w:val="ListParagraph"/>
        <w:numPr>
          <w:ilvl w:val="0"/>
          <w:numId w:val="39"/>
        </w:numPr>
        <w:rPr>
          <w:rFonts w:asciiTheme="minorHAnsi" w:hAnsiTheme="minorHAnsi" w:cstheme="minorHAnsi"/>
        </w:rPr>
      </w:pPr>
      <w:bookmarkStart w:id="19" w:name="_Hlk119504236"/>
      <w:r w:rsidRPr="00E60D34">
        <w:rPr>
          <w:rFonts w:asciiTheme="minorHAnsi" w:hAnsiTheme="minorHAnsi" w:cstheme="minorHAnsi"/>
        </w:rPr>
        <w:t xml:space="preserve">Document all maintenance activities in SNOW (ServiceNow) via </w:t>
      </w:r>
      <w:proofErr w:type="spellStart"/>
      <w:r w:rsidRPr="00E60D34">
        <w:rPr>
          <w:rFonts w:asciiTheme="minorHAnsi" w:hAnsiTheme="minorHAnsi" w:cstheme="minorHAnsi"/>
        </w:rPr>
        <w:t>CAServiceDesk</w:t>
      </w:r>
      <w:proofErr w:type="spellEnd"/>
      <w:r w:rsidR="003C49D4" w:rsidRPr="00E60D34">
        <w:rPr>
          <w:rFonts w:asciiTheme="minorHAnsi" w:hAnsiTheme="minorHAnsi" w:cstheme="minorHAnsi"/>
        </w:rPr>
        <w:t>.</w:t>
      </w:r>
      <w:bookmarkEnd w:id="19"/>
    </w:p>
    <w:p w14:paraId="38F74A1E" w14:textId="77777777" w:rsidR="00F5208B" w:rsidRPr="00E60D34" w:rsidRDefault="00F5208B" w:rsidP="00F5208B">
      <w:pPr>
        <w:pStyle w:val="ListParagraph"/>
        <w:rPr>
          <w:rFonts w:asciiTheme="minorHAnsi" w:hAnsiTheme="minorHAnsi" w:cstheme="minorHAnsi"/>
        </w:rPr>
      </w:pPr>
    </w:p>
    <w:p w14:paraId="174DDC94" w14:textId="5768A2BC" w:rsidR="00ED282F" w:rsidRPr="00E60D34" w:rsidRDefault="005935E9" w:rsidP="007D45B6">
      <w:pPr>
        <w:pStyle w:val="Heading4"/>
        <w:rPr>
          <w:rFonts w:asciiTheme="minorHAnsi" w:hAnsiTheme="minorHAnsi" w:cstheme="minorHAnsi"/>
        </w:rPr>
      </w:pPr>
      <w:r w:rsidRPr="00E60D34">
        <w:rPr>
          <w:rFonts w:asciiTheme="minorHAnsi" w:hAnsiTheme="minorHAnsi" w:cstheme="minorHAnsi"/>
        </w:rPr>
        <w:t>C.3.8.</w:t>
      </w:r>
      <w:r w:rsidR="00F5208B" w:rsidRPr="00E60D34">
        <w:rPr>
          <w:rFonts w:asciiTheme="minorHAnsi" w:hAnsiTheme="minorHAnsi" w:cstheme="minorHAnsi"/>
        </w:rPr>
        <w:t>1.1</w:t>
      </w:r>
      <w:r w:rsidRPr="00E60D34">
        <w:rPr>
          <w:rFonts w:asciiTheme="minorHAnsi" w:hAnsiTheme="minorHAnsi" w:cstheme="minorHAnsi"/>
        </w:rPr>
        <w:t xml:space="preserve"> Maintenance</w:t>
      </w:r>
    </w:p>
    <w:p w14:paraId="7548DA64" w14:textId="77777777" w:rsidR="007D45B6" w:rsidRPr="00E60D34" w:rsidRDefault="007D45B6" w:rsidP="006474C7">
      <w:pPr>
        <w:rPr>
          <w:rFonts w:asciiTheme="minorHAnsi" w:hAnsiTheme="minorHAnsi" w:cstheme="minorHAnsi"/>
        </w:rPr>
      </w:pPr>
    </w:p>
    <w:p w14:paraId="0D57A4D0" w14:textId="23053C19" w:rsidR="006474C7" w:rsidRPr="00E60D34" w:rsidRDefault="00552980" w:rsidP="006474C7">
      <w:pPr>
        <w:rPr>
          <w:rFonts w:asciiTheme="minorHAnsi" w:hAnsiTheme="minorHAnsi" w:cstheme="minorHAnsi"/>
        </w:rPr>
      </w:pPr>
      <w:r w:rsidRPr="00E60D34">
        <w:rPr>
          <w:rFonts w:asciiTheme="minorHAnsi" w:hAnsiTheme="minorHAnsi" w:cstheme="minorHAnsi"/>
        </w:rPr>
        <w:t xml:space="preserve">The contractor shall provide </w:t>
      </w:r>
      <w:r w:rsidR="006474C7" w:rsidRPr="00E60D34">
        <w:rPr>
          <w:rFonts w:asciiTheme="minorHAnsi" w:hAnsiTheme="minorHAnsi" w:cstheme="minorHAnsi"/>
        </w:rPr>
        <w:t xml:space="preserve">Operating </w:t>
      </w:r>
      <w:r w:rsidRPr="00E60D34">
        <w:rPr>
          <w:rFonts w:asciiTheme="minorHAnsi" w:hAnsiTheme="minorHAnsi" w:cstheme="minorHAnsi"/>
        </w:rPr>
        <w:t>S</w:t>
      </w:r>
      <w:r w:rsidR="006474C7" w:rsidRPr="00E60D34">
        <w:rPr>
          <w:rFonts w:asciiTheme="minorHAnsi" w:hAnsiTheme="minorHAnsi" w:cstheme="minorHAnsi"/>
        </w:rPr>
        <w:t xml:space="preserve">ystem (OS) support to Government Furnished Property (GFP) hardware, including tools and applications to maintain compatibility with the operating system when the OS is patched, reconfigured, or upgraded to a new version. Production hardware and the non-production environment (NPE) are managed outside the scope of this </w:t>
      </w:r>
      <w:r w:rsidR="006474C7" w:rsidRPr="00E60D34">
        <w:rPr>
          <w:rFonts w:asciiTheme="minorHAnsi" w:hAnsiTheme="minorHAnsi" w:cstheme="minorHAnsi"/>
        </w:rPr>
        <w:lastRenderedPageBreak/>
        <w:t xml:space="preserve">contract.  The contractor is responsible for maintenance, patching and system administration for assets </w:t>
      </w:r>
      <w:r w:rsidR="00D57E8F" w:rsidRPr="00E60D34">
        <w:rPr>
          <w:rFonts w:asciiTheme="minorHAnsi" w:hAnsiTheme="minorHAnsi" w:cstheme="minorHAnsi"/>
        </w:rPr>
        <w:t xml:space="preserve">of the Book Master Printers connected to the </w:t>
      </w:r>
      <w:r w:rsidR="006474C7" w:rsidRPr="00E60D34">
        <w:rPr>
          <w:rFonts w:asciiTheme="minorHAnsi" w:hAnsiTheme="minorHAnsi" w:cstheme="minorHAnsi"/>
        </w:rPr>
        <w:t xml:space="preserve">NPE boundary. </w:t>
      </w:r>
      <w:r w:rsidR="008B7516" w:rsidRPr="00E60D34">
        <w:rPr>
          <w:rFonts w:asciiTheme="minorHAnsi" w:hAnsiTheme="minorHAnsi" w:cstheme="minorHAnsi"/>
        </w:rPr>
        <w:t>T</w:t>
      </w:r>
      <w:r w:rsidR="006474C7" w:rsidRPr="00E60D34">
        <w:rPr>
          <w:rFonts w:asciiTheme="minorHAnsi" w:hAnsiTheme="minorHAnsi" w:cstheme="minorHAnsi"/>
        </w:rPr>
        <w:t>he NPE is the environment where the contractor will conduct all software development and testing activities. The contractor will be a key user of the NPE.</w:t>
      </w:r>
    </w:p>
    <w:p w14:paraId="48FC7FC5" w14:textId="77777777" w:rsidR="009B4343" w:rsidRPr="00E60D34" w:rsidRDefault="009B4343" w:rsidP="006474C7">
      <w:pPr>
        <w:rPr>
          <w:rFonts w:asciiTheme="minorHAnsi" w:hAnsiTheme="minorHAnsi" w:cstheme="minorHAnsi"/>
        </w:rPr>
      </w:pPr>
    </w:p>
    <w:p w14:paraId="5C7B7046" w14:textId="218E80E5" w:rsidR="003405A0" w:rsidRPr="00E60D34" w:rsidRDefault="00EA300B" w:rsidP="00C01FFD">
      <w:pPr>
        <w:pStyle w:val="Heading5"/>
        <w:rPr>
          <w:rFonts w:asciiTheme="minorHAnsi" w:hAnsiTheme="minorHAnsi" w:cstheme="minorHAnsi"/>
        </w:rPr>
      </w:pPr>
      <w:bookmarkStart w:id="20" w:name="_Hlk149896925"/>
      <w:r w:rsidRPr="00E60D34">
        <w:rPr>
          <w:rFonts w:asciiTheme="minorHAnsi" w:hAnsiTheme="minorHAnsi" w:cstheme="minorHAnsi"/>
        </w:rPr>
        <w:t>C.3.8.</w:t>
      </w:r>
      <w:r w:rsidR="00C01FFD" w:rsidRPr="00E60D34">
        <w:rPr>
          <w:rFonts w:asciiTheme="minorHAnsi" w:hAnsiTheme="minorHAnsi" w:cstheme="minorHAnsi"/>
        </w:rPr>
        <w:t>1.1.1</w:t>
      </w:r>
      <w:r w:rsidRPr="00E60D34">
        <w:rPr>
          <w:rFonts w:asciiTheme="minorHAnsi" w:hAnsiTheme="minorHAnsi" w:cstheme="minorHAnsi"/>
        </w:rPr>
        <w:t xml:space="preserve"> Preventive </w:t>
      </w:r>
      <w:bookmarkEnd w:id="20"/>
      <w:r w:rsidRPr="00E60D34">
        <w:rPr>
          <w:rFonts w:asciiTheme="minorHAnsi" w:hAnsiTheme="minorHAnsi" w:cstheme="minorHAnsi"/>
        </w:rPr>
        <w:t>Maintenance</w:t>
      </w:r>
    </w:p>
    <w:p w14:paraId="2775CBED" w14:textId="6D1CFE5D" w:rsidR="00EA300B" w:rsidRPr="00E60D34" w:rsidRDefault="00EA300B" w:rsidP="00EA300B">
      <w:pPr>
        <w:rPr>
          <w:rFonts w:asciiTheme="minorHAnsi" w:hAnsiTheme="minorHAnsi" w:cstheme="minorHAnsi"/>
        </w:rPr>
      </w:pPr>
    </w:p>
    <w:p w14:paraId="4701861C" w14:textId="1E5CC648" w:rsidR="0095685A" w:rsidRPr="00E60D34" w:rsidRDefault="0095685A" w:rsidP="0095685A">
      <w:pPr>
        <w:rPr>
          <w:rFonts w:asciiTheme="minorHAnsi" w:hAnsiTheme="minorHAnsi" w:cstheme="minorHAnsi"/>
        </w:rPr>
      </w:pPr>
      <w:r w:rsidRPr="00E60D34">
        <w:rPr>
          <w:rFonts w:asciiTheme="minorHAnsi" w:hAnsiTheme="minorHAnsi" w:cstheme="minorHAnsi"/>
        </w:rPr>
        <w:t xml:space="preserve">Preventive </w:t>
      </w:r>
      <w:r w:rsidR="006B2F33" w:rsidRPr="00E60D34">
        <w:rPr>
          <w:rFonts w:asciiTheme="minorHAnsi" w:hAnsiTheme="minorHAnsi" w:cstheme="minorHAnsi"/>
        </w:rPr>
        <w:t>M</w:t>
      </w:r>
      <w:r w:rsidRPr="00E60D34">
        <w:rPr>
          <w:rFonts w:asciiTheme="minorHAnsi" w:hAnsiTheme="minorHAnsi" w:cstheme="minorHAnsi"/>
        </w:rPr>
        <w:t xml:space="preserve">aintenance (PM) is the scheduled care and services that keep the Personalization Printers in optimal operating condition. PM includes the scheduled cleaning, lubrication, and systematic inspection of the Personalization Printers and the detection and correction of faults. PM refers to the scheduled procedures performed on a routine or recurring basis that keep the equipment in optimal operating condition throughout its serviceable life. </w:t>
      </w:r>
    </w:p>
    <w:p w14:paraId="21DB17A2" w14:textId="77777777" w:rsidR="0095685A" w:rsidRPr="00E60D34" w:rsidRDefault="0095685A" w:rsidP="0095685A">
      <w:pPr>
        <w:rPr>
          <w:rFonts w:asciiTheme="minorHAnsi" w:hAnsiTheme="minorHAnsi" w:cstheme="minorHAnsi"/>
        </w:rPr>
      </w:pPr>
    </w:p>
    <w:p w14:paraId="2082A901" w14:textId="31CA9657" w:rsidR="0095685A" w:rsidRPr="00E60D34" w:rsidRDefault="0095685A" w:rsidP="0095685A">
      <w:pPr>
        <w:rPr>
          <w:rFonts w:asciiTheme="minorHAnsi" w:hAnsiTheme="minorHAnsi" w:cstheme="minorHAnsi"/>
        </w:rPr>
      </w:pPr>
      <w:r w:rsidRPr="00E60D34">
        <w:rPr>
          <w:rFonts w:asciiTheme="minorHAnsi" w:hAnsiTheme="minorHAnsi" w:cstheme="minorHAnsi"/>
        </w:rPr>
        <w:t>The contractor shall provide PM on all printers, including supplies (lubricants, aerosols,</w:t>
      </w:r>
      <w:r w:rsidR="00110AEB" w:rsidRPr="00E60D34">
        <w:rPr>
          <w:rFonts w:asciiTheme="minorHAnsi" w:hAnsiTheme="minorHAnsi" w:cstheme="minorHAnsi"/>
        </w:rPr>
        <w:t xml:space="preserve"> non-hazardous materials, </w:t>
      </w:r>
      <w:r w:rsidRPr="00E60D34">
        <w:rPr>
          <w:rFonts w:asciiTheme="minorHAnsi" w:hAnsiTheme="minorHAnsi" w:cstheme="minorHAnsi"/>
        </w:rPr>
        <w:t xml:space="preserve">wipes, test cards, etc.).  PM shall include all periodic cleaning, maintenance, replacement parts, calibration, and/or other adjustments of the Personalization Printers and related equipment as necessary. </w:t>
      </w:r>
    </w:p>
    <w:p w14:paraId="755BE9E3" w14:textId="77777777" w:rsidR="0095685A" w:rsidRPr="00E60D34" w:rsidRDefault="0095685A" w:rsidP="0095685A">
      <w:pPr>
        <w:rPr>
          <w:rFonts w:asciiTheme="minorHAnsi" w:hAnsiTheme="minorHAnsi" w:cstheme="minorHAnsi"/>
        </w:rPr>
      </w:pPr>
    </w:p>
    <w:p w14:paraId="0C5729A1" w14:textId="16F8FA95" w:rsidR="00EA300B" w:rsidRPr="00E60D34" w:rsidRDefault="0095685A" w:rsidP="0095685A">
      <w:pPr>
        <w:rPr>
          <w:rFonts w:asciiTheme="minorHAnsi" w:hAnsiTheme="minorHAnsi" w:cstheme="minorHAnsi"/>
        </w:rPr>
      </w:pPr>
      <w:r w:rsidRPr="00E60D34">
        <w:rPr>
          <w:rFonts w:asciiTheme="minorHAnsi" w:hAnsiTheme="minorHAnsi" w:cstheme="minorHAnsi"/>
        </w:rPr>
        <w:t xml:space="preserve">PM shall be performed on-site where the printer is located during the Principal Period of Maintenance (PPM). The frequency, duration, and quality of the PM shall be that specified in the contractor’s Maintenance Plan for </w:t>
      </w:r>
      <w:r w:rsidR="00177248" w:rsidRPr="00E60D34">
        <w:rPr>
          <w:rFonts w:asciiTheme="minorHAnsi" w:hAnsiTheme="minorHAnsi" w:cstheme="minorHAnsi"/>
        </w:rPr>
        <w:t>High-C</w:t>
      </w:r>
      <w:r w:rsidRPr="00E60D34">
        <w:rPr>
          <w:rFonts w:asciiTheme="minorHAnsi" w:hAnsiTheme="minorHAnsi" w:cstheme="minorHAnsi"/>
        </w:rPr>
        <w:t xml:space="preserve">apacity </w:t>
      </w:r>
      <w:r w:rsidR="00ED70D1" w:rsidRPr="00E60D34">
        <w:rPr>
          <w:rFonts w:asciiTheme="minorHAnsi" w:hAnsiTheme="minorHAnsi" w:cstheme="minorHAnsi"/>
        </w:rPr>
        <w:t>and L</w:t>
      </w:r>
      <w:r w:rsidRPr="00E60D34">
        <w:rPr>
          <w:rFonts w:asciiTheme="minorHAnsi" w:hAnsiTheme="minorHAnsi" w:cstheme="minorHAnsi"/>
        </w:rPr>
        <w:t>ow-</w:t>
      </w:r>
      <w:r w:rsidR="00ED70D1" w:rsidRPr="00E60D34">
        <w:rPr>
          <w:rFonts w:asciiTheme="minorHAnsi" w:hAnsiTheme="minorHAnsi" w:cstheme="minorHAnsi"/>
        </w:rPr>
        <w:t>C</w:t>
      </w:r>
      <w:r w:rsidRPr="00E60D34">
        <w:rPr>
          <w:rFonts w:asciiTheme="minorHAnsi" w:hAnsiTheme="minorHAnsi" w:cstheme="minorHAnsi"/>
        </w:rPr>
        <w:t xml:space="preserve">apacity Personalization Printers agreed to by the Government and as described in the </w:t>
      </w:r>
      <w:r w:rsidR="004A1021" w:rsidRPr="00E60D34">
        <w:rPr>
          <w:rFonts w:asciiTheme="minorHAnsi" w:hAnsiTheme="minorHAnsi" w:cstheme="minorHAnsi"/>
        </w:rPr>
        <w:t>SOW</w:t>
      </w:r>
      <w:r w:rsidRPr="00E60D34">
        <w:rPr>
          <w:rFonts w:asciiTheme="minorHAnsi" w:hAnsiTheme="minorHAnsi" w:cstheme="minorHAnsi"/>
        </w:rPr>
        <w:t>. If a mutually agreeable schedule for PM cannot be established, the Government reserves the rights to specify the schedule for performance of PM.</w:t>
      </w:r>
    </w:p>
    <w:p w14:paraId="71352F67" w14:textId="20686AF2" w:rsidR="00565152" w:rsidRPr="00E60D34" w:rsidRDefault="00565152" w:rsidP="0095685A">
      <w:pPr>
        <w:rPr>
          <w:rFonts w:asciiTheme="minorHAnsi" w:hAnsiTheme="minorHAnsi" w:cstheme="minorHAnsi"/>
        </w:rPr>
      </w:pPr>
    </w:p>
    <w:p w14:paraId="60DB8860" w14:textId="0F31B561" w:rsidR="00565152" w:rsidRPr="00E60D34" w:rsidRDefault="00565152" w:rsidP="0095685A">
      <w:pPr>
        <w:rPr>
          <w:rFonts w:asciiTheme="minorHAnsi" w:hAnsiTheme="minorHAnsi" w:cstheme="minorHAnsi"/>
        </w:rPr>
      </w:pPr>
      <w:r w:rsidRPr="00E60D34">
        <w:rPr>
          <w:rFonts w:asciiTheme="minorHAnsi" w:hAnsiTheme="minorHAnsi" w:cstheme="minorHAnsi"/>
        </w:rPr>
        <w:t xml:space="preserve">The contactor shall: </w:t>
      </w:r>
    </w:p>
    <w:p w14:paraId="01080EE0" w14:textId="3BEEE212" w:rsidR="00565152" w:rsidRPr="00E60D34" w:rsidRDefault="00565152" w:rsidP="00565152">
      <w:pPr>
        <w:rPr>
          <w:rFonts w:asciiTheme="minorHAnsi" w:hAnsiTheme="minorHAnsi" w:cstheme="minorHAnsi"/>
        </w:rPr>
      </w:pPr>
    </w:p>
    <w:p w14:paraId="0ED64040" w14:textId="165B7E1A"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Evaluate the condition of the personalization printers</w:t>
      </w:r>
      <w:r w:rsidR="001D090F" w:rsidRPr="00E60D34">
        <w:rPr>
          <w:rFonts w:asciiTheme="minorHAnsi" w:hAnsiTheme="minorHAnsi" w:cstheme="minorHAnsi"/>
        </w:rPr>
        <w:t>.</w:t>
      </w:r>
    </w:p>
    <w:p w14:paraId="4C6B8794" w14:textId="4F0178B2"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Perform functional and quality checks of individual units</w:t>
      </w:r>
      <w:r w:rsidR="001D090F" w:rsidRPr="00E60D34">
        <w:rPr>
          <w:rFonts w:asciiTheme="minorHAnsi" w:hAnsiTheme="minorHAnsi" w:cstheme="minorHAnsi"/>
        </w:rPr>
        <w:t>.</w:t>
      </w:r>
    </w:p>
    <w:p w14:paraId="543D18AC" w14:textId="068028EC"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Make any required adjustments or alignments</w:t>
      </w:r>
      <w:r w:rsidR="001D090F" w:rsidRPr="00E60D34">
        <w:rPr>
          <w:rFonts w:asciiTheme="minorHAnsi" w:hAnsiTheme="minorHAnsi" w:cstheme="minorHAnsi"/>
        </w:rPr>
        <w:t>.</w:t>
      </w:r>
    </w:p>
    <w:p w14:paraId="46E86B81" w14:textId="7DAE9A8E"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Clean and lubricate individual personalization printer components</w:t>
      </w:r>
      <w:r w:rsidR="001D090F" w:rsidRPr="00E60D34">
        <w:rPr>
          <w:rFonts w:asciiTheme="minorHAnsi" w:hAnsiTheme="minorHAnsi" w:cstheme="minorHAnsi"/>
        </w:rPr>
        <w:t>.</w:t>
      </w:r>
    </w:p>
    <w:p w14:paraId="5D7118B7" w14:textId="2E6C3BF6"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Advise the Government of foreseeable maintenance activities and risks/issues</w:t>
      </w:r>
      <w:r w:rsidR="001D090F" w:rsidRPr="00E60D34">
        <w:rPr>
          <w:rFonts w:asciiTheme="minorHAnsi" w:hAnsiTheme="minorHAnsi" w:cstheme="minorHAnsi"/>
        </w:rPr>
        <w:t>.</w:t>
      </w:r>
    </w:p>
    <w:p w14:paraId="56CE110D" w14:textId="56835856"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Develop a schedule for each site</w:t>
      </w:r>
      <w:r w:rsidR="00374549" w:rsidRPr="00E60D34">
        <w:rPr>
          <w:rFonts w:asciiTheme="minorHAnsi" w:hAnsiTheme="minorHAnsi" w:cstheme="minorHAnsi"/>
        </w:rPr>
        <w:t xml:space="preserve"> location</w:t>
      </w:r>
      <w:r w:rsidRPr="00E60D34">
        <w:rPr>
          <w:rFonts w:asciiTheme="minorHAnsi" w:hAnsiTheme="minorHAnsi" w:cstheme="minorHAnsi"/>
        </w:rPr>
        <w:t xml:space="preserve"> for the performance of preventive maintenance IV&amp;V and any other non-production sit</w:t>
      </w:r>
      <w:r w:rsidR="00D5643A" w:rsidRPr="00E60D34">
        <w:rPr>
          <w:rFonts w:asciiTheme="minorHAnsi" w:hAnsiTheme="minorHAnsi" w:cstheme="minorHAnsi"/>
        </w:rPr>
        <w:t>e as required by the GTM/COR</w:t>
      </w:r>
    </w:p>
    <w:p w14:paraId="3A710121" w14:textId="7414AD56"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Document maintenance services using a database program and deliver monthly malfunction reports to the GTM</w:t>
      </w:r>
      <w:r w:rsidR="00D5643A" w:rsidRPr="00E60D34">
        <w:rPr>
          <w:rFonts w:asciiTheme="minorHAnsi" w:hAnsiTheme="minorHAnsi" w:cstheme="minorHAnsi"/>
        </w:rPr>
        <w:t>/</w:t>
      </w:r>
      <w:r w:rsidRPr="00E60D34">
        <w:rPr>
          <w:rFonts w:asciiTheme="minorHAnsi" w:hAnsiTheme="minorHAnsi" w:cstheme="minorHAnsi"/>
        </w:rPr>
        <w:t>COR.</w:t>
      </w:r>
    </w:p>
    <w:p w14:paraId="1C452DED" w14:textId="7A88AF56"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Provide support data to the Department</w:t>
      </w:r>
      <w:r w:rsidR="00D5643A" w:rsidRPr="00E60D34">
        <w:rPr>
          <w:rFonts w:asciiTheme="minorHAnsi" w:hAnsiTheme="minorHAnsi" w:cstheme="minorHAnsi"/>
        </w:rPr>
        <w:t xml:space="preserve"> as required. </w:t>
      </w:r>
    </w:p>
    <w:p w14:paraId="24FF95E5" w14:textId="2923603E" w:rsidR="007371F9" w:rsidRPr="00E60D34" w:rsidRDefault="007371F9" w:rsidP="007D6A86">
      <w:pPr>
        <w:pStyle w:val="ListParagraph"/>
        <w:numPr>
          <w:ilvl w:val="0"/>
          <w:numId w:val="40"/>
        </w:numPr>
        <w:rPr>
          <w:rFonts w:asciiTheme="minorHAnsi" w:hAnsiTheme="minorHAnsi" w:cstheme="minorHAnsi"/>
        </w:rPr>
      </w:pPr>
      <w:r w:rsidRPr="00E60D34">
        <w:rPr>
          <w:rFonts w:asciiTheme="minorHAnsi" w:hAnsiTheme="minorHAnsi" w:cstheme="minorHAnsi"/>
        </w:rPr>
        <w:t xml:space="preserve">Distribute software upgrades and patches for upload at each passport </w:t>
      </w:r>
      <w:r w:rsidR="000F2485" w:rsidRPr="00E60D34">
        <w:rPr>
          <w:rFonts w:asciiTheme="minorHAnsi" w:hAnsiTheme="minorHAnsi" w:cstheme="minorHAnsi"/>
        </w:rPr>
        <w:t xml:space="preserve">agency, passport </w:t>
      </w:r>
      <w:r w:rsidRPr="00E60D34">
        <w:rPr>
          <w:rFonts w:asciiTheme="minorHAnsi" w:hAnsiTheme="minorHAnsi" w:cstheme="minorHAnsi"/>
        </w:rPr>
        <w:t>center</w:t>
      </w:r>
      <w:r w:rsidR="000F2485" w:rsidRPr="00E60D34">
        <w:rPr>
          <w:rFonts w:asciiTheme="minorHAnsi" w:hAnsiTheme="minorHAnsi" w:cstheme="minorHAnsi"/>
        </w:rPr>
        <w:t xml:space="preserve"> and </w:t>
      </w:r>
      <w:r w:rsidR="007526F7" w:rsidRPr="00E60D34">
        <w:rPr>
          <w:rFonts w:asciiTheme="minorHAnsi" w:hAnsiTheme="minorHAnsi" w:cstheme="minorHAnsi"/>
        </w:rPr>
        <w:t>support site locations</w:t>
      </w:r>
      <w:r w:rsidRPr="00E60D34">
        <w:rPr>
          <w:rFonts w:asciiTheme="minorHAnsi" w:hAnsiTheme="minorHAnsi" w:cstheme="minorHAnsi"/>
        </w:rPr>
        <w:t>.</w:t>
      </w:r>
    </w:p>
    <w:p w14:paraId="7C263FE4" w14:textId="62BC48B8" w:rsidR="007371F9" w:rsidRPr="00E60D34" w:rsidRDefault="007526F7" w:rsidP="007D6A86">
      <w:pPr>
        <w:pStyle w:val="ListParagraph"/>
        <w:numPr>
          <w:ilvl w:val="0"/>
          <w:numId w:val="40"/>
        </w:numPr>
        <w:rPr>
          <w:rFonts w:asciiTheme="minorHAnsi" w:hAnsiTheme="minorHAnsi" w:cstheme="minorHAnsi"/>
        </w:rPr>
      </w:pPr>
      <w:r w:rsidRPr="00E60D34">
        <w:rPr>
          <w:rFonts w:asciiTheme="minorHAnsi" w:hAnsiTheme="minorHAnsi" w:cstheme="minorHAnsi"/>
        </w:rPr>
        <w:t>S</w:t>
      </w:r>
      <w:r w:rsidR="007371F9" w:rsidRPr="00E60D34">
        <w:rPr>
          <w:rFonts w:asciiTheme="minorHAnsi" w:hAnsiTheme="minorHAnsi" w:cstheme="minorHAnsi"/>
        </w:rPr>
        <w:t>upport system hardware and software.</w:t>
      </w:r>
    </w:p>
    <w:p w14:paraId="5138EFE1" w14:textId="1445F862" w:rsidR="008517B3" w:rsidRPr="00E60D34" w:rsidRDefault="007526F7" w:rsidP="007D6A86">
      <w:pPr>
        <w:pStyle w:val="ListParagraph"/>
        <w:numPr>
          <w:ilvl w:val="0"/>
          <w:numId w:val="40"/>
        </w:numPr>
        <w:rPr>
          <w:rFonts w:asciiTheme="minorHAnsi" w:hAnsiTheme="minorHAnsi" w:cstheme="minorHAnsi"/>
        </w:rPr>
      </w:pPr>
      <w:r w:rsidRPr="00E60D34">
        <w:rPr>
          <w:rFonts w:asciiTheme="minorHAnsi" w:hAnsiTheme="minorHAnsi" w:cstheme="minorHAnsi"/>
        </w:rPr>
        <w:t xml:space="preserve">Document every service call as required by the GTM/COR. </w:t>
      </w:r>
      <w:r w:rsidR="007371F9" w:rsidRPr="00E60D34">
        <w:rPr>
          <w:rFonts w:asciiTheme="minorHAnsi" w:hAnsiTheme="minorHAnsi" w:cstheme="minorHAnsi"/>
        </w:rPr>
        <w:t xml:space="preserve"> </w:t>
      </w:r>
    </w:p>
    <w:p w14:paraId="5B56735C" w14:textId="4729999D" w:rsidR="00093B4C" w:rsidRPr="00E60D34" w:rsidRDefault="00093B4C" w:rsidP="007D6A86">
      <w:pPr>
        <w:pStyle w:val="ListParagraph"/>
        <w:numPr>
          <w:ilvl w:val="0"/>
          <w:numId w:val="40"/>
        </w:numPr>
        <w:rPr>
          <w:rFonts w:asciiTheme="minorHAnsi" w:hAnsiTheme="minorHAnsi" w:cstheme="minorHAnsi"/>
        </w:rPr>
      </w:pPr>
      <w:r w:rsidRPr="00E60D34">
        <w:rPr>
          <w:rFonts w:asciiTheme="minorHAnsi" w:hAnsiTheme="minorHAnsi" w:cstheme="minorHAnsi"/>
        </w:rPr>
        <w:t>Provide data calls on the health of NextGen Passport Personalization Printers via SNOW</w:t>
      </w:r>
      <w:r w:rsidR="00AE663B" w:rsidRPr="00E60D34">
        <w:rPr>
          <w:rFonts w:asciiTheme="minorHAnsi" w:hAnsiTheme="minorHAnsi" w:cstheme="minorHAnsi"/>
        </w:rPr>
        <w:t>.</w:t>
      </w:r>
    </w:p>
    <w:p w14:paraId="74D9BFA9" w14:textId="66D2FC65" w:rsidR="0005272F" w:rsidRPr="00E60D34" w:rsidRDefault="0005272F" w:rsidP="007D6A86">
      <w:pPr>
        <w:pStyle w:val="ListParagraph"/>
        <w:numPr>
          <w:ilvl w:val="0"/>
          <w:numId w:val="40"/>
        </w:numPr>
        <w:rPr>
          <w:rFonts w:asciiTheme="minorHAnsi" w:hAnsiTheme="minorHAnsi" w:cstheme="minorHAnsi"/>
        </w:rPr>
      </w:pPr>
      <w:r w:rsidRPr="00E60D34">
        <w:rPr>
          <w:rFonts w:asciiTheme="minorHAnsi" w:hAnsiTheme="minorHAnsi" w:cstheme="minorHAnsi"/>
        </w:rPr>
        <w:lastRenderedPageBreak/>
        <w:t>Implement approved software upgrades and patches for upload to Book Master Printers</w:t>
      </w:r>
      <w:r w:rsidR="00AE663B" w:rsidRPr="00E60D34">
        <w:rPr>
          <w:rFonts w:asciiTheme="minorHAnsi" w:hAnsiTheme="minorHAnsi" w:cstheme="minorHAnsi"/>
        </w:rPr>
        <w:t>.</w:t>
      </w:r>
    </w:p>
    <w:p w14:paraId="72B82C4C" w14:textId="136F34EF" w:rsidR="00AE663B" w:rsidRPr="00E60D34" w:rsidRDefault="00AE663B" w:rsidP="007D6A86">
      <w:pPr>
        <w:pStyle w:val="ListParagraph"/>
        <w:numPr>
          <w:ilvl w:val="0"/>
          <w:numId w:val="40"/>
        </w:numPr>
        <w:rPr>
          <w:rFonts w:asciiTheme="minorHAnsi" w:hAnsiTheme="minorHAnsi" w:cstheme="minorHAnsi"/>
        </w:rPr>
      </w:pPr>
      <w:r w:rsidRPr="00E60D34">
        <w:rPr>
          <w:rFonts w:asciiTheme="minorHAnsi" w:hAnsiTheme="minorHAnsi" w:cstheme="minorHAnsi"/>
        </w:rPr>
        <w:t>Knowledge and expertise of IAI as needed, to support system hardware and software.</w:t>
      </w:r>
    </w:p>
    <w:p w14:paraId="6A15227E" w14:textId="19201C59" w:rsidR="00D20D1A" w:rsidRPr="00E60D34" w:rsidRDefault="00D20D1A" w:rsidP="007D6A86">
      <w:pPr>
        <w:pStyle w:val="ListParagraph"/>
        <w:numPr>
          <w:ilvl w:val="0"/>
          <w:numId w:val="40"/>
        </w:numPr>
        <w:rPr>
          <w:rFonts w:asciiTheme="minorHAnsi" w:hAnsiTheme="minorHAnsi" w:cstheme="minorHAnsi"/>
        </w:rPr>
      </w:pPr>
      <w:r w:rsidRPr="00E60D34">
        <w:rPr>
          <w:rFonts w:asciiTheme="minorHAnsi" w:hAnsiTheme="minorHAnsi" w:cstheme="minorHAnsi"/>
        </w:rPr>
        <w:t>Provide machine support during scheduled upgrades to customers network/applications</w:t>
      </w:r>
      <w:r w:rsidR="00264ECD" w:rsidRPr="00E60D34">
        <w:rPr>
          <w:rFonts w:asciiTheme="minorHAnsi" w:hAnsiTheme="minorHAnsi" w:cstheme="minorHAnsi"/>
        </w:rPr>
        <w:t>.</w:t>
      </w:r>
    </w:p>
    <w:p w14:paraId="7FEC2FBC" w14:textId="3E97D426" w:rsidR="00264ECD" w:rsidRPr="00E60D34" w:rsidRDefault="00264ECD" w:rsidP="007D6A86">
      <w:pPr>
        <w:pStyle w:val="ListParagraph"/>
        <w:numPr>
          <w:ilvl w:val="0"/>
          <w:numId w:val="40"/>
        </w:numPr>
        <w:rPr>
          <w:rFonts w:asciiTheme="minorHAnsi" w:hAnsiTheme="minorHAnsi" w:cstheme="minorHAnsi"/>
        </w:rPr>
      </w:pPr>
      <w:r w:rsidRPr="00E60D34">
        <w:rPr>
          <w:rFonts w:asciiTheme="minorHAnsi" w:hAnsiTheme="minorHAnsi" w:cstheme="minorHAnsi"/>
        </w:rPr>
        <w:t>Provide guidance and support to establish best practices/production for Book Master Printers and its workflow.</w:t>
      </w:r>
    </w:p>
    <w:p w14:paraId="215847E6" w14:textId="6544958B" w:rsidR="00E13206" w:rsidRPr="00E60D34" w:rsidRDefault="00E13206" w:rsidP="007526F7">
      <w:pPr>
        <w:pStyle w:val="ListParagraph"/>
        <w:rPr>
          <w:rFonts w:asciiTheme="minorHAnsi" w:hAnsiTheme="minorHAnsi" w:cstheme="minorHAnsi"/>
        </w:rPr>
      </w:pPr>
    </w:p>
    <w:p w14:paraId="06C27086" w14:textId="3BECD6A4" w:rsidR="008517B3" w:rsidRPr="00E60D34" w:rsidRDefault="00A51572" w:rsidP="003638A2">
      <w:pPr>
        <w:pStyle w:val="Heading5"/>
        <w:rPr>
          <w:rFonts w:asciiTheme="minorHAnsi" w:hAnsiTheme="minorHAnsi" w:cstheme="minorHAnsi"/>
        </w:rPr>
      </w:pPr>
      <w:r w:rsidRPr="00E60D34">
        <w:rPr>
          <w:rFonts w:asciiTheme="minorHAnsi" w:hAnsiTheme="minorHAnsi" w:cstheme="minorHAnsi"/>
        </w:rPr>
        <w:t>C.3.8.</w:t>
      </w:r>
      <w:r w:rsidR="003638A2" w:rsidRPr="00E60D34">
        <w:rPr>
          <w:rFonts w:asciiTheme="minorHAnsi" w:hAnsiTheme="minorHAnsi" w:cstheme="minorHAnsi"/>
        </w:rPr>
        <w:t>1.1</w:t>
      </w:r>
      <w:r w:rsidR="00B7761B" w:rsidRPr="00E60D34">
        <w:rPr>
          <w:rFonts w:asciiTheme="minorHAnsi" w:hAnsiTheme="minorHAnsi" w:cstheme="minorHAnsi"/>
        </w:rPr>
        <w:t>.2</w:t>
      </w:r>
      <w:r w:rsidRPr="00E60D34">
        <w:rPr>
          <w:rFonts w:asciiTheme="minorHAnsi" w:hAnsiTheme="minorHAnsi" w:cstheme="minorHAnsi"/>
        </w:rPr>
        <w:t xml:space="preserve"> Principal Period of Maintenance</w:t>
      </w:r>
    </w:p>
    <w:p w14:paraId="12CF746A" w14:textId="5C6DD8B9" w:rsidR="00A30437" w:rsidRPr="00E60D34" w:rsidRDefault="00A30437" w:rsidP="00A30437">
      <w:pPr>
        <w:rPr>
          <w:rFonts w:asciiTheme="minorHAnsi" w:hAnsiTheme="minorHAnsi" w:cstheme="minorHAnsi"/>
        </w:rPr>
      </w:pPr>
    </w:p>
    <w:p w14:paraId="7D2005A6" w14:textId="16D42390" w:rsidR="00A30437" w:rsidRPr="00E60D34" w:rsidRDefault="00A30437" w:rsidP="00A30437">
      <w:pPr>
        <w:rPr>
          <w:rFonts w:asciiTheme="minorHAnsi" w:hAnsiTheme="minorHAnsi" w:cstheme="minorHAnsi"/>
        </w:rPr>
      </w:pPr>
      <w:r w:rsidRPr="00E60D34">
        <w:rPr>
          <w:rFonts w:asciiTheme="minorHAnsi" w:hAnsiTheme="minorHAnsi" w:cstheme="minorHAnsi"/>
        </w:rPr>
        <w:t xml:space="preserve">For all Preventive maintenance, the Principal Period of Maintenance (PPM) is defined as normal working hours as defined by local DOS management at Domestic Passport Sites. Some Issuance Sites have multiple shifts </w:t>
      </w:r>
      <w:r w:rsidR="006B0004" w:rsidRPr="00E60D34">
        <w:rPr>
          <w:rFonts w:asciiTheme="minorHAnsi" w:hAnsiTheme="minorHAnsi" w:cstheme="minorHAnsi"/>
        </w:rPr>
        <w:t>over the course of 24 hours</w:t>
      </w:r>
      <w:r w:rsidRPr="00E60D34">
        <w:rPr>
          <w:rFonts w:asciiTheme="minorHAnsi" w:hAnsiTheme="minorHAnsi" w:cstheme="minorHAnsi"/>
        </w:rPr>
        <w:t xml:space="preserve">.  The contractor shall, at the request of the Government, work extended working hours as needed. The Government will provide the contractor notice of this requirement and coordinate scheduling </w:t>
      </w:r>
      <w:r w:rsidR="007305F3" w:rsidRPr="00E60D34">
        <w:rPr>
          <w:rFonts w:asciiTheme="minorHAnsi" w:hAnsiTheme="minorHAnsi" w:cstheme="minorHAnsi"/>
        </w:rPr>
        <w:t xml:space="preserve">with the contractor. </w:t>
      </w:r>
      <w:r w:rsidRPr="00E60D34">
        <w:rPr>
          <w:rFonts w:asciiTheme="minorHAnsi" w:hAnsiTheme="minorHAnsi" w:cstheme="minorHAnsi"/>
        </w:rPr>
        <w:t xml:space="preserve">  </w:t>
      </w:r>
    </w:p>
    <w:p w14:paraId="7E43C08C" w14:textId="083EC674" w:rsidR="00A30437" w:rsidRPr="00E60D34" w:rsidRDefault="00A30437" w:rsidP="00A30437">
      <w:pPr>
        <w:rPr>
          <w:rFonts w:asciiTheme="minorHAnsi" w:hAnsiTheme="minorHAnsi" w:cstheme="minorHAnsi"/>
        </w:rPr>
      </w:pPr>
    </w:p>
    <w:p w14:paraId="6B5012E6" w14:textId="42F06EA2" w:rsidR="00A30437" w:rsidRPr="00E60D34" w:rsidRDefault="00A30437" w:rsidP="00D23B8D">
      <w:pPr>
        <w:pStyle w:val="Heading5"/>
        <w:rPr>
          <w:rFonts w:asciiTheme="minorHAnsi" w:hAnsiTheme="minorHAnsi" w:cstheme="minorHAnsi"/>
        </w:rPr>
      </w:pPr>
      <w:r w:rsidRPr="00E60D34">
        <w:rPr>
          <w:rFonts w:asciiTheme="minorHAnsi" w:hAnsiTheme="minorHAnsi" w:cstheme="minorHAnsi"/>
        </w:rPr>
        <w:t>C.3.8.</w:t>
      </w:r>
      <w:r w:rsidR="00D23B8D" w:rsidRPr="00E60D34">
        <w:rPr>
          <w:rFonts w:asciiTheme="minorHAnsi" w:hAnsiTheme="minorHAnsi" w:cstheme="minorHAnsi"/>
        </w:rPr>
        <w:t>1.1.3</w:t>
      </w:r>
      <w:r w:rsidRPr="00E60D34">
        <w:rPr>
          <w:rFonts w:asciiTheme="minorHAnsi" w:hAnsiTheme="minorHAnsi" w:cstheme="minorHAnsi"/>
        </w:rPr>
        <w:t xml:space="preserve"> </w:t>
      </w:r>
      <w:r w:rsidR="00E31CCC" w:rsidRPr="00E60D34">
        <w:rPr>
          <w:rFonts w:asciiTheme="minorHAnsi" w:hAnsiTheme="minorHAnsi" w:cstheme="minorHAnsi"/>
        </w:rPr>
        <w:t>Remedial Maintenance</w:t>
      </w:r>
    </w:p>
    <w:p w14:paraId="5CB2E547" w14:textId="5612CCC1" w:rsidR="00E31CCC" w:rsidRPr="00E60D34" w:rsidRDefault="00E31CCC" w:rsidP="00E31CCC">
      <w:pPr>
        <w:rPr>
          <w:rFonts w:asciiTheme="minorHAnsi" w:hAnsiTheme="minorHAnsi" w:cstheme="minorHAnsi"/>
        </w:rPr>
      </w:pPr>
    </w:p>
    <w:p w14:paraId="2A45DA89" w14:textId="7E8A8AFD" w:rsidR="00E31CCC" w:rsidRPr="00E60D34" w:rsidRDefault="007E3C7D" w:rsidP="00E31CCC">
      <w:pPr>
        <w:rPr>
          <w:rFonts w:asciiTheme="minorHAnsi" w:hAnsiTheme="minorHAnsi" w:cstheme="minorHAnsi"/>
        </w:rPr>
      </w:pPr>
      <w:r w:rsidRPr="00E60D34">
        <w:rPr>
          <w:rFonts w:asciiTheme="minorHAnsi" w:hAnsiTheme="minorHAnsi" w:cstheme="minorHAnsi"/>
        </w:rPr>
        <w:t>Remedial Maintenance (RM) is defined as unscheduled work repairs and services that return or keep the Personalization Printers in optimal operating condition.  RM includes the evaluation, troubleshooting and diagnosis of the printer and contractor supplied equipment and software to isolate the source of a malfunction, and return the Personalization Printer to optimal operating condition.</w:t>
      </w:r>
      <w:r w:rsidR="001C0075" w:rsidRPr="00E60D34">
        <w:rPr>
          <w:rFonts w:asciiTheme="minorHAnsi" w:hAnsiTheme="minorHAnsi" w:cstheme="minorHAnsi"/>
        </w:rPr>
        <w:t xml:space="preserve"> </w:t>
      </w:r>
      <w:r w:rsidR="00B53EAB" w:rsidRPr="00E60D34">
        <w:rPr>
          <w:rFonts w:asciiTheme="minorHAnsi" w:hAnsiTheme="minorHAnsi" w:cstheme="minorHAnsi"/>
        </w:rPr>
        <w:t>When a PP needs RM, the contractor shall return the printer to full operation within 4 hours of notification of the problem.</w:t>
      </w:r>
    </w:p>
    <w:p w14:paraId="45ADF0E9" w14:textId="77777777" w:rsidR="002F5C21" w:rsidRPr="00E60D34" w:rsidRDefault="002F5C21" w:rsidP="00E31CCC">
      <w:pPr>
        <w:rPr>
          <w:rFonts w:asciiTheme="minorHAnsi" w:hAnsiTheme="minorHAnsi" w:cstheme="minorHAnsi"/>
        </w:rPr>
      </w:pPr>
    </w:p>
    <w:p w14:paraId="29A001E1" w14:textId="5A2CC414" w:rsidR="002F5C21" w:rsidRPr="00E60D34" w:rsidRDefault="002F5C21" w:rsidP="002F5C21">
      <w:pPr>
        <w:pStyle w:val="Heading4"/>
        <w:rPr>
          <w:rFonts w:asciiTheme="minorHAnsi" w:hAnsiTheme="minorHAnsi" w:cstheme="minorHAnsi"/>
        </w:rPr>
      </w:pPr>
      <w:r w:rsidRPr="00E60D34">
        <w:rPr>
          <w:rFonts w:asciiTheme="minorHAnsi" w:hAnsiTheme="minorHAnsi" w:cstheme="minorHAnsi"/>
        </w:rPr>
        <w:t xml:space="preserve">C.3.8.1.2 </w:t>
      </w:r>
      <w:r w:rsidR="00C87140" w:rsidRPr="00E60D34">
        <w:rPr>
          <w:rFonts w:asciiTheme="minorHAnsi" w:hAnsiTheme="minorHAnsi" w:cstheme="minorHAnsi"/>
        </w:rPr>
        <w:t>Quality Activities</w:t>
      </w:r>
    </w:p>
    <w:p w14:paraId="05FFD40C" w14:textId="77777777" w:rsidR="00DF5218" w:rsidRPr="00E60D34" w:rsidRDefault="00DF5218" w:rsidP="00DF5218">
      <w:pPr>
        <w:rPr>
          <w:rFonts w:asciiTheme="minorHAnsi" w:hAnsiTheme="minorHAnsi" w:cstheme="minorHAnsi"/>
        </w:rPr>
      </w:pPr>
    </w:p>
    <w:p w14:paraId="789E71E6" w14:textId="77777777" w:rsidR="00E51619" w:rsidRPr="00E60D34" w:rsidRDefault="00E51619" w:rsidP="00E51619">
      <w:pPr>
        <w:textAlignment w:val="baseline"/>
        <w:rPr>
          <w:rFonts w:asciiTheme="minorHAnsi" w:hAnsiTheme="minorHAnsi" w:cstheme="minorHAnsi"/>
          <w:szCs w:val="24"/>
        </w:rPr>
      </w:pPr>
      <w:r w:rsidRPr="00E60D34">
        <w:rPr>
          <w:rFonts w:asciiTheme="minorHAnsi" w:hAnsiTheme="minorHAnsi" w:cstheme="minorHAnsi"/>
          <w:szCs w:val="24"/>
        </w:rPr>
        <w:t xml:space="preserve">The Full Time Support Technicians shall perform quality control checks to include updating the personalization setting, arranging shipping of samples, provide shipping information to a representative designated by the COR/GTM and Printer Operational Status Reports as required. </w:t>
      </w:r>
    </w:p>
    <w:p w14:paraId="7184734C" w14:textId="77777777" w:rsidR="00E51619" w:rsidRPr="00E60D34" w:rsidRDefault="00E51619" w:rsidP="00E51619">
      <w:pPr>
        <w:textAlignment w:val="baseline"/>
        <w:rPr>
          <w:rFonts w:asciiTheme="minorHAnsi" w:hAnsiTheme="minorHAnsi" w:cstheme="minorHAnsi"/>
          <w:szCs w:val="24"/>
        </w:rPr>
      </w:pPr>
    </w:p>
    <w:p w14:paraId="0148166F" w14:textId="1FED12E0" w:rsidR="00E51619" w:rsidRPr="00E60D34" w:rsidRDefault="00E51619" w:rsidP="00E51619">
      <w:pPr>
        <w:textAlignment w:val="baseline"/>
        <w:rPr>
          <w:rFonts w:asciiTheme="minorHAnsi" w:eastAsia="Times New Roman" w:hAnsiTheme="minorHAnsi" w:cstheme="minorHAnsi"/>
          <w:szCs w:val="24"/>
        </w:rPr>
      </w:pPr>
      <w:r w:rsidRPr="00E60D34">
        <w:rPr>
          <w:rFonts w:asciiTheme="minorHAnsi" w:hAnsiTheme="minorHAnsi" w:cstheme="minorHAnsi"/>
          <w:szCs w:val="24"/>
        </w:rPr>
        <w:t xml:space="preserve">The </w:t>
      </w:r>
      <w:r w:rsidR="00F9791F" w:rsidRPr="00E60D34">
        <w:rPr>
          <w:rFonts w:asciiTheme="minorHAnsi" w:hAnsiTheme="minorHAnsi" w:cstheme="minorHAnsi"/>
          <w:szCs w:val="24"/>
        </w:rPr>
        <w:t>c</w:t>
      </w:r>
      <w:r w:rsidRPr="00E60D34">
        <w:rPr>
          <w:rFonts w:asciiTheme="minorHAnsi" w:hAnsiTheme="minorHAnsi" w:cstheme="minorHAnsi"/>
          <w:szCs w:val="24"/>
        </w:rPr>
        <w:t xml:space="preserve">ontractor shall use the Government provided materials and test books provided at the Passport Agency locations, Passport Centers, and Support Site locations for quality control checks. </w:t>
      </w:r>
    </w:p>
    <w:p w14:paraId="37DCEEC9" w14:textId="77777777" w:rsidR="00696BCD" w:rsidRPr="00E60D34" w:rsidRDefault="00696BCD" w:rsidP="000E76F3">
      <w:pPr>
        <w:rPr>
          <w:rFonts w:asciiTheme="minorHAnsi" w:hAnsiTheme="minorHAnsi" w:cstheme="minorHAnsi"/>
          <w:highlight w:val="yellow"/>
        </w:rPr>
      </w:pPr>
    </w:p>
    <w:p w14:paraId="1CD78F4F" w14:textId="11064049" w:rsidR="00284422" w:rsidRPr="00E60D34" w:rsidRDefault="008510F4" w:rsidP="00284422">
      <w:pPr>
        <w:pStyle w:val="Heading5"/>
        <w:rPr>
          <w:rFonts w:asciiTheme="minorHAnsi" w:hAnsiTheme="minorHAnsi" w:cstheme="minorHAnsi"/>
        </w:rPr>
      </w:pPr>
      <w:r w:rsidRPr="00E60D34">
        <w:rPr>
          <w:rFonts w:asciiTheme="minorHAnsi" w:hAnsiTheme="minorHAnsi" w:cstheme="minorHAnsi"/>
        </w:rPr>
        <w:t>C.3.8.1.2.1 Printer Quality Management</w:t>
      </w:r>
    </w:p>
    <w:p w14:paraId="373EBEC8" w14:textId="77777777" w:rsidR="00D00B5A" w:rsidRPr="00E60D34" w:rsidRDefault="00D00B5A" w:rsidP="00F90F8A">
      <w:pPr>
        <w:rPr>
          <w:rFonts w:asciiTheme="minorHAnsi" w:hAnsiTheme="minorHAnsi" w:cstheme="minorHAnsi"/>
        </w:rPr>
      </w:pPr>
    </w:p>
    <w:p w14:paraId="71DB29D5" w14:textId="61C2ED5C" w:rsidR="008154EA" w:rsidRPr="00E60D34" w:rsidRDefault="008154EA" w:rsidP="008154EA">
      <w:pPr>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w:t>
      </w:r>
      <w:r w:rsidR="00F9791F" w:rsidRPr="00E60D34">
        <w:rPr>
          <w:rFonts w:asciiTheme="minorHAnsi" w:eastAsia="Times New Roman" w:hAnsiTheme="minorHAnsi" w:cstheme="minorHAnsi"/>
          <w:szCs w:val="24"/>
        </w:rPr>
        <w:t>c</w:t>
      </w:r>
      <w:r w:rsidR="00EB4653" w:rsidRPr="00E60D34">
        <w:rPr>
          <w:rFonts w:asciiTheme="minorHAnsi" w:eastAsia="Times New Roman" w:hAnsiTheme="minorHAnsi" w:cstheme="minorHAnsi"/>
          <w:szCs w:val="24"/>
        </w:rPr>
        <w:t>ontractor shall print test books</w:t>
      </w:r>
      <w:r w:rsidR="00A81687" w:rsidRPr="00E60D34">
        <w:rPr>
          <w:rFonts w:asciiTheme="minorHAnsi" w:eastAsia="Times New Roman" w:hAnsiTheme="minorHAnsi" w:cstheme="minorHAnsi"/>
          <w:szCs w:val="24"/>
        </w:rPr>
        <w:t xml:space="preserve"> within 5 working days of the first of the month</w:t>
      </w:r>
      <w:r w:rsidR="00EB4653" w:rsidRPr="00E60D34">
        <w:rPr>
          <w:rFonts w:asciiTheme="minorHAnsi" w:eastAsia="Times New Roman" w:hAnsiTheme="minorHAnsi" w:cstheme="minorHAnsi"/>
          <w:szCs w:val="24"/>
        </w:rPr>
        <w:t xml:space="preserve"> for Inkjet and Laser Settings at each Passport Agency location, Passport Center, and Support Site locations.  </w:t>
      </w:r>
    </w:p>
    <w:p w14:paraId="7FE0CE7B" w14:textId="77777777" w:rsidR="008154EA" w:rsidRPr="00E60D34" w:rsidRDefault="008154EA" w:rsidP="008154EA">
      <w:pPr>
        <w:textAlignment w:val="center"/>
        <w:rPr>
          <w:rFonts w:asciiTheme="minorHAnsi" w:eastAsia="Times New Roman" w:hAnsiTheme="minorHAnsi" w:cstheme="minorHAnsi"/>
          <w:szCs w:val="24"/>
        </w:rPr>
      </w:pPr>
    </w:p>
    <w:p w14:paraId="6E5E397F" w14:textId="6AC970A8" w:rsidR="008154EA" w:rsidRPr="00E60D34" w:rsidRDefault="008154EA" w:rsidP="008154EA">
      <w:pPr>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w:t>
      </w:r>
      <w:r w:rsidR="00F9791F"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ontractor shall:</w:t>
      </w:r>
    </w:p>
    <w:p w14:paraId="0DFC9FF6" w14:textId="3BD4AA82" w:rsidR="00F5519D" w:rsidRPr="00E60D34" w:rsidRDefault="00F5519D" w:rsidP="00F5519D">
      <w:pPr>
        <w:pStyle w:val="ListParagraph"/>
        <w:numPr>
          <w:ilvl w:val="0"/>
          <w:numId w:val="43"/>
        </w:numPr>
        <w:ind w:left="108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lastRenderedPageBreak/>
        <w:t xml:space="preserve">Print one (1) test book per laser per month using the Blank Book Inkjet and Laser Test Book with layout and print schedule specified by COR/GTM or Designee. </w:t>
      </w:r>
    </w:p>
    <w:p w14:paraId="2F916886" w14:textId="77777777" w:rsidR="00F5519D" w:rsidRPr="00E60D34" w:rsidRDefault="00F5519D" w:rsidP="00F5519D">
      <w:pPr>
        <w:pStyle w:val="ListParagraph"/>
        <w:numPr>
          <w:ilvl w:val="0"/>
          <w:numId w:val="43"/>
        </w:numPr>
        <w:ind w:left="108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Print six (6) test books per laser per month using the Full Artwork Test Book with layout and print schedule specified by COR/GTM or Designee.  </w:t>
      </w:r>
    </w:p>
    <w:p w14:paraId="373CC67F" w14:textId="77777777" w:rsidR="008510F4" w:rsidRPr="00E60D34" w:rsidRDefault="008510F4" w:rsidP="00F90F8A">
      <w:pPr>
        <w:rPr>
          <w:rFonts w:asciiTheme="minorHAnsi" w:hAnsiTheme="minorHAnsi" w:cstheme="minorHAnsi"/>
          <w:highlight w:val="yellow"/>
        </w:rPr>
      </w:pPr>
    </w:p>
    <w:p w14:paraId="405C015A" w14:textId="1A312E0C" w:rsidR="002F5C21" w:rsidRPr="00E60D34" w:rsidRDefault="008154EA" w:rsidP="008154EA">
      <w:pPr>
        <w:pStyle w:val="Heading5"/>
        <w:rPr>
          <w:rFonts w:asciiTheme="minorHAnsi" w:hAnsiTheme="minorHAnsi" w:cstheme="minorHAnsi"/>
          <w:bCs/>
          <w:szCs w:val="24"/>
        </w:rPr>
      </w:pPr>
      <w:r w:rsidRPr="00E60D34">
        <w:rPr>
          <w:rFonts w:asciiTheme="minorHAnsi" w:hAnsiTheme="minorHAnsi" w:cstheme="minorHAnsi"/>
        </w:rPr>
        <w:t xml:space="preserve">C.3.8.1.2.2 </w:t>
      </w:r>
      <w:r w:rsidR="00632055" w:rsidRPr="00E60D34">
        <w:rPr>
          <w:rFonts w:asciiTheme="minorHAnsi" w:hAnsiTheme="minorHAnsi" w:cstheme="minorHAnsi"/>
          <w:bCs/>
          <w:szCs w:val="24"/>
        </w:rPr>
        <w:t>Printer Quality Adjustments</w:t>
      </w:r>
    </w:p>
    <w:p w14:paraId="3155662C" w14:textId="77777777" w:rsidR="00632055" w:rsidRPr="00E60D34" w:rsidRDefault="00632055" w:rsidP="00632055">
      <w:pPr>
        <w:rPr>
          <w:rFonts w:asciiTheme="minorHAnsi" w:hAnsiTheme="minorHAnsi" w:cstheme="minorHAnsi"/>
        </w:rPr>
      </w:pPr>
    </w:p>
    <w:p w14:paraId="714345D0" w14:textId="428C57C5" w:rsidR="00FF0C23" w:rsidRPr="00E60D34" w:rsidRDefault="00FF0C23" w:rsidP="00FF0C23">
      <w:pPr>
        <w:textAlignment w:val="center"/>
        <w:rPr>
          <w:rFonts w:asciiTheme="minorHAnsi" w:hAnsiTheme="minorHAnsi" w:cstheme="minorHAnsi"/>
          <w:szCs w:val="24"/>
        </w:rPr>
      </w:pPr>
      <w:r w:rsidRPr="00E60D34">
        <w:rPr>
          <w:rFonts w:asciiTheme="minorHAnsi" w:hAnsiTheme="minorHAnsi" w:cstheme="minorHAnsi"/>
          <w:szCs w:val="24"/>
        </w:rPr>
        <w:t xml:space="preserve">The </w:t>
      </w:r>
      <w:r w:rsidR="00F9791F" w:rsidRPr="00E60D34">
        <w:rPr>
          <w:rFonts w:asciiTheme="minorHAnsi" w:hAnsiTheme="minorHAnsi" w:cstheme="minorHAnsi"/>
          <w:szCs w:val="24"/>
        </w:rPr>
        <w:t>c</w:t>
      </w:r>
      <w:r w:rsidRPr="00E60D34">
        <w:rPr>
          <w:rFonts w:asciiTheme="minorHAnsi" w:hAnsiTheme="minorHAnsi" w:cstheme="minorHAnsi"/>
          <w:szCs w:val="24"/>
        </w:rPr>
        <w:t>ontractor shall provide adjustments to inkjet printing, laser settings or personalization positions required for the layout elements. Adjustments shall be performed within 48</w:t>
      </w:r>
      <w:r w:rsidR="00A31582" w:rsidRPr="00E60D34">
        <w:rPr>
          <w:rFonts w:asciiTheme="minorHAnsi" w:hAnsiTheme="minorHAnsi" w:cstheme="minorHAnsi"/>
          <w:szCs w:val="24"/>
        </w:rPr>
        <w:t xml:space="preserve"> </w:t>
      </w:r>
      <w:r w:rsidRPr="00E60D34">
        <w:rPr>
          <w:rFonts w:asciiTheme="minorHAnsi" w:hAnsiTheme="minorHAnsi" w:cstheme="minorHAnsi"/>
          <w:szCs w:val="24"/>
        </w:rPr>
        <w:t>h</w:t>
      </w:r>
      <w:r w:rsidR="00A31582" w:rsidRPr="00E60D34">
        <w:rPr>
          <w:rFonts w:asciiTheme="minorHAnsi" w:hAnsiTheme="minorHAnsi" w:cstheme="minorHAnsi"/>
          <w:szCs w:val="24"/>
        </w:rPr>
        <w:t>ou</w:t>
      </w:r>
      <w:r w:rsidRPr="00E60D34">
        <w:rPr>
          <w:rFonts w:asciiTheme="minorHAnsi" w:hAnsiTheme="minorHAnsi" w:cstheme="minorHAnsi"/>
          <w:szCs w:val="24"/>
        </w:rPr>
        <w:t>rs of receipt of requested changes from the COR/GTM</w:t>
      </w:r>
      <w:r w:rsidR="00A31582" w:rsidRPr="00E60D34">
        <w:rPr>
          <w:rFonts w:asciiTheme="minorHAnsi" w:hAnsiTheme="minorHAnsi" w:cstheme="minorHAnsi"/>
          <w:szCs w:val="24"/>
        </w:rPr>
        <w:t xml:space="preserve"> or Designee</w:t>
      </w:r>
      <w:r w:rsidRPr="00E60D34">
        <w:rPr>
          <w:rFonts w:asciiTheme="minorHAnsi" w:hAnsiTheme="minorHAnsi" w:cstheme="minorHAnsi"/>
          <w:szCs w:val="24"/>
        </w:rPr>
        <w:t>.</w:t>
      </w:r>
    </w:p>
    <w:p w14:paraId="29D8A830" w14:textId="77777777" w:rsidR="00632055" w:rsidRPr="00E60D34" w:rsidRDefault="00632055" w:rsidP="00632055">
      <w:pPr>
        <w:rPr>
          <w:rFonts w:asciiTheme="minorHAnsi" w:hAnsiTheme="minorHAnsi" w:cstheme="minorHAnsi"/>
        </w:rPr>
      </w:pPr>
    </w:p>
    <w:p w14:paraId="63E42920" w14:textId="77777777" w:rsidR="002C79CC" w:rsidRPr="00E60D34" w:rsidRDefault="002C79CC" w:rsidP="002C79CC">
      <w:pPr>
        <w:textAlignment w:val="center"/>
        <w:rPr>
          <w:rFonts w:asciiTheme="minorHAnsi" w:eastAsia="Times New Roman" w:hAnsiTheme="minorHAnsi" w:cstheme="minorHAnsi"/>
          <w:szCs w:val="24"/>
        </w:rPr>
      </w:pPr>
      <w:r w:rsidRPr="00E60D34">
        <w:rPr>
          <w:rFonts w:asciiTheme="minorHAnsi" w:eastAsia="Times New Roman" w:hAnsiTheme="minorHAnsi" w:cstheme="minorHAnsi"/>
          <w:b/>
          <w:bCs/>
          <w:szCs w:val="24"/>
        </w:rPr>
        <w:t>Adjustment Requirements</w:t>
      </w:r>
    </w:p>
    <w:p w14:paraId="430A9481" w14:textId="77777777" w:rsidR="002C79CC" w:rsidRPr="00E60D34" w:rsidRDefault="002C79CC" w:rsidP="002C79CC">
      <w:pPr>
        <w:textAlignment w:val="center"/>
        <w:rPr>
          <w:rFonts w:asciiTheme="minorHAnsi" w:hAnsiTheme="minorHAnsi" w:cstheme="minorHAnsi"/>
          <w:szCs w:val="24"/>
        </w:rPr>
      </w:pPr>
    </w:p>
    <w:p w14:paraId="07EFF794" w14:textId="064BB8E2" w:rsidR="002C79CC" w:rsidRPr="00E60D34" w:rsidRDefault="002C79CC" w:rsidP="002C79CC">
      <w:pPr>
        <w:textAlignment w:val="center"/>
        <w:rPr>
          <w:rFonts w:asciiTheme="minorHAnsi" w:hAnsiTheme="minorHAnsi" w:cstheme="minorHAnsi"/>
          <w:szCs w:val="24"/>
        </w:rPr>
      </w:pPr>
      <w:r w:rsidRPr="00E60D34">
        <w:rPr>
          <w:rFonts w:asciiTheme="minorHAnsi" w:hAnsiTheme="minorHAnsi" w:cstheme="minorHAnsi"/>
          <w:szCs w:val="24"/>
        </w:rPr>
        <w:t xml:space="preserve">In the event an adjustment is required, the </w:t>
      </w:r>
      <w:r w:rsidR="00F9791F" w:rsidRPr="00E60D34">
        <w:rPr>
          <w:rFonts w:asciiTheme="minorHAnsi" w:hAnsiTheme="minorHAnsi" w:cstheme="minorHAnsi"/>
          <w:szCs w:val="24"/>
        </w:rPr>
        <w:t>c</w:t>
      </w:r>
      <w:r w:rsidRPr="00E60D34">
        <w:rPr>
          <w:rFonts w:asciiTheme="minorHAnsi" w:hAnsiTheme="minorHAnsi" w:cstheme="minorHAnsi"/>
          <w:szCs w:val="24"/>
        </w:rPr>
        <w:t xml:space="preserve">ontractor shall follow the Adjustment Review process to improve quality of the laser engraving and inkjet printing processes.   </w:t>
      </w:r>
    </w:p>
    <w:p w14:paraId="1BF98CA9" w14:textId="77777777" w:rsidR="002C79CC" w:rsidRPr="00E60D34" w:rsidRDefault="002C79CC" w:rsidP="002C79CC">
      <w:pPr>
        <w:textAlignment w:val="center"/>
        <w:rPr>
          <w:rFonts w:asciiTheme="minorHAnsi" w:eastAsia="Times New Roman" w:hAnsiTheme="minorHAnsi" w:cstheme="minorHAnsi"/>
          <w:szCs w:val="24"/>
        </w:rPr>
      </w:pPr>
    </w:p>
    <w:p w14:paraId="4F95E318" w14:textId="77777777" w:rsidR="002C79CC" w:rsidRPr="00E60D34" w:rsidRDefault="002C79CC" w:rsidP="007D6A86">
      <w:pPr>
        <w:numPr>
          <w:ilvl w:val="3"/>
          <w:numId w:val="44"/>
        </w:numPr>
        <w:tabs>
          <w:tab w:val="clear" w:pos="2880"/>
        </w:tabs>
        <w:ind w:left="720"/>
        <w:textAlignment w:val="center"/>
        <w:rPr>
          <w:rFonts w:asciiTheme="minorHAnsi" w:eastAsia="Times New Roman" w:hAnsiTheme="minorHAnsi" w:cstheme="minorHAnsi"/>
          <w:szCs w:val="24"/>
        </w:rPr>
      </w:pPr>
      <w:r w:rsidRPr="00E60D34">
        <w:rPr>
          <w:rFonts w:asciiTheme="minorHAnsi" w:eastAsia="Times New Roman" w:hAnsiTheme="minorHAnsi" w:cstheme="minorHAnsi"/>
          <w:b/>
          <w:bCs/>
          <w:szCs w:val="24"/>
        </w:rPr>
        <w:t>Initial –</w:t>
      </w:r>
      <w:r w:rsidRPr="00E60D34">
        <w:rPr>
          <w:rFonts w:asciiTheme="minorHAnsi" w:eastAsia="Times New Roman" w:hAnsiTheme="minorHAnsi" w:cstheme="minorHAnsi"/>
          <w:szCs w:val="24"/>
        </w:rPr>
        <w:t xml:space="preserve"> </w:t>
      </w:r>
    </w:p>
    <w:p w14:paraId="510A5209" w14:textId="62A9A505" w:rsidR="000D2154" w:rsidRPr="00E60D34" w:rsidRDefault="000D2154" w:rsidP="000D2154">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COR/GTM or Designee </w:t>
      </w:r>
      <w:r w:rsidRPr="00E60D34">
        <w:rPr>
          <w:rFonts w:asciiTheme="minorHAnsi" w:hAnsiTheme="minorHAnsi" w:cstheme="minorHAnsi"/>
          <w:szCs w:val="24"/>
        </w:rPr>
        <w:t>shall</w:t>
      </w:r>
      <w:r w:rsidRPr="00E60D34">
        <w:rPr>
          <w:rFonts w:asciiTheme="minorHAnsi" w:eastAsia="Times New Roman" w:hAnsiTheme="minorHAnsi" w:cstheme="minorHAnsi"/>
          <w:szCs w:val="24"/>
        </w:rPr>
        <w:t xml:space="preserve"> notify the </w:t>
      </w:r>
      <w:r w:rsidR="00F9791F"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 xml:space="preserve">ontractor of the location(s) requiring adjustment(s). </w:t>
      </w:r>
    </w:p>
    <w:p w14:paraId="13FA0BCC" w14:textId="05663E5D" w:rsidR="000D2154" w:rsidRPr="00E60D34" w:rsidRDefault="000D2154" w:rsidP="000D2154">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w:t>
      </w:r>
      <w:r w:rsidR="00F9791F"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ontractor shall adjust settings of the affected printer(s).</w:t>
      </w:r>
    </w:p>
    <w:p w14:paraId="7AA3537E" w14:textId="6E21B53D" w:rsidR="000D2154" w:rsidRPr="00E60D34" w:rsidRDefault="000D2154" w:rsidP="000D2154">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w:t>
      </w:r>
      <w:r w:rsidR="00294480"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 xml:space="preserve">ontractor shall ship the samples overnight after production to the COR/GTM or Designee as the central repository for printer evaluations. </w:t>
      </w:r>
    </w:p>
    <w:p w14:paraId="66C7066D" w14:textId="21C9B035" w:rsidR="000D2154" w:rsidRPr="00E60D34" w:rsidRDefault="000D2154" w:rsidP="000D2154">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COR/GTM or Designee shall notify the </w:t>
      </w:r>
      <w:r w:rsidR="00294480"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 xml:space="preserve">ontractor if additional laser </w:t>
      </w:r>
      <w:r w:rsidR="00613320" w:rsidRPr="00E60D34">
        <w:rPr>
          <w:rFonts w:asciiTheme="minorHAnsi" w:eastAsia="Times New Roman" w:hAnsiTheme="minorHAnsi" w:cstheme="minorHAnsi"/>
          <w:szCs w:val="24"/>
        </w:rPr>
        <w:t xml:space="preserve">or inkjet </w:t>
      </w:r>
      <w:r w:rsidRPr="00E60D34">
        <w:rPr>
          <w:rFonts w:asciiTheme="minorHAnsi" w:eastAsia="Times New Roman" w:hAnsiTheme="minorHAnsi" w:cstheme="minorHAnsi"/>
          <w:szCs w:val="24"/>
        </w:rPr>
        <w:t xml:space="preserve">adjustments are required. </w:t>
      </w:r>
    </w:p>
    <w:p w14:paraId="497F8A53" w14:textId="77777777" w:rsidR="002C79CC" w:rsidRPr="00E60D34" w:rsidRDefault="002C79CC" w:rsidP="002C79CC">
      <w:pPr>
        <w:ind w:left="1440"/>
        <w:textAlignment w:val="center"/>
        <w:rPr>
          <w:rFonts w:asciiTheme="minorHAnsi" w:eastAsia="Times New Roman" w:hAnsiTheme="minorHAnsi" w:cstheme="minorHAnsi"/>
          <w:szCs w:val="24"/>
          <w:highlight w:val="yellow"/>
        </w:rPr>
      </w:pPr>
    </w:p>
    <w:p w14:paraId="3CEA603A" w14:textId="77777777" w:rsidR="002C79CC" w:rsidRPr="00E60D34" w:rsidRDefault="002C79CC" w:rsidP="007D6A86">
      <w:pPr>
        <w:numPr>
          <w:ilvl w:val="3"/>
          <w:numId w:val="44"/>
        </w:numPr>
        <w:ind w:left="720"/>
        <w:textAlignment w:val="center"/>
        <w:rPr>
          <w:rFonts w:asciiTheme="minorHAnsi" w:eastAsia="Times New Roman" w:hAnsiTheme="minorHAnsi" w:cstheme="minorHAnsi"/>
          <w:szCs w:val="24"/>
        </w:rPr>
      </w:pPr>
      <w:r w:rsidRPr="00E60D34">
        <w:rPr>
          <w:rFonts w:asciiTheme="minorHAnsi" w:eastAsia="Times New Roman" w:hAnsiTheme="minorHAnsi" w:cstheme="minorHAnsi"/>
          <w:b/>
          <w:bCs/>
          <w:szCs w:val="24"/>
        </w:rPr>
        <w:t>Performance –</w:t>
      </w:r>
      <w:r w:rsidRPr="00E60D34">
        <w:rPr>
          <w:rFonts w:asciiTheme="minorHAnsi" w:eastAsia="Times New Roman" w:hAnsiTheme="minorHAnsi" w:cstheme="minorHAnsi"/>
          <w:szCs w:val="24"/>
        </w:rPr>
        <w:t xml:space="preserve"> </w:t>
      </w:r>
    </w:p>
    <w:p w14:paraId="3AE7C845" w14:textId="41A76BF5" w:rsidR="00601EA8" w:rsidRPr="00E60D34" w:rsidRDefault="00601EA8" w:rsidP="00601EA8">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Once Initial adjustments are approved by the COR/GTM or Designee the </w:t>
      </w:r>
      <w:r w:rsidR="00294480"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ontractor shall confirm adjustments, verify layout, print two (2) test books per laser, and ensure the specified Personalization Type</w:t>
      </w:r>
      <w:r w:rsidRPr="00E60D34">
        <w:rPr>
          <w:rFonts w:asciiTheme="minorHAnsi" w:eastAsia="Times New Roman" w:hAnsiTheme="minorHAnsi" w:cstheme="minorHAnsi"/>
          <w:b/>
          <w:bCs/>
          <w:szCs w:val="24"/>
        </w:rPr>
        <w:t xml:space="preserve"> </w:t>
      </w:r>
      <w:r w:rsidRPr="00E60D34">
        <w:rPr>
          <w:rFonts w:asciiTheme="minorHAnsi" w:eastAsia="Times New Roman" w:hAnsiTheme="minorHAnsi" w:cstheme="minorHAnsi"/>
          <w:szCs w:val="24"/>
        </w:rPr>
        <w:t>is printed.</w:t>
      </w:r>
    </w:p>
    <w:p w14:paraId="68FAC905" w14:textId="6E165CAA" w:rsidR="00601EA8" w:rsidRPr="00E60D34" w:rsidRDefault="00601EA8" w:rsidP="00601EA8">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The </w:t>
      </w:r>
      <w:r w:rsidR="00294480"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 xml:space="preserve">ontractor shall send test books to a specified Delivery location (see Attachment </w:t>
      </w:r>
      <w:r w:rsidR="005479A8" w:rsidRPr="00E60D34">
        <w:rPr>
          <w:rFonts w:asciiTheme="minorHAnsi" w:hAnsiTheme="minorHAnsi" w:cstheme="minorHAnsi"/>
        </w:rPr>
        <w:t>B</w:t>
      </w:r>
      <w:r w:rsidR="00D56B25" w:rsidRPr="00E60D34">
        <w:rPr>
          <w:rFonts w:asciiTheme="minorHAnsi" w:hAnsiTheme="minorHAnsi" w:cstheme="minorHAnsi"/>
        </w:rPr>
        <w:t>,</w:t>
      </w:r>
      <w:r w:rsidR="00722724" w:rsidRPr="00E60D34">
        <w:rPr>
          <w:rFonts w:asciiTheme="minorHAnsi" w:hAnsiTheme="minorHAnsi" w:cstheme="minorHAnsi"/>
        </w:rPr>
        <w:t xml:space="preserve"> </w:t>
      </w:r>
      <w:r w:rsidR="00722724" w:rsidRPr="00E60D34">
        <w:rPr>
          <w:rFonts w:asciiTheme="minorHAnsi" w:hAnsiTheme="minorHAnsi" w:cstheme="minorHAnsi"/>
          <w:szCs w:val="24"/>
        </w:rPr>
        <w:t>CA Domestic Operational and Test Sites - Place of Delivery &amp; Support</w:t>
      </w:r>
      <w:r w:rsidRPr="00E60D34">
        <w:rPr>
          <w:rFonts w:asciiTheme="minorHAnsi" w:eastAsia="Times New Roman" w:hAnsiTheme="minorHAnsi" w:cstheme="minorHAnsi"/>
          <w:szCs w:val="24"/>
        </w:rPr>
        <w:t>) where the</w:t>
      </w:r>
      <w:r w:rsidRPr="00E60D34">
        <w:rPr>
          <w:rFonts w:asciiTheme="minorHAnsi" w:hAnsiTheme="minorHAnsi" w:cstheme="minorHAnsi"/>
          <w:szCs w:val="24"/>
        </w:rPr>
        <w:t xml:space="preserve"> </w:t>
      </w:r>
      <w:r w:rsidRPr="00E60D34">
        <w:rPr>
          <w:rFonts w:asciiTheme="minorHAnsi" w:eastAsia="Times New Roman" w:hAnsiTheme="minorHAnsi" w:cstheme="minorHAnsi"/>
          <w:szCs w:val="24"/>
        </w:rPr>
        <w:t xml:space="preserve">COR/GTM or </w:t>
      </w:r>
      <w:r w:rsidRPr="00E60D34">
        <w:rPr>
          <w:rFonts w:asciiTheme="minorHAnsi" w:hAnsiTheme="minorHAnsi" w:cstheme="minorHAnsi"/>
          <w:szCs w:val="24"/>
        </w:rPr>
        <w:t xml:space="preserve">Designee </w:t>
      </w:r>
      <w:r w:rsidRPr="00E60D34">
        <w:rPr>
          <w:rFonts w:asciiTheme="minorHAnsi" w:eastAsia="Times New Roman" w:hAnsiTheme="minorHAnsi" w:cstheme="minorHAnsi"/>
          <w:szCs w:val="24"/>
        </w:rPr>
        <w:t xml:space="preserve">will evaluate and provide additional feedback for adjustments, as required.  </w:t>
      </w:r>
    </w:p>
    <w:p w14:paraId="0FAC97BB" w14:textId="5E9399CE" w:rsidR="002C79CC" w:rsidRPr="00E60D34" w:rsidRDefault="00601EA8" w:rsidP="00601EA8">
      <w:pPr>
        <w:numPr>
          <w:ilvl w:val="4"/>
          <w:numId w:val="44"/>
        </w:numPr>
        <w:ind w:left="1440"/>
        <w:textAlignment w:val="center"/>
        <w:rPr>
          <w:rFonts w:asciiTheme="minorHAnsi" w:eastAsia="Times New Roman" w:hAnsiTheme="minorHAnsi" w:cstheme="minorHAnsi"/>
          <w:szCs w:val="24"/>
        </w:rPr>
      </w:pPr>
      <w:r w:rsidRPr="00E60D34">
        <w:rPr>
          <w:rFonts w:asciiTheme="minorHAnsi" w:eastAsia="Times New Roman" w:hAnsiTheme="minorHAnsi" w:cstheme="minorHAnsi"/>
          <w:szCs w:val="24"/>
        </w:rPr>
        <w:t xml:space="preserve">If additional adjustments are required, the </w:t>
      </w:r>
      <w:r w:rsidR="00294480" w:rsidRPr="00E60D34">
        <w:rPr>
          <w:rFonts w:asciiTheme="minorHAnsi" w:eastAsia="Times New Roman" w:hAnsiTheme="minorHAnsi" w:cstheme="minorHAnsi"/>
          <w:szCs w:val="24"/>
        </w:rPr>
        <w:t>c</w:t>
      </w:r>
      <w:r w:rsidRPr="00E60D34">
        <w:rPr>
          <w:rFonts w:asciiTheme="minorHAnsi" w:eastAsia="Times New Roman" w:hAnsiTheme="minorHAnsi" w:cstheme="minorHAnsi"/>
          <w:szCs w:val="24"/>
        </w:rPr>
        <w:t xml:space="preserve">ontractor shall make adjustments within 5 working days as directed by the COR/GTM or Designee representative and send test books for another review to the Delivery location. </w:t>
      </w:r>
      <w:r w:rsidRPr="00E60D34" w:rsidDel="00EC0433">
        <w:rPr>
          <w:rFonts w:asciiTheme="minorHAnsi" w:eastAsia="Times New Roman" w:hAnsiTheme="minorHAnsi" w:cstheme="minorHAnsi"/>
          <w:szCs w:val="24"/>
        </w:rPr>
        <w:t xml:space="preserve"> </w:t>
      </w:r>
    </w:p>
    <w:p w14:paraId="0B6CA904" w14:textId="77777777" w:rsidR="00FF0C23" w:rsidRPr="00E60D34" w:rsidRDefault="00FF0C23" w:rsidP="00632055">
      <w:pPr>
        <w:rPr>
          <w:rFonts w:asciiTheme="minorHAnsi" w:hAnsiTheme="minorHAnsi" w:cstheme="minorHAnsi"/>
          <w:highlight w:val="yellow"/>
        </w:rPr>
      </w:pPr>
    </w:p>
    <w:p w14:paraId="5B88010D" w14:textId="4DAD2E95" w:rsidR="00B5546C" w:rsidRPr="00E60D34" w:rsidRDefault="00B5546C" w:rsidP="00B5546C">
      <w:pPr>
        <w:pStyle w:val="Heading5"/>
        <w:rPr>
          <w:rFonts w:asciiTheme="minorHAnsi" w:hAnsiTheme="minorHAnsi" w:cstheme="minorHAnsi"/>
          <w:szCs w:val="24"/>
        </w:rPr>
      </w:pPr>
      <w:r w:rsidRPr="00E60D34">
        <w:rPr>
          <w:rFonts w:asciiTheme="minorHAnsi" w:hAnsiTheme="minorHAnsi" w:cstheme="minorHAnsi"/>
        </w:rPr>
        <w:t xml:space="preserve">C.3.8.1.2.3 </w:t>
      </w:r>
      <w:r w:rsidR="00AB7290" w:rsidRPr="00E60D34">
        <w:rPr>
          <w:rFonts w:asciiTheme="minorHAnsi" w:hAnsiTheme="minorHAnsi" w:cstheme="minorHAnsi"/>
          <w:szCs w:val="24"/>
        </w:rPr>
        <w:t>Quality Management Meetings</w:t>
      </w:r>
    </w:p>
    <w:p w14:paraId="18E17424" w14:textId="77777777" w:rsidR="00AB7290" w:rsidRPr="00E60D34" w:rsidRDefault="00AB7290" w:rsidP="00AB7290">
      <w:pPr>
        <w:rPr>
          <w:rFonts w:asciiTheme="minorHAnsi" w:hAnsiTheme="minorHAnsi" w:cstheme="minorHAnsi"/>
        </w:rPr>
      </w:pPr>
    </w:p>
    <w:p w14:paraId="475BD039" w14:textId="2CF7A183" w:rsidR="00C03920" w:rsidRPr="00E60D34" w:rsidRDefault="00C03920" w:rsidP="00C03920">
      <w:pPr>
        <w:textAlignment w:val="baseline"/>
        <w:rPr>
          <w:rFonts w:asciiTheme="minorHAnsi" w:hAnsiTheme="minorHAnsi" w:cstheme="minorHAnsi"/>
          <w:szCs w:val="24"/>
        </w:rPr>
      </w:pPr>
      <w:r w:rsidRPr="00E60D34">
        <w:rPr>
          <w:rFonts w:asciiTheme="minorHAnsi" w:hAnsiTheme="minorHAnsi" w:cstheme="minorHAnsi"/>
          <w:szCs w:val="24"/>
        </w:rPr>
        <w:t xml:space="preserve">The </w:t>
      </w:r>
      <w:r w:rsidR="00294480" w:rsidRPr="00E60D34">
        <w:rPr>
          <w:rFonts w:asciiTheme="minorHAnsi" w:hAnsiTheme="minorHAnsi" w:cstheme="minorHAnsi"/>
          <w:szCs w:val="24"/>
        </w:rPr>
        <w:t>c</w:t>
      </w:r>
      <w:r w:rsidRPr="00E60D34">
        <w:rPr>
          <w:rFonts w:asciiTheme="minorHAnsi" w:hAnsiTheme="minorHAnsi" w:cstheme="minorHAnsi"/>
          <w:szCs w:val="24"/>
        </w:rPr>
        <w:t>ontractor shall attend Quality Management Meetings two (2) times per month.  These meetings shall discuss high level operational and quality issues with all stakeholders (</w:t>
      </w:r>
      <w:r w:rsidR="00294480" w:rsidRPr="00E60D34">
        <w:rPr>
          <w:rFonts w:asciiTheme="minorHAnsi" w:hAnsiTheme="minorHAnsi" w:cstheme="minorHAnsi"/>
          <w:szCs w:val="24"/>
        </w:rPr>
        <w:t>c</w:t>
      </w:r>
      <w:r w:rsidRPr="00E60D34">
        <w:rPr>
          <w:rFonts w:asciiTheme="minorHAnsi" w:hAnsiTheme="minorHAnsi" w:cstheme="minorHAnsi"/>
          <w:szCs w:val="24"/>
        </w:rPr>
        <w:t>ontractor, COR/GTM, Document Design Team, and several other interested groups that are part of the production process).</w:t>
      </w:r>
    </w:p>
    <w:p w14:paraId="64736358" w14:textId="77777777" w:rsidR="00696BCD" w:rsidRPr="00E60D34" w:rsidRDefault="00696BCD" w:rsidP="000E76F3">
      <w:pPr>
        <w:rPr>
          <w:rFonts w:asciiTheme="minorHAnsi" w:hAnsiTheme="minorHAnsi" w:cstheme="minorHAnsi"/>
        </w:rPr>
      </w:pPr>
    </w:p>
    <w:p w14:paraId="5104ED7F" w14:textId="31C16CB0" w:rsidR="005E1B23" w:rsidRPr="00E60D34" w:rsidRDefault="005E1B23" w:rsidP="008B750E">
      <w:pPr>
        <w:pStyle w:val="Heading5"/>
        <w:rPr>
          <w:rFonts w:asciiTheme="minorHAnsi" w:hAnsiTheme="minorHAnsi" w:cstheme="minorHAnsi"/>
          <w:b w:val="0"/>
          <w:szCs w:val="24"/>
        </w:rPr>
      </w:pPr>
      <w:r w:rsidRPr="00E60D34">
        <w:rPr>
          <w:rFonts w:asciiTheme="minorHAnsi" w:hAnsiTheme="minorHAnsi" w:cstheme="minorHAnsi"/>
        </w:rPr>
        <w:t xml:space="preserve">C.3.8.1.2.4 </w:t>
      </w:r>
      <w:r w:rsidRPr="00E60D34">
        <w:rPr>
          <w:rFonts w:asciiTheme="minorHAnsi" w:hAnsiTheme="minorHAnsi" w:cstheme="minorHAnsi"/>
          <w:szCs w:val="24"/>
        </w:rPr>
        <w:t>Continuous Quality Improvement Projects</w:t>
      </w:r>
    </w:p>
    <w:p w14:paraId="4517FFEC" w14:textId="77777777" w:rsidR="005E1B23" w:rsidRPr="00E60D34" w:rsidRDefault="005E1B23" w:rsidP="005E1B23">
      <w:pPr>
        <w:textAlignment w:val="baseline"/>
        <w:rPr>
          <w:rFonts w:asciiTheme="minorHAnsi" w:hAnsiTheme="minorHAnsi" w:cstheme="minorHAnsi"/>
          <w:szCs w:val="24"/>
        </w:rPr>
      </w:pPr>
    </w:p>
    <w:p w14:paraId="1E77A26F" w14:textId="1ACFAEFC" w:rsidR="00611582" w:rsidRPr="00E60D34" w:rsidRDefault="00611582" w:rsidP="00611582">
      <w:pPr>
        <w:textAlignment w:val="baseline"/>
        <w:rPr>
          <w:rFonts w:asciiTheme="minorHAnsi" w:hAnsiTheme="minorHAnsi" w:cstheme="minorHAnsi"/>
          <w:szCs w:val="24"/>
        </w:rPr>
      </w:pPr>
      <w:r w:rsidRPr="00E60D34">
        <w:rPr>
          <w:rFonts w:asciiTheme="minorHAnsi" w:hAnsiTheme="minorHAnsi" w:cstheme="minorHAnsi"/>
          <w:szCs w:val="24"/>
        </w:rPr>
        <w:t>The C</w:t>
      </w:r>
      <w:r w:rsidR="00294480" w:rsidRPr="00E60D34">
        <w:rPr>
          <w:rFonts w:asciiTheme="minorHAnsi" w:hAnsiTheme="minorHAnsi" w:cstheme="minorHAnsi"/>
          <w:szCs w:val="24"/>
        </w:rPr>
        <w:t>\c</w:t>
      </w:r>
      <w:r w:rsidRPr="00E60D34">
        <w:rPr>
          <w:rFonts w:asciiTheme="minorHAnsi" w:hAnsiTheme="minorHAnsi" w:cstheme="minorHAnsi"/>
          <w:szCs w:val="24"/>
        </w:rPr>
        <w:t xml:space="preserve">ontractor shall participate and collaborate on Continuous Quality Improvement Projects </w:t>
      </w:r>
      <w:r w:rsidR="00D163E9" w:rsidRPr="00E60D34">
        <w:rPr>
          <w:rFonts w:asciiTheme="minorHAnsi" w:hAnsiTheme="minorHAnsi" w:cstheme="minorHAnsi"/>
          <w:szCs w:val="24"/>
        </w:rPr>
        <w:t xml:space="preserve">up to </w:t>
      </w:r>
      <w:r w:rsidRPr="00E60D34">
        <w:rPr>
          <w:rFonts w:asciiTheme="minorHAnsi" w:hAnsiTheme="minorHAnsi" w:cstheme="minorHAnsi"/>
          <w:szCs w:val="24"/>
        </w:rPr>
        <w:t xml:space="preserve">a maximum of five (5) times per year per location. The </w:t>
      </w:r>
      <w:r w:rsidR="00294480" w:rsidRPr="00E60D34">
        <w:rPr>
          <w:rFonts w:asciiTheme="minorHAnsi" w:hAnsiTheme="minorHAnsi" w:cstheme="minorHAnsi"/>
          <w:szCs w:val="24"/>
        </w:rPr>
        <w:t>c</w:t>
      </w:r>
      <w:r w:rsidRPr="00E60D34">
        <w:rPr>
          <w:rFonts w:asciiTheme="minorHAnsi" w:hAnsiTheme="minorHAnsi" w:cstheme="minorHAnsi"/>
          <w:szCs w:val="24"/>
        </w:rPr>
        <w:t xml:space="preserve">ontractor shall provide resources to support and implement quality process improvements to Passport Agency locations, Passport Centers, and Support Site locations. Continuous Quality Improvement Projects </w:t>
      </w:r>
      <w:r w:rsidR="00463FB4" w:rsidRPr="00E60D34">
        <w:rPr>
          <w:rFonts w:asciiTheme="minorHAnsi" w:hAnsiTheme="minorHAnsi" w:cstheme="minorHAnsi"/>
          <w:szCs w:val="24"/>
        </w:rPr>
        <w:t>may</w:t>
      </w:r>
      <w:r w:rsidRPr="00E60D34">
        <w:rPr>
          <w:rFonts w:asciiTheme="minorHAnsi" w:hAnsiTheme="minorHAnsi" w:cstheme="minorHAnsi"/>
          <w:szCs w:val="24"/>
        </w:rPr>
        <w:t xml:space="preserve"> include identifying issues within the printers that contribute to drift over</w:t>
      </w:r>
      <w:r w:rsidR="00E71E9D" w:rsidRPr="00E60D34">
        <w:rPr>
          <w:rFonts w:asciiTheme="minorHAnsi" w:hAnsiTheme="minorHAnsi" w:cstheme="minorHAnsi"/>
          <w:szCs w:val="24"/>
        </w:rPr>
        <w:t xml:space="preserve"> </w:t>
      </w:r>
      <w:r w:rsidRPr="00E60D34">
        <w:rPr>
          <w:rFonts w:asciiTheme="minorHAnsi" w:hAnsiTheme="minorHAnsi" w:cstheme="minorHAnsi"/>
          <w:szCs w:val="24"/>
        </w:rPr>
        <w:t xml:space="preserve">time or variation of the final printed form of the books. </w:t>
      </w:r>
    </w:p>
    <w:p w14:paraId="33203608" w14:textId="77777777" w:rsidR="005E1B23" w:rsidRPr="00E60D34" w:rsidRDefault="005E1B23" w:rsidP="008B750E">
      <w:pPr>
        <w:rPr>
          <w:rFonts w:asciiTheme="minorHAnsi" w:hAnsiTheme="minorHAnsi" w:cstheme="minorHAnsi"/>
          <w:highlight w:val="yellow"/>
        </w:rPr>
      </w:pPr>
    </w:p>
    <w:p w14:paraId="1874CA4B" w14:textId="6ABC46CE" w:rsidR="0011330E" w:rsidRPr="00E60D34" w:rsidRDefault="0011330E" w:rsidP="0011330E">
      <w:pPr>
        <w:pStyle w:val="Heading5"/>
        <w:rPr>
          <w:rFonts w:asciiTheme="minorHAnsi" w:hAnsiTheme="minorHAnsi" w:cstheme="minorHAnsi"/>
        </w:rPr>
      </w:pPr>
      <w:r w:rsidRPr="00E60D34">
        <w:rPr>
          <w:rFonts w:asciiTheme="minorHAnsi" w:hAnsiTheme="minorHAnsi" w:cstheme="minorHAnsi"/>
        </w:rPr>
        <w:t xml:space="preserve">C.3.8.1.2.5 Delivery </w:t>
      </w:r>
    </w:p>
    <w:p w14:paraId="49641C2F" w14:textId="77777777" w:rsidR="0011330E" w:rsidRPr="00E60D34" w:rsidRDefault="0011330E" w:rsidP="0011330E">
      <w:pPr>
        <w:rPr>
          <w:rFonts w:asciiTheme="minorHAnsi" w:hAnsiTheme="minorHAnsi" w:cstheme="minorHAnsi"/>
        </w:rPr>
      </w:pPr>
    </w:p>
    <w:p w14:paraId="37940EF0" w14:textId="3356CB28" w:rsidR="00E5791E" w:rsidRPr="00E60D34" w:rsidRDefault="00E5791E" w:rsidP="00E5791E">
      <w:pPr>
        <w:ind w:right="-90"/>
        <w:textAlignment w:val="baseline"/>
        <w:rPr>
          <w:rFonts w:asciiTheme="minorHAnsi" w:hAnsiTheme="minorHAnsi" w:cstheme="minorHAnsi"/>
          <w:szCs w:val="24"/>
        </w:rPr>
      </w:pPr>
      <w:r w:rsidRPr="00E60D34">
        <w:rPr>
          <w:rFonts w:asciiTheme="minorHAnsi" w:hAnsiTheme="minorHAnsi" w:cstheme="minorHAnsi"/>
          <w:szCs w:val="24"/>
        </w:rPr>
        <w:t xml:space="preserve">The </w:t>
      </w:r>
      <w:r w:rsidR="0031167C" w:rsidRPr="00E60D34">
        <w:rPr>
          <w:rFonts w:asciiTheme="minorHAnsi" w:hAnsiTheme="minorHAnsi" w:cstheme="minorHAnsi"/>
          <w:szCs w:val="24"/>
        </w:rPr>
        <w:t>c</w:t>
      </w:r>
      <w:r w:rsidRPr="00E60D34">
        <w:rPr>
          <w:rFonts w:asciiTheme="minorHAnsi" w:hAnsiTheme="minorHAnsi" w:cstheme="minorHAnsi"/>
          <w:szCs w:val="24"/>
        </w:rPr>
        <w:t xml:space="preserve">ontractor shall label all physical sample books in groups relative to the laser with the following information and sent by traceable overnight delivery to </w:t>
      </w:r>
      <w:r w:rsidRPr="00E60D34">
        <w:rPr>
          <w:rFonts w:asciiTheme="minorHAnsi" w:eastAsia="Times New Roman" w:hAnsiTheme="minorHAnsi" w:cstheme="minorHAnsi"/>
          <w:szCs w:val="24"/>
        </w:rPr>
        <w:t xml:space="preserve">the specified delivery location (see Attachment </w:t>
      </w:r>
      <w:r w:rsidR="00D56B25" w:rsidRPr="00E60D34">
        <w:rPr>
          <w:rFonts w:asciiTheme="minorHAnsi" w:hAnsiTheme="minorHAnsi" w:cstheme="minorHAnsi"/>
        </w:rPr>
        <w:t>B,</w:t>
      </w:r>
      <w:r w:rsidR="00722724" w:rsidRPr="00E60D34">
        <w:rPr>
          <w:rFonts w:asciiTheme="minorHAnsi" w:hAnsiTheme="minorHAnsi" w:cstheme="minorHAnsi"/>
        </w:rPr>
        <w:t xml:space="preserve"> </w:t>
      </w:r>
      <w:r w:rsidR="00722724" w:rsidRPr="00E60D34">
        <w:rPr>
          <w:rFonts w:asciiTheme="minorHAnsi" w:hAnsiTheme="minorHAnsi" w:cstheme="minorHAnsi"/>
          <w:szCs w:val="24"/>
        </w:rPr>
        <w:t>CA Domestic Operational and Test Sites - Place of Delivery &amp; Support</w:t>
      </w:r>
      <w:r w:rsidRPr="00E60D34">
        <w:rPr>
          <w:rFonts w:asciiTheme="minorHAnsi" w:eastAsia="Times New Roman" w:hAnsiTheme="minorHAnsi" w:cstheme="minorHAnsi"/>
          <w:szCs w:val="24"/>
        </w:rPr>
        <w:t>)</w:t>
      </w:r>
      <w:r w:rsidRPr="00E60D34">
        <w:rPr>
          <w:rFonts w:asciiTheme="minorHAnsi" w:hAnsiTheme="minorHAnsi" w:cstheme="minorHAnsi"/>
          <w:szCs w:val="24"/>
        </w:rPr>
        <w:t>:</w:t>
      </w:r>
    </w:p>
    <w:p w14:paraId="5E742A75" w14:textId="77777777" w:rsidR="009224C3" w:rsidRPr="00E60D34" w:rsidRDefault="009224C3" w:rsidP="009224C3">
      <w:pPr>
        <w:pStyle w:val="ListParagraph"/>
        <w:ind w:right="-90"/>
        <w:textAlignment w:val="baseline"/>
        <w:rPr>
          <w:rFonts w:asciiTheme="minorHAnsi" w:hAnsiTheme="minorHAnsi" w:cstheme="minorHAnsi"/>
          <w:szCs w:val="24"/>
        </w:rPr>
      </w:pPr>
    </w:p>
    <w:p w14:paraId="298DBC8C"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 xml:space="preserve">Passport Agency, Passport Center, or Support Site location </w:t>
      </w:r>
    </w:p>
    <w:p w14:paraId="3D870BDE"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 xml:space="preserve">Printer Serial Number </w:t>
      </w:r>
    </w:p>
    <w:p w14:paraId="00DF28A8"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Date of Sample Production</w:t>
      </w:r>
    </w:p>
    <w:p w14:paraId="0C2762D1"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Book Type</w:t>
      </w:r>
    </w:p>
    <w:p w14:paraId="5E069EBA"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Laser Module (Contractor shall provide schematic for Personalization Printers)</w:t>
      </w:r>
    </w:p>
    <w:p w14:paraId="3F0430C1"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Contractor initials</w:t>
      </w:r>
    </w:p>
    <w:p w14:paraId="1ECF42EB" w14:textId="77777777" w:rsidR="009224C3" w:rsidRPr="00E60D34" w:rsidRDefault="009224C3" w:rsidP="007D6A86">
      <w:pPr>
        <w:pStyle w:val="ListParagraph"/>
        <w:numPr>
          <w:ilvl w:val="0"/>
          <w:numId w:val="45"/>
        </w:numPr>
        <w:spacing w:line="259" w:lineRule="auto"/>
        <w:ind w:right="-90"/>
        <w:textAlignment w:val="baseline"/>
        <w:rPr>
          <w:rFonts w:asciiTheme="minorHAnsi" w:hAnsiTheme="minorHAnsi" w:cstheme="minorHAnsi"/>
          <w:szCs w:val="24"/>
        </w:rPr>
      </w:pPr>
      <w:r w:rsidRPr="00E60D34">
        <w:rPr>
          <w:rFonts w:asciiTheme="minorHAnsi" w:hAnsiTheme="minorHAnsi" w:cstheme="minorHAnsi"/>
          <w:szCs w:val="24"/>
        </w:rPr>
        <w:t>Quality Project Improvement Name (If applicable)</w:t>
      </w:r>
    </w:p>
    <w:p w14:paraId="1B177373" w14:textId="77777777" w:rsidR="0011330E" w:rsidRPr="00E60D34" w:rsidRDefault="0011330E" w:rsidP="0011330E">
      <w:pPr>
        <w:rPr>
          <w:rFonts w:asciiTheme="minorHAnsi" w:hAnsiTheme="minorHAnsi" w:cstheme="minorHAnsi"/>
        </w:rPr>
      </w:pPr>
    </w:p>
    <w:p w14:paraId="4ADA222F" w14:textId="61E7A973" w:rsidR="009224C3" w:rsidRPr="00E60D34" w:rsidRDefault="009224C3" w:rsidP="009224C3">
      <w:pPr>
        <w:pStyle w:val="Heading5"/>
        <w:rPr>
          <w:rFonts w:asciiTheme="minorHAnsi" w:hAnsiTheme="minorHAnsi" w:cstheme="minorHAnsi"/>
          <w:bCs/>
          <w:szCs w:val="24"/>
        </w:rPr>
      </w:pPr>
      <w:r w:rsidRPr="00E60D34">
        <w:rPr>
          <w:rFonts w:asciiTheme="minorHAnsi" w:hAnsiTheme="minorHAnsi" w:cstheme="minorHAnsi"/>
        </w:rPr>
        <w:t xml:space="preserve">C.3.8.1.2.6 </w:t>
      </w:r>
      <w:r w:rsidR="00331EE9" w:rsidRPr="00E60D34">
        <w:rPr>
          <w:rFonts w:asciiTheme="minorHAnsi" w:hAnsiTheme="minorHAnsi" w:cstheme="minorHAnsi"/>
          <w:bCs/>
          <w:szCs w:val="24"/>
        </w:rPr>
        <w:t>Printer Operational Reporting</w:t>
      </w:r>
    </w:p>
    <w:p w14:paraId="7056E7CB" w14:textId="77777777" w:rsidR="00331EE9" w:rsidRPr="00E60D34" w:rsidRDefault="00331EE9" w:rsidP="00331EE9">
      <w:pPr>
        <w:rPr>
          <w:rFonts w:asciiTheme="minorHAnsi" w:hAnsiTheme="minorHAnsi" w:cstheme="minorHAnsi"/>
        </w:rPr>
      </w:pPr>
    </w:p>
    <w:p w14:paraId="3BBB1DEA" w14:textId="0B451CD3" w:rsidR="00897DDE" w:rsidRPr="00E60D34" w:rsidRDefault="00897DDE" w:rsidP="00897DDE">
      <w:pPr>
        <w:ind w:right="-90"/>
        <w:textAlignment w:val="baseline"/>
        <w:rPr>
          <w:rFonts w:asciiTheme="minorHAnsi" w:hAnsiTheme="minorHAnsi" w:cstheme="minorHAnsi"/>
          <w:szCs w:val="24"/>
        </w:rPr>
      </w:pPr>
      <w:r w:rsidRPr="00E60D34">
        <w:rPr>
          <w:rFonts w:asciiTheme="minorHAnsi" w:hAnsiTheme="minorHAnsi" w:cstheme="minorHAnsi"/>
          <w:szCs w:val="24"/>
        </w:rPr>
        <w:t xml:space="preserve">The </w:t>
      </w:r>
      <w:r w:rsidR="0031167C" w:rsidRPr="00E60D34">
        <w:rPr>
          <w:rFonts w:asciiTheme="minorHAnsi" w:hAnsiTheme="minorHAnsi" w:cstheme="minorHAnsi"/>
          <w:szCs w:val="24"/>
        </w:rPr>
        <w:t>c</w:t>
      </w:r>
      <w:r w:rsidRPr="00E60D34">
        <w:rPr>
          <w:rFonts w:asciiTheme="minorHAnsi" w:hAnsiTheme="minorHAnsi" w:cstheme="minorHAnsi"/>
          <w:szCs w:val="24"/>
        </w:rPr>
        <w:t>ontractor shall provide Printer Operational Status Reports two (2) times per shift on production days to monitor, record and report on the health of the printers for each</w:t>
      </w:r>
      <w:r w:rsidRPr="00E60D34">
        <w:rPr>
          <w:rFonts w:asciiTheme="minorHAnsi" w:hAnsiTheme="minorHAnsi" w:cstheme="minorHAnsi"/>
        </w:rPr>
        <w:t xml:space="preserve"> </w:t>
      </w:r>
      <w:r w:rsidRPr="00E60D34">
        <w:rPr>
          <w:rFonts w:asciiTheme="minorHAnsi" w:hAnsiTheme="minorHAnsi" w:cstheme="minorHAnsi"/>
          <w:szCs w:val="24"/>
        </w:rPr>
        <w:t>Passport Agency location, Passport Center, and Support Site locations.</w:t>
      </w:r>
    </w:p>
    <w:p w14:paraId="70501903" w14:textId="77777777" w:rsidR="002C0407" w:rsidRPr="00E60D34" w:rsidRDefault="002C0407" w:rsidP="002C0407">
      <w:pPr>
        <w:ind w:right="-90"/>
        <w:textAlignment w:val="baseline"/>
        <w:rPr>
          <w:rFonts w:asciiTheme="minorHAnsi" w:hAnsiTheme="minorHAnsi" w:cstheme="minorHAnsi"/>
          <w:szCs w:val="24"/>
        </w:rPr>
      </w:pPr>
    </w:p>
    <w:p w14:paraId="264C910E" w14:textId="50FBCD06" w:rsidR="00AA1DD2" w:rsidRPr="00E60D34" w:rsidRDefault="007F36C6" w:rsidP="002C0407">
      <w:pPr>
        <w:ind w:right="-90"/>
        <w:textAlignment w:val="baseline"/>
        <w:rPr>
          <w:rFonts w:asciiTheme="minorHAnsi" w:hAnsiTheme="minorHAnsi" w:cstheme="minorHAnsi"/>
          <w:szCs w:val="24"/>
        </w:rPr>
      </w:pPr>
      <w:r w:rsidRPr="00E60D34">
        <w:rPr>
          <w:rFonts w:asciiTheme="minorHAnsi" w:hAnsiTheme="minorHAnsi" w:cstheme="minorHAnsi"/>
          <w:szCs w:val="24"/>
        </w:rPr>
        <w:t xml:space="preserve">The </w:t>
      </w:r>
      <w:r w:rsidR="0031167C" w:rsidRPr="00E60D34">
        <w:rPr>
          <w:rFonts w:asciiTheme="minorHAnsi" w:hAnsiTheme="minorHAnsi" w:cstheme="minorHAnsi"/>
          <w:szCs w:val="24"/>
        </w:rPr>
        <w:t>c</w:t>
      </w:r>
      <w:r w:rsidRPr="00E60D34">
        <w:rPr>
          <w:rFonts w:asciiTheme="minorHAnsi" w:hAnsiTheme="minorHAnsi" w:cstheme="minorHAnsi"/>
          <w:szCs w:val="24"/>
        </w:rPr>
        <w:t>ontractor</w:t>
      </w:r>
      <w:r w:rsidR="00F70712" w:rsidRPr="00E60D34">
        <w:rPr>
          <w:rFonts w:asciiTheme="minorHAnsi" w:hAnsiTheme="minorHAnsi" w:cstheme="minorHAnsi"/>
          <w:szCs w:val="24"/>
        </w:rPr>
        <w:t xml:space="preserve"> shall </w:t>
      </w:r>
      <w:r w:rsidR="00BC7D0C" w:rsidRPr="00E60D34">
        <w:rPr>
          <w:rFonts w:asciiTheme="minorHAnsi" w:hAnsiTheme="minorHAnsi" w:cstheme="minorHAnsi"/>
          <w:szCs w:val="24"/>
        </w:rPr>
        <w:t>provide a</w:t>
      </w:r>
      <w:r w:rsidR="00F70712" w:rsidRPr="00E60D34">
        <w:rPr>
          <w:rFonts w:asciiTheme="minorHAnsi" w:hAnsiTheme="minorHAnsi" w:cstheme="minorHAnsi"/>
          <w:szCs w:val="24"/>
        </w:rPr>
        <w:t xml:space="preserve"> weekly </w:t>
      </w:r>
      <w:r w:rsidR="00AC3AE8" w:rsidRPr="00E60D34">
        <w:rPr>
          <w:rFonts w:asciiTheme="minorHAnsi" w:hAnsiTheme="minorHAnsi" w:cstheme="minorHAnsi"/>
          <w:szCs w:val="24"/>
        </w:rPr>
        <w:t xml:space="preserve">Systems Status Report including but not limited to </w:t>
      </w:r>
      <w:r w:rsidR="00F70712" w:rsidRPr="00E60D34">
        <w:rPr>
          <w:rFonts w:asciiTheme="minorHAnsi" w:hAnsiTheme="minorHAnsi" w:cstheme="minorHAnsi"/>
          <w:szCs w:val="24"/>
        </w:rPr>
        <w:t>operational issues, process improvements, and preventative maintenance performed for personalization printers at each site location. Weekly reports shall include but are not limited to spare parts acquisition, process improvement activities, preventative maintenance activities, printer repairs, software updates, component repair or replacement and firmware updates. Additional information and final report content shall be determined by the COR</w:t>
      </w:r>
      <w:r w:rsidR="006B50B5" w:rsidRPr="00E60D34">
        <w:rPr>
          <w:rFonts w:asciiTheme="minorHAnsi" w:hAnsiTheme="minorHAnsi" w:cstheme="minorHAnsi"/>
          <w:szCs w:val="24"/>
        </w:rPr>
        <w:t>/GTM</w:t>
      </w:r>
      <w:r w:rsidR="00F70712" w:rsidRPr="00E60D34">
        <w:rPr>
          <w:rFonts w:asciiTheme="minorHAnsi" w:hAnsiTheme="minorHAnsi" w:cstheme="minorHAnsi"/>
          <w:szCs w:val="24"/>
        </w:rPr>
        <w:t xml:space="preserve">.  </w:t>
      </w:r>
    </w:p>
    <w:p w14:paraId="2A731230" w14:textId="36392749" w:rsidR="007E3C7D" w:rsidRPr="00E60D34" w:rsidRDefault="003E5B0E" w:rsidP="00F449B9">
      <w:pPr>
        <w:pStyle w:val="Heading3"/>
        <w:rPr>
          <w:rFonts w:asciiTheme="minorHAnsi" w:hAnsiTheme="minorHAnsi" w:cstheme="minorHAnsi"/>
        </w:rPr>
      </w:pPr>
      <w:r w:rsidRPr="00E60D34">
        <w:rPr>
          <w:rFonts w:asciiTheme="minorHAnsi" w:hAnsiTheme="minorHAnsi" w:cstheme="minorHAnsi"/>
        </w:rPr>
        <w:t>C.3.8.2 Maintenance Plan for Each Proposed Personalization Printer Type</w:t>
      </w:r>
    </w:p>
    <w:p w14:paraId="4BAC0B51" w14:textId="77777777" w:rsidR="007F5263" w:rsidRPr="00E60D34" w:rsidRDefault="007F5263" w:rsidP="00804304">
      <w:pPr>
        <w:rPr>
          <w:rFonts w:asciiTheme="minorHAnsi" w:hAnsiTheme="minorHAnsi" w:cstheme="minorHAnsi"/>
        </w:rPr>
      </w:pPr>
      <w:r w:rsidRPr="00E60D34">
        <w:rPr>
          <w:rFonts w:asciiTheme="minorHAnsi" w:hAnsiTheme="minorHAnsi" w:cstheme="minorHAnsi"/>
        </w:rPr>
        <w:t xml:space="preserve">The Maintenance Plan shall include typical maintenance for each type of Personalization Printer (High-Capacity or Low-Capacity) and any associated equipment.  This plan shall include printer maintenance, long-term care, and a statement of life expectancy for each submitted model.  </w:t>
      </w:r>
    </w:p>
    <w:p w14:paraId="4EB84E2C" w14:textId="77777777" w:rsidR="007F5263" w:rsidRPr="00E60D34" w:rsidRDefault="007F5263" w:rsidP="00804304">
      <w:pPr>
        <w:rPr>
          <w:rFonts w:asciiTheme="minorHAnsi" w:hAnsiTheme="minorHAnsi" w:cstheme="minorHAnsi"/>
        </w:rPr>
      </w:pPr>
    </w:p>
    <w:p w14:paraId="49A4FD00" w14:textId="1F3A2195" w:rsidR="00804304" w:rsidRPr="00E60D34" w:rsidRDefault="007F5263" w:rsidP="00804304">
      <w:pPr>
        <w:rPr>
          <w:rFonts w:asciiTheme="minorHAnsi" w:hAnsiTheme="minorHAnsi" w:cstheme="minorHAnsi"/>
        </w:rPr>
      </w:pPr>
      <w:r w:rsidRPr="00E60D34">
        <w:rPr>
          <w:rFonts w:asciiTheme="minorHAnsi" w:hAnsiTheme="minorHAnsi" w:cstheme="minorHAnsi"/>
        </w:rPr>
        <w:lastRenderedPageBreak/>
        <w:t>The plan shall include:</w:t>
      </w:r>
    </w:p>
    <w:p w14:paraId="542EE810" w14:textId="206471DE" w:rsidR="007F5263" w:rsidRPr="00E60D34" w:rsidRDefault="007F5263" w:rsidP="00804304">
      <w:pPr>
        <w:rPr>
          <w:rFonts w:asciiTheme="minorHAnsi" w:hAnsiTheme="minorHAnsi" w:cstheme="minorHAnsi"/>
        </w:rPr>
      </w:pPr>
    </w:p>
    <w:p w14:paraId="1F409CCB" w14:textId="5711C239"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Tracking all maintenance personnel requiring access to DOS facilities possess the appropriate clearances</w:t>
      </w:r>
      <w:r w:rsidR="00A63A02" w:rsidRPr="00E60D34">
        <w:rPr>
          <w:rFonts w:asciiTheme="minorHAnsi" w:hAnsiTheme="minorHAnsi" w:cstheme="minorHAnsi"/>
        </w:rPr>
        <w:t>.</w:t>
      </w:r>
    </w:p>
    <w:p w14:paraId="0CCBCD2C"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 xml:space="preserve">Description, maintenance requirements, life expectancy of replacement laser modules and other major components of all Printers </w:t>
      </w:r>
    </w:p>
    <w:p w14:paraId="018AD805" w14:textId="3CC2481D"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Comprehensive list of Personalization Printer components requiring routine or periodic replacement</w:t>
      </w:r>
      <w:r w:rsidR="00D72902" w:rsidRPr="00E60D34">
        <w:rPr>
          <w:rFonts w:asciiTheme="minorHAnsi" w:hAnsiTheme="minorHAnsi" w:cstheme="minorHAnsi"/>
        </w:rPr>
        <w:t xml:space="preserve">, </w:t>
      </w:r>
      <w:r w:rsidRPr="00E60D34">
        <w:rPr>
          <w:rFonts w:asciiTheme="minorHAnsi" w:hAnsiTheme="minorHAnsi" w:cstheme="minorHAnsi"/>
        </w:rPr>
        <w:t>expected replacement frequency</w:t>
      </w:r>
      <w:r w:rsidR="00D72902" w:rsidRPr="00E60D34">
        <w:rPr>
          <w:rFonts w:asciiTheme="minorHAnsi" w:hAnsiTheme="minorHAnsi" w:cstheme="minorHAnsi"/>
        </w:rPr>
        <w:t xml:space="preserve"> and related usage assumptions. </w:t>
      </w:r>
    </w:p>
    <w:p w14:paraId="468DF2C9" w14:textId="2F9CA5AC"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 xml:space="preserve">A list of all replaceable equipment that requires more than a </w:t>
      </w:r>
      <w:r w:rsidR="00291187" w:rsidRPr="00E60D34">
        <w:rPr>
          <w:rFonts w:asciiTheme="minorHAnsi" w:hAnsiTheme="minorHAnsi" w:cstheme="minorHAnsi"/>
        </w:rPr>
        <w:t>four-week</w:t>
      </w:r>
      <w:r w:rsidRPr="00E60D34">
        <w:rPr>
          <w:rFonts w:asciiTheme="minorHAnsi" w:hAnsiTheme="minorHAnsi" w:cstheme="minorHAnsi"/>
        </w:rPr>
        <w:t xml:space="preserve"> lead time shall be provided to the COR and GTM in writing. The notification shall include a stocking plan ensuring the parts are always available</w:t>
      </w:r>
      <w:r w:rsidR="00F05834" w:rsidRPr="00E60D34">
        <w:rPr>
          <w:rFonts w:asciiTheme="minorHAnsi" w:hAnsiTheme="minorHAnsi" w:cstheme="minorHAnsi"/>
        </w:rPr>
        <w:t>.</w:t>
      </w:r>
    </w:p>
    <w:p w14:paraId="4EA7E0FC"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Provide the contractor’s Information Technology Infrastructure Library (ITIL) compliant Incident Management – Service Desk procedures.</w:t>
      </w:r>
    </w:p>
    <w:p w14:paraId="196F124B"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 xml:space="preserve">Description of plan to limit down time at each Issuance Site to no more than four hours from the time the Contractor’s Service Desk is notified. </w:t>
      </w:r>
    </w:p>
    <w:p w14:paraId="551D8C8E"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 xml:space="preserve">Provide a full description of the initial and extended supplemental warranties including performance of the integrated system. </w:t>
      </w:r>
    </w:p>
    <w:p w14:paraId="69A5FE19"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Provide a full description of the initial and extended supplemental warranty specific terms, limitations, and conditions.</w:t>
      </w:r>
    </w:p>
    <w:p w14:paraId="2011EF1C" w14:textId="77777777" w:rsidR="00DF760D" w:rsidRPr="00E60D34" w:rsidRDefault="00DF760D" w:rsidP="00245562">
      <w:pPr>
        <w:numPr>
          <w:ilvl w:val="0"/>
          <w:numId w:val="33"/>
        </w:numPr>
        <w:rPr>
          <w:rFonts w:asciiTheme="minorHAnsi" w:hAnsiTheme="minorHAnsi" w:cstheme="minorHAnsi"/>
        </w:rPr>
      </w:pPr>
      <w:r w:rsidRPr="00E60D34">
        <w:rPr>
          <w:rFonts w:asciiTheme="minorHAnsi" w:hAnsiTheme="minorHAnsi" w:cstheme="minorHAnsi"/>
        </w:rPr>
        <w:t>Method to determine the replacement parts that are most frequently needed and method to ensure that the inventory shall be sufficient to return any Issuance Site to operation within four hours.</w:t>
      </w:r>
    </w:p>
    <w:p w14:paraId="5A3BFFB5" w14:textId="77777777" w:rsidR="00DF760D" w:rsidRPr="00E60D34" w:rsidRDefault="00DF760D" w:rsidP="00DF760D">
      <w:pPr>
        <w:rPr>
          <w:rFonts w:asciiTheme="minorHAnsi" w:hAnsiTheme="minorHAnsi" w:cstheme="minorHAnsi"/>
        </w:rPr>
      </w:pPr>
    </w:p>
    <w:p w14:paraId="4871281E" w14:textId="35DCC43E" w:rsidR="00DF760D" w:rsidRPr="00E60D34" w:rsidRDefault="00DF760D" w:rsidP="00804304">
      <w:pPr>
        <w:rPr>
          <w:rFonts w:asciiTheme="minorHAnsi" w:hAnsiTheme="minorHAnsi" w:cstheme="minorHAnsi"/>
        </w:rPr>
      </w:pPr>
      <w:r w:rsidRPr="00E60D34">
        <w:rPr>
          <w:rFonts w:asciiTheme="minorHAnsi" w:hAnsiTheme="minorHAnsi" w:cstheme="minorHAnsi"/>
        </w:rPr>
        <w:t>The contractor shall explicitly state that modifications or upgrades to the printer controller or software are available to the Department at no additional cost throughout the printer lifecycle and that maintenance covers all software maintenance releases.</w:t>
      </w:r>
    </w:p>
    <w:p w14:paraId="07002E01" w14:textId="4009976A" w:rsidR="007F5263" w:rsidRPr="00E60D34" w:rsidRDefault="0021577B" w:rsidP="0021577B">
      <w:pPr>
        <w:pStyle w:val="Heading3"/>
        <w:rPr>
          <w:rFonts w:asciiTheme="minorHAnsi" w:hAnsiTheme="minorHAnsi" w:cstheme="minorHAnsi"/>
        </w:rPr>
      </w:pPr>
      <w:r w:rsidRPr="00E60D34">
        <w:rPr>
          <w:rFonts w:asciiTheme="minorHAnsi" w:hAnsiTheme="minorHAnsi" w:cstheme="minorHAnsi"/>
        </w:rPr>
        <w:t>C.3.8.3 Maintenance Reports</w:t>
      </w:r>
    </w:p>
    <w:p w14:paraId="4B029E17" w14:textId="568AB1E2" w:rsidR="007508D7" w:rsidRPr="00E60D34" w:rsidRDefault="00997FC5" w:rsidP="007508D7">
      <w:pPr>
        <w:rPr>
          <w:rFonts w:asciiTheme="minorHAnsi" w:hAnsiTheme="minorHAnsi" w:cstheme="minorHAnsi"/>
        </w:rPr>
      </w:pPr>
      <w:r w:rsidRPr="00E60D34">
        <w:rPr>
          <w:rFonts w:asciiTheme="minorHAnsi" w:hAnsiTheme="minorHAnsi" w:cstheme="minorHAnsi"/>
        </w:rPr>
        <w:t xml:space="preserve">Per Incident Management Plan, the contractor shall provide to the local Government representative the information listed below in an electronic format facilitating the import of the data into a relational database. The contractor shall, to the fullest extent possible, use standardized codes describing the malfunction and description of action taken, repairs made and parts replaced along with textual notation. </w:t>
      </w:r>
    </w:p>
    <w:p w14:paraId="21D70432" w14:textId="50C8A484" w:rsidR="00997FC5" w:rsidRPr="00E60D34" w:rsidRDefault="00997FC5" w:rsidP="007508D7">
      <w:pPr>
        <w:rPr>
          <w:rFonts w:asciiTheme="minorHAnsi" w:hAnsiTheme="minorHAnsi" w:cstheme="minorHAnsi"/>
        </w:rPr>
      </w:pPr>
    </w:p>
    <w:p w14:paraId="3ECA0DC3" w14:textId="1DFA1CF9"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Date and time notified,</w:t>
      </w:r>
    </w:p>
    <w:p w14:paraId="687EBC9E" w14:textId="7D91AD37"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Date and time of arrival,</w:t>
      </w:r>
    </w:p>
    <w:p w14:paraId="6116DDE0" w14:textId="50BFF052"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Type and serial numbers of equipment,</w:t>
      </w:r>
    </w:p>
    <w:p w14:paraId="454ACA78" w14:textId="5902FD2B"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Description of malfunction,</w:t>
      </w:r>
    </w:p>
    <w:p w14:paraId="61462D3E" w14:textId="2B3BCF55"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Date and time device was returned as functional,</w:t>
      </w:r>
    </w:p>
    <w:p w14:paraId="5C428095" w14:textId="46E2D329"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Service call reference number,</w:t>
      </w:r>
    </w:p>
    <w:p w14:paraId="7E4BC4E4" w14:textId="4B350AE7"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Description of action taken, repairs made, parts replaced on a quarterly basis.</w:t>
      </w:r>
    </w:p>
    <w:p w14:paraId="3BCD6D31" w14:textId="3332AC7A"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t>Cycle Count</w:t>
      </w:r>
    </w:p>
    <w:p w14:paraId="52E2CF22" w14:textId="011A0044" w:rsidR="00EF017F" w:rsidRPr="00E60D34" w:rsidRDefault="00EF017F" w:rsidP="00245562">
      <w:pPr>
        <w:pStyle w:val="ListParagraph"/>
        <w:numPr>
          <w:ilvl w:val="0"/>
          <w:numId w:val="34"/>
        </w:numPr>
        <w:rPr>
          <w:rFonts w:asciiTheme="minorHAnsi" w:hAnsiTheme="minorHAnsi" w:cstheme="minorHAnsi"/>
        </w:rPr>
      </w:pPr>
      <w:r w:rsidRPr="00E60D34">
        <w:rPr>
          <w:rFonts w:asciiTheme="minorHAnsi" w:hAnsiTheme="minorHAnsi" w:cstheme="minorHAnsi"/>
        </w:rPr>
        <w:lastRenderedPageBreak/>
        <w:t>Last PM</w:t>
      </w:r>
    </w:p>
    <w:p w14:paraId="76A4082A" w14:textId="4D97BFBF" w:rsidR="00060B72" w:rsidRPr="00E60D34" w:rsidRDefault="00EF017F" w:rsidP="00060B72">
      <w:pPr>
        <w:pStyle w:val="ListParagraph"/>
        <w:numPr>
          <w:ilvl w:val="0"/>
          <w:numId w:val="34"/>
        </w:numPr>
        <w:rPr>
          <w:rFonts w:asciiTheme="minorHAnsi" w:hAnsiTheme="minorHAnsi" w:cstheme="minorHAnsi"/>
        </w:rPr>
      </w:pPr>
      <w:r w:rsidRPr="00E60D34">
        <w:rPr>
          <w:rFonts w:asciiTheme="minorHAnsi" w:hAnsiTheme="minorHAnsi" w:cstheme="minorHAnsi"/>
        </w:rPr>
        <w:t>Last RM</w:t>
      </w:r>
    </w:p>
    <w:p w14:paraId="40EFF4A7" w14:textId="13077940" w:rsidR="00060B72" w:rsidRPr="00E60D34" w:rsidRDefault="00123C0D" w:rsidP="00060B72">
      <w:pPr>
        <w:pStyle w:val="Heading3"/>
        <w:rPr>
          <w:rFonts w:asciiTheme="minorHAnsi" w:hAnsiTheme="minorHAnsi" w:cstheme="minorHAnsi"/>
        </w:rPr>
      </w:pPr>
      <w:r w:rsidRPr="00E60D34">
        <w:rPr>
          <w:rFonts w:asciiTheme="minorHAnsi" w:hAnsiTheme="minorHAnsi" w:cstheme="minorHAnsi"/>
        </w:rPr>
        <w:t xml:space="preserve">C.3.8.4 </w:t>
      </w:r>
      <w:r w:rsidR="000167DD" w:rsidRPr="00E60D34">
        <w:rPr>
          <w:rFonts w:asciiTheme="minorHAnsi" w:hAnsiTheme="minorHAnsi" w:cstheme="minorHAnsi"/>
        </w:rPr>
        <w:t>Software</w:t>
      </w:r>
      <w:r w:rsidR="004C6551" w:rsidRPr="00E60D34">
        <w:rPr>
          <w:rFonts w:asciiTheme="minorHAnsi" w:hAnsiTheme="minorHAnsi" w:cstheme="minorHAnsi"/>
        </w:rPr>
        <w:t xml:space="preserve"> Development</w:t>
      </w:r>
      <w:r w:rsidRPr="00E60D34">
        <w:rPr>
          <w:rFonts w:asciiTheme="minorHAnsi" w:hAnsiTheme="minorHAnsi" w:cstheme="minorHAnsi"/>
        </w:rPr>
        <w:t xml:space="preserve"> </w:t>
      </w:r>
      <w:r w:rsidR="00B801F6" w:rsidRPr="00E60D34">
        <w:rPr>
          <w:rFonts w:asciiTheme="minorHAnsi" w:hAnsiTheme="minorHAnsi" w:cstheme="minorHAnsi"/>
        </w:rPr>
        <w:t xml:space="preserve">and Technical </w:t>
      </w:r>
      <w:r w:rsidR="008040BA" w:rsidRPr="00E60D34">
        <w:rPr>
          <w:rFonts w:asciiTheme="minorHAnsi" w:hAnsiTheme="minorHAnsi" w:cstheme="minorHAnsi"/>
        </w:rPr>
        <w:t>Labor Support</w:t>
      </w:r>
    </w:p>
    <w:p w14:paraId="7AF6A156" w14:textId="1EE5AEB3" w:rsidR="00C33BA5" w:rsidRPr="00E60D34" w:rsidRDefault="00510F15" w:rsidP="008040BA">
      <w:pPr>
        <w:rPr>
          <w:rFonts w:asciiTheme="minorHAnsi" w:hAnsiTheme="minorHAnsi" w:cstheme="minorHAnsi"/>
        </w:rPr>
      </w:pPr>
      <w:r w:rsidRPr="00E60D34">
        <w:rPr>
          <w:rFonts w:asciiTheme="minorHAnsi" w:hAnsiTheme="minorHAnsi" w:cstheme="minorHAnsi"/>
        </w:rPr>
        <w:t xml:space="preserve">The contractor shall provide </w:t>
      </w:r>
      <w:r w:rsidR="00B801F6" w:rsidRPr="00E60D34">
        <w:rPr>
          <w:rFonts w:asciiTheme="minorHAnsi" w:hAnsiTheme="minorHAnsi" w:cstheme="minorHAnsi"/>
        </w:rPr>
        <w:t>S</w:t>
      </w:r>
      <w:r w:rsidR="000167DD" w:rsidRPr="00E60D34">
        <w:rPr>
          <w:rFonts w:asciiTheme="minorHAnsi" w:hAnsiTheme="minorHAnsi" w:cstheme="minorHAnsi"/>
        </w:rPr>
        <w:t>oftware</w:t>
      </w:r>
      <w:r w:rsidR="00A132ED" w:rsidRPr="00E60D34">
        <w:rPr>
          <w:rFonts w:asciiTheme="minorHAnsi" w:hAnsiTheme="minorHAnsi" w:cstheme="minorHAnsi"/>
        </w:rPr>
        <w:t xml:space="preserve"> Development</w:t>
      </w:r>
      <w:r w:rsidR="00B801F6" w:rsidRPr="00E60D34">
        <w:rPr>
          <w:rFonts w:asciiTheme="minorHAnsi" w:hAnsiTheme="minorHAnsi" w:cstheme="minorHAnsi"/>
        </w:rPr>
        <w:t xml:space="preserve"> and Technical</w:t>
      </w:r>
      <w:r w:rsidR="000167DD" w:rsidRPr="00E60D34">
        <w:rPr>
          <w:rFonts w:asciiTheme="minorHAnsi" w:hAnsiTheme="minorHAnsi" w:cstheme="minorHAnsi"/>
        </w:rPr>
        <w:t xml:space="preserve"> Labor</w:t>
      </w:r>
      <w:r w:rsidRPr="00E60D34">
        <w:rPr>
          <w:rFonts w:asciiTheme="minorHAnsi" w:hAnsiTheme="minorHAnsi" w:cstheme="minorHAnsi"/>
        </w:rPr>
        <w:t xml:space="preserve"> Support </w:t>
      </w:r>
      <w:r w:rsidR="001612F2" w:rsidRPr="00E60D34">
        <w:rPr>
          <w:rFonts w:asciiTheme="minorHAnsi" w:hAnsiTheme="minorHAnsi" w:cstheme="minorHAnsi"/>
        </w:rPr>
        <w:t xml:space="preserve">for </w:t>
      </w:r>
      <w:r w:rsidRPr="00E60D34">
        <w:rPr>
          <w:rFonts w:asciiTheme="minorHAnsi" w:hAnsiTheme="minorHAnsi" w:cstheme="minorHAnsi"/>
        </w:rPr>
        <w:t>the NextGen Passport Personalization Printer</w:t>
      </w:r>
      <w:r w:rsidR="00307626" w:rsidRPr="00E60D34">
        <w:rPr>
          <w:rFonts w:asciiTheme="minorHAnsi" w:hAnsiTheme="minorHAnsi" w:cstheme="minorHAnsi"/>
        </w:rPr>
        <w:t>s</w:t>
      </w:r>
      <w:r w:rsidR="007F376A" w:rsidRPr="00E60D34">
        <w:rPr>
          <w:rFonts w:asciiTheme="minorHAnsi" w:hAnsiTheme="minorHAnsi" w:cstheme="minorHAnsi"/>
        </w:rPr>
        <w:t xml:space="preserve"> </w:t>
      </w:r>
      <w:r w:rsidR="00564ED7" w:rsidRPr="00E60D34">
        <w:rPr>
          <w:rFonts w:asciiTheme="minorHAnsi" w:hAnsiTheme="minorHAnsi" w:cstheme="minorHAnsi"/>
        </w:rPr>
        <w:t xml:space="preserve">within the </w:t>
      </w:r>
      <w:r w:rsidR="00AE2955" w:rsidRPr="00E60D34">
        <w:rPr>
          <w:rFonts w:asciiTheme="minorHAnsi" w:hAnsiTheme="minorHAnsi" w:cstheme="minorHAnsi"/>
        </w:rPr>
        <w:t>Non-Production Environment (NPE)</w:t>
      </w:r>
      <w:r w:rsidR="00EA6CFA" w:rsidRPr="00E60D34">
        <w:rPr>
          <w:rFonts w:asciiTheme="minorHAnsi" w:hAnsiTheme="minorHAnsi" w:cstheme="minorHAnsi"/>
        </w:rPr>
        <w:t xml:space="preserve">, </w:t>
      </w:r>
      <w:r w:rsidR="00937E7D" w:rsidRPr="00E60D34">
        <w:rPr>
          <w:rFonts w:asciiTheme="minorHAnsi" w:hAnsiTheme="minorHAnsi" w:cstheme="minorHAnsi"/>
        </w:rPr>
        <w:t xml:space="preserve">passport </w:t>
      </w:r>
      <w:r w:rsidR="0006657F" w:rsidRPr="00E60D34">
        <w:rPr>
          <w:rFonts w:asciiTheme="minorHAnsi" w:hAnsiTheme="minorHAnsi" w:cstheme="minorHAnsi"/>
        </w:rPr>
        <w:t>operation</w:t>
      </w:r>
      <w:r w:rsidR="00DC332B" w:rsidRPr="00E60D34">
        <w:rPr>
          <w:rFonts w:asciiTheme="minorHAnsi" w:hAnsiTheme="minorHAnsi" w:cstheme="minorHAnsi"/>
        </w:rPr>
        <w:t>s,</w:t>
      </w:r>
      <w:r w:rsidR="0006657F" w:rsidRPr="00E60D34">
        <w:rPr>
          <w:rFonts w:asciiTheme="minorHAnsi" w:hAnsiTheme="minorHAnsi" w:cstheme="minorHAnsi"/>
        </w:rPr>
        <w:t xml:space="preserve"> </w:t>
      </w:r>
      <w:r w:rsidR="00A14527" w:rsidRPr="00E60D34">
        <w:rPr>
          <w:rFonts w:asciiTheme="minorHAnsi" w:hAnsiTheme="minorHAnsi" w:cstheme="minorHAnsi"/>
        </w:rPr>
        <w:t xml:space="preserve">and </w:t>
      </w:r>
      <w:r w:rsidR="0006657F" w:rsidRPr="00E60D34">
        <w:rPr>
          <w:rFonts w:asciiTheme="minorHAnsi" w:hAnsiTheme="minorHAnsi" w:cstheme="minorHAnsi"/>
        </w:rPr>
        <w:t xml:space="preserve">support for </w:t>
      </w:r>
      <w:r w:rsidR="00F4684D" w:rsidRPr="00E60D34">
        <w:rPr>
          <w:rFonts w:asciiTheme="minorHAnsi" w:hAnsiTheme="minorHAnsi" w:cstheme="minorHAnsi"/>
        </w:rPr>
        <w:t xml:space="preserve">CA </w:t>
      </w:r>
      <w:r w:rsidR="008F6BED" w:rsidRPr="00E60D34">
        <w:rPr>
          <w:rFonts w:asciiTheme="minorHAnsi" w:hAnsiTheme="minorHAnsi" w:cstheme="minorHAnsi"/>
        </w:rPr>
        <w:t>service desk ticket</w:t>
      </w:r>
      <w:r w:rsidR="0006657F" w:rsidRPr="00E60D34">
        <w:rPr>
          <w:rFonts w:asciiTheme="minorHAnsi" w:hAnsiTheme="minorHAnsi" w:cstheme="minorHAnsi"/>
        </w:rPr>
        <w:t>s</w:t>
      </w:r>
      <w:r w:rsidR="00A96356" w:rsidRPr="00E60D34">
        <w:rPr>
          <w:rFonts w:asciiTheme="minorHAnsi" w:hAnsiTheme="minorHAnsi" w:cstheme="minorHAnsi"/>
        </w:rPr>
        <w:t xml:space="preserve">. </w:t>
      </w:r>
    </w:p>
    <w:p w14:paraId="0C25D6D1" w14:textId="77777777" w:rsidR="00C33BA5" w:rsidRPr="00E60D34" w:rsidRDefault="00C33BA5" w:rsidP="008040BA">
      <w:pPr>
        <w:rPr>
          <w:rFonts w:asciiTheme="minorHAnsi" w:hAnsiTheme="minorHAnsi" w:cstheme="minorHAnsi"/>
        </w:rPr>
      </w:pPr>
    </w:p>
    <w:p w14:paraId="622E8679" w14:textId="0702D24E" w:rsidR="00A96356" w:rsidRPr="00E60D34" w:rsidRDefault="00A96356" w:rsidP="008040BA">
      <w:pPr>
        <w:rPr>
          <w:rFonts w:asciiTheme="minorHAnsi" w:hAnsiTheme="minorHAnsi" w:cstheme="minorHAnsi"/>
        </w:rPr>
      </w:pPr>
      <w:r w:rsidRPr="00E60D34">
        <w:rPr>
          <w:rFonts w:asciiTheme="minorHAnsi" w:hAnsiTheme="minorHAnsi" w:cstheme="minorHAnsi"/>
        </w:rPr>
        <w:t xml:space="preserve">The contractor shall: </w:t>
      </w:r>
    </w:p>
    <w:p w14:paraId="29DF6CCF" w14:textId="77B48D66" w:rsidR="00D002B9" w:rsidRPr="00E60D34" w:rsidRDefault="00D002B9" w:rsidP="00D002B9">
      <w:pPr>
        <w:pStyle w:val="ListParagraph"/>
        <w:numPr>
          <w:ilvl w:val="0"/>
          <w:numId w:val="38"/>
        </w:numPr>
        <w:rPr>
          <w:rFonts w:asciiTheme="minorHAnsi" w:hAnsiTheme="minorHAnsi" w:cstheme="minorHAnsi"/>
        </w:rPr>
      </w:pPr>
      <w:r w:rsidRPr="00E60D34">
        <w:rPr>
          <w:rFonts w:asciiTheme="minorHAnsi" w:hAnsiTheme="minorHAnsi" w:cstheme="minorHAnsi"/>
        </w:rPr>
        <w:t xml:space="preserve">Provide support for the Print Controller software to successfully communicate with the TDIS. </w:t>
      </w:r>
    </w:p>
    <w:p w14:paraId="3A572E93" w14:textId="7639FE58" w:rsidR="00D002B9" w:rsidRPr="00E60D34" w:rsidRDefault="00D002B9" w:rsidP="00D002B9">
      <w:pPr>
        <w:pStyle w:val="ListParagraph"/>
        <w:numPr>
          <w:ilvl w:val="0"/>
          <w:numId w:val="38"/>
        </w:numPr>
        <w:rPr>
          <w:rFonts w:asciiTheme="minorHAnsi" w:hAnsiTheme="minorHAnsi" w:cstheme="minorHAnsi"/>
        </w:rPr>
      </w:pPr>
      <w:r w:rsidRPr="00E60D34">
        <w:rPr>
          <w:rFonts w:asciiTheme="minorHAnsi" w:hAnsiTheme="minorHAnsi" w:cstheme="minorHAnsi"/>
        </w:rPr>
        <w:t>Develop and support the application to enable Passport staff to perform Government Acceptance Testing (GAT) for personalization printers in a standalone environment independent of the Print Controller and TDIS. This application will have an easy-to-use graphical user interface (GUI) and can run on a separate PC or laptop that can be connected directly to the personalization printers. The application will be able to accept the passport print jobs in XML format, perform chip and coding, engrave on the personalization page, and print the endorsement page.</w:t>
      </w:r>
    </w:p>
    <w:p w14:paraId="76D5F6DC" w14:textId="4AFA6553" w:rsidR="007A4184" w:rsidRPr="00E60D34" w:rsidRDefault="007A4184" w:rsidP="007A4184">
      <w:pPr>
        <w:pStyle w:val="ListParagraph"/>
        <w:numPr>
          <w:ilvl w:val="0"/>
          <w:numId w:val="38"/>
        </w:numPr>
        <w:rPr>
          <w:rFonts w:asciiTheme="minorHAnsi" w:hAnsiTheme="minorHAnsi" w:cstheme="minorHAnsi"/>
        </w:rPr>
      </w:pPr>
      <w:r w:rsidRPr="00E60D34">
        <w:rPr>
          <w:rFonts w:asciiTheme="minorHAnsi" w:hAnsiTheme="minorHAnsi" w:cstheme="minorHAnsi"/>
        </w:rPr>
        <w:t>Work with the Government to establish virtual development and testing environments on the NPE.</w:t>
      </w:r>
    </w:p>
    <w:p w14:paraId="1C9AB9C8" w14:textId="0455C905" w:rsidR="007A4184" w:rsidRPr="00E60D34" w:rsidRDefault="007A4184" w:rsidP="007A4184">
      <w:pPr>
        <w:pStyle w:val="ListParagraph"/>
        <w:numPr>
          <w:ilvl w:val="0"/>
          <w:numId w:val="38"/>
        </w:numPr>
        <w:rPr>
          <w:rFonts w:asciiTheme="minorHAnsi" w:hAnsiTheme="minorHAnsi" w:cstheme="minorHAnsi"/>
        </w:rPr>
      </w:pPr>
      <w:r w:rsidRPr="00E60D34">
        <w:rPr>
          <w:rFonts w:asciiTheme="minorHAnsi" w:hAnsiTheme="minorHAnsi" w:cstheme="minorHAnsi"/>
        </w:rPr>
        <w:t>Fix performance, security, and code issues identified by the Government in NPE. The Government plans to use static code analysis to identify issues and will work with the Contractor to determine required fixes before moving to IV&amp;V.</w:t>
      </w:r>
    </w:p>
    <w:p w14:paraId="44EE07BE" w14:textId="15E933E6" w:rsidR="00A96356" w:rsidRPr="00E60D34" w:rsidRDefault="00566E6E"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Support the testing </w:t>
      </w:r>
      <w:r w:rsidR="00EF58BD" w:rsidRPr="00E60D34">
        <w:rPr>
          <w:rFonts w:asciiTheme="minorHAnsi" w:hAnsiTheme="minorHAnsi" w:cstheme="minorHAnsi"/>
        </w:rPr>
        <w:t>and</w:t>
      </w:r>
      <w:r w:rsidRPr="00E60D34">
        <w:rPr>
          <w:rFonts w:asciiTheme="minorHAnsi" w:hAnsiTheme="minorHAnsi" w:cstheme="minorHAnsi"/>
        </w:rPr>
        <w:t xml:space="preserve"> </w:t>
      </w:r>
      <w:r w:rsidR="00DD47B0" w:rsidRPr="00E60D34">
        <w:rPr>
          <w:rFonts w:asciiTheme="minorHAnsi" w:hAnsiTheme="minorHAnsi" w:cstheme="minorHAnsi"/>
        </w:rPr>
        <w:t xml:space="preserve">policy </w:t>
      </w:r>
      <w:r w:rsidRPr="00E60D34">
        <w:rPr>
          <w:rFonts w:asciiTheme="minorHAnsi" w:hAnsiTheme="minorHAnsi" w:cstheme="minorHAnsi"/>
        </w:rPr>
        <w:t>implementation</w:t>
      </w:r>
      <w:r w:rsidR="00240557" w:rsidRPr="00E60D34">
        <w:rPr>
          <w:rFonts w:asciiTheme="minorHAnsi" w:hAnsiTheme="minorHAnsi" w:cstheme="minorHAnsi"/>
        </w:rPr>
        <w:t xml:space="preserve"> to ensure</w:t>
      </w:r>
      <w:r w:rsidR="008448BA" w:rsidRPr="00E60D34">
        <w:rPr>
          <w:rFonts w:asciiTheme="minorHAnsi" w:hAnsiTheme="minorHAnsi" w:cstheme="minorHAnsi"/>
        </w:rPr>
        <w:t xml:space="preserve"> </w:t>
      </w:r>
      <w:r w:rsidRPr="00E60D34">
        <w:rPr>
          <w:rFonts w:asciiTheme="minorHAnsi" w:hAnsiTheme="minorHAnsi" w:cstheme="minorHAnsi"/>
        </w:rPr>
        <w:t xml:space="preserve">DOS-PC </w:t>
      </w:r>
      <w:r w:rsidR="005C0B23" w:rsidRPr="00E60D34">
        <w:rPr>
          <w:rFonts w:asciiTheme="minorHAnsi" w:hAnsiTheme="minorHAnsi" w:cstheme="minorHAnsi"/>
        </w:rPr>
        <w:t>effectively communicates</w:t>
      </w:r>
      <w:r w:rsidRPr="00E60D34">
        <w:rPr>
          <w:rFonts w:asciiTheme="minorHAnsi" w:hAnsiTheme="minorHAnsi" w:cstheme="minorHAnsi"/>
        </w:rPr>
        <w:t xml:space="preserve"> with</w:t>
      </w:r>
      <w:r w:rsidR="005C0B23" w:rsidRPr="00E60D34">
        <w:rPr>
          <w:rFonts w:asciiTheme="minorHAnsi" w:hAnsiTheme="minorHAnsi" w:cstheme="minorHAnsi"/>
        </w:rPr>
        <w:t xml:space="preserve"> the</w:t>
      </w:r>
      <w:r w:rsidRPr="00E60D34">
        <w:rPr>
          <w:rFonts w:asciiTheme="minorHAnsi" w:hAnsiTheme="minorHAnsi" w:cstheme="minorHAnsi"/>
        </w:rPr>
        <w:t xml:space="preserve"> </w:t>
      </w:r>
      <w:r w:rsidR="00EF58BD" w:rsidRPr="00E60D34">
        <w:rPr>
          <w:rFonts w:asciiTheme="minorHAnsi" w:hAnsiTheme="minorHAnsi" w:cstheme="minorHAnsi"/>
        </w:rPr>
        <w:t xml:space="preserve">personalization printers </w:t>
      </w:r>
      <w:r w:rsidR="005C0B23" w:rsidRPr="00E60D34">
        <w:rPr>
          <w:rFonts w:asciiTheme="minorHAnsi" w:hAnsiTheme="minorHAnsi" w:cstheme="minorHAnsi"/>
        </w:rPr>
        <w:t xml:space="preserve">and the </w:t>
      </w:r>
      <w:r w:rsidRPr="00E60D34">
        <w:rPr>
          <w:rFonts w:asciiTheme="minorHAnsi" w:hAnsiTheme="minorHAnsi" w:cstheme="minorHAnsi"/>
        </w:rPr>
        <w:t>TDIS via OpenNet to have two-way communication</w:t>
      </w:r>
      <w:r w:rsidR="005C0B23" w:rsidRPr="00E60D34">
        <w:rPr>
          <w:rFonts w:asciiTheme="minorHAnsi" w:hAnsiTheme="minorHAnsi" w:cstheme="minorHAnsi"/>
        </w:rPr>
        <w:t xml:space="preserve">. </w:t>
      </w:r>
    </w:p>
    <w:p w14:paraId="2E78BA93" w14:textId="38D86EB5" w:rsidR="00757D4C" w:rsidRPr="00E60D34" w:rsidRDefault="009742B0"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Provide software testing of the </w:t>
      </w:r>
      <w:r w:rsidR="00C625B6" w:rsidRPr="00E60D34">
        <w:rPr>
          <w:rFonts w:asciiTheme="minorHAnsi" w:hAnsiTheme="minorHAnsi" w:cstheme="minorHAnsi"/>
        </w:rPr>
        <w:t>Print Controller with TDIS</w:t>
      </w:r>
    </w:p>
    <w:p w14:paraId="621BF390" w14:textId="3EF2253E" w:rsidR="00C625B6" w:rsidRPr="00E60D34" w:rsidRDefault="00174D37"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Assist GPO in testing </w:t>
      </w:r>
      <w:r w:rsidR="00F403B2" w:rsidRPr="00E60D34">
        <w:rPr>
          <w:rFonts w:asciiTheme="minorHAnsi" w:hAnsiTheme="minorHAnsi" w:cstheme="minorHAnsi"/>
        </w:rPr>
        <w:t xml:space="preserve">passport </w:t>
      </w:r>
      <w:r w:rsidRPr="00E60D34">
        <w:rPr>
          <w:rFonts w:asciiTheme="minorHAnsi" w:hAnsiTheme="minorHAnsi" w:cstheme="minorHAnsi"/>
        </w:rPr>
        <w:t xml:space="preserve">books on </w:t>
      </w:r>
      <w:r w:rsidR="00F403B2" w:rsidRPr="00E60D34">
        <w:rPr>
          <w:rFonts w:asciiTheme="minorHAnsi" w:hAnsiTheme="minorHAnsi" w:cstheme="minorHAnsi"/>
        </w:rPr>
        <w:t>personalization printers as required</w:t>
      </w:r>
      <w:r w:rsidR="0019746B" w:rsidRPr="00E60D34">
        <w:rPr>
          <w:rFonts w:asciiTheme="minorHAnsi" w:hAnsiTheme="minorHAnsi" w:cstheme="minorHAnsi"/>
        </w:rPr>
        <w:t>.</w:t>
      </w:r>
    </w:p>
    <w:p w14:paraId="70ADA772" w14:textId="1B478836" w:rsidR="00F403B2" w:rsidRPr="00E60D34" w:rsidRDefault="00BE0FEB"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Provide demonstration of personalization printers </w:t>
      </w:r>
      <w:r w:rsidR="002057AA" w:rsidRPr="00E60D34">
        <w:rPr>
          <w:rFonts w:asciiTheme="minorHAnsi" w:hAnsiTheme="minorHAnsi" w:cstheme="minorHAnsi"/>
        </w:rPr>
        <w:t>to stakeholders and s</w:t>
      </w:r>
      <w:r w:rsidRPr="00E60D34">
        <w:rPr>
          <w:rFonts w:asciiTheme="minorHAnsi" w:hAnsiTheme="minorHAnsi" w:cstheme="minorHAnsi"/>
        </w:rPr>
        <w:t>enior executives</w:t>
      </w:r>
      <w:r w:rsidR="005F580C" w:rsidRPr="00E60D34">
        <w:rPr>
          <w:rFonts w:asciiTheme="minorHAnsi" w:hAnsiTheme="minorHAnsi" w:cstheme="minorHAnsi"/>
        </w:rPr>
        <w:t xml:space="preserve"> as required</w:t>
      </w:r>
      <w:r w:rsidRPr="00E60D34">
        <w:rPr>
          <w:rFonts w:asciiTheme="minorHAnsi" w:hAnsiTheme="minorHAnsi" w:cstheme="minorHAnsi"/>
        </w:rPr>
        <w:t>.</w:t>
      </w:r>
      <w:r w:rsidR="005F580C" w:rsidRPr="00E60D34">
        <w:rPr>
          <w:rFonts w:asciiTheme="minorHAnsi" w:hAnsiTheme="minorHAnsi" w:cstheme="minorHAnsi"/>
        </w:rPr>
        <w:t xml:space="preserve"> </w:t>
      </w:r>
    </w:p>
    <w:p w14:paraId="7869D454" w14:textId="435053CE" w:rsidR="00F57FEF" w:rsidRPr="00E60D34" w:rsidRDefault="0038080D" w:rsidP="00D33676">
      <w:pPr>
        <w:pStyle w:val="ListParagraph"/>
        <w:numPr>
          <w:ilvl w:val="0"/>
          <w:numId w:val="38"/>
        </w:numPr>
        <w:rPr>
          <w:rFonts w:asciiTheme="minorHAnsi" w:hAnsiTheme="minorHAnsi" w:cstheme="minorHAnsi"/>
        </w:rPr>
      </w:pPr>
      <w:r w:rsidRPr="00E60D34">
        <w:rPr>
          <w:rFonts w:asciiTheme="minorHAnsi" w:hAnsiTheme="minorHAnsi" w:cstheme="minorHAnsi"/>
        </w:rPr>
        <w:t>Customize the endorsement page with wrap-around text and revised layout</w:t>
      </w:r>
      <w:r w:rsidR="00F57FEF" w:rsidRPr="00E60D34">
        <w:rPr>
          <w:rFonts w:asciiTheme="minorHAnsi" w:hAnsiTheme="minorHAnsi" w:cstheme="minorHAnsi"/>
        </w:rPr>
        <w:t xml:space="preserve"> as required by CA </w:t>
      </w:r>
      <w:r w:rsidRPr="00E60D34">
        <w:rPr>
          <w:rFonts w:asciiTheme="minorHAnsi" w:hAnsiTheme="minorHAnsi" w:cstheme="minorHAnsi"/>
        </w:rPr>
        <w:t>Passport Services</w:t>
      </w:r>
      <w:r w:rsidR="00F57FEF" w:rsidRPr="00E60D34">
        <w:rPr>
          <w:rFonts w:asciiTheme="minorHAnsi" w:hAnsiTheme="minorHAnsi" w:cstheme="minorHAnsi"/>
        </w:rPr>
        <w:t>.</w:t>
      </w:r>
    </w:p>
    <w:p w14:paraId="7BABCEF6" w14:textId="7B4BEF25" w:rsidR="00AC3111" w:rsidRPr="00E60D34" w:rsidRDefault="001A00D4" w:rsidP="00D33676">
      <w:pPr>
        <w:pStyle w:val="ListParagraph"/>
        <w:numPr>
          <w:ilvl w:val="0"/>
          <w:numId w:val="38"/>
        </w:numPr>
        <w:rPr>
          <w:rFonts w:asciiTheme="minorHAnsi" w:hAnsiTheme="minorHAnsi" w:cstheme="minorHAnsi"/>
        </w:rPr>
      </w:pPr>
      <w:r w:rsidRPr="00E60D34">
        <w:rPr>
          <w:rFonts w:asciiTheme="minorHAnsi" w:hAnsiTheme="minorHAnsi" w:cstheme="minorHAnsi"/>
        </w:rPr>
        <w:t>S</w:t>
      </w:r>
      <w:r w:rsidR="00AC3111" w:rsidRPr="00E60D34">
        <w:rPr>
          <w:rFonts w:asciiTheme="minorHAnsi" w:hAnsiTheme="minorHAnsi" w:cstheme="minorHAnsi"/>
        </w:rPr>
        <w:t xml:space="preserve">upport the </w:t>
      </w:r>
      <w:r w:rsidR="00B002D5" w:rsidRPr="00E60D34">
        <w:rPr>
          <w:rFonts w:asciiTheme="minorHAnsi" w:hAnsiTheme="minorHAnsi" w:cstheme="minorHAnsi"/>
        </w:rPr>
        <w:t xml:space="preserve">pre-deployment testing, </w:t>
      </w:r>
      <w:r w:rsidR="007E5076" w:rsidRPr="00E60D34">
        <w:rPr>
          <w:rFonts w:asciiTheme="minorHAnsi" w:hAnsiTheme="minorHAnsi" w:cstheme="minorHAnsi"/>
        </w:rPr>
        <w:t>configuration,</w:t>
      </w:r>
      <w:r w:rsidR="00B002D5" w:rsidRPr="00E60D34">
        <w:rPr>
          <w:rFonts w:asciiTheme="minorHAnsi" w:hAnsiTheme="minorHAnsi" w:cstheme="minorHAnsi"/>
        </w:rPr>
        <w:t xml:space="preserve"> and post-deployment</w:t>
      </w:r>
      <w:r w:rsidRPr="00E60D34">
        <w:rPr>
          <w:rFonts w:asciiTheme="minorHAnsi" w:hAnsiTheme="minorHAnsi" w:cstheme="minorHAnsi"/>
        </w:rPr>
        <w:t xml:space="preserve"> of personal</w:t>
      </w:r>
      <w:r w:rsidR="007E5076" w:rsidRPr="00E60D34">
        <w:rPr>
          <w:rFonts w:asciiTheme="minorHAnsi" w:hAnsiTheme="minorHAnsi" w:cstheme="minorHAnsi"/>
        </w:rPr>
        <w:t xml:space="preserve">ization printers. </w:t>
      </w:r>
    </w:p>
    <w:p w14:paraId="6787B26E" w14:textId="7E4D2EA7" w:rsidR="00CE222E" w:rsidRPr="00E60D34" w:rsidRDefault="00E20EE8" w:rsidP="00EE464A">
      <w:pPr>
        <w:pStyle w:val="ListParagraph"/>
        <w:numPr>
          <w:ilvl w:val="0"/>
          <w:numId w:val="38"/>
        </w:numPr>
        <w:rPr>
          <w:rFonts w:asciiTheme="minorHAnsi" w:hAnsiTheme="minorHAnsi" w:cstheme="minorHAnsi"/>
        </w:rPr>
      </w:pPr>
      <w:r w:rsidRPr="00E60D34">
        <w:rPr>
          <w:rFonts w:asciiTheme="minorHAnsi" w:hAnsiTheme="minorHAnsi" w:cstheme="minorHAnsi"/>
        </w:rPr>
        <w:t>Provide</w:t>
      </w:r>
      <w:r w:rsidR="007E5076" w:rsidRPr="00E60D34">
        <w:rPr>
          <w:rFonts w:asciiTheme="minorHAnsi" w:hAnsiTheme="minorHAnsi" w:cstheme="minorHAnsi"/>
        </w:rPr>
        <w:t xml:space="preserve"> </w:t>
      </w:r>
      <w:r w:rsidRPr="00E60D34">
        <w:rPr>
          <w:rFonts w:asciiTheme="minorHAnsi" w:hAnsiTheme="minorHAnsi" w:cstheme="minorHAnsi"/>
        </w:rPr>
        <w:t>continued design and development</w:t>
      </w:r>
      <w:r w:rsidR="007E5076" w:rsidRPr="00E60D34">
        <w:rPr>
          <w:rFonts w:asciiTheme="minorHAnsi" w:hAnsiTheme="minorHAnsi" w:cstheme="minorHAnsi"/>
        </w:rPr>
        <w:t xml:space="preserve"> support for personalization printers. </w:t>
      </w:r>
    </w:p>
    <w:p w14:paraId="5C109B52" w14:textId="7203CB7B" w:rsidR="00C666C9" w:rsidRPr="00E60D34" w:rsidRDefault="00C666C9" w:rsidP="00CE222E">
      <w:pPr>
        <w:pStyle w:val="ListParagraph"/>
        <w:numPr>
          <w:ilvl w:val="0"/>
          <w:numId w:val="38"/>
        </w:numPr>
        <w:rPr>
          <w:rFonts w:asciiTheme="minorHAnsi" w:hAnsiTheme="minorHAnsi" w:cstheme="minorHAnsi"/>
        </w:rPr>
      </w:pPr>
      <w:r w:rsidRPr="00E60D34">
        <w:rPr>
          <w:rFonts w:asciiTheme="minorHAnsi" w:hAnsiTheme="minorHAnsi" w:cstheme="minorHAnsi"/>
        </w:rPr>
        <w:t>Provide continued testing and QA support</w:t>
      </w:r>
      <w:r w:rsidR="00EE464A" w:rsidRPr="00E60D34">
        <w:rPr>
          <w:rFonts w:asciiTheme="minorHAnsi" w:hAnsiTheme="minorHAnsi" w:cstheme="minorHAnsi"/>
        </w:rPr>
        <w:t xml:space="preserve"> for personalization printers</w:t>
      </w:r>
      <w:r w:rsidR="00DF0C07" w:rsidRPr="00E60D34">
        <w:rPr>
          <w:rFonts w:asciiTheme="minorHAnsi" w:hAnsiTheme="minorHAnsi" w:cstheme="minorHAnsi"/>
        </w:rPr>
        <w:t>.</w:t>
      </w:r>
    </w:p>
    <w:p w14:paraId="3B15F32B" w14:textId="77777777" w:rsidR="00283792" w:rsidRPr="00E60D34" w:rsidRDefault="00A7726F"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Improve </w:t>
      </w:r>
      <w:r w:rsidR="00E9475A" w:rsidRPr="00E60D34">
        <w:rPr>
          <w:rFonts w:asciiTheme="minorHAnsi" w:hAnsiTheme="minorHAnsi" w:cstheme="minorHAnsi"/>
        </w:rPr>
        <w:t>software robustness, enhanc</w:t>
      </w:r>
      <w:r w:rsidRPr="00E60D34">
        <w:rPr>
          <w:rFonts w:asciiTheme="minorHAnsi" w:hAnsiTheme="minorHAnsi" w:cstheme="minorHAnsi"/>
        </w:rPr>
        <w:t>e</w:t>
      </w:r>
      <w:r w:rsidR="00E9475A" w:rsidRPr="00E60D34">
        <w:rPr>
          <w:rFonts w:asciiTheme="minorHAnsi" w:hAnsiTheme="minorHAnsi" w:cstheme="minorHAnsi"/>
        </w:rPr>
        <w:t xml:space="preserve"> performance, implement</w:t>
      </w:r>
      <w:r w:rsidR="001A00D4" w:rsidRPr="00E60D34">
        <w:rPr>
          <w:rFonts w:asciiTheme="minorHAnsi" w:hAnsiTheme="minorHAnsi" w:cstheme="minorHAnsi"/>
        </w:rPr>
        <w:t xml:space="preserve"> </w:t>
      </w:r>
      <w:r w:rsidR="00E9475A" w:rsidRPr="00E60D34">
        <w:rPr>
          <w:rFonts w:asciiTheme="minorHAnsi" w:hAnsiTheme="minorHAnsi" w:cstheme="minorHAnsi"/>
        </w:rPr>
        <w:t>handling, improv</w:t>
      </w:r>
      <w:r w:rsidRPr="00E60D34">
        <w:rPr>
          <w:rFonts w:asciiTheme="minorHAnsi" w:hAnsiTheme="minorHAnsi" w:cstheme="minorHAnsi"/>
        </w:rPr>
        <w:t>e</w:t>
      </w:r>
      <w:r w:rsidR="00E9475A" w:rsidRPr="00E60D34">
        <w:rPr>
          <w:rFonts w:asciiTheme="minorHAnsi" w:hAnsiTheme="minorHAnsi" w:cstheme="minorHAnsi"/>
        </w:rPr>
        <w:t xml:space="preserve"> GUI usability, ensur</w:t>
      </w:r>
      <w:r w:rsidRPr="00E60D34">
        <w:rPr>
          <w:rFonts w:asciiTheme="minorHAnsi" w:hAnsiTheme="minorHAnsi" w:cstheme="minorHAnsi"/>
        </w:rPr>
        <w:t>e</w:t>
      </w:r>
      <w:r w:rsidR="00E9475A" w:rsidRPr="00E60D34">
        <w:rPr>
          <w:rFonts w:asciiTheme="minorHAnsi" w:hAnsiTheme="minorHAnsi" w:cstheme="minorHAnsi"/>
        </w:rPr>
        <w:t xml:space="preserve"> security compliance, and develop</w:t>
      </w:r>
      <w:r w:rsidR="001A00D4" w:rsidRPr="00E60D34">
        <w:rPr>
          <w:rFonts w:asciiTheme="minorHAnsi" w:hAnsiTheme="minorHAnsi" w:cstheme="minorHAnsi"/>
        </w:rPr>
        <w:t xml:space="preserve"> </w:t>
      </w:r>
      <w:r w:rsidR="00E9475A" w:rsidRPr="00E60D34">
        <w:rPr>
          <w:rFonts w:asciiTheme="minorHAnsi" w:hAnsiTheme="minorHAnsi" w:cstheme="minorHAnsi"/>
        </w:rPr>
        <w:t xml:space="preserve">comprehensive reporting of the Print Controller and Chip Encoder software for </w:t>
      </w:r>
      <w:r w:rsidR="00283792" w:rsidRPr="00E60D34">
        <w:rPr>
          <w:rFonts w:asciiTheme="minorHAnsi" w:hAnsiTheme="minorHAnsi" w:cstheme="minorHAnsi"/>
        </w:rPr>
        <w:t>the personalization printers.</w:t>
      </w:r>
    </w:p>
    <w:p w14:paraId="4AFF8CD2" w14:textId="78EDCA78" w:rsidR="00E9475A" w:rsidRPr="00E60D34" w:rsidRDefault="00283792" w:rsidP="00E85585">
      <w:pPr>
        <w:pStyle w:val="ListParagraph"/>
        <w:numPr>
          <w:ilvl w:val="0"/>
          <w:numId w:val="38"/>
        </w:numPr>
        <w:rPr>
          <w:rFonts w:asciiTheme="minorHAnsi" w:hAnsiTheme="minorHAnsi" w:cstheme="minorHAnsi"/>
        </w:rPr>
      </w:pPr>
      <w:r w:rsidRPr="00E60D34">
        <w:rPr>
          <w:rFonts w:asciiTheme="minorHAnsi" w:hAnsiTheme="minorHAnsi" w:cstheme="minorHAnsi"/>
        </w:rPr>
        <w:t>D</w:t>
      </w:r>
      <w:r w:rsidR="00E9475A" w:rsidRPr="00E60D34">
        <w:rPr>
          <w:rFonts w:asciiTheme="minorHAnsi" w:hAnsiTheme="minorHAnsi" w:cstheme="minorHAnsi"/>
        </w:rPr>
        <w:t>esign and develop new functions based on new user stories, e.g., encryption,</w:t>
      </w:r>
      <w:r w:rsidR="001A00D4" w:rsidRPr="00E60D34">
        <w:rPr>
          <w:rFonts w:asciiTheme="minorHAnsi" w:hAnsiTheme="minorHAnsi" w:cstheme="minorHAnsi"/>
        </w:rPr>
        <w:t xml:space="preserve"> </w:t>
      </w:r>
      <w:r w:rsidR="00E9475A" w:rsidRPr="00E60D34">
        <w:rPr>
          <w:rFonts w:asciiTheme="minorHAnsi" w:hAnsiTheme="minorHAnsi" w:cstheme="minorHAnsi"/>
        </w:rPr>
        <w:t xml:space="preserve">page refresh, </w:t>
      </w:r>
      <w:r w:rsidRPr="00E60D34">
        <w:rPr>
          <w:rFonts w:asciiTheme="minorHAnsi" w:hAnsiTheme="minorHAnsi" w:cstheme="minorHAnsi"/>
        </w:rPr>
        <w:t xml:space="preserve">and </w:t>
      </w:r>
      <w:r w:rsidR="00E9475A" w:rsidRPr="00E60D34">
        <w:rPr>
          <w:rFonts w:asciiTheme="minorHAnsi" w:hAnsiTheme="minorHAnsi" w:cstheme="minorHAnsi"/>
        </w:rPr>
        <w:t>labeling</w:t>
      </w:r>
      <w:r w:rsidRPr="00E60D34">
        <w:rPr>
          <w:rFonts w:asciiTheme="minorHAnsi" w:hAnsiTheme="minorHAnsi" w:cstheme="minorHAnsi"/>
        </w:rPr>
        <w:t>.</w:t>
      </w:r>
    </w:p>
    <w:p w14:paraId="557D4A77" w14:textId="75FD6E90" w:rsidR="00283792" w:rsidRPr="00E60D34" w:rsidRDefault="00110058" w:rsidP="00E85585">
      <w:pPr>
        <w:pStyle w:val="ListParagraph"/>
        <w:numPr>
          <w:ilvl w:val="0"/>
          <w:numId w:val="38"/>
        </w:numPr>
        <w:rPr>
          <w:rFonts w:asciiTheme="minorHAnsi" w:hAnsiTheme="minorHAnsi" w:cstheme="minorHAnsi"/>
        </w:rPr>
      </w:pPr>
      <w:r w:rsidRPr="00E60D34">
        <w:rPr>
          <w:rFonts w:asciiTheme="minorHAnsi" w:hAnsiTheme="minorHAnsi" w:cstheme="minorHAnsi"/>
        </w:rPr>
        <w:lastRenderedPageBreak/>
        <w:t xml:space="preserve">Develop comprehensive test cases and test scenarios, and perform end to end integration, usability and performance testing working with </w:t>
      </w:r>
      <w:r w:rsidR="000C2785" w:rsidRPr="00E60D34">
        <w:rPr>
          <w:rFonts w:asciiTheme="minorHAnsi" w:hAnsiTheme="minorHAnsi" w:cstheme="minorHAnsi"/>
        </w:rPr>
        <w:t>the support site location</w:t>
      </w:r>
      <w:r w:rsidRPr="00E60D34">
        <w:rPr>
          <w:rFonts w:asciiTheme="minorHAnsi" w:hAnsiTheme="minorHAnsi" w:cstheme="minorHAnsi"/>
        </w:rPr>
        <w:t xml:space="preserve"> team to ensure robustness of software, and highest quality and accurate production of passport books.</w:t>
      </w:r>
    </w:p>
    <w:p w14:paraId="16876ECB" w14:textId="06229EA1" w:rsidR="00BF6459" w:rsidRPr="00E60D34" w:rsidRDefault="00BF6459" w:rsidP="00E85585">
      <w:pPr>
        <w:pStyle w:val="ListParagraph"/>
        <w:numPr>
          <w:ilvl w:val="0"/>
          <w:numId w:val="38"/>
        </w:numPr>
        <w:rPr>
          <w:rFonts w:asciiTheme="minorHAnsi" w:hAnsiTheme="minorHAnsi" w:cstheme="minorHAnsi"/>
        </w:rPr>
      </w:pPr>
      <w:r w:rsidRPr="00E60D34">
        <w:rPr>
          <w:rFonts w:asciiTheme="minorHAnsi" w:hAnsiTheme="minorHAnsi" w:cstheme="minorHAnsi"/>
        </w:rPr>
        <w:t xml:space="preserve">Assist in supporting GitLab updates, logging defects in </w:t>
      </w:r>
      <w:r w:rsidR="00B41AA5" w:rsidRPr="00E60D34">
        <w:rPr>
          <w:rFonts w:asciiTheme="minorHAnsi" w:hAnsiTheme="minorHAnsi" w:cstheme="minorHAnsi"/>
        </w:rPr>
        <w:t>E</w:t>
      </w:r>
      <w:r w:rsidRPr="00E60D34">
        <w:rPr>
          <w:rFonts w:asciiTheme="minorHAnsi" w:hAnsiTheme="minorHAnsi" w:cstheme="minorHAnsi"/>
        </w:rPr>
        <w:t>LM, and work with CA Security in scanning and remediation, and enhancing any user level documentation.</w:t>
      </w:r>
    </w:p>
    <w:p w14:paraId="2ED5E2D2" w14:textId="09D8769F" w:rsidR="00BF6459" w:rsidRPr="00E60D34" w:rsidRDefault="00BF6459" w:rsidP="00E85585">
      <w:pPr>
        <w:pStyle w:val="ListParagraph"/>
        <w:numPr>
          <w:ilvl w:val="0"/>
          <w:numId w:val="38"/>
        </w:numPr>
        <w:rPr>
          <w:rFonts w:asciiTheme="minorHAnsi" w:hAnsiTheme="minorHAnsi" w:cstheme="minorHAnsi"/>
        </w:rPr>
      </w:pPr>
      <w:r w:rsidRPr="00E60D34">
        <w:rPr>
          <w:rFonts w:asciiTheme="minorHAnsi" w:hAnsiTheme="minorHAnsi" w:cstheme="minorHAnsi"/>
        </w:rPr>
        <w:t>Provide system administration support, including system configuration, security settings, maintenance of development and test environment, release deployment, and develop installation and deployment documentation.</w:t>
      </w:r>
    </w:p>
    <w:p w14:paraId="19EF13C0" w14:textId="09804A71" w:rsidR="003D480F" w:rsidRPr="00E60D34" w:rsidRDefault="009307E4" w:rsidP="003D480F">
      <w:pPr>
        <w:pStyle w:val="Heading2"/>
        <w:rPr>
          <w:rFonts w:asciiTheme="minorHAnsi" w:hAnsiTheme="minorHAnsi" w:cstheme="minorHAnsi"/>
        </w:rPr>
      </w:pPr>
      <w:ins w:id="21" w:author="Look, Kristi L" w:date="2024-08-08T22:13:00Z" w16du:dateUtc="2024-08-09T02:13:00Z">
        <w:r>
          <w:rPr>
            <w:rFonts w:asciiTheme="minorHAnsi" w:hAnsiTheme="minorHAnsi" w:cstheme="minorHAnsi"/>
          </w:rPr>
          <w:t xml:space="preserve">VENDOR </w:t>
        </w:r>
      </w:ins>
      <w:r w:rsidR="00BD7BFB" w:rsidRPr="00E60D34">
        <w:rPr>
          <w:rFonts w:asciiTheme="minorHAnsi" w:hAnsiTheme="minorHAnsi" w:cstheme="minorHAnsi"/>
        </w:rPr>
        <w:t>SUPPORT SITE LOCATIONS FOR WAREHOUSE</w:t>
      </w:r>
      <w:r w:rsidR="004357BF" w:rsidRPr="00E60D34">
        <w:rPr>
          <w:rFonts w:asciiTheme="minorHAnsi" w:hAnsiTheme="minorHAnsi" w:cstheme="minorHAnsi"/>
        </w:rPr>
        <w:t xml:space="preserve"> (OPTIONAL)</w:t>
      </w:r>
      <w:r w:rsidR="00BD7BFB" w:rsidRPr="00E60D34">
        <w:rPr>
          <w:rFonts w:asciiTheme="minorHAnsi" w:hAnsiTheme="minorHAnsi" w:cstheme="minorHAnsi"/>
        </w:rPr>
        <w:t xml:space="preserve">, SECURITY </w:t>
      </w:r>
      <w:r w:rsidR="004357BF" w:rsidRPr="00E60D34">
        <w:rPr>
          <w:rFonts w:asciiTheme="minorHAnsi" w:hAnsiTheme="minorHAnsi" w:cstheme="minorHAnsi"/>
        </w:rPr>
        <w:t xml:space="preserve">(OPTIONAL) </w:t>
      </w:r>
      <w:r w:rsidR="00BD7BFB" w:rsidRPr="00E60D34">
        <w:rPr>
          <w:rFonts w:asciiTheme="minorHAnsi" w:hAnsiTheme="minorHAnsi" w:cstheme="minorHAnsi"/>
        </w:rPr>
        <w:t>&amp; LABS</w:t>
      </w:r>
    </w:p>
    <w:p w14:paraId="509C5AC9" w14:textId="281BF86F" w:rsidR="00A935D7" w:rsidRPr="00E60D34" w:rsidRDefault="002F193E" w:rsidP="002F193E">
      <w:pPr>
        <w:pStyle w:val="Heading3"/>
        <w:rPr>
          <w:rFonts w:asciiTheme="minorHAnsi" w:hAnsiTheme="minorHAnsi" w:cstheme="minorHAnsi"/>
        </w:rPr>
      </w:pPr>
      <w:r w:rsidRPr="00E60D34">
        <w:rPr>
          <w:rFonts w:asciiTheme="minorHAnsi" w:hAnsiTheme="minorHAnsi" w:cstheme="minorHAnsi"/>
        </w:rPr>
        <w:t xml:space="preserve">C.3.9.1 </w:t>
      </w:r>
      <w:r w:rsidR="004D0AF9" w:rsidRPr="00E60D34">
        <w:rPr>
          <w:rFonts w:asciiTheme="minorHAnsi" w:hAnsiTheme="minorHAnsi" w:cstheme="minorHAnsi"/>
        </w:rPr>
        <w:t>Warehouse</w:t>
      </w:r>
      <w:r w:rsidR="00EB1393" w:rsidRPr="00E60D34">
        <w:rPr>
          <w:rFonts w:asciiTheme="minorHAnsi" w:hAnsiTheme="minorHAnsi" w:cstheme="minorHAnsi"/>
        </w:rPr>
        <w:t xml:space="preserve"> (Optional)</w:t>
      </w:r>
    </w:p>
    <w:p w14:paraId="3AE9D584" w14:textId="7B7E4CDD" w:rsidR="005D6F92" w:rsidRPr="00E60D34" w:rsidRDefault="006E0E94" w:rsidP="00475F77">
      <w:pPr>
        <w:rPr>
          <w:rFonts w:asciiTheme="minorHAnsi" w:hAnsiTheme="minorHAnsi" w:cstheme="minorHAnsi"/>
        </w:rPr>
      </w:pPr>
      <w:r w:rsidRPr="00E60D34">
        <w:rPr>
          <w:rFonts w:asciiTheme="minorHAnsi" w:hAnsiTheme="minorHAnsi" w:cstheme="minorHAnsi"/>
        </w:rPr>
        <w:t xml:space="preserve">The contractor shall provide </w:t>
      </w:r>
      <w:r w:rsidR="00212CC7" w:rsidRPr="00E60D34">
        <w:rPr>
          <w:rFonts w:asciiTheme="minorHAnsi" w:hAnsiTheme="minorHAnsi" w:cstheme="minorHAnsi"/>
        </w:rPr>
        <w:t>a secure</w:t>
      </w:r>
      <w:r w:rsidR="00475F77" w:rsidRPr="00E60D34">
        <w:rPr>
          <w:rFonts w:asciiTheme="minorHAnsi" w:hAnsiTheme="minorHAnsi" w:cstheme="minorHAnsi"/>
        </w:rPr>
        <w:t xml:space="preserve"> storage facility to temporary store manufactured </w:t>
      </w:r>
      <w:r w:rsidR="0093413E" w:rsidRPr="00E60D34">
        <w:rPr>
          <w:rFonts w:asciiTheme="minorHAnsi" w:hAnsiTheme="minorHAnsi" w:cstheme="minorHAnsi"/>
        </w:rPr>
        <w:t xml:space="preserve">NextGen </w:t>
      </w:r>
      <w:r w:rsidR="000B104C" w:rsidRPr="00E60D34">
        <w:rPr>
          <w:rFonts w:asciiTheme="minorHAnsi" w:hAnsiTheme="minorHAnsi" w:cstheme="minorHAnsi"/>
        </w:rPr>
        <w:t xml:space="preserve">Passport </w:t>
      </w:r>
      <w:r w:rsidR="0093413E" w:rsidRPr="00E60D34">
        <w:rPr>
          <w:rFonts w:asciiTheme="minorHAnsi" w:hAnsiTheme="minorHAnsi" w:cstheme="minorHAnsi"/>
        </w:rPr>
        <w:t>Personalization P</w:t>
      </w:r>
      <w:r w:rsidR="00475F77" w:rsidRPr="00E60D34">
        <w:rPr>
          <w:rFonts w:asciiTheme="minorHAnsi" w:hAnsiTheme="minorHAnsi" w:cstheme="minorHAnsi"/>
        </w:rPr>
        <w:t xml:space="preserve">rinters </w:t>
      </w:r>
      <w:r w:rsidR="00682735" w:rsidRPr="00E60D34">
        <w:rPr>
          <w:rFonts w:asciiTheme="minorHAnsi" w:hAnsiTheme="minorHAnsi" w:cstheme="minorHAnsi"/>
        </w:rPr>
        <w:t xml:space="preserve">until printers can be </w:t>
      </w:r>
      <w:r w:rsidR="00B143C4" w:rsidRPr="00E60D34">
        <w:rPr>
          <w:rFonts w:asciiTheme="minorHAnsi" w:hAnsiTheme="minorHAnsi" w:cstheme="minorHAnsi"/>
        </w:rPr>
        <w:t>shipped and installed</w:t>
      </w:r>
      <w:r w:rsidR="00682735" w:rsidRPr="00E60D34">
        <w:rPr>
          <w:rFonts w:asciiTheme="minorHAnsi" w:hAnsiTheme="minorHAnsi" w:cstheme="minorHAnsi"/>
        </w:rPr>
        <w:t xml:space="preserve"> at their final destina</w:t>
      </w:r>
      <w:r w:rsidR="00791DDC" w:rsidRPr="00E60D34">
        <w:rPr>
          <w:rFonts w:asciiTheme="minorHAnsi" w:hAnsiTheme="minorHAnsi" w:cstheme="minorHAnsi"/>
        </w:rPr>
        <w:t xml:space="preserve">tion </w:t>
      </w:r>
      <w:r w:rsidR="00E70D61" w:rsidRPr="00E60D34">
        <w:rPr>
          <w:rFonts w:asciiTheme="minorHAnsi" w:hAnsiTheme="minorHAnsi" w:cstheme="minorHAnsi"/>
        </w:rPr>
        <w:t>(</w:t>
      </w:r>
      <w:r w:rsidR="00876B63" w:rsidRPr="00E60D34">
        <w:rPr>
          <w:rFonts w:asciiTheme="minorHAnsi" w:hAnsiTheme="minorHAnsi" w:cstheme="minorHAnsi"/>
        </w:rPr>
        <w:t>passport center or/and agency</w:t>
      </w:r>
      <w:r w:rsidR="00E70D61" w:rsidRPr="00E60D34">
        <w:rPr>
          <w:rFonts w:asciiTheme="minorHAnsi" w:hAnsiTheme="minorHAnsi" w:cstheme="minorHAnsi"/>
        </w:rPr>
        <w:t>)</w:t>
      </w:r>
      <w:r w:rsidR="00990444" w:rsidRPr="00E60D34">
        <w:rPr>
          <w:rFonts w:asciiTheme="minorHAnsi" w:hAnsiTheme="minorHAnsi" w:cstheme="minorHAnsi"/>
        </w:rPr>
        <w:t xml:space="preserve">. </w:t>
      </w:r>
    </w:p>
    <w:p w14:paraId="2EBB3DC9" w14:textId="603E07F8" w:rsidR="00E70D61" w:rsidRPr="00E60D34" w:rsidRDefault="00E70D61" w:rsidP="00475F77">
      <w:pPr>
        <w:rPr>
          <w:rFonts w:asciiTheme="minorHAnsi" w:hAnsiTheme="minorHAnsi" w:cstheme="minorHAnsi"/>
        </w:rPr>
      </w:pPr>
    </w:p>
    <w:p w14:paraId="46C4A347" w14:textId="4966ACFC" w:rsidR="00E70D61" w:rsidRPr="00E60D34" w:rsidRDefault="00734513" w:rsidP="00475F77">
      <w:pPr>
        <w:rPr>
          <w:rFonts w:asciiTheme="minorHAnsi" w:hAnsiTheme="minorHAnsi" w:cstheme="minorHAnsi"/>
        </w:rPr>
      </w:pPr>
      <w:r w:rsidRPr="00E60D34">
        <w:rPr>
          <w:rFonts w:asciiTheme="minorHAnsi" w:hAnsiTheme="minorHAnsi" w:cstheme="minorHAnsi"/>
        </w:rPr>
        <w:t>The cont</w:t>
      </w:r>
      <w:r w:rsidR="00782CB5" w:rsidRPr="00E60D34">
        <w:rPr>
          <w:rFonts w:asciiTheme="minorHAnsi" w:hAnsiTheme="minorHAnsi" w:cstheme="minorHAnsi"/>
        </w:rPr>
        <w:t xml:space="preserve">ractor shall: </w:t>
      </w:r>
    </w:p>
    <w:p w14:paraId="7A73D096" w14:textId="49A75E8A" w:rsidR="00E30485" w:rsidRPr="00E60D34" w:rsidRDefault="00567949" w:rsidP="00782CB5">
      <w:pPr>
        <w:pStyle w:val="ListParagraph"/>
        <w:numPr>
          <w:ilvl w:val="0"/>
          <w:numId w:val="37"/>
        </w:numPr>
        <w:rPr>
          <w:rFonts w:asciiTheme="minorHAnsi" w:hAnsiTheme="minorHAnsi" w:cstheme="minorHAnsi"/>
        </w:rPr>
      </w:pPr>
      <w:r w:rsidRPr="00E60D34">
        <w:rPr>
          <w:rFonts w:asciiTheme="minorHAnsi" w:hAnsiTheme="minorHAnsi" w:cstheme="minorHAnsi"/>
        </w:rPr>
        <w:t xml:space="preserve">Provide </w:t>
      </w:r>
      <w:r w:rsidR="00D8431A" w:rsidRPr="00E60D34">
        <w:rPr>
          <w:rFonts w:asciiTheme="minorHAnsi" w:hAnsiTheme="minorHAnsi" w:cstheme="minorHAnsi"/>
        </w:rPr>
        <w:t xml:space="preserve">temporary storage of up to </w:t>
      </w:r>
      <w:r w:rsidR="0009698B" w:rsidRPr="00E60D34">
        <w:rPr>
          <w:rFonts w:asciiTheme="minorHAnsi" w:hAnsiTheme="minorHAnsi" w:cstheme="minorHAnsi"/>
        </w:rPr>
        <w:t xml:space="preserve">ten </w:t>
      </w:r>
      <w:r w:rsidR="0051389B" w:rsidRPr="00E60D34">
        <w:rPr>
          <w:rFonts w:asciiTheme="minorHAnsi" w:hAnsiTheme="minorHAnsi" w:cstheme="minorHAnsi"/>
        </w:rPr>
        <w:t>(</w:t>
      </w:r>
      <w:r w:rsidR="00B11C71" w:rsidRPr="00E60D34">
        <w:rPr>
          <w:rFonts w:asciiTheme="minorHAnsi" w:hAnsiTheme="minorHAnsi" w:cstheme="minorHAnsi"/>
        </w:rPr>
        <w:t>1</w:t>
      </w:r>
      <w:r w:rsidR="00B6438C" w:rsidRPr="00E60D34">
        <w:rPr>
          <w:rFonts w:asciiTheme="minorHAnsi" w:hAnsiTheme="minorHAnsi" w:cstheme="minorHAnsi"/>
        </w:rPr>
        <w:t>0</w:t>
      </w:r>
      <w:r w:rsidR="0051389B" w:rsidRPr="00E60D34">
        <w:rPr>
          <w:rFonts w:asciiTheme="minorHAnsi" w:hAnsiTheme="minorHAnsi" w:cstheme="minorHAnsi"/>
        </w:rPr>
        <w:t xml:space="preserve">) </w:t>
      </w:r>
      <w:r w:rsidR="008D1E1F" w:rsidRPr="00E60D34">
        <w:rPr>
          <w:rFonts w:asciiTheme="minorHAnsi" w:hAnsiTheme="minorHAnsi" w:cstheme="minorHAnsi"/>
        </w:rPr>
        <w:t>High-Capacity and seventy-five (</w:t>
      </w:r>
      <w:r w:rsidR="00D8431A" w:rsidRPr="00E60D34">
        <w:rPr>
          <w:rFonts w:asciiTheme="minorHAnsi" w:hAnsiTheme="minorHAnsi" w:cstheme="minorHAnsi"/>
        </w:rPr>
        <w:t>75</w:t>
      </w:r>
      <w:r w:rsidR="008D1E1F" w:rsidRPr="00E60D34">
        <w:rPr>
          <w:rFonts w:asciiTheme="minorHAnsi" w:hAnsiTheme="minorHAnsi" w:cstheme="minorHAnsi"/>
        </w:rPr>
        <w:t>)</w:t>
      </w:r>
      <w:r w:rsidR="00D8431A" w:rsidRPr="00E60D34">
        <w:rPr>
          <w:rFonts w:asciiTheme="minorHAnsi" w:hAnsiTheme="minorHAnsi" w:cstheme="minorHAnsi"/>
        </w:rPr>
        <w:t xml:space="preserve"> </w:t>
      </w:r>
      <w:r w:rsidR="008D1E1F" w:rsidRPr="00E60D34">
        <w:rPr>
          <w:rFonts w:asciiTheme="minorHAnsi" w:hAnsiTheme="minorHAnsi" w:cstheme="minorHAnsi"/>
        </w:rPr>
        <w:t xml:space="preserve">Low-Capacity NextGen Passport Personalization Printers </w:t>
      </w:r>
      <w:r w:rsidR="00D8431A" w:rsidRPr="00E60D34">
        <w:rPr>
          <w:rFonts w:asciiTheme="minorHAnsi" w:hAnsiTheme="minorHAnsi" w:cstheme="minorHAnsi"/>
        </w:rPr>
        <w:t xml:space="preserve">at a secure warehouse </w:t>
      </w:r>
      <w:r w:rsidR="00E30485" w:rsidRPr="00E60D34">
        <w:rPr>
          <w:rFonts w:asciiTheme="minorHAnsi" w:hAnsiTheme="minorHAnsi" w:cstheme="minorHAnsi"/>
        </w:rPr>
        <w:t>located within</w:t>
      </w:r>
      <w:r w:rsidR="00D8431A" w:rsidRPr="00E60D34">
        <w:rPr>
          <w:rFonts w:asciiTheme="minorHAnsi" w:hAnsiTheme="minorHAnsi" w:cstheme="minorHAnsi"/>
        </w:rPr>
        <w:t xml:space="preserve"> the Washington</w:t>
      </w:r>
      <w:r w:rsidR="002F7D90" w:rsidRPr="00E60D34">
        <w:rPr>
          <w:rFonts w:asciiTheme="minorHAnsi" w:hAnsiTheme="minorHAnsi" w:cstheme="minorHAnsi"/>
        </w:rPr>
        <w:t>, D.C./</w:t>
      </w:r>
      <w:r w:rsidR="00D8431A" w:rsidRPr="00E60D34">
        <w:rPr>
          <w:rFonts w:asciiTheme="minorHAnsi" w:hAnsiTheme="minorHAnsi" w:cstheme="minorHAnsi"/>
        </w:rPr>
        <w:t>Dulles are</w:t>
      </w:r>
      <w:r w:rsidR="00E30485" w:rsidRPr="00E60D34">
        <w:rPr>
          <w:rFonts w:asciiTheme="minorHAnsi" w:hAnsiTheme="minorHAnsi" w:cstheme="minorHAnsi"/>
        </w:rPr>
        <w:t>a</w:t>
      </w:r>
      <w:r w:rsidR="00E53976" w:rsidRPr="00E60D34">
        <w:rPr>
          <w:rFonts w:asciiTheme="minorHAnsi" w:hAnsiTheme="minorHAnsi" w:cstheme="minorHAnsi"/>
        </w:rPr>
        <w:t xml:space="preserve">. </w:t>
      </w:r>
    </w:p>
    <w:p w14:paraId="03071831" w14:textId="776788C6" w:rsidR="00782CB5" w:rsidRPr="00E60D34" w:rsidRDefault="00E30485" w:rsidP="00782CB5">
      <w:pPr>
        <w:pStyle w:val="ListParagraph"/>
        <w:numPr>
          <w:ilvl w:val="0"/>
          <w:numId w:val="37"/>
        </w:numPr>
        <w:rPr>
          <w:rFonts w:asciiTheme="minorHAnsi" w:hAnsiTheme="minorHAnsi" w:cstheme="minorHAnsi"/>
        </w:rPr>
      </w:pPr>
      <w:r w:rsidRPr="00E60D34">
        <w:rPr>
          <w:rFonts w:asciiTheme="minorHAnsi" w:hAnsiTheme="minorHAnsi" w:cstheme="minorHAnsi"/>
        </w:rPr>
        <w:t>Ship</w:t>
      </w:r>
      <w:r w:rsidR="004B6D9B" w:rsidRPr="00E60D34">
        <w:rPr>
          <w:rFonts w:asciiTheme="minorHAnsi" w:hAnsiTheme="minorHAnsi" w:cstheme="minorHAnsi"/>
        </w:rPr>
        <w:t xml:space="preserve"> and install</w:t>
      </w:r>
      <w:r w:rsidR="00D8431A" w:rsidRPr="00E60D34">
        <w:rPr>
          <w:rFonts w:asciiTheme="minorHAnsi" w:hAnsiTheme="minorHAnsi" w:cstheme="minorHAnsi"/>
        </w:rPr>
        <w:t xml:space="preserve"> </w:t>
      </w:r>
      <w:r w:rsidR="004B6D9B" w:rsidRPr="00E60D34">
        <w:rPr>
          <w:rFonts w:asciiTheme="minorHAnsi" w:hAnsiTheme="minorHAnsi" w:cstheme="minorHAnsi"/>
        </w:rPr>
        <w:t xml:space="preserve">personalization printers at </w:t>
      </w:r>
      <w:r w:rsidR="00D8431A" w:rsidRPr="00E60D34">
        <w:rPr>
          <w:rFonts w:asciiTheme="minorHAnsi" w:hAnsiTheme="minorHAnsi" w:cstheme="minorHAnsi"/>
        </w:rPr>
        <w:t>their final destination</w:t>
      </w:r>
      <w:r w:rsidR="000D0075" w:rsidRPr="00E60D34">
        <w:rPr>
          <w:rFonts w:asciiTheme="minorHAnsi" w:hAnsiTheme="minorHAnsi" w:cstheme="minorHAnsi"/>
        </w:rPr>
        <w:t xml:space="preserve"> location at a passport center or/and agency. </w:t>
      </w:r>
    </w:p>
    <w:p w14:paraId="59F7078B" w14:textId="34E2B04C" w:rsidR="00515BDE" w:rsidRPr="00E60D34" w:rsidRDefault="006C7249" w:rsidP="00782CB5">
      <w:pPr>
        <w:pStyle w:val="ListParagraph"/>
        <w:numPr>
          <w:ilvl w:val="0"/>
          <w:numId w:val="37"/>
        </w:numPr>
        <w:rPr>
          <w:rFonts w:asciiTheme="minorHAnsi" w:hAnsiTheme="minorHAnsi" w:cstheme="minorHAnsi"/>
        </w:rPr>
      </w:pPr>
      <w:r w:rsidRPr="00E60D34">
        <w:rPr>
          <w:rFonts w:asciiTheme="minorHAnsi" w:hAnsiTheme="minorHAnsi" w:cstheme="minorHAnsi"/>
        </w:rPr>
        <w:t xml:space="preserve">Adhere to all DS </w:t>
      </w:r>
      <w:r w:rsidR="00515BDE" w:rsidRPr="00E60D34">
        <w:rPr>
          <w:rFonts w:asciiTheme="minorHAnsi" w:hAnsiTheme="minorHAnsi" w:cstheme="minorHAnsi"/>
        </w:rPr>
        <w:t>security requirements</w:t>
      </w:r>
      <w:r w:rsidR="0026029B" w:rsidRPr="00E60D34">
        <w:rPr>
          <w:rFonts w:asciiTheme="minorHAnsi" w:hAnsiTheme="minorHAnsi" w:cstheme="minorHAnsi"/>
        </w:rPr>
        <w:t xml:space="preserve"> </w:t>
      </w:r>
      <w:r w:rsidR="0003588F" w:rsidRPr="00E60D34">
        <w:rPr>
          <w:rFonts w:asciiTheme="minorHAnsi" w:hAnsiTheme="minorHAnsi" w:cstheme="minorHAnsi"/>
        </w:rPr>
        <w:t xml:space="preserve">and security controls needed </w:t>
      </w:r>
      <w:r w:rsidR="001D64B4" w:rsidRPr="00E60D34">
        <w:rPr>
          <w:rFonts w:asciiTheme="minorHAnsi" w:hAnsiTheme="minorHAnsi" w:cstheme="minorHAnsi"/>
        </w:rPr>
        <w:t>t</w:t>
      </w:r>
      <w:r w:rsidR="00515BDE" w:rsidRPr="00E60D34">
        <w:rPr>
          <w:rFonts w:asciiTheme="minorHAnsi" w:hAnsiTheme="minorHAnsi" w:cstheme="minorHAnsi"/>
        </w:rPr>
        <w:t>o support</w:t>
      </w:r>
      <w:r w:rsidR="00D210BB" w:rsidRPr="00E60D34">
        <w:rPr>
          <w:rFonts w:asciiTheme="minorHAnsi" w:hAnsiTheme="minorHAnsi" w:cstheme="minorHAnsi"/>
        </w:rPr>
        <w:t xml:space="preserve"> the </w:t>
      </w:r>
      <w:r w:rsidR="002F7D90" w:rsidRPr="00E60D34">
        <w:rPr>
          <w:rFonts w:asciiTheme="minorHAnsi" w:hAnsiTheme="minorHAnsi" w:cstheme="minorHAnsi"/>
        </w:rPr>
        <w:t xml:space="preserve">security </w:t>
      </w:r>
      <w:r w:rsidR="00D210BB" w:rsidRPr="00E60D34">
        <w:rPr>
          <w:rFonts w:asciiTheme="minorHAnsi" w:hAnsiTheme="minorHAnsi" w:cstheme="minorHAnsi"/>
        </w:rPr>
        <w:t xml:space="preserve">of the warehouse. </w:t>
      </w:r>
    </w:p>
    <w:p w14:paraId="42246454" w14:textId="3A8DCCFD" w:rsidR="00BF5C2D" w:rsidRPr="00E60D34" w:rsidRDefault="002F7D90" w:rsidP="00475F77">
      <w:pPr>
        <w:pStyle w:val="ListParagraph"/>
        <w:numPr>
          <w:ilvl w:val="0"/>
          <w:numId w:val="37"/>
        </w:numPr>
        <w:rPr>
          <w:rFonts w:asciiTheme="minorHAnsi" w:hAnsiTheme="minorHAnsi" w:cstheme="minorHAnsi"/>
        </w:rPr>
      </w:pPr>
      <w:r w:rsidRPr="00E60D34">
        <w:rPr>
          <w:rFonts w:asciiTheme="minorHAnsi" w:hAnsiTheme="minorHAnsi" w:cstheme="minorHAnsi"/>
        </w:rPr>
        <w:t>The warehouse shall have</w:t>
      </w:r>
      <w:r w:rsidR="00E66ABF" w:rsidRPr="00E60D34">
        <w:rPr>
          <w:rFonts w:asciiTheme="minorHAnsi" w:hAnsiTheme="minorHAnsi" w:cstheme="minorHAnsi"/>
        </w:rPr>
        <w:t xml:space="preserve"> an </w:t>
      </w:r>
      <w:bookmarkStart w:id="22" w:name="_Hlk109224441"/>
      <w:r w:rsidR="00E66ABF" w:rsidRPr="00E60D34">
        <w:rPr>
          <w:rFonts w:asciiTheme="minorHAnsi" w:hAnsiTheme="minorHAnsi" w:cstheme="minorHAnsi"/>
        </w:rPr>
        <w:t xml:space="preserve">intrusion detection </w:t>
      </w:r>
      <w:bookmarkEnd w:id="22"/>
      <w:r w:rsidR="00E66ABF" w:rsidRPr="00E60D34">
        <w:rPr>
          <w:rFonts w:asciiTheme="minorHAnsi" w:hAnsiTheme="minorHAnsi" w:cstheme="minorHAnsi"/>
        </w:rPr>
        <w:t>system (IDS)</w:t>
      </w:r>
      <w:r w:rsidRPr="00E60D34">
        <w:rPr>
          <w:rFonts w:asciiTheme="minorHAnsi" w:hAnsiTheme="minorHAnsi" w:cstheme="minorHAnsi"/>
        </w:rPr>
        <w:t xml:space="preserve"> to provide contin</w:t>
      </w:r>
      <w:r w:rsidR="007154CA" w:rsidRPr="00E60D34">
        <w:rPr>
          <w:rFonts w:asciiTheme="minorHAnsi" w:hAnsiTheme="minorHAnsi" w:cstheme="minorHAnsi"/>
        </w:rPr>
        <w:t>uous monitoring</w:t>
      </w:r>
      <w:r w:rsidR="00E66ABF" w:rsidRPr="00E60D34">
        <w:rPr>
          <w:rFonts w:asciiTheme="minorHAnsi" w:hAnsiTheme="minorHAnsi" w:cstheme="minorHAnsi"/>
        </w:rPr>
        <w:t xml:space="preserve">, closed-circuit television (CCTV) camera system, an access control system, Internet/phone communication service, a pallet jack, dock ramp </w:t>
      </w:r>
      <w:r w:rsidR="007D2CB5" w:rsidRPr="00E60D34">
        <w:rPr>
          <w:rFonts w:asciiTheme="minorHAnsi" w:hAnsiTheme="minorHAnsi" w:cstheme="minorHAnsi"/>
        </w:rPr>
        <w:t>to</w:t>
      </w:r>
      <w:r w:rsidR="00E66ABF" w:rsidRPr="00E60D34">
        <w:rPr>
          <w:rFonts w:asciiTheme="minorHAnsi" w:hAnsiTheme="minorHAnsi" w:cstheme="minorHAnsi"/>
        </w:rPr>
        <w:t xml:space="preserve"> meet the DS security requirements and support</w:t>
      </w:r>
      <w:r w:rsidR="001A4B44" w:rsidRPr="00E60D34">
        <w:rPr>
          <w:rFonts w:asciiTheme="minorHAnsi" w:hAnsiTheme="minorHAnsi" w:cstheme="minorHAnsi"/>
        </w:rPr>
        <w:t xml:space="preserve"> for</w:t>
      </w:r>
      <w:r w:rsidR="00E66ABF" w:rsidRPr="00E60D34">
        <w:rPr>
          <w:rFonts w:asciiTheme="minorHAnsi" w:hAnsiTheme="minorHAnsi" w:cstheme="minorHAnsi"/>
        </w:rPr>
        <w:t xml:space="preserve"> warehouse operations.</w:t>
      </w:r>
      <w:r w:rsidR="008826B4" w:rsidRPr="00E60D34">
        <w:rPr>
          <w:rFonts w:asciiTheme="minorHAnsi" w:hAnsiTheme="minorHAnsi" w:cstheme="minorHAnsi"/>
        </w:rPr>
        <w:t xml:space="preserve"> </w:t>
      </w:r>
      <w:r w:rsidR="00003C65" w:rsidRPr="00E60D34">
        <w:rPr>
          <w:rFonts w:asciiTheme="minorHAnsi" w:hAnsiTheme="minorHAnsi" w:cstheme="minorHAnsi"/>
        </w:rPr>
        <w:t xml:space="preserve">The Contractor shall submit </w:t>
      </w:r>
      <w:r w:rsidR="00F9048A" w:rsidRPr="00E60D34">
        <w:rPr>
          <w:rFonts w:asciiTheme="minorHAnsi" w:hAnsiTheme="minorHAnsi" w:cstheme="minorHAnsi"/>
        </w:rPr>
        <w:t>quarterly</w:t>
      </w:r>
      <w:r w:rsidR="008826B4" w:rsidRPr="00E60D34">
        <w:rPr>
          <w:rFonts w:asciiTheme="minorHAnsi" w:hAnsiTheme="minorHAnsi" w:cstheme="minorHAnsi"/>
        </w:rPr>
        <w:t xml:space="preserve"> intrusion detection reports.</w:t>
      </w:r>
    </w:p>
    <w:p w14:paraId="69E24D09" w14:textId="7CD8E69F" w:rsidR="004D0AF9" w:rsidRPr="00E60D34" w:rsidRDefault="004D0AF9" w:rsidP="004D0AF9">
      <w:pPr>
        <w:pStyle w:val="Heading3"/>
        <w:rPr>
          <w:rFonts w:asciiTheme="minorHAnsi" w:hAnsiTheme="minorHAnsi" w:cstheme="minorHAnsi"/>
        </w:rPr>
      </w:pPr>
      <w:r w:rsidRPr="00E60D34">
        <w:rPr>
          <w:rFonts w:asciiTheme="minorHAnsi" w:hAnsiTheme="minorHAnsi" w:cstheme="minorHAnsi"/>
        </w:rPr>
        <w:t>C.</w:t>
      </w:r>
      <w:r w:rsidR="001E6810" w:rsidRPr="00E60D34">
        <w:rPr>
          <w:rFonts w:asciiTheme="minorHAnsi" w:hAnsiTheme="minorHAnsi" w:cstheme="minorHAnsi"/>
        </w:rPr>
        <w:t>3.9.2</w:t>
      </w:r>
      <w:r w:rsidRPr="00E60D34">
        <w:rPr>
          <w:rFonts w:asciiTheme="minorHAnsi" w:hAnsiTheme="minorHAnsi" w:cstheme="minorHAnsi"/>
        </w:rPr>
        <w:t xml:space="preserve"> Security Augmentation</w:t>
      </w:r>
      <w:r w:rsidR="00EB1393" w:rsidRPr="00E60D34">
        <w:rPr>
          <w:rFonts w:asciiTheme="minorHAnsi" w:hAnsiTheme="minorHAnsi" w:cstheme="minorHAnsi"/>
        </w:rPr>
        <w:t xml:space="preserve"> (Optional)</w:t>
      </w:r>
    </w:p>
    <w:p w14:paraId="6E026C02" w14:textId="4A84783E" w:rsidR="000032EF" w:rsidRPr="00E60D34" w:rsidRDefault="008D0812" w:rsidP="00AF3FB3">
      <w:pPr>
        <w:rPr>
          <w:rFonts w:asciiTheme="minorHAnsi" w:hAnsiTheme="minorHAnsi" w:cstheme="minorHAnsi"/>
        </w:rPr>
      </w:pPr>
      <w:r w:rsidRPr="00E60D34">
        <w:rPr>
          <w:rFonts w:asciiTheme="minorHAnsi" w:hAnsiTheme="minorHAnsi" w:cstheme="minorHAnsi"/>
        </w:rPr>
        <w:t xml:space="preserve">The contractor shall provide </w:t>
      </w:r>
      <w:r w:rsidR="00975C1F" w:rsidRPr="00E60D34">
        <w:rPr>
          <w:rFonts w:asciiTheme="minorHAnsi" w:hAnsiTheme="minorHAnsi" w:cstheme="minorHAnsi"/>
        </w:rPr>
        <w:t>24 hours</w:t>
      </w:r>
      <w:r w:rsidR="003F736F" w:rsidRPr="00E60D34">
        <w:rPr>
          <w:rFonts w:asciiTheme="minorHAnsi" w:hAnsiTheme="minorHAnsi" w:cstheme="minorHAnsi"/>
        </w:rPr>
        <w:t xml:space="preserve"> a day, 7 days a week (24/7) guard solution in accordance with DS security requirement</w:t>
      </w:r>
      <w:r w:rsidR="00310C07" w:rsidRPr="00E60D34">
        <w:rPr>
          <w:rFonts w:asciiTheme="minorHAnsi" w:hAnsiTheme="minorHAnsi" w:cstheme="minorHAnsi"/>
        </w:rPr>
        <w:t>s</w:t>
      </w:r>
      <w:r w:rsidR="003F736F" w:rsidRPr="00E60D34">
        <w:rPr>
          <w:rFonts w:asciiTheme="minorHAnsi" w:hAnsiTheme="minorHAnsi" w:cstheme="minorHAnsi"/>
        </w:rPr>
        <w:t xml:space="preserve">.  </w:t>
      </w:r>
      <w:r w:rsidR="006305CC" w:rsidRPr="00E60D34">
        <w:rPr>
          <w:rFonts w:asciiTheme="minorHAnsi" w:hAnsiTheme="minorHAnsi" w:cstheme="minorHAnsi"/>
        </w:rPr>
        <w:t xml:space="preserve">This requirement imposes a 5-minute response time to alarms when manufacturing DOS printers or when any U.S. passport materials/products are present in the DOS secure space at </w:t>
      </w:r>
      <w:r w:rsidR="006157DF" w:rsidRPr="00E60D34">
        <w:rPr>
          <w:rFonts w:asciiTheme="minorHAnsi" w:hAnsiTheme="minorHAnsi" w:cstheme="minorHAnsi"/>
        </w:rPr>
        <w:t>IAI Industrial Systems (</w:t>
      </w:r>
      <w:r w:rsidR="006305CC" w:rsidRPr="00E60D34">
        <w:rPr>
          <w:rFonts w:asciiTheme="minorHAnsi" w:hAnsiTheme="minorHAnsi" w:cstheme="minorHAnsi"/>
        </w:rPr>
        <w:t>IAI</w:t>
      </w:r>
      <w:r w:rsidR="006157DF" w:rsidRPr="00E60D34">
        <w:rPr>
          <w:rFonts w:asciiTheme="minorHAnsi" w:hAnsiTheme="minorHAnsi" w:cstheme="minorHAnsi"/>
        </w:rPr>
        <w:t>)</w:t>
      </w:r>
      <w:r w:rsidR="006305CC" w:rsidRPr="00E60D34">
        <w:rPr>
          <w:rFonts w:asciiTheme="minorHAnsi" w:hAnsiTheme="minorHAnsi" w:cstheme="minorHAnsi"/>
        </w:rPr>
        <w:t xml:space="preserve"> </w:t>
      </w:r>
      <w:r w:rsidR="00A642D9" w:rsidRPr="00E60D34">
        <w:rPr>
          <w:rFonts w:asciiTheme="minorHAnsi" w:hAnsiTheme="minorHAnsi" w:cstheme="minorHAnsi"/>
        </w:rPr>
        <w:t>facility</w:t>
      </w:r>
      <w:r w:rsidR="0019746B" w:rsidRPr="00E60D34">
        <w:rPr>
          <w:rFonts w:asciiTheme="minorHAnsi" w:hAnsiTheme="minorHAnsi" w:cstheme="minorHAnsi"/>
        </w:rPr>
        <w:t>.</w:t>
      </w:r>
      <w:r w:rsidR="00A642D9" w:rsidRPr="00E60D34">
        <w:rPr>
          <w:rFonts w:asciiTheme="minorHAnsi" w:hAnsiTheme="minorHAnsi" w:cstheme="minorHAnsi"/>
        </w:rPr>
        <w:t xml:space="preserve"> </w:t>
      </w:r>
      <w:r w:rsidR="006305CC" w:rsidRPr="00E60D34">
        <w:rPr>
          <w:rFonts w:asciiTheme="minorHAnsi" w:hAnsiTheme="minorHAnsi" w:cstheme="minorHAnsi"/>
        </w:rPr>
        <w:t xml:space="preserve">     </w:t>
      </w:r>
    </w:p>
    <w:p w14:paraId="40A40FC1" w14:textId="226C83A3" w:rsidR="00E4095A" w:rsidRPr="00E60D34" w:rsidRDefault="00E4095A" w:rsidP="00AF3FB3">
      <w:pPr>
        <w:rPr>
          <w:rFonts w:asciiTheme="minorHAnsi" w:hAnsiTheme="minorHAnsi" w:cstheme="minorHAnsi"/>
        </w:rPr>
      </w:pPr>
    </w:p>
    <w:p w14:paraId="221533AF" w14:textId="494482CF" w:rsidR="00975C1F" w:rsidRPr="00E60D34" w:rsidRDefault="008E4169" w:rsidP="00AF3FB3">
      <w:pPr>
        <w:rPr>
          <w:rFonts w:asciiTheme="minorHAnsi" w:hAnsiTheme="minorHAnsi" w:cstheme="minorHAnsi"/>
        </w:rPr>
      </w:pPr>
      <w:r w:rsidRPr="00E60D34">
        <w:rPr>
          <w:rFonts w:asciiTheme="minorHAnsi" w:hAnsiTheme="minorHAnsi" w:cstheme="minorHAnsi"/>
        </w:rPr>
        <w:t>Responsibilities include, but are not limited to:</w:t>
      </w:r>
    </w:p>
    <w:p w14:paraId="645B09AE" w14:textId="77777777" w:rsidR="008E4169" w:rsidRPr="00E60D34" w:rsidRDefault="008E4169" w:rsidP="00AF3FB3">
      <w:pPr>
        <w:rPr>
          <w:rFonts w:asciiTheme="minorHAnsi" w:hAnsiTheme="minorHAnsi" w:cstheme="minorHAnsi"/>
        </w:rPr>
      </w:pPr>
    </w:p>
    <w:p w14:paraId="019568F0" w14:textId="745C1AF7" w:rsidR="00CA340A" w:rsidRPr="00E60D34" w:rsidRDefault="00CA340A" w:rsidP="00E85585">
      <w:pPr>
        <w:pStyle w:val="ListParagraph"/>
        <w:numPr>
          <w:ilvl w:val="0"/>
          <w:numId w:val="35"/>
        </w:numPr>
        <w:rPr>
          <w:rFonts w:asciiTheme="minorHAnsi" w:hAnsiTheme="minorHAnsi" w:cstheme="minorHAnsi"/>
        </w:rPr>
      </w:pPr>
      <w:r w:rsidRPr="00E60D34">
        <w:rPr>
          <w:rFonts w:asciiTheme="minorHAnsi" w:hAnsiTheme="minorHAnsi" w:cstheme="minorHAnsi"/>
        </w:rPr>
        <w:lastRenderedPageBreak/>
        <w:t xml:space="preserve">The contractor will </w:t>
      </w:r>
      <w:r w:rsidR="00370141" w:rsidRPr="00E60D34">
        <w:rPr>
          <w:rFonts w:asciiTheme="minorHAnsi" w:hAnsiTheme="minorHAnsi" w:cstheme="minorHAnsi"/>
        </w:rPr>
        <w:t>implement the 24/7 guard solution with a guard inside the IAI facility 24 hours a day, 7 days a week, at all times when manufacturing the DOS printers or when any U.S. passport materials/products are present in the DOS secure space at IAI.</w:t>
      </w:r>
      <w:r w:rsidR="0077501C" w:rsidRPr="00E60D34">
        <w:rPr>
          <w:rFonts w:asciiTheme="minorHAnsi" w:hAnsiTheme="minorHAnsi" w:cstheme="minorHAnsi"/>
        </w:rPr>
        <w:t xml:space="preserve"> </w:t>
      </w:r>
    </w:p>
    <w:p w14:paraId="477051B2" w14:textId="00BEA74D" w:rsidR="00667AB2" w:rsidRPr="00E60D34" w:rsidRDefault="0058571C" w:rsidP="00E85585">
      <w:pPr>
        <w:pStyle w:val="ListParagraph"/>
        <w:numPr>
          <w:ilvl w:val="0"/>
          <w:numId w:val="35"/>
        </w:numPr>
        <w:rPr>
          <w:rFonts w:asciiTheme="minorHAnsi" w:hAnsiTheme="minorHAnsi" w:cstheme="minorHAnsi"/>
        </w:rPr>
      </w:pPr>
      <w:r w:rsidRPr="00E60D34">
        <w:rPr>
          <w:rFonts w:asciiTheme="minorHAnsi" w:hAnsiTheme="minorHAnsi" w:cstheme="minorHAnsi"/>
        </w:rPr>
        <w:t>The contractor will implement the 24/7, 5-minute response to an alarm annunciation within the IAI DOS secure manufacturing facility</w:t>
      </w:r>
      <w:r w:rsidR="0019746B" w:rsidRPr="00E60D34">
        <w:rPr>
          <w:rFonts w:asciiTheme="minorHAnsi" w:hAnsiTheme="minorHAnsi" w:cstheme="minorHAnsi"/>
        </w:rPr>
        <w:t xml:space="preserve"> </w:t>
      </w:r>
      <w:r w:rsidR="00667AB2" w:rsidRPr="00E60D34">
        <w:rPr>
          <w:rFonts w:asciiTheme="minorHAnsi" w:hAnsiTheme="minorHAnsi" w:cstheme="minorHAnsi"/>
        </w:rPr>
        <w:t xml:space="preserve">during </w:t>
      </w:r>
      <w:r w:rsidR="00FB296C" w:rsidRPr="00E60D34">
        <w:rPr>
          <w:rFonts w:asciiTheme="minorHAnsi" w:hAnsiTheme="minorHAnsi" w:cstheme="minorHAnsi"/>
        </w:rPr>
        <w:t xml:space="preserve">the </w:t>
      </w:r>
      <w:r w:rsidR="00667AB2" w:rsidRPr="00E60D34">
        <w:rPr>
          <w:rFonts w:asciiTheme="minorHAnsi" w:hAnsiTheme="minorHAnsi" w:cstheme="minorHAnsi"/>
        </w:rPr>
        <w:t xml:space="preserve">manufacturing of the next generation passport printer for the </w:t>
      </w:r>
      <w:r w:rsidR="00360957" w:rsidRPr="00E60D34">
        <w:rPr>
          <w:rFonts w:asciiTheme="minorHAnsi" w:hAnsiTheme="minorHAnsi" w:cstheme="minorHAnsi"/>
        </w:rPr>
        <w:t>U.S.</w:t>
      </w:r>
      <w:r w:rsidR="00667AB2" w:rsidRPr="00E60D34">
        <w:rPr>
          <w:rFonts w:asciiTheme="minorHAnsi" w:hAnsiTheme="minorHAnsi" w:cstheme="minorHAnsi"/>
        </w:rPr>
        <w:t xml:space="preserve"> and when any U.S. passport materials/products are present in the DOS secure space.</w:t>
      </w:r>
    </w:p>
    <w:p w14:paraId="0C836381" w14:textId="062AC418" w:rsidR="0077501C" w:rsidRPr="00E60D34" w:rsidRDefault="0077501C" w:rsidP="00E85585">
      <w:pPr>
        <w:pStyle w:val="ListParagraph"/>
        <w:numPr>
          <w:ilvl w:val="0"/>
          <w:numId w:val="35"/>
        </w:numPr>
        <w:rPr>
          <w:rFonts w:asciiTheme="minorHAnsi" w:hAnsiTheme="minorHAnsi" w:cstheme="minorHAnsi"/>
        </w:rPr>
      </w:pPr>
      <w:r w:rsidRPr="00E60D34">
        <w:rPr>
          <w:rFonts w:asciiTheme="minorHAnsi" w:hAnsiTheme="minorHAnsi" w:cstheme="minorHAnsi"/>
        </w:rPr>
        <w:t xml:space="preserve">The contractor </w:t>
      </w:r>
      <w:r w:rsidR="004F4133" w:rsidRPr="00E60D34">
        <w:rPr>
          <w:rFonts w:asciiTheme="minorHAnsi" w:hAnsiTheme="minorHAnsi" w:cstheme="minorHAnsi"/>
        </w:rPr>
        <w:t>will provide a guard at the facility during the IAI non-working hours.</w:t>
      </w:r>
    </w:p>
    <w:p w14:paraId="3F8FB985" w14:textId="1E661A13" w:rsidR="00E4095A" w:rsidRPr="00E60D34" w:rsidRDefault="00E4095A" w:rsidP="008E4169">
      <w:pPr>
        <w:pStyle w:val="ListParagraph"/>
        <w:numPr>
          <w:ilvl w:val="0"/>
          <w:numId w:val="35"/>
        </w:numPr>
        <w:rPr>
          <w:rFonts w:asciiTheme="minorHAnsi" w:hAnsiTheme="minorHAnsi" w:cstheme="minorHAnsi"/>
        </w:rPr>
      </w:pPr>
      <w:r w:rsidRPr="00E60D34">
        <w:rPr>
          <w:rFonts w:asciiTheme="minorHAnsi" w:hAnsiTheme="minorHAnsi" w:cstheme="minorHAnsi"/>
        </w:rPr>
        <w:t>The contractor will augment staffing with after-hours/weekend/holiday guards to meet the requirement for a five-minute response to alarms.</w:t>
      </w:r>
      <w:r w:rsidR="00DC7435" w:rsidRPr="00E60D34">
        <w:rPr>
          <w:rFonts w:asciiTheme="minorHAnsi" w:hAnsiTheme="minorHAnsi" w:cstheme="minorHAnsi"/>
        </w:rPr>
        <w:t xml:space="preserve"> </w:t>
      </w:r>
      <w:r w:rsidR="00003C65" w:rsidRPr="00E60D34">
        <w:rPr>
          <w:rFonts w:asciiTheme="minorHAnsi" w:hAnsiTheme="minorHAnsi" w:cstheme="minorHAnsi"/>
        </w:rPr>
        <w:t xml:space="preserve">The contractor shall provide </w:t>
      </w:r>
      <w:r w:rsidR="00F9048A" w:rsidRPr="00E60D34">
        <w:rPr>
          <w:rFonts w:asciiTheme="minorHAnsi" w:hAnsiTheme="minorHAnsi" w:cstheme="minorHAnsi"/>
        </w:rPr>
        <w:t>quarterly</w:t>
      </w:r>
      <w:r w:rsidR="00DC7435" w:rsidRPr="00E60D34">
        <w:rPr>
          <w:rFonts w:asciiTheme="minorHAnsi" w:hAnsiTheme="minorHAnsi" w:cstheme="minorHAnsi"/>
        </w:rPr>
        <w:t xml:space="preserve"> intrusion detection reports.</w:t>
      </w:r>
    </w:p>
    <w:p w14:paraId="6D4A4424" w14:textId="77777777" w:rsidR="00A143A8" w:rsidRDefault="00A143A8" w:rsidP="00A143A8">
      <w:pPr>
        <w:pStyle w:val="Heading3"/>
        <w:rPr>
          <w:rFonts w:ascii="Aptos" w:eastAsia="Times New Roman" w:hAnsi="Aptos"/>
        </w:rPr>
      </w:pPr>
      <w:r>
        <w:rPr>
          <w:rFonts w:ascii="Aptos" w:eastAsia="Times New Roman" w:hAnsi="Aptos"/>
        </w:rPr>
        <w:t>C.3.9.3 NextGen Lab</w:t>
      </w:r>
    </w:p>
    <w:p w14:paraId="5525062C" w14:textId="453E212A" w:rsidR="00A143A8" w:rsidRPr="002039DC" w:rsidRDefault="00A143A8" w:rsidP="00A143A8">
      <w:pPr>
        <w:rPr>
          <w:rFonts w:asciiTheme="minorHAnsi" w:eastAsiaTheme="minorHAnsi" w:hAnsiTheme="minorHAnsi" w:cstheme="minorHAnsi"/>
        </w:rPr>
      </w:pPr>
      <w:r w:rsidRPr="002039DC">
        <w:rPr>
          <w:rFonts w:asciiTheme="minorHAnsi" w:hAnsiTheme="minorHAnsi" w:cstheme="minorHAnsi"/>
        </w:rPr>
        <w:t xml:space="preserve">The contractor shall provide a Passport Development Lab/Testing Facility in support of the NextGen Passport Personalization Printers requiring OpenNet </w:t>
      </w:r>
      <w:r w:rsidRPr="00F0600B">
        <w:rPr>
          <w:rFonts w:asciiTheme="minorHAnsi" w:hAnsiTheme="minorHAnsi" w:cstheme="minorHAnsi"/>
        </w:rPr>
        <w:t xml:space="preserve">connectivity (see Attachment </w:t>
      </w:r>
      <w:r w:rsidR="00F0600B" w:rsidRPr="00F0600B">
        <w:rPr>
          <w:rFonts w:asciiTheme="minorHAnsi" w:hAnsiTheme="minorHAnsi" w:cstheme="minorHAnsi"/>
        </w:rPr>
        <w:t>H</w:t>
      </w:r>
      <w:r w:rsidRPr="00F0600B">
        <w:rPr>
          <w:rFonts w:asciiTheme="minorHAnsi" w:hAnsiTheme="minorHAnsi" w:cstheme="minorHAnsi"/>
        </w:rPr>
        <w:t>,</w:t>
      </w:r>
      <w:r w:rsidRPr="002039DC">
        <w:rPr>
          <w:rFonts w:asciiTheme="minorHAnsi" w:hAnsiTheme="minorHAnsi" w:cstheme="minorHAnsi"/>
        </w:rPr>
        <w:t xml:space="preserve"> DOS Connectivity Requirements). The lab is to accommodate one (1) High-Capacity and one (1) Low-Capacity Passport Personalization printer and associated IT equipment, furniture, dedicated HVAC, compressor, and approved department network LAN\WAN infrastructure. </w:t>
      </w:r>
    </w:p>
    <w:p w14:paraId="086AB1CF" w14:textId="77777777" w:rsidR="00A143A8" w:rsidRPr="002039DC" w:rsidRDefault="00A143A8" w:rsidP="00A143A8">
      <w:pPr>
        <w:rPr>
          <w:rFonts w:asciiTheme="minorHAnsi" w:hAnsiTheme="minorHAnsi" w:cstheme="minorHAnsi"/>
        </w:rPr>
      </w:pPr>
    </w:p>
    <w:p w14:paraId="0034144A" w14:textId="77777777" w:rsidR="00A143A8" w:rsidRPr="002039DC" w:rsidRDefault="00A143A8" w:rsidP="00A143A8">
      <w:pPr>
        <w:rPr>
          <w:rFonts w:asciiTheme="minorHAnsi" w:hAnsiTheme="minorHAnsi" w:cstheme="minorHAnsi"/>
        </w:rPr>
      </w:pPr>
      <w:r w:rsidRPr="002039DC">
        <w:rPr>
          <w:rFonts w:asciiTheme="minorHAnsi" w:hAnsiTheme="minorHAnsi" w:cstheme="minorHAnsi"/>
        </w:rPr>
        <w:t>The contractor shall:</w:t>
      </w:r>
    </w:p>
    <w:p w14:paraId="68FB164C"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 xml:space="preserve">Retain a lab facility with a minimum of 1,200 sq ft located within 30 miles of the CST Office at 19th and G Streets NW, Washington DC.  </w:t>
      </w:r>
    </w:p>
    <w:p w14:paraId="03936364"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 xml:space="preserve">Design the lab to accommodate one (1) High-Capacity and one (1) Low-Capacity Passport Personalization printer and all associated IT hardware. </w:t>
      </w:r>
    </w:p>
    <w:p w14:paraId="4858A5E8"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 xml:space="preserve">Retain a lab facility with a loading dock to receive a High-Capacity and Low-Capacity Passport Personalization printer and other associated IT hardware and GPO materials and equipment.    </w:t>
      </w:r>
    </w:p>
    <w:p w14:paraId="0BE18010" w14:textId="2FC3363B"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Provide a DS approved safe for accountable</w:t>
      </w:r>
      <w:r w:rsidR="00EB2394">
        <w:rPr>
          <w:rFonts w:asciiTheme="minorHAnsi" w:hAnsiTheme="minorHAnsi" w:cstheme="minorHAnsi"/>
        </w:rPr>
        <w:t xml:space="preserve"> </w:t>
      </w:r>
      <w:r w:rsidRPr="002039DC">
        <w:rPr>
          <w:rFonts w:asciiTheme="minorHAnsi" w:hAnsiTheme="minorHAnsi" w:cstheme="minorHAnsi"/>
        </w:rPr>
        <w:t>test items, and ensure the lab facility complies with all Department and CST policies and procedures and DS regulations.</w:t>
      </w:r>
    </w:p>
    <w:p w14:paraId="64FAA3ED"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Implement adequate physical and technical security systems to limit access to the lab facility to contractor staff, approved DOS personnel, CST testing groups, and Government stakeholders.</w:t>
      </w:r>
    </w:p>
    <w:p w14:paraId="7E6FAB30" w14:textId="77777777" w:rsidR="00A143A8" w:rsidRPr="002039DC" w:rsidRDefault="00A143A8" w:rsidP="00A143A8">
      <w:pPr>
        <w:pStyle w:val="ListParagraph"/>
        <w:numPr>
          <w:ilvl w:val="1"/>
          <w:numId w:val="51"/>
        </w:numPr>
        <w:rPr>
          <w:rFonts w:asciiTheme="minorHAnsi" w:hAnsiTheme="minorHAnsi" w:cstheme="minorHAnsi"/>
        </w:rPr>
      </w:pPr>
      <w:r w:rsidRPr="002039DC">
        <w:rPr>
          <w:rFonts w:asciiTheme="minorHAnsi" w:hAnsiTheme="minorHAnsi" w:cstheme="minorHAnsi"/>
        </w:rPr>
        <w:t xml:space="preserve">The contractor shall ensure physical security, in accordance with 12 FAM 620, for the lab facility housing Government equipment, products, and information 24x7. The lab facility shall be monitored by an outside alarm system and shall have an access control system consisting of a monitored alarm system and installed CCTV security cameras at all entrances and exits with 24/7/365 recording capability. </w:t>
      </w:r>
    </w:p>
    <w:p w14:paraId="1D074674" w14:textId="77777777" w:rsidR="00A143A8" w:rsidRPr="002039DC" w:rsidRDefault="00A143A8" w:rsidP="00A143A8">
      <w:pPr>
        <w:pStyle w:val="ListParagraph"/>
        <w:numPr>
          <w:ilvl w:val="1"/>
          <w:numId w:val="51"/>
        </w:numPr>
        <w:rPr>
          <w:rFonts w:asciiTheme="minorHAnsi" w:hAnsiTheme="minorHAnsi" w:cstheme="minorHAnsi"/>
        </w:rPr>
      </w:pPr>
      <w:r w:rsidRPr="002039DC">
        <w:rPr>
          <w:rFonts w:asciiTheme="minorHAnsi" w:hAnsiTheme="minorHAnsi" w:cstheme="minorHAnsi"/>
        </w:rPr>
        <w:t xml:space="preserve">The lab facility shall have a card reading badge system, which shall be used to access the lab facility with a sign in sheet. The contractor shall notify the COR and applicable GTM(s) within two hours of any security incident. The police response time will be in accordance with the local authorities. </w:t>
      </w:r>
    </w:p>
    <w:p w14:paraId="3B2686EA" w14:textId="0F6865B0"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lastRenderedPageBreak/>
        <w:t xml:space="preserve">The contractor shall ensure adequate air quality levels and maintain an ambient temperature between </w:t>
      </w:r>
      <w:r w:rsidRPr="002039DC">
        <w:rPr>
          <w:rStyle w:val="ui-provider"/>
          <w:rFonts w:asciiTheme="minorHAnsi" w:hAnsiTheme="minorHAnsi" w:cstheme="minorHAnsi"/>
        </w:rPr>
        <w:t>68-69</w:t>
      </w:r>
      <w:r w:rsidRPr="002039DC">
        <w:rPr>
          <w:rFonts w:asciiTheme="minorHAnsi" w:hAnsiTheme="minorHAnsi" w:cstheme="minorHAnsi"/>
        </w:rPr>
        <w:t xml:space="preserve"> degrees and ambient relative humidity levels between 45% and 55%. If industry standard and/or best practices change the contractor shall notify the COR and make the necessary air quality level and ambient temperature adjustments. </w:t>
      </w:r>
    </w:p>
    <w:p w14:paraId="50129061"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Provide a workspace for the COR, GTM(s) or other CA and CST representatives within the facility.</w:t>
      </w:r>
    </w:p>
    <w:p w14:paraId="7339BD1D" w14:textId="77777777" w:rsidR="00A143A8" w:rsidRPr="002039DC" w:rsidRDefault="00A143A8" w:rsidP="00A143A8">
      <w:pPr>
        <w:pStyle w:val="ListParagraph"/>
        <w:numPr>
          <w:ilvl w:val="0"/>
          <w:numId w:val="51"/>
        </w:numPr>
        <w:rPr>
          <w:rFonts w:asciiTheme="minorHAnsi" w:hAnsiTheme="minorHAnsi" w:cstheme="minorHAnsi"/>
        </w:rPr>
      </w:pPr>
      <w:r w:rsidRPr="002039DC">
        <w:rPr>
          <w:rFonts w:asciiTheme="minorHAnsi" w:hAnsiTheme="minorHAnsi" w:cstheme="minorHAnsi"/>
        </w:rPr>
        <w:t xml:space="preserve">Provide support for the software development of the Print Controller, integration with Passport Print Services (PPS) and TDIS, to push related developed software to the field to support printer installation and passport operations. Software development will be conducted within the NPE. </w:t>
      </w:r>
    </w:p>
    <w:p w14:paraId="0DCC4BFF" w14:textId="77777777" w:rsidR="00A143A8" w:rsidRPr="002039DC" w:rsidRDefault="00A143A8" w:rsidP="00A143A8">
      <w:pPr>
        <w:rPr>
          <w:rFonts w:asciiTheme="minorHAnsi" w:hAnsiTheme="minorHAnsi" w:cstheme="minorHAnsi"/>
        </w:rPr>
      </w:pPr>
    </w:p>
    <w:p w14:paraId="7D7CAACA" w14:textId="5A6B6BB1" w:rsidR="00BD7BFB" w:rsidRPr="00E60D34" w:rsidRDefault="00BD7BFB" w:rsidP="00BD7BFB">
      <w:pPr>
        <w:pStyle w:val="Heading2"/>
        <w:rPr>
          <w:rFonts w:asciiTheme="minorHAnsi" w:hAnsiTheme="minorHAnsi" w:cstheme="minorHAnsi"/>
        </w:rPr>
      </w:pPr>
      <w:r w:rsidRPr="00E60D34">
        <w:rPr>
          <w:rFonts w:asciiTheme="minorHAnsi" w:hAnsiTheme="minorHAnsi" w:cstheme="minorHAnsi"/>
        </w:rPr>
        <w:t>ENHANCEMENT SOFTWARE</w:t>
      </w:r>
    </w:p>
    <w:p w14:paraId="392A7714" w14:textId="53D2B336" w:rsidR="00EC5D54" w:rsidRPr="00E60D34" w:rsidRDefault="00EC5D54" w:rsidP="00EC5D54">
      <w:pPr>
        <w:rPr>
          <w:rFonts w:asciiTheme="minorHAnsi" w:hAnsiTheme="minorHAnsi" w:cstheme="minorHAnsi"/>
        </w:rPr>
      </w:pPr>
      <w:r w:rsidRPr="00E60D34">
        <w:rPr>
          <w:rFonts w:asciiTheme="minorHAnsi" w:hAnsiTheme="minorHAnsi" w:cstheme="minorHAnsi"/>
        </w:rPr>
        <w:t xml:space="preserve">The Contractor shall provide software analysis, design and development support for new components that may be required to support the </w:t>
      </w:r>
      <w:r w:rsidR="00FE2A30" w:rsidRPr="00E60D34">
        <w:rPr>
          <w:rFonts w:asciiTheme="minorHAnsi" w:hAnsiTheme="minorHAnsi" w:cstheme="minorHAnsi"/>
        </w:rPr>
        <w:t>NextGen Passport Personalization Printers</w:t>
      </w:r>
      <w:r w:rsidRPr="00E60D34">
        <w:rPr>
          <w:rFonts w:asciiTheme="minorHAnsi" w:hAnsiTheme="minorHAnsi" w:cstheme="minorHAnsi"/>
        </w:rPr>
        <w:t>. New components may be required as a result of initiatives with other</w:t>
      </w:r>
      <w:r w:rsidR="00C33977" w:rsidRPr="00E60D34">
        <w:rPr>
          <w:rFonts w:asciiTheme="minorHAnsi" w:hAnsiTheme="minorHAnsi" w:cstheme="minorHAnsi"/>
        </w:rPr>
        <w:t xml:space="preserve"> Government</w:t>
      </w:r>
      <w:r w:rsidRPr="00E60D34">
        <w:rPr>
          <w:rFonts w:asciiTheme="minorHAnsi" w:hAnsiTheme="minorHAnsi" w:cstheme="minorHAnsi"/>
        </w:rPr>
        <w:t xml:space="preserve"> Agencies, increased data sharing and data gathering with the general public, migration of consular automated systems to new development and/or operating platforms and maintaining alignment with the DoS Enterprise Architecture. The Contractor shall support migration to new environments.</w:t>
      </w:r>
      <w:r w:rsidR="00615986" w:rsidRPr="00E60D34">
        <w:rPr>
          <w:rFonts w:asciiTheme="minorHAnsi" w:hAnsiTheme="minorHAnsi" w:cstheme="minorHAnsi"/>
        </w:rPr>
        <w:t xml:space="preserve"> </w:t>
      </w:r>
    </w:p>
    <w:p w14:paraId="5E88F161" w14:textId="728D118E" w:rsidR="00615986" w:rsidRPr="00E60D34" w:rsidRDefault="00615986" w:rsidP="00EC5D54">
      <w:pPr>
        <w:rPr>
          <w:rFonts w:asciiTheme="minorHAnsi" w:hAnsiTheme="minorHAnsi" w:cstheme="minorHAnsi"/>
        </w:rPr>
      </w:pPr>
    </w:p>
    <w:p w14:paraId="10ABE08D" w14:textId="2D4BB7FF" w:rsidR="00D855E8" w:rsidRPr="00E60D34" w:rsidRDefault="009C27DC" w:rsidP="00EC5D54">
      <w:pPr>
        <w:rPr>
          <w:rFonts w:asciiTheme="minorHAnsi" w:hAnsiTheme="minorHAnsi" w:cstheme="minorHAnsi"/>
        </w:rPr>
      </w:pPr>
      <w:r w:rsidRPr="00E60D34">
        <w:rPr>
          <w:rFonts w:asciiTheme="minorHAnsi" w:hAnsiTheme="minorHAnsi" w:cstheme="minorHAnsi"/>
        </w:rPr>
        <w:t>The Contractor shall provide printer design enhancemen</w:t>
      </w:r>
      <w:r w:rsidR="00F64C9F" w:rsidRPr="00E60D34">
        <w:rPr>
          <w:rFonts w:asciiTheme="minorHAnsi" w:hAnsiTheme="minorHAnsi" w:cstheme="minorHAnsi"/>
        </w:rPr>
        <w:t>t(s)</w:t>
      </w:r>
      <w:r w:rsidR="00E3766A" w:rsidRPr="00E60D34">
        <w:rPr>
          <w:rFonts w:asciiTheme="minorHAnsi" w:hAnsiTheme="minorHAnsi" w:cstheme="minorHAnsi"/>
        </w:rPr>
        <w:t xml:space="preserve"> </w:t>
      </w:r>
      <w:r w:rsidR="00ED368F" w:rsidRPr="00E60D34">
        <w:rPr>
          <w:rFonts w:asciiTheme="minorHAnsi" w:hAnsiTheme="minorHAnsi" w:cstheme="minorHAnsi"/>
        </w:rPr>
        <w:t xml:space="preserve">for the </w:t>
      </w:r>
      <w:r w:rsidR="001D7AB1" w:rsidRPr="00E60D34">
        <w:rPr>
          <w:rFonts w:asciiTheme="minorHAnsi" w:hAnsiTheme="minorHAnsi" w:cstheme="minorHAnsi"/>
        </w:rPr>
        <w:t xml:space="preserve">Personalization </w:t>
      </w:r>
      <w:r w:rsidR="00CB5269" w:rsidRPr="00E60D34">
        <w:rPr>
          <w:rFonts w:asciiTheme="minorHAnsi" w:hAnsiTheme="minorHAnsi" w:cstheme="minorHAnsi"/>
        </w:rPr>
        <w:t xml:space="preserve">Printers, </w:t>
      </w:r>
      <w:r w:rsidR="005F589B" w:rsidRPr="00E60D34">
        <w:rPr>
          <w:rFonts w:asciiTheme="minorHAnsi" w:hAnsiTheme="minorHAnsi" w:cstheme="minorHAnsi"/>
        </w:rPr>
        <w:t>Print C</w:t>
      </w:r>
      <w:r w:rsidR="00C415CF" w:rsidRPr="00E60D34">
        <w:rPr>
          <w:rFonts w:asciiTheme="minorHAnsi" w:hAnsiTheme="minorHAnsi" w:cstheme="minorHAnsi"/>
        </w:rPr>
        <w:t>ontroll</w:t>
      </w:r>
      <w:r w:rsidR="00895EC7" w:rsidRPr="00E60D34">
        <w:rPr>
          <w:rFonts w:asciiTheme="minorHAnsi" w:hAnsiTheme="minorHAnsi" w:cstheme="minorHAnsi"/>
        </w:rPr>
        <w:t xml:space="preserve">er and </w:t>
      </w:r>
      <w:r w:rsidR="005F589B" w:rsidRPr="00E60D34">
        <w:rPr>
          <w:rFonts w:asciiTheme="minorHAnsi" w:hAnsiTheme="minorHAnsi" w:cstheme="minorHAnsi"/>
        </w:rPr>
        <w:t>C</w:t>
      </w:r>
      <w:r w:rsidR="00895EC7" w:rsidRPr="00E60D34">
        <w:rPr>
          <w:rFonts w:asciiTheme="minorHAnsi" w:hAnsiTheme="minorHAnsi" w:cstheme="minorHAnsi"/>
        </w:rPr>
        <w:t xml:space="preserve">hip </w:t>
      </w:r>
      <w:r w:rsidR="005F589B" w:rsidRPr="00E60D34">
        <w:rPr>
          <w:rFonts w:asciiTheme="minorHAnsi" w:hAnsiTheme="minorHAnsi" w:cstheme="minorHAnsi"/>
        </w:rPr>
        <w:t>E</w:t>
      </w:r>
      <w:r w:rsidR="00895EC7" w:rsidRPr="00E60D34">
        <w:rPr>
          <w:rFonts w:asciiTheme="minorHAnsi" w:hAnsiTheme="minorHAnsi" w:cstheme="minorHAnsi"/>
        </w:rPr>
        <w:t>ncoder</w:t>
      </w:r>
      <w:r w:rsidR="009A087E" w:rsidRPr="00E60D34">
        <w:rPr>
          <w:rFonts w:asciiTheme="minorHAnsi" w:hAnsiTheme="minorHAnsi" w:cstheme="minorHAnsi"/>
        </w:rPr>
        <w:t xml:space="preserve"> </w:t>
      </w:r>
      <w:r w:rsidR="00FE4413" w:rsidRPr="00E60D34">
        <w:rPr>
          <w:rFonts w:asciiTheme="minorHAnsi" w:hAnsiTheme="minorHAnsi" w:cstheme="minorHAnsi"/>
        </w:rPr>
        <w:t xml:space="preserve">which will successfully and efficiently interface </w:t>
      </w:r>
      <w:r w:rsidR="00C707B5" w:rsidRPr="00E60D34">
        <w:rPr>
          <w:rFonts w:asciiTheme="minorHAnsi" w:hAnsiTheme="minorHAnsi" w:cstheme="minorHAnsi"/>
        </w:rPr>
        <w:t xml:space="preserve">Personalization Printers with the passport issuance system. </w:t>
      </w:r>
      <w:r w:rsidR="00044F36" w:rsidRPr="00E60D34">
        <w:rPr>
          <w:rFonts w:asciiTheme="minorHAnsi" w:hAnsiTheme="minorHAnsi" w:cstheme="minorHAnsi"/>
        </w:rPr>
        <w:t xml:space="preserve"> </w:t>
      </w:r>
      <w:r w:rsidR="0065542F" w:rsidRPr="00E60D34">
        <w:rPr>
          <w:rFonts w:asciiTheme="minorHAnsi" w:hAnsiTheme="minorHAnsi" w:cstheme="minorHAnsi"/>
        </w:rPr>
        <w:t xml:space="preserve">The Contractor shall </w:t>
      </w:r>
      <w:r w:rsidR="00E30001" w:rsidRPr="00E60D34">
        <w:rPr>
          <w:rFonts w:asciiTheme="minorHAnsi" w:hAnsiTheme="minorHAnsi" w:cstheme="minorHAnsi"/>
        </w:rPr>
        <w:t xml:space="preserve">provide </w:t>
      </w:r>
      <w:r w:rsidR="004C54A2" w:rsidRPr="00E60D34">
        <w:rPr>
          <w:rFonts w:asciiTheme="minorHAnsi" w:hAnsiTheme="minorHAnsi" w:cstheme="minorHAnsi"/>
        </w:rPr>
        <w:t xml:space="preserve">system </w:t>
      </w:r>
      <w:r w:rsidR="00B26343" w:rsidRPr="00E60D34">
        <w:rPr>
          <w:rFonts w:asciiTheme="minorHAnsi" w:hAnsiTheme="minorHAnsi" w:cstheme="minorHAnsi"/>
        </w:rPr>
        <w:t>u</w:t>
      </w:r>
      <w:r w:rsidR="005465ED" w:rsidRPr="00E60D34">
        <w:rPr>
          <w:rFonts w:asciiTheme="minorHAnsi" w:hAnsiTheme="minorHAnsi" w:cstheme="minorHAnsi"/>
        </w:rPr>
        <w:t>pgrade</w:t>
      </w:r>
      <w:r w:rsidR="004C54A2" w:rsidRPr="00E60D34">
        <w:rPr>
          <w:rFonts w:asciiTheme="minorHAnsi" w:hAnsiTheme="minorHAnsi" w:cstheme="minorHAnsi"/>
        </w:rPr>
        <w:t xml:space="preserve">s </w:t>
      </w:r>
      <w:r w:rsidR="005C229B" w:rsidRPr="00E60D34">
        <w:rPr>
          <w:rFonts w:asciiTheme="minorHAnsi" w:hAnsiTheme="minorHAnsi" w:cstheme="minorHAnsi"/>
        </w:rPr>
        <w:t xml:space="preserve">(i.e. </w:t>
      </w:r>
      <w:r w:rsidR="009B28F9" w:rsidRPr="00E60D34">
        <w:rPr>
          <w:rFonts w:asciiTheme="minorHAnsi" w:hAnsiTheme="minorHAnsi" w:cstheme="minorHAnsi"/>
        </w:rPr>
        <w:t>window</w:t>
      </w:r>
      <w:r w:rsidR="00005E4A" w:rsidRPr="00E60D34">
        <w:rPr>
          <w:rFonts w:asciiTheme="minorHAnsi" w:hAnsiTheme="minorHAnsi" w:cstheme="minorHAnsi"/>
        </w:rPr>
        <w:t>s</w:t>
      </w:r>
      <w:r w:rsidR="004C54A2" w:rsidRPr="00E60D34">
        <w:rPr>
          <w:rFonts w:asciiTheme="minorHAnsi" w:hAnsiTheme="minorHAnsi" w:cstheme="minorHAnsi"/>
        </w:rPr>
        <w:t xml:space="preserve">, </w:t>
      </w:r>
      <w:r w:rsidR="00723F52" w:rsidRPr="00E60D34">
        <w:rPr>
          <w:rFonts w:asciiTheme="minorHAnsi" w:hAnsiTheme="minorHAnsi" w:cstheme="minorHAnsi"/>
        </w:rPr>
        <w:t xml:space="preserve">print </w:t>
      </w:r>
      <w:r w:rsidR="004C54A2" w:rsidRPr="00E60D34">
        <w:rPr>
          <w:rFonts w:asciiTheme="minorHAnsi" w:hAnsiTheme="minorHAnsi" w:cstheme="minorHAnsi"/>
        </w:rPr>
        <w:t>controller</w:t>
      </w:r>
      <w:r w:rsidR="00723F52" w:rsidRPr="00E60D34">
        <w:rPr>
          <w:rFonts w:asciiTheme="minorHAnsi" w:hAnsiTheme="minorHAnsi" w:cstheme="minorHAnsi"/>
        </w:rPr>
        <w:t xml:space="preserve"> and</w:t>
      </w:r>
      <w:r w:rsidR="004C54A2" w:rsidRPr="00E60D34">
        <w:rPr>
          <w:rFonts w:asciiTheme="minorHAnsi" w:hAnsiTheme="minorHAnsi" w:cstheme="minorHAnsi"/>
        </w:rPr>
        <w:t xml:space="preserve"> chip encoder</w:t>
      </w:r>
      <w:r w:rsidR="006460CF" w:rsidRPr="00E60D34">
        <w:rPr>
          <w:rFonts w:asciiTheme="minorHAnsi" w:hAnsiTheme="minorHAnsi" w:cstheme="minorHAnsi"/>
        </w:rPr>
        <w:t>, etc.</w:t>
      </w:r>
      <w:r w:rsidR="005C229B" w:rsidRPr="00E60D34">
        <w:rPr>
          <w:rFonts w:asciiTheme="minorHAnsi" w:hAnsiTheme="minorHAnsi" w:cstheme="minorHAnsi"/>
        </w:rPr>
        <w:t>)</w:t>
      </w:r>
      <w:r w:rsidR="00723F52" w:rsidRPr="00E60D34">
        <w:rPr>
          <w:rFonts w:asciiTheme="minorHAnsi" w:hAnsiTheme="minorHAnsi" w:cstheme="minorHAnsi"/>
        </w:rPr>
        <w:t xml:space="preserve"> a</w:t>
      </w:r>
      <w:r w:rsidR="00991867" w:rsidRPr="00E60D34">
        <w:rPr>
          <w:rFonts w:asciiTheme="minorHAnsi" w:hAnsiTheme="minorHAnsi" w:cstheme="minorHAnsi"/>
        </w:rPr>
        <w:t xml:space="preserve">nd future enhancements </w:t>
      </w:r>
      <w:r w:rsidR="00005E4A" w:rsidRPr="00E60D34">
        <w:rPr>
          <w:rFonts w:asciiTheme="minorHAnsi" w:hAnsiTheme="minorHAnsi" w:cstheme="minorHAnsi"/>
        </w:rPr>
        <w:t>to the</w:t>
      </w:r>
      <w:r w:rsidR="0065542F" w:rsidRPr="00E60D34">
        <w:rPr>
          <w:rFonts w:asciiTheme="minorHAnsi" w:hAnsiTheme="minorHAnsi" w:cstheme="minorHAnsi"/>
        </w:rPr>
        <w:t xml:space="preserve"> approved version</w:t>
      </w:r>
      <w:r w:rsidR="005C229B" w:rsidRPr="00E60D34">
        <w:rPr>
          <w:rFonts w:asciiTheme="minorHAnsi" w:hAnsiTheme="minorHAnsi" w:cstheme="minorHAnsi"/>
        </w:rPr>
        <w:t xml:space="preserve">. </w:t>
      </w:r>
      <w:r w:rsidR="008261C3" w:rsidRPr="00E60D34">
        <w:rPr>
          <w:rFonts w:asciiTheme="minorHAnsi" w:hAnsiTheme="minorHAnsi" w:cstheme="minorHAnsi"/>
        </w:rPr>
        <w:t>The Contractor shall provide training as required for printer hardware and software</w:t>
      </w:r>
      <w:r w:rsidR="0040303C" w:rsidRPr="00E60D34">
        <w:rPr>
          <w:rFonts w:asciiTheme="minorHAnsi" w:hAnsiTheme="minorHAnsi" w:cstheme="minorHAnsi"/>
        </w:rPr>
        <w:t>, as these enhancements are implemented</w:t>
      </w:r>
      <w:r w:rsidR="00AE71AE" w:rsidRPr="00E60D34">
        <w:rPr>
          <w:rFonts w:asciiTheme="minorHAnsi" w:hAnsiTheme="minorHAnsi" w:cstheme="minorHAnsi"/>
        </w:rPr>
        <w:t xml:space="preserve"> to all printing </w:t>
      </w:r>
      <w:r w:rsidR="007D6FB3" w:rsidRPr="00E60D34">
        <w:rPr>
          <w:rFonts w:asciiTheme="minorHAnsi" w:hAnsiTheme="minorHAnsi" w:cstheme="minorHAnsi"/>
        </w:rPr>
        <w:t>site</w:t>
      </w:r>
      <w:r w:rsidR="007A45B3" w:rsidRPr="00E60D34">
        <w:rPr>
          <w:rFonts w:asciiTheme="minorHAnsi" w:hAnsiTheme="minorHAnsi" w:cstheme="minorHAnsi"/>
        </w:rPr>
        <w:t xml:space="preserve"> locations</w:t>
      </w:r>
      <w:r w:rsidR="007D6FB3" w:rsidRPr="00E60D34">
        <w:rPr>
          <w:rFonts w:asciiTheme="minorHAnsi" w:hAnsiTheme="minorHAnsi" w:cstheme="minorHAnsi"/>
        </w:rPr>
        <w:t>.</w:t>
      </w:r>
      <w:r w:rsidR="008261C3" w:rsidRPr="00E60D34">
        <w:rPr>
          <w:rFonts w:asciiTheme="minorHAnsi" w:hAnsiTheme="minorHAnsi" w:cstheme="minorHAnsi"/>
        </w:rPr>
        <w:t xml:space="preserve"> </w:t>
      </w:r>
    </w:p>
    <w:p w14:paraId="158F5BA7" w14:textId="77777777" w:rsidR="00641B4C" w:rsidRPr="00E60D34" w:rsidRDefault="00641B4C" w:rsidP="00EC5D54">
      <w:pPr>
        <w:rPr>
          <w:rFonts w:asciiTheme="minorHAnsi" w:hAnsiTheme="minorHAnsi" w:cstheme="minorHAnsi"/>
        </w:rPr>
      </w:pPr>
    </w:p>
    <w:p w14:paraId="28E772B1" w14:textId="1BCA00AF" w:rsidR="006054B2" w:rsidRPr="00E60D34" w:rsidRDefault="006054B2" w:rsidP="00EC5D54">
      <w:pPr>
        <w:rPr>
          <w:rFonts w:asciiTheme="minorHAnsi" w:hAnsiTheme="minorHAnsi" w:cstheme="minorHAnsi"/>
        </w:rPr>
      </w:pPr>
      <w:r w:rsidRPr="00E60D34">
        <w:rPr>
          <w:rFonts w:asciiTheme="minorHAnsi" w:hAnsiTheme="minorHAnsi" w:cstheme="minorHAnsi"/>
        </w:rPr>
        <w:t>Implementation of software releases shall be executed in accordance with CA/CST lifecycle governance processes as identified in Section C.</w:t>
      </w:r>
      <w:r w:rsidR="00A53FB1" w:rsidRPr="00E60D34">
        <w:rPr>
          <w:rFonts w:asciiTheme="minorHAnsi" w:hAnsiTheme="minorHAnsi" w:cstheme="minorHAnsi"/>
        </w:rPr>
        <w:t>3.15</w:t>
      </w:r>
      <w:r w:rsidRPr="00E60D34">
        <w:rPr>
          <w:rFonts w:asciiTheme="minorHAnsi" w:hAnsiTheme="minorHAnsi" w:cstheme="minorHAnsi"/>
        </w:rPr>
        <w:t>, CONSTRAINTS AND ASSUMPTIONS.</w:t>
      </w:r>
    </w:p>
    <w:p w14:paraId="4A57AD2F" w14:textId="1C6C1A1D" w:rsidR="00BD7BFB" w:rsidRPr="00E60D34" w:rsidRDefault="00BD7BFB" w:rsidP="00BD7BFB">
      <w:pPr>
        <w:pStyle w:val="Heading2"/>
        <w:rPr>
          <w:rFonts w:asciiTheme="minorHAnsi" w:hAnsiTheme="minorHAnsi" w:cstheme="minorHAnsi"/>
        </w:rPr>
      </w:pPr>
      <w:r w:rsidRPr="00E60D34">
        <w:rPr>
          <w:rFonts w:asciiTheme="minorHAnsi" w:hAnsiTheme="minorHAnsi" w:cstheme="minorHAnsi"/>
        </w:rPr>
        <w:t>RELOCATION FOR AGENCY MOVES</w:t>
      </w:r>
    </w:p>
    <w:p w14:paraId="229C2516" w14:textId="0B9EBF28" w:rsidR="005D324C" w:rsidRPr="00E60D34" w:rsidRDefault="004B236E" w:rsidP="004B236E">
      <w:pPr>
        <w:rPr>
          <w:rFonts w:asciiTheme="minorHAnsi" w:hAnsiTheme="minorHAnsi" w:cstheme="minorHAnsi"/>
        </w:rPr>
      </w:pPr>
      <w:r w:rsidRPr="00E60D34">
        <w:rPr>
          <w:rFonts w:asciiTheme="minorHAnsi" w:hAnsiTheme="minorHAnsi" w:cstheme="minorHAnsi"/>
        </w:rPr>
        <w:t xml:space="preserve">The contractor shall provide the physical relocation of </w:t>
      </w:r>
      <w:r w:rsidR="005D324C" w:rsidRPr="00E60D34">
        <w:rPr>
          <w:rFonts w:asciiTheme="minorHAnsi" w:hAnsiTheme="minorHAnsi" w:cstheme="minorHAnsi"/>
        </w:rPr>
        <w:t>High-Capacity (Optional) and Low-Capacity Passport Personalization printers as required by the COR.</w:t>
      </w:r>
    </w:p>
    <w:p w14:paraId="163A9637" w14:textId="77777777" w:rsidR="00F4737A" w:rsidRPr="00E60D34" w:rsidRDefault="00F4737A" w:rsidP="004B236E">
      <w:pPr>
        <w:rPr>
          <w:rFonts w:asciiTheme="minorHAnsi" w:hAnsiTheme="minorHAnsi" w:cstheme="minorHAnsi"/>
        </w:rPr>
      </w:pPr>
    </w:p>
    <w:p w14:paraId="5F222FB7" w14:textId="00D293C3" w:rsidR="004B236E" w:rsidRPr="00E60D34" w:rsidRDefault="00F4737A" w:rsidP="004B236E">
      <w:pPr>
        <w:rPr>
          <w:rFonts w:asciiTheme="minorHAnsi" w:hAnsiTheme="minorHAnsi" w:cstheme="minorHAnsi"/>
        </w:rPr>
      </w:pPr>
      <w:r w:rsidRPr="00E60D34">
        <w:rPr>
          <w:rFonts w:asciiTheme="minorHAnsi" w:hAnsiTheme="minorHAnsi" w:cstheme="minorHAnsi"/>
        </w:rPr>
        <w:t xml:space="preserve">The Contractor shall: </w:t>
      </w:r>
      <w:r w:rsidR="004B236E" w:rsidRPr="00E60D34">
        <w:rPr>
          <w:rFonts w:asciiTheme="minorHAnsi" w:hAnsiTheme="minorHAnsi" w:cstheme="minorHAnsi"/>
        </w:rPr>
        <w:t xml:space="preserve"> </w:t>
      </w:r>
    </w:p>
    <w:p w14:paraId="32C459F1" w14:textId="1500ECF2" w:rsidR="0052325C" w:rsidRPr="00E60D34" w:rsidRDefault="00105127" w:rsidP="007D6A86">
      <w:pPr>
        <w:pStyle w:val="ListParagraph"/>
        <w:numPr>
          <w:ilvl w:val="0"/>
          <w:numId w:val="41"/>
        </w:numPr>
        <w:rPr>
          <w:rFonts w:asciiTheme="minorHAnsi" w:hAnsiTheme="minorHAnsi" w:cstheme="minorHAnsi"/>
        </w:rPr>
      </w:pPr>
      <w:r w:rsidRPr="00E60D34">
        <w:rPr>
          <w:rFonts w:asciiTheme="minorHAnsi" w:hAnsiTheme="minorHAnsi" w:cstheme="minorHAnsi"/>
        </w:rPr>
        <w:t>Conduct inventory and c</w:t>
      </w:r>
      <w:r w:rsidR="0052325C" w:rsidRPr="00E60D34">
        <w:rPr>
          <w:rFonts w:asciiTheme="minorHAnsi" w:hAnsiTheme="minorHAnsi" w:cstheme="minorHAnsi"/>
        </w:rPr>
        <w:t xml:space="preserve">onfirm empty crates </w:t>
      </w:r>
      <w:r w:rsidR="001E2D72" w:rsidRPr="00E60D34">
        <w:rPr>
          <w:rFonts w:asciiTheme="minorHAnsi" w:hAnsiTheme="minorHAnsi" w:cstheme="minorHAnsi"/>
        </w:rPr>
        <w:t xml:space="preserve">for personalization </w:t>
      </w:r>
      <w:r w:rsidR="004B6BF4" w:rsidRPr="00E60D34">
        <w:rPr>
          <w:rFonts w:asciiTheme="minorHAnsi" w:hAnsiTheme="minorHAnsi" w:cstheme="minorHAnsi"/>
        </w:rPr>
        <w:t>printers’</w:t>
      </w:r>
      <w:r w:rsidR="007C50F1" w:rsidRPr="00E60D34">
        <w:rPr>
          <w:rFonts w:asciiTheme="minorHAnsi" w:hAnsiTheme="minorHAnsi" w:cstheme="minorHAnsi"/>
        </w:rPr>
        <w:t xml:space="preserve"> input are secured</w:t>
      </w:r>
      <w:r w:rsidR="00DC7435" w:rsidRPr="00E60D34">
        <w:rPr>
          <w:rFonts w:asciiTheme="minorHAnsi" w:hAnsiTheme="minorHAnsi" w:cstheme="minorHAnsi"/>
        </w:rPr>
        <w:t xml:space="preserve"> and available</w:t>
      </w:r>
      <w:r w:rsidR="00E143F8" w:rsidRPr="00E60D34">
        <w:rPr>
          <w:rFonts w:asciiTheme="minorHAnsi" w:hAnsiTheme="minorHAnsi" w:cstheme="minorHAnsi"/>
        </w:rPr>
        <w:t xml:space="preserve"> for</w:t>
      </w:r>
      <w:r w:rsidR="00D81DFF" w:rsidRPr="00E60D34">
        <w:rPr>
          <w:rFonts w:asciiTheme="minorHAnsi" w:hAnsiTheme="minorHAnsi" w:cstheme="minorHAnsi"/>
        </w:rPr>
        <w:t xml:space="preserve"> </w:t>
      </w:r>
      <w:r w:rsidR="00CC3233" w:rsidRPr="00E60D34">
        <w:rPr>
          <w:rFonts w:asciiTheme="minorHAnsi" w:hAnsiTheme="minorHAnsi" w:cstheme="minorHAnsi"/>
        </w:rPr>
        <w:t>relocation</w:t>
      </w:r>
      <w:r w:rsidR="009D701D" w:rsidRPr="00E60D34">
        <w:rPr>
          <w:rFonts w:asciiTheme="minorHAnsi" w:hAnsiTheme="minorHAnsi" w:cstheme="minorHAnsi"/>
        </w:rPr>
        <w:t xml:space="preserve">. </w:t>
      </w:r>
    </w:p>
    <w:p w14:paraId="2E2A6624" w14:textId="7537272D" w:rsidR="001A233F" w:rsidRPr="00E60D34" w:rsidRDefault="004B6BF4" w:rsidP="007D6A86">
      <w:pPr>
        <w:pStyle w:val="ListParagraph"/>
        <w:numPr>
          <w:ilvl w:val="0"/>
          <w:numId w:val="41"/>
        </w:numPr>
        <w:rPr>
          <w:rFonts w:asciiTheme="minorHAnsi" w:hAnsiTheme="minorHAnsi" w:cstheme="minorHAnsi"/>
        </w:rPr>
      </w:pPr>
      <w:bookmarkStart w:id="23" w:name="_Hlk109224843"/>
      <w:r w:rsidRPr="00E60D34">
        <w:rPr>
          <w:rFonts w:asciiTheme="minorHAnsi" w:hAnsiTheme="minorHAnsi" w:cstheme="minorHAnsi"/>
        </w:rPr>
        <w:t xml:space="preserve">Coordinate </w:t>
      </w:r>
      <w:bookmarkEnd w:id="23"/>
      <w:r w:rsidR="00EC5A64" w:rsidRPr="00E60D34">
        <w:rPr>
          <w:rFonts w:asciiTheme="minorHAnsi" w:hAnsiTheme="minorHAnsi" w:cstheme="minorHAnsi"/>
        </w:rPr>
        <w:t xml:space="preserve">and schedule </w:t>
      </w:r>
      <w:r w:rsidRPr="00E60D34">
        <w:rPr>
          <w:rFonts w:asciiTheme="minorHAnsi" w:hAnsiTheme="minorHAnsi" w:cstheme="minorHAnsi"/>
        </w:rPr>
        <w:t xml:space="preserve">the </w:t>
      </w:r>
      <w:r w:rsidR="00E52FCF" w:rsidRPr="00E60D34">
        <w:rPr>
          <w:rFonts w:asciiTheme="minorHAnsi" w:hAnsiTheme="minorHAnsi" w:cstheme="minorHAnsi"/>
        </w:rPr>
        <w:t xml:space="preserve">transport of crates </w:t>
      </w:r>
      <w:r w:rsidR="00EC5A64" w:rsidRPr="00E60D34">
        <w:rPr>
          <w:rFonts w:asciiTheme="minorHAnsi" w:hAnsiTheme="minorHAnsi" w:cstheme="minorHAnsi"/>
        </w:rPr>
        <w:t xml:space="preserve">for relocation and </w:t>
      </w:r>
      <w:r w:rsidR="001A233F" w:rsidRPr="00E60D34">
        <w:rPr>
          <w:rFonts w:asciiTheme="minorHAnsi" w:hAnsiTheme="minorHAnsi" w:cstheme="minorHAnsi"/>
        </w:rPr>
        <w:t>takeaway/storage of the unpacked empty printer crates immediately after the unpacking of the printers.</w:t>
      </w:r>
    </w:p>
    <w:p w14:paraId="2CC7903F" w14:textId="4263B82F" w:rsidR="000C50F2" w:rsidRPr="00E60D34" w:rsidRDefault="0013433A" w:rsidP="007D6A86">
      <w:pPr>
        <w:pStyle w:val="ListParagraph"/>
        <w:numPr>
          <w:ilvl w:val="0"/>
          <w:numId w:val="41"/>
        </w:numPr>
        <w:rPr>
          <w:rFonts w:asciiTheme="minorHAnsi" w:hAnsiTheme="minorHAnsi" w:cstheme="minorHAnsi"/>
        </w:rPr>
      </w:pPr>
      <w:r w:rsidRPr="00E60D34">
        <w:rPr>
          <w:rFonts w:asciiTheme="minorHAnsi" w:hAnsiTheme="minorHAnsi" w:cstheme="minorHAnsi"/>
        </w:rPr>
        <w:lastRenderedPageBreak/>
        <w:t>Perform</w:t>
      </w:r>
      <w:r w:rsidR="000C50F2" w:rsidRPr="00E60D34">
        <w:rPr>
          <w:rFonts w:asciiTheme="minorHAnsi" w:hAnsiTheme="minorHAnsi" w:cstheme="minorHAnsi"/>
        </w:rPr>
        <w:t xml:space="preserve"> deinstallation of the personalization printers. </w:t>
      </w:r>
    </w:p>
    <w:p w14:paraId="14702193" w14:textId="74620985" w:rsidR="000C50F2" w:rsidRPr="00E60D34" w:rsidRDefault="00821427" w:rsidP="007D6A86">
      <w:pPr>
        <w:pStyle w:val="ListParagraph"/>
        <w:numPr>
          <w:ilvl w:val="0"/>
          <w:numId w:val="41"/>
        </w:numPr>
        <w:rPr>
          <w:rFonts w:asciiTheme="minorHAnsi" w:hAnsiTheme="minorHAnsi" w:cstheme="minorHAnsi"/>
        </w:rPr>
      </w:pPr>
      <w:r w:rsidRPr="00E60D34">
        <w:rPr>
          <w:rFonts w:asciiTheme="minorHAnsi" w:hAnsiTheme="minorHAnsi" w:cstheme="minorHAnsi"/>
        </w:rPr>
        <w:t xml:space="preserve">Provide appropriate bubble/shrink wrap materials, other protective </w:t>
      </w:r>
      <w:r w:rsidR="001403DD" w:rsidRPr="00E60D34">
        <w:rPr>
          <w:rFonts w:asciiTheme="minorHAnsi" w:hAnsiTheme="minorHAnsi" w:cstheme="minorHAnsi"/>
        </w:rPr>
        <w:t>devices,</w:t>
      </w:r>
      <w:r w:rsidRPr="00E60D34">
        <w:rPr>
          <w:rFonts w:asciiTheme="minorHAnsi" w:hAnsiTheme="minorHAnsi" w:cstheme="minorHAnsi"/>
        </w:rPr>
        <w:t xml:space="preserve"> and associated hardware for protecting and securing the personalization printers within crates for transport</w:t>
      </w:r>
      <w:r w:rsidR="00DC7435" w:rsidRPr="00E60D34">
        <w:rPr>
          <w:rFonts w:asciiTheme="minorHAnsi" w:hAnsiTheme="minorHAnsi" w:cstheme="minorHAnsi"/>
        </w:rPr>
        <w:t>, including any floor cover</w:t>
      </w:r>
      <w:r w:rsidRPr="00E60D34">
        <w:rPr>
          <w:rFonts w:asciiTheme="minorHAnsi" w:hAnsiTheme="minorHAnsi" w:cstheme="minorHAnsi"/>
        </w:rPr>
        <w:t>.</w:t>
      </w:r>
    </w:p>
    <w:p w14:paraId="7329CB4E" w14:textId="6B3DDE36" w:rsidR="001E2D72" w:rsidRPr="00E60D34" w:rsidRDefault="00821427" w:rsidP="007D6A86">
      <w:pPr>
        <w:pStyle w:val="ListParagraph"/>
        <w:numPr>
          <w:ilvl w:val="0"/>
          <w:numId w:val="41"/>
        </w:numPr>
        <w:rPr>
          <w:rFonts w:asciiTheme="minorHAnsi" w:hAnsiTheme="minorHAnsi" w:cstheme="minorHAnsi"/>
        </w:rPr>
      </w:pPr>
      <w:r w:rsidRPr="00E60D34">
        <w:rPr>
          <w:rFonts w:asciiTheme="minorHAnsi" w:hAnsiTheme="minorHAnsi" w:cstheme="minorHAnsi"/>
        </w:rPr>
        <w:t xml:space="preserve">Move the personalization printers from current </w:t>
      </w:r>
      <w:r w:rsidR="001403DD" w:rsidRPr="00E60D34">
        <w:rPr>
          <w:rFonts w:asciiTheme="minorHAnsi" w:hAnsiTheme="minorHAnsi" w:cstheme="minorHAnsi"/>
        </w:rPr>
        <w:t xml:space="preserve">print room </w:t>
      </w:r>
      <w:r w:rsidRPr="00E60D34">
        <w:rPr>
          <w:rFonts w:asciiTheme="minorHAnsi" w:hAnsiTheme="minorHAnsi" w:cstheme="minorHAnsi"/>
        </w:rPr>
        <w:t xml:space="preserve">location </w:t>
      </w:r>
      <w:r w:rsidR="001403DD" w:rsidRPr="00E60D34">
        <w:rPr>
          <w:rFonts w:asciiTheme="minorHAnsi" w:hAnsiTheme="minorHAnsi" w:cstheme="minorHAnsi"/>
        </w:rPr>
        <w:t>to the loading dock</w:t>
      </w:r>
      <w:r w:rsidR="0000204E" w:rsidRPr="00E60D34">
        <w:rPr>
          <w:rFonts w:asciiTheme="minorHAnsi" w:hAnsiTheme="minorHAnsi" w:cstheme="minorHAnsi"/>
        </w:rPr>
        <w:t>, load</w:t>
      </w:r>
      <w:r w:rsidR="00F37763" w:rsidRPr="00E60D34">
        <w:rPr>
          <w:rFonts w:asciiTheme="minorHAnsi" w:hAnsiTheme="minorHAnsi" w:cstheme="minorHAnsi"/>
        </w:rPr>
        <w:t xml:space="preserve"> personalization</w:t>
      </w:r>
      <w:r w:rsidR="0000204E" w:rsidRPr="00E60D34">
        <w:rPr>
          <w:rFonts w:asciiTheme="minorHAnsi" w:hAnsiTheme="minorHAnsi" w:cstheme="minorHAnsi"/>
        </w:rPr>
        <w:t xml:space="preserve"> printers into the crates, seal the crates for transport, </w:t>
      </w:r>
      <w:r w:rsidR="003E44C4" w:rsidRPr="00E60D34">
        <w:rPr>
          <w:rFonts w:asciiTheme="minorHAnsi" w:hAnsiTheme="minorHAnsi" w:cstheme="minorHAnsi"/>
        </w:rPr>
        <w:t xml:space="preserve">support the loading </w:t>
      </w:r>
      <w:r w:rsidR="0070573C" w:rsidRPr="00E60D34">
        <w:rPr>
          <w:rFonts w:asciiTheme="minorHAnsi" w:hAnsiTheme="minorHAnsi" w:cstheme="minorHAnsi"/>
        </w:rPr>
        <w:t xml:space="preserve">and unloading </w:t>
      </w:r>
      <w:r w:rsidR="003E44C4" w:rsidRPr="00E60D34">
        <w:rPr>
          <w:rFonts w:asciiTheme="minorHAnsi" w:hAnsiTheme="minorHAnsi" w:cstheme="minorHAnsi"/>
        </w:rPr>
        <w:t xml:space="preserve">of crates </w:t>
      </w:r>
      <w:r w:rsidR="00E341C0" w:rsidRPr="00E60D34">
        <w:rPr>
          <w:rFonts w:asciiTheme="minorHAnsi" w:hAnsiTheme="minorHAnsi" w:cstheme="minorHAnsi"/>
        </w:rPr>
        <w:t>from</w:t>
      </w:r>
      <w:r w:rsidR="003E44C4" w:rsidRPr="00E60D34">
        <w:rPr>
          <w:rFonts w:asciiTheme="minorHAnsi" w:hAnsiTheme="minorHAnsi" w:cstheme="minorHAnsi"/>
        </w:rPr>
        <w:t xml:space="preserve"> transport</w:t>
      </w:r>
      <w:r w:rsidR="007153FB" w:rsidRPr="00E60D34">
        <w:rPr>
          <w:rFonts w:asciiTheme="minorHAnsi" w:hAnsiTheme="minorHAnsi" w:cstheme="minorHAnsi"/>
        </w:rPr>
        <w:t xml:space="preserve"> for relocation</w:t>
      </w:r>
      <w:r w:rsidR="00E85A21" w:rsidRPr="00E60D34">
        <w:rPr>
          <w:rFonts w:asciiTheme="minorHAnsi" w:hAnsiTheme="minorHAnsi" w:cstheme="minorHAnsi"/>
        </w:rPr>
        <w:t>. At new</w:t>
      </w:r>
      <w:r w:rsidR="002B7ADC" w:rsidRPr="00E60D34">
        <w:rPr>
          <w:rFonts w:asciiTheme="minorHAnsi" w:hAnsiTheme="minorHAnsi" w:cstheme="minorHAnsi"/>
        </w:rPr>
        <w:t xml:space="preserve"> site</w:t>
      </w:r>
      <w:r w:rsidR="00E85A21" w:rsidRPr="00E60D34">
        <w:rPr>
          <w:rFonts w:asciiTheme="minorHAnsi" w:hAnsiTheme="minorHAnsi" w:cstheme="minorHAnsi"/>
        </w:rPr>
        <w:t xml:space="preserve"> location </w:t>
      </w:r>
      <w:r w:rsidR="002B7ADC" w:rsidRPr="00E60D34">
        <w:rPr>
          <w:rFonts w:asciiTheme="minorHAnsi" w:hAnsiTheme="minorHAnsi" w:cstheme="minorHAnsi"/>
        </w:rPr>
        <w:t xml:space="preserve">unload </w:t>
      </w:r>
      <w:r w:rsidR="00B454CD" w:rsidRPr="00E60D34">
        <w:rPr>
          <w:rFonts w:asciiTheme="minorHAnsi" w:hAnsiTheme="minorHAnsi" w:cstheme="minorHAnsi"/>
        </w:rPr>
        <w:t xml:space="preserve">and unseal </w:t>
      </w:r>
      <w:r w:rsidR="002B7ADC" w:rsidRPr="00E60D34">
        <w:rPr>
          <w:rFonts w:asciiTheme="minorHAnsi" w:hAnsiTheme="minorHAnsi" w:cstheme="minorHAnsi"/>
        </w:rPr>
        <w:t>the personalization printer</w:t>
      </w:r>
      <w:r w:rsidR="001E2D72" w:rsidRPr="00E60D34">
        <w:rPr>
          <w:rFonts w:asciiTheme="minorHAnsi" w:hAnsiTheme="minorHAnsi" w:cstheme="minorHAnsi"/>
        </w:rPr>
        <w:t xml:space="preserve"> from </w:t>
      </w:r>
      <w:r w:rsidR="00F37763" w:rsidRPr="00E60D34">
        <w:rPr>
          <w:rFonts w:asciiTheme="minorHAnsi" w:hAnsiTheme="minorHAnsi" w:cstheme="minorHAnsi"/>
        </w:rPr>
        <w:t xml:space="preserve">the </w:t>
      </w:r>
      <w:r w:rsidR="001E2D72" w:rsidRPr="00E60D34">
        <w:rPr>
          <w:rFonts w:asciiTheme="minorHAnsi" w:hAnsiTheme="minorHAnsi" w:cstheme="minorHAnsi"/>
        </w:rPr>
        <w:t xml:space="preserve">crates; </w:t>
      </w:r>
      <w:r w:rsidR="000C2EFB" w:rsidRPr="00E60D34">
        <w:rPr>
          <w:rFonts w:asciiTheme="minorHAnsi" w:hAnsiTheme="minorHAnsi" w:cstheme="minorHAnsi"/>
        </w:rPr>
        <w:t>move</w:t>
      </w:r>
      <w:r w:rsidR="001E2D72" w:rsidRPr="00E60D34">
        <w:rPr>
          <w:rFonts w:asciiTheme="minorHAnsi" w:hAnsiTheme="minorHAnsi" w:cstheme="minorHAnsi"/>
        </w:rPr>
        <w:t xml:space="preserve"> </w:t>
      </w:r>
      <w:r w:rsidR="00F37763" w:rsidRPr="00E60D34">
        <w:rPr>
          <w:rFonts w:asciiTheme="minorHAnsi" w:hAnsiTheme="minorHAnsi" w:cstheme="minorHAnsi"/>
        </w:rPr>
        <w:t xml:space="preserve">personalization </w:t>
      </w:r>
      <w:r w:rsidR="001E2D72" w:rsidRPr="00E60D34">
        <w:rPr>
          <w:rFonts w:asciiTheme="minorHAnsi" w:hAnsiTheme="minorHAnsi" w:cstheme="minorHAnsi"/>
        </w:rPr>
        <w:t>printers to new</w:t>
      </w:r>
      <w:r w:rsidR="000C2EFB" w:rsidRPr="00E60D34">
        <w:rPr>
          <w:rFonts w:asciiTheme="minorHAnsi" w:hAnsiTheme="minorHAnsi" w:cstheme="minorHAnsi"/>
        </w:rPr>
        <w:t xml:space="preserve"> </w:t>
      </w:r>
      <w:r w:rsidR="001E2D72" w:rsidRPr="00E60D34">
        <w:rPr>
          <w:rFonts w:asciiTheme="minorHAnsi" w:hAnsiTheme="minorHAnsi" w:cstheme="minorHAnsi"/>
        </w:rPr>
        <w:t>print room and perfor</w:t>
      </w:r>
      <w:r w:rsidR="00C36A83" w:rsidRPr="00E60D34">
        <w:rPr>
          <w:rFonts w:asciiTheme="minorHAnsi" w:hAnsiTheme="minorHAnsi" w:cstheme="minorHAnsi"/>
        </w:rPr>
        <w:t>m</w:t>
      </w:r>
      <w:r w:rsidR="001E2D72" w:rsidRPr="00E60D34">
        <w:rPr>
          <w:rFonts w:asciiTheme="minorHAnsi" w:hAnsiTheme="minorHAnsi" w:cstheme="minorHAnsi"/>
        </w:rPr>
        <w:t xml:space="preserve"> </w:t>
      </w:r>
      <w:r w:rsidR="00687DF6" w:rsidRPr="00E60D34">
        <w:rPr>
          <w:rFonts w:asciiTheme="minorHAnsi" w:hAnsiTheme="minorHAnsi" w:cstheme="minorHAnsi"/>
        </w:rPr>
        <w:t>re</w:t>
      </w:r>
      <w:r w:rsidR="001E2D72" w:rsidRPr="00E60D34">
        <w:rPr>
          <w:rFonts w:asciiTheme="minorHAnsi" w:hAnsiTheme="minorHAnsi" w:cstheme="minorHAnsi"/>
        </w:rPr>
        <w:t>installation</w:t>
      </w:r>
      <w:r w:rsidR="000C2EFB" w:rsidRPr="00E60D34">
        <w:rPr>
          <w:rFonts w:asciiTheme="minorHAnsi" w:hAnsiTheme="minorHAnsi" w:cstheme="minorHAnsi"/>
        </w:rPr>
        <w:t xml:space="preserve"> to </w:t>
      </w:r>
      <w:r w:rsidR="00F37763" w:rsidRPr="00E60D34">
        <w:rPr>
          <w:rFonts w:asciiTheme="minorHAnsi" w:hAnsiTheme="minorHAnsi" w:cstheme="minorHAnsi"/>
        </w:rPr>
        <w:t>ensure</w:t>
      </w:r>
      <w:r w:rsidR="001E2D72" w:rsidRPr="00E60D34">
        <w:rPr>
          <w:rFonts w:asciiTheme="minorHAnsi" w:hAnsiTheme="minorHAnsi" w:cstheme="minorHAnsi"/>
        </w:rPr>
        <w:t xml:space="preserve"> current warranties remain in place.</w:t>
      </w:r>
      <w:r w:rsidR="00F37763" w:rsidRPr="00E60D34">
        <w:rPr>
          <w:rFonts w:asciiTheme="minorHAnsi" w:hAnsiTheme="minorHAnsi" w:cstheme="minorHAnsi"/>
        </w:rPr>
        <w:t xml:space="preserve"> </w:t>
      </w:r>
    </w:p>
    <w:p w14:paraId="061AE270" w14:textId="2275FEB3" w:rsidR="00CB6022" w:rsidRPr="00E60D34" w:rsidRDefault="00CB6022" w:rsidP="007D6A86">
      <w:pPr>
        <w:pStyle w:val="ListParagraph"/>
        <w:numPr>
          <w:ilvl w:val="0"/>
          <w:numId w:val="41"/>
        </w:numPr>
        <w:rPr>
          <w:rFonts w:asciiTheme="minorHAnsi" w:hAnsiTheme="minorHAnsi" w:cstheme="minorHAnsi"/>
        </w:rPr>
      </w:pPr>
      <w:r w:rsidRPr="00E60D34">
        <w:rPr>
          <w:rFonts w:asciiTheme="minorHAnsi" w:hAnsiTheme="minorHAnsi" w:cstheme="minorHAnsi"/>
        </w:rPr>
        <w:t>Provide a deinstallation and reinstation checklist</w:t>
      </w:r>
      <w:r w:rsidR="001F6FEF" w:rsidRPr="00E60D34">
        <w:rPr>
          <w:rFonts w:asciiTheme="minorHAnsi" w:hAnsiTheme="minorHAnsi" w:cstheme="minorHAnsi"/>
        </w:rPr>
        <w:t xml:space="preserve"> for personalization printer moves</w:t>
      </w:r>
      <w:r w:rsidR="00F24EF0" w:rsidRPr="00E60D34">
        <w:rPr>
          <w:rFonts w:asciiTheme="minorHAnsi" w:hAnsiTheme="minorHAnsi" w:cstheme="minorHAnsi"/>
        </w:rPr>
        <w:t xml:space="preserve"> including move plan</w:t>
      </w:r>
      <w:r w:rsidR="001F6FEF" w:rsidRPr="00E60D34">
        <w:rPr>
          <w:rFonts w:asciiTheme="minorHAnsi" w:hAnsiTheme="minorHAnsi" w:cstheme="minorHAnsi"/>
        </w:rPr>
        <w:t>.</w:t>
      </w:r>
    </w:p>
    <w:p w14:paraId="23B8DD97" w14:textId="105F4B84" w:rsidR="00F24EF0" w:rsidRPr="00E60D34" w:rsidRDefault="00F24EF0" w:rsidP="007D6A86">
      <w:pPr>
        <w:pStyle w:val="ListParagraph"/>
        <w:numPr>
          <w:ilvl w:val="0"/>
          <w:numId w:val="41"/>
        </w:numPr>
        <w:rPr>
          <w:rFonts w:asciiTheme="minorHAnsi" w:hAnsiTheme="minorHAnsi" w:cstheme="minorHAnsi"/>
        </w:rPr>
      </w:pPr>
      <w:r w:rsidRPr="00E60D34">
        <w:rPr>
          <w:rFonts w:asciiTheme="minorHAnsi" w:hAnsiTheme="minorHAnsi" w:cstheme="minorHAnsi"/>
        </w:rPr>
        <w:t>Coordinate all efforts with CST and PPT</w:t>
      </w:r>
      <w:r w:rsidR="0009698B" w:rsidRPr="00E60D34">
        <w:rPr>
          <w:rFonts w:asciiTheme="minorHAnsi" w:hAnsiTheme="minorHAnsi" w:cstheme="minorHAnsi"/>
        </w:rPr>
        <w:t xml:space="preserve"> and other share teams to ensure successful reconnection of CA applications. </w:t>
      </w:r>
    </w:p>
    <w:p w14:paraId="47745BF8" w14:textId="12877BCF" w:rsidR="00BD7BFB" w:rsidRPr="00E60D34" w:rsidRDefault="00BD7BFB" w:rsidP="00BD7BFB">
      <w:pPr>
        <w:pStyle w:val="Heading2"/>
        <w:rPr>
          <w:rFonts w:asciiTheme="minorHAnsi" w:hAnsiTheme="minorHAnsi" w:cstheme="minorHAnsi"/>
        </w:rPr>
      </w:pPr>
      <w:r w:rsidRPr="00E60D34">
        <w:rPr>
          <w:rFonts w:asciiTheme="minorHAnsi" w:hAnsiTheme="minorHAnsi" w:cstheme="minorHAnsi"/>
        </w:rPr>
        <w:t>TRAVEL</w:t>
      </w:r>
    </w:p>
    <w:p w14:paraId="72A56400" w14:textId="1846B5DD" w:rsidR="00E10E82" w:rsidRPr="00E60D34" w:rsidRDefault="003F0C82" w:rsidP="00E10E82">
      <w:pPr>
        <w:rPr>
          <w:rFonts w:asciiTheme="minorHAnsi" w:hAnsiTheme="minorHAnsi" w:cstheme="minorHAnsi"/>
        </w:rPr>
      </w:pPr>
      <w:r w:rsidRPr="00E60D34">
        <w:rPr>
          <w:rFonts w:asciiTheme="minorHAnsi" w:hAnsiTheme="minorHAnsi" w:cstheme="minorHAnsi"/>
        </w:rPr>
        <w:t xml:space="preserve">The contractor shall travel to Government designated locations. Such </w:t>
      </w:r>
      <w:r w:rsidR="00035486" w:rsidRPr="00E60D34">
        <w:rPr>
          <w:rFonts w:asciiTheme="minorHAnsi" w:hAnsiTheme="minorHAnsi" w:cstheme="minorHAnsi"/>
        </w:rPr>
        <w:t xml:space="preserve">domestic and international </w:t>
      </w:r>
      <w:r w:rsidRPr="00E60D34">
        <w:rPr>
          <w:rFonts w:asciiTheme="minorHAnsi" w:hAnsiTheme="minorHAnsi" w:cstheme="minorHAnsi"/>
        </w:rPr>
        <w:t xml:space="preserve">travel shall be at the direction of the </w:t>
      </w:r>
      <w:r w:rsidR="009B4343" w:rsidRPr="00E60D34">
        <w:rPr>
          <w:rFonts w:asciiTheme="minorHAnsi" w:hAnsiTheme="minorHAnsi" w:cstheme="minorHAnsi"/>
        </w:rPr>
        <w:t>COR/</w:t>
      </w:r>
      <w:r w:rsidRPr="00E60D34">
        <w:rPr>
          <w:rFonts w:asciiTheme="minorHAnsi" w:hAnsiTheme="minorHAnsi" w:cstheme="minorHAnsi"/>
        </w:rPr>
        <w:t>GTM and approved in advance in writing by the COR and GTM, and within the terms as specified in Section B</w:t>
      </w:r>
      <w:r w:rsidR="00B975C4" w:rsidRPr="00E60D34">
        <w:rPr>
          <w:rFonts w:asciiTheme="minorHAnsi" w:hAnsiTheme="minorHAnsi" w:cstheme="minorHAnsi"/>
        </w:rPr>
        <w:t xml:space="preserve"> and Section H</w:t>
      </w:r>
      <w:r w:rsidRPr="00E60D34">
        <w:rPr>
          <w:rFonts w:asciiTheme="minorHAnsi" w:hAnsiTheme="minorHAnsi" w:cstheme="minorHAnsi"/>
        </w:rPr>
        <w:t xml:space="preserve">. </w:t>
      </w:r>
    </w:p>
    <w:p w14:paraId="0B80922D" w14:textId="75561D0D" w:rsidR="00BD7BFB" w:rsidRPr="00E60D34" w:rsidRDefault="00BD7BFB" w:rsidP="00BD7BFB">
      <w:pPr>
        <w:pStyle w:val="Heading2"/>
        <w:rPr>
          <w:rFonts w:asciiTheme="minorHAnsi" w:hAnsiTheme="minorHAnsi" w:cstheme="minorHAnsi"/>
        </w:rPr>
      </w:pPr>
      <w:r w:rsidRPr="00E60D34">
        <w:rPr>
          <w:rFonts w:asciiTheme="minorHAnsi" w:hAnsiTheme="minorHAnsi" w:cstheme="minorHAnsi"/>
        </w:rPr>
        <w:t>DECOMMISSION OF PRINTERS</w:t>
      </w:r>
      <w:r w:rsidR="00EB1393" w:rsidRPr="00E60D34">
        <w:rPr>
          <w:rFonts w:asciiTheme="minorHAnsi" w:hAnsiTheme="minorHAnsi" w:cstheme="minorHAnsi"/>
        </w:rPr>
        <w:t xml:space="preserve"> (OPTIONAL)</w:t>
      </w:r>
    </w:p>
    <w:p w14:paraId="4F1BDEC1" w14:textId="7AFD6A30" w:rsidR="003A6A26" w:rsidRPr="00E60D34" w:rsidRDefault="001F2C87" w:rsidP="003A6A26">
      <w:pPr>
        <w:rPr>
          <w:rFonts w:asciiTheme="minorHAnsi" w:hAnsiTheme="minorHAnsi" w:cstheme="minorHAnsi"/>
        </w:rPr>
      </w:pPr>
      <w:r w:rsidRPr="00E60D34">
        <w:rPr>
          <w:rFonts w:asciiTheme="minorHAnsi" w:hAnsiTheme="minorHAnsi" w:cstheme="minorHAnsi"/>
        </w:rPr>
        <w:t xml:space="preserve">The contractor shall be responsible for the proper destruction of the Personalization Printers provided under this contract, as specified in </w:t>
      </w:r>
      <w:r w:rsidR="009A069D" w:rsidRPr="00E60D34">
        <w:rPr>
          <w:rFonts w:asciiTheme="minorHAnsi" w:hAnsiTheme="minorHAnsi" w:cstheme="minorHAnsi"/>
        </w:rPr>
        <w:t>SOW</w:t>
      </w:r>
      <w:r w:rsidRPr="00E60D34">
        <w:rPr>
          <w:rFonts w:asciiTheme="minorHAnsi" w:hAnsiTheme="minorHAnsi" w:cstheme="minorHAnsi"/>
        </w:rPr>
        <w:t xml:space="preserve"> to include uninstalling, removal services, data destruction, and proper destruction of all equipment. Printers and other materials shall be destroyed in accordance with Local, State, and Federal Laws.</w:t>
      </w:r>
      <w:r w:rsidR="00E1446A" w:rsidRPr="00E60D34">
        <w:rPr>
          <w:rFonts w:asciiTheme="minorHAnsi" w:hAnsiTheme="minorHAnsi" w:cstheme="minorHAnsi"/>
        </w:rPr>
        <w:t xml:space="preserve"> </w:t>
      </w:r>
    </w:p>
    <w:p w14:paraId="0D96E730" w14:textId="1EDCAA7A" w:rsidR="00E65CD4" w:rsidRPr="00E60D34" w:rsidRDefault="00E65CD4" w:rsidP="0016313C">
      <w:pPr>
        <w:pStyle w:val="Heading2"/>
        <w:rPr>
          <w:rFonts w:asciiTheme="minorHAnsi" w:hAnsiTheme="minorHAnsi" w:cstheme="minorHAnsi"/>
        </w:rPr>
      </w:pPr>
      <w:bookmarkStart w:id="24" w:name="_Toc11932549"/>
      <w:r w:rsidRPr="00E60D34">
        <w:rPr>
          <w:rFonts w:asciiTheme="minorHAnsi" w:hAnsiTheme="minorHAnsi" w:cstheme="minorHAnsi"/>
        </w:rPr>
        <w:t>SECURITY TASKS</w:t>
      </w:r>
      <w:bookmarkEnd w:id="24"/>
    </w:p>
    <w:p w14:paraId="29EBE011" w14:textId="05B2CF03" w:rsidR="004D28E0" w:rsidRPr="00E60D34" w:rsidRDefault="004D28E0" w:rsidP="004D28E0">
      <w:pPr>
        <w:rPr>
          <w:rFonts w:asciiTheme="minorHAnsi" w:hAnsiTheme="minorHAnsi" w:cstheme="minorHAnsi"/>
        </w:rPr>
      </w:pPr>
      <w:r w:rsidRPr="00E60D34">
        <w:rPr>
          <w:rFonts w:asciiTheme="minorHAnsi" w:hAnsiTheme="minorHAnsi" w:cstheme="minorHAnsi"/>
        </w:rPr>
        <w:t xml:space="preserve">The </w:t>
      </w:r>
      <w:r w:rsidR="009F3C68" w:rsidRPr="00E60D34">
        <w:rPr>
          <w:rFonts w:asciiTheme="minorHAnsi" w:hAnsiTheme="minorHAnsi" w:cstheme="minorHAnsi"/>
        </w:rPr>
        <w:t>contractor</w:t>
      </w:r>
      <w:r w:rsidRPr="00E60D34">
        <w:rPr>
          <w:rFonts w:asciiTheme="minorHAnsi" w:hAnsiTheme="minorHAnsi" w:cstheme="minorHAnsi"/>
        </w:rPr>
        <w:t xml:space="preserve"> shall meet the certification and accreditation requirements as required by </w:t>
      </w:r>
      <w:r w:rsidR="009F3C68" w:rsidRPr="00E60D34">
        <w:rPr>
          <w:rFonts w:asciiTheme="minorHAnsi" w:hAnsiTheme="minorHAnsi" w:cstheme="minorHAnsi"/>
        </w:rPr>
        <w:t>FAR</w:t>
      </w:r>
      <w:r w:rsidRPr="00E60D34">
        <w:rPr>
          <w:rFonts w:asciiTheme="minorHAnsi" w:hAnsiTheme="minorHAnsi" w:cstheme="minorHAnsi"/>
        </w:rPr>
        <w:t xml:space="preserve"> 652.239-71, Security Requirements for Unclassified Information Technology Resource</w:t>
      </w:r>
      <w:r w:rsidR="0001286D" w:rsidRPr="00E60D34">
        <w:rPr>
          <w:rFonts w:asciiTheme="minorHAnsi" w:hAnsiTheme="minorHAnsi" w:cstheme="minorHAnsi"/>
        </w:rPr>
        <w:t>s and</w:t>
      </w:r>
      <w:r w:rsidRPr="00E60D34">
        <w:rPr>
          <w:rFonts w:asciiTheme="minorHAnsi" w:hAnsiTheme="minorHAnsi" w:cstheme="minorHAnsi"/>
        </w:rPr>
        <w:t xml:space="preserve"> meet or exceed the security requirements of Attachment </w:t>
      </w:r>
      <w:r w:rsidR="00E3060A" w:rsidRPr="00E60D34">
        <w:rPr>
          <w:rFonts w:asciiTheme="minorHAnsi" w:hAnsiTheme="minorHAnsi" w:cstheme="minorHAnsi"/>
        </w:rPr>
        <w:t>D</w:t>
      </w:r>
      <w:r w:rsidRPr="00E60D34">
        <w:rPr>
          <w:rFonts w:asciiTheme="minorHAnsi" w:hAnsiTheme="minorHAnsi" w:cstheme="minorHAnsi"/>
        </w:rPr>
        <w:t xml:space="preserve">, </w:t>
      </w:r>
      <w:r w:rsidR="000408E4">
        <w:rPr>
          <w:rFonts w:asciiTheme="minorHAnsi" w:hAnsiTheme="minorHAnsi" w:cstheme="minorHAnsi"/>
        </w:rPr>
        <w:t xml:space="preserve">Passport Printer </w:t>
      </w:r>
      <w:r w:rsidRPr="00E60D34">
        <w:rPr>
          <w:rFonts w:asciiTheme="minorHAnsi" w:hAnsiTheme="minorHAnsi" w:cstheme="minorHAnsi"/>
        </w:rPr>
        <w:t>Security Requirement</w:t>
      </w:r>
      <w:r w:rsidR="000408E4">
        <w:rPr>
          <w:rFonts w:asciiTheme="minorHAnsi" w:hAnsiTheme="minorHAnsi" w:cstheme="minorHAnsi"/>
        </w:rPr>
        <w:t>s</w:t>
      </w:r>
      <w:r w:rsidRPr="00E60D34">
        <w:rPr>
          <w:rFonts w:asciiTheme="minorHAnsi" w:hAnsiTheme="minorHAnsi" w:cstheme="minorHAnsi"/>
        </w:rPr>
        <w:t>.</w:t>
      </w:r>
    </w:p>
    <w:p w14:paraId="76019771" w14:textId="2FCCEA30" w:rsidR="00E65CD4" w:rsidRPr="00E60D34" w:rsidRDefault="008371F0" w:rsidP="008371F0">
      <w:pPr>
        <w:pStyle w:val="Heading3"/>
        <w:spacing w:before="240" w:beforeAutospacing="0" w:after="240" w:afterAutospacing="0"/>
        <w:rPr>
          <w:rFonts w:asciiTheme="minorHAnsi" w:hAnsiTheme="minorHAnsi" w:cstheme="minorHAnsi"/>
        </w:rPr>
      </w:pPr>
      <w:bookmarkStart w:id="25" w:name="_Toc11057789"/>
      <w:bookmarkStart w:id="26" w:name="_Toc11932550"/>
      <w:r w:rsidRPr="00E60D34">
        <w:rPr>
          <w:rFonts w:asciiTheme="minorHAnsi" w:hAnsiTheme="minorHAnsi" w:cstheme="minorHAnsi"/>
        </w:rPr>
        <w:t xml:space="preserve">C.3.14.1 </w:t>
      </w:r>
      <w:r w:rsidR="00E65CD4" w:rsidRPr="00E60D34">
        <w:rPr>
          <w:rFonts w:asciiTheme="minorHAnsi" w:hAnsiTheme="minorHAnsi" w:cstheme="minorHAnsi"/>
        </w:rPr>
        <w:t>Security Operations</w:t>
      </w:r>
      <w:bookmarkEnd w:id="25"/>
      <w:bookmarkEnd w:id="26"/>
    </w:p>
    <w:p w14:paraId="361BD113" w14:textId="17C863CC"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comply with Departmental security policies and procedures, as outlined in the Foreign Affairs Manual (FAM) and the Foreign Affairs Handbook, including but not limited to 12 FAM, 12 FAH, and 5 FAH (reference Web site:  </w:t>
      </w:r>
      <w:hyperlink r:id="rId14" w:history="1">
        <w:r w:rsidRPr="00E60D34">
          <w:rPr>
            <w:rStyle w:val="Hyperlink"/>
            <w:rFonts w:asciiTheme="minorHAnsi" w:hAnsiTheme="minorHAnsi" w:cstheme="minorHAnsi"/>
          </w:rPr>
          <w:t>https://fam.state.gov/default.aspx</w:t>
        </w:r>
      </w:hyperlink>
      <w:r w:rsidRPr="00E60D34">
        <w:rPr>
          <w:rFonts w:asciiTheme="minorHAnsi" w:hAnsiTheme="minorHAnsi" w:cstheme="minorHAnsi"/>
        </w:rPr>
        <w:t xml:space="preserve">). The </w:t>
      </w:r>
      <w:r w:rsidR="006376F7" w:rsidRPr="00E60D34">
        <w:rPr>
          <w:rFonts w:asciiTheme="minorHAnsi" w:hAnsiTheme="minorHAnsi" w:cstheme="minorHAnsi"/>
        </w:rPr>
        <w:t>Contractor</w:t>
      </w:r>
      <w:r w:rsidRPr="00E60D34">
        <w:rPr>
          <w:rFonts w:asciiTheme="minorHAnsi" w:hAnsiTheme="minorHAnsi" w:cstheme="minorHAnsi"/>
        </w:rPr>
        <w:t xml:space="preserve"> shall manage security and information assurance compliance of all applications under the </w:t>
      </w:r>
      <w:r w:rsidR="008371F0" w:rsidRPr="00E60D34">
        <w:rPr>
          <w:rFonts w:asciiTheme="minorHAnsi" w:hAnsiTheme="minorHAnsi" w:cstheme="minorHAnsi"/>
        </w:rPr>
        <w:t xml:space="preserve">NextGen Passport Personalization Printers </w:t>
      </w:r>
      <w:r w:rsidRPr="00E60D34">
        <w:rPr>
          <w:rFonts w:asciiTheme="minorHAnsi" w:hAnsiTheme="minorHAnsi" w:cstheme="minorHAnsi"/>
        </w:rPr>
        <w:t xml:space="preserve">contract, including relevant software upgrades for security compliance and use in production systems. In addition, the </w:t>
      </w:r>
      <w:r w:rsidR="006376F7" w:rsidRPr="00E60D34">
        <w:rPr>
          <w:rFonts w:asciiTheme="minorHAnsi" w:hAnsiTheme="minorHAnsi" w:cstheme="minorHAnsi"/>
        </w:rPr>
        <w:t>Contractor</w:t>
      </w:r>
      <w:r w:rsidRPr="00E60D34">
        <w:rPr>
          <w:rFonts w:asciiTheme="minorHAnsi" w:hAnsiTheme="minorHAnsi" w:cstheme="minorHAnsi"/>
        </w:rPr>
        <w:t xml:space="preserve"> shall be responsible for maintaining onsite GFP in accordance with Departmental security </w:t>
      </w:r>
      <w:r w:rsidRPr="00E60D34">
        <w:rPr>
          <w:rFonts w:asciiTheme="minorHAnsi" w:hAnsiTheme="minorHAnsi" w:cstheme="minorHAnsi"/>
        </w:rPr>
        <w:lastRenderedPageBreak/>
        <w:t xml:space="preserve">policies and procedures.  It should be noted that overall management of the CST Information Systems Security and Security Operations program is outside the scope of the </w:t>
      </w:r>
      <w:bookmarkStart w:id="27" w:name="_Hlk108785689"/>
      <w:r w:rsidR="008371F0" w:rsidRPr="00E60D34">
        <w:rPr>
          <w:rFonts w:asciiTheme="minorHAnsi" w:hAnsiTheme="minorHAnsi" w:cstheme="minorHAnsi"/>
        </w:rPr>
        <w:t>NextGen Passport Personalization Printers</w:t>
      </w:r>
      <w:r w:rsidRPr="00E60D34">
        <w:rPr>
          <w:rFonts w:asciiTheme="minorHAnsi" w:hAnsiTheme="minorHAnsi" w:cstheme="minorHAnsi"/>
        </w:rPr>
        <w:t xml:space="preserve"> </w:t>
      </w:r>
      <w:bookmarkEnd w:id="27"/>
      <w:r w:rsidRPr="00E60D34">
        <w:rPr>
          <w:rFonts w:asciiTheme="minorHAnsi" w:hAnsiTheme="minorHAnsi" w:cstheme="minorHAnsi"/>
        </w:rPr>
        <w:t>contract.</w:t>
      </w:r>
    </w:p>
    <w:p w14:paraId="643085AA" w14:textId="48866606"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fully cooperate with DOS audits, reviews, evaluations, tests, and assessments of </w:t>
      </w:r>
      <w:r w:rsidR="006376F7" w:rsidRPr="00E60D34">
        <w:rPr>
          <w:rFonts w:asciiTheme="minorHAnsi" w:hAnsiTheme="minorHAnsi" w:cstheme="minorHAnsi"/>
        </w:rPr>
        <w:t>Contractor</w:t>
      </w:r>
      <w:r w:rsidRPr="00E60D34">
        <w:rPr>
          <w:rFonts w:asciiTheme="minorHAnsi" w:hAnsiTheme="minorHAnsi" w:cstheme="minorHAnsi"/>
        </w:rPr>
        <w:t xml:space="preserve"> systems, processes, and facilities. The </w:t>
      </w:r>
      <w:r w:rsidR="006376F7" w:rsidRPr="00E60D34">
        <w:rPr>
          <w:rFonts w:asciiTheme="minorHAnsi" w:hAnsiTheme="minorHAnsi" w:cstheme="minorHAnsi"/>
        </w:rPr>
        <w:t>Contractor</w:t>
      </w:r>
      <w:r w:rsidRPr="00E60D34">
        <w:rPr>
          <w:rFonts w:asciiTheme="minorHAnsi" w:hAnsiTheme="minorHAnsi" w:cstheme="minorHAnsi"/>
        </w:rPr>
        <w:t xml:space="preserve"> shall comply with federal security controls, including but not limited to those specified in NIST SP800-53 Rev 4 or later. The </w:t>
      </w:r>
      <w:r w:rsidR="006376F7" w:rsidRPr="00E60D34">
        <w:rPr>
          <w:rFonts w:asciiTheme="minorHAnsi" w:hAnsiTheme="minorHAnsi" w:cstheme="minorHAnsi"/>
        </w:rPr>
        <w:t>Contractor</w:t>
      </w:r>
      <w:r w:rsidRPr="00E60D34">
        <w:rPr>
          <w:rFonts w:asciiTheme="minorHAnsi" w:hAnsiTheme="minorHAnsi" w:cstheme="minorHAnsi"/>
        </w:rPr>
        <w:t xml:space="preserve"> is responsible for keeping up to date with security controls relevant to the </w:t>
      </w:r>
      <w:r w:rsidR="005F12B5" w:rsidRPr="00E60D34">
        <w:rPr>
          <w:rFonts w:asciiTheme="minorHAnsi" w:hAnsiTheme="minorHAnsi" w:cstheme="minorHAnsi"/>
        </w:rPr>
        <w:t>NextGen Passport Personalization Printers</w:t>
      </w:r>
      <w:r w:rsidRPr="00E60D34">
        <w:rPr>
          <w:rFonts w:asciiTheme="minorHAnsi" w:hAnsiTheme="minorHAnsi" w:cstheme="minorHAnsi"/>
        </w:rPr>
        <w:t xml:space="preserve">. </w:t>
      </w:r>
    </w:p>
    <w:p w14:paraId="3484BAB4" w14:textId="2E466ADA"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provide support as requested by the Government when security tests are conducted by another organization to validate that required security controls are properly implemented, operate as intended, and pro</w:t>
      </w:r>
      <w:r w:rsidR="005C68EA" w:rsidRPr="00E60D34">
        <w:rPr>
          <w:rFonts w:asciiTheme="minorHAnsi" w:hAnsiTheme="minorHAnsi" w:cstheme="minorHAnsi"/>
        </w:rPr>
        <w:t xml:space="preserve">duce the desired outcome. The </w:t>
      </w:r>
      <w:bookmarkStart w:id="28" w:name="_Hlk108800699"/>
      <w:r w:rsidR="008371F0" w:rsidRPr="00E60D34">
        <w:rPr>
          <w:rFonts w:asciiTheme="minorHAnsi" w:hAnsiTheme="minorHAnsi" w:cstheme="minorHAnsi"/>
        </w:rPr>
        <w:t xml:space="preserve">NextGen Passport Personalization Printers </w:t>
      </w:r>
      <w:bookmarkEnd w:id="28"/>
      <w:r w:rsidR="00042FB6" w:rsidRPr="00E60D34">
        <w:rPr>
          <w:rFonts w:asciiTheme="minorHAnsi" w:hAnsiTheme="minorHAnsi" w:cstheme="minorHAnsi"/>
        </w:rPr>
        <w:t>C</w:t>
      </w:r>
      <w:r w:rsidR="006376F7" w:rsidRPr="00E60D34">
        <w:rPr>
          <w:rFonts w:asciiTheme="minorHAnsi" w:hAnsiTheme="minorHAnsi" w:cstheme="minorHAnsi"/>
        </w:rPr>
        <w:t>ontractor</w:t>
      </w:r>
      <w:r w:rsidRPr="00E60D34">
        <w:rPr>
          <w:rFonts w:asciiTheme="minorHAnsi" w:hAnsiTheme="minorHAnsi" w:cstheme="minorHAnsi"/>
        </w:rPr>
        <w:t xml:space="preserve"> shall remediate security vulnerabilities identified from security tests from all sources, and shall assist in verification testing as requested. The </w:t>
      </w:r>
      <w:r w:rsidR="006376F7" w:rsidRPr="00E60D34">
        <w:rPr>
          <w:rFonts w:asciiTheme="minorHAnsi" w:hAnsiTheme="minorHAnsi" w:cstheme="minorHAnsi"/>
        </w:rPr>
        <w:t>Contractor</w:t>
      </w:r>
      <w:r w:rsidRPr="00E60D34">
        <w:rPr>
          <w:rFonts w:asciiTheme="minorHAnsi" w:hAnsiTheme="minorHAnsi" w:cstheme="minorHAnsi"/>
        </w:rPr>
        <w:t xml:space="preserve"> shall perform its own security testing as part of Quality Assurance (QA)/Quality Control (QC) while working on patch releases, enhancements, or configuration changes for the applications falling under </w:t>
      </w:r>
      <w:r w:rsidR="00042FB6" w:rsidRPr="00E60D34">
        <w:rPr>
          <w:rFonts w:asciiTheme="minorHAnsi" w:hAnsiTheme="minorHAnsi" w:cstheme="minorHAnsi"/>
        </w:rPr>
        <w:t>the NextGen Passport Personalization Printers</w:t>
      </w:r>
      <w:r w:rsidRPr="00E60D34">
        <w:rPr>
          <w:rFonts w:asciiTheme="minorHAnsi" w:hAnsiTheme="minorHAnsi" w:cstheme="minorHAnsi"/>
        </w:rPr>
        <w:t xml:space="preserve">, to ensure additional security vulnerabilities are not introduced in these products. </w:t>
      </w:r>
    </w:p>
    <w:p w14:paraId="62FB4D1A" w14:textId="45CD1CEE" w:rsidR="00E65CD4" w:rsidRPr="00E60D34" w:rsidRDefault="001E15A9" w:rsidP="00042FB6">
      <w:pPr>
        <w:pStyle w:val="Heading3"/>
        <w:spacing w:before="240" w:beforeAutospacing="0" w:after="240" w:afterAutospacing="0"/>
        <w:rPr>
          <w:rFonts w:asciiTheme="minorHAnsi" w:hAnsiTheme="minorHAnsi" w:cstheme="minorHAnsi"/>
        </w:rPr>
      </w:pPr>
      <w:bookmarkStart w:id="29" w:name="_Toc11057790"/>
      <w:bookmarkStart w:id="30" w:name="_Toc11932551"/>
      <w:r w:rsidRPr="00E60D34">
        <w:rPr>
          <w:rFonts w:asciiTheme="minorHAnsi" w:hAnsiTheme="minorHAnsi" w:cstheme="minorHAnsi"/>
        </w:rPr>
        <w:t xml:space="preserve">C.3.14.2 </w:t>
      </w:r>
      <w:r w:rsidR="00E65CD4" w:rsidRPr="00E60D34">
        <w:rPr>
          <w:rFonts w:asciiTheme="minorHAnsi" w:hAnsiTheme="minorHAnsi" w:cstheme="minorHAnsi"/>
        </w:rPr>
        <w:t>Information Assurance and Compliance Support</w:t>
      </w:r>
      <w:bookmarkEnd w:id="29"/>
      <w:bookmarkEnd w:id="30"/>
    </w:p>
    <w:p w14:paraId="5DC9C3BF" w14:textId="61C37FDF"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perform Information Assurance and Compliance support services to maintain production system security posture, which includes engineering, implementing, operating, and monitoring. As noted above, another organization is responsible for the overall management of the ISSO and the Security Operations program. Support includes implementing remediation actions as required and providing timely and accurate input to documentation. Examples include:</w:t>
      </w:r>
    </w:p>
    <w:p w14:paraId="20676668"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Support A&amp;A process</w:t>
      </w:r>
    </w:p>
    <w:p w14:paraId="39D06C76"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Security findings and remediation from all sources </w:t>
      </w:r>
    </w:p>
    <w:p w14:paraId="0BDDCC0D"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Security findings management and status reporting</w:t>
      </w:r>
    </w:p>
    <w:p w14:paraId="56E9D8C0"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proofErr w:type="spellStart"/>
      <w:r w:rsidRPr="00E60D34">
        <w:rPr>
          <w:rFonts w:asciiTheme="minorHAnsi" w:hAnsiTheme="minorHAnsi" w:cstheme="minorHAnsi"/>
        </w:rPr>
        <w:t>iPost</w:t>
      </w:r>
      <w:proofErr w:type="spellEnd"/>
      <w:r w:rsidRPr="00E60D34">
        <w:rPr>
          <w:rFonts w:asciiTheme="minorHAnsi" w:hAnsiTheme="minorHAnsi" w:cstheme="minorHAnsi"/>
        </w:rPr>
        <w:t xml:space="preserve"> findings and remediation, See </w:t>
      </w:r>
    </w:p>
    <w:p w14:paraId="642D2945"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https://2009-2017.state.gov/documents/organization/156865.pdf</w:t>
      </w:r>
    </w:p>
    <w:p w14:paraId="33952F02"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Group Policy Object (GPO) compliance</w:t>
      </w:r>
    </w:p>
    <w:p w14:paraId="7D392BA0" w14:textId="77777777" w:rsidR="00E65CD4" w:rsidRPr="00E60D34" w:rsidRDefault="00E65CD4" w:rsidP="00245562">
      <w:pPr>
        <w:pStyle w:val="BodyTextBullet1"/>
        <w:numPr>
          <w:ilvl w:val="0"/>
          <w:numId w:val="15"/>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Enclaving/Network segregation</w:t>
      </w:r>
    </w:p>
    <w:p w14:paraId="154B9968" w14:textId="095224D4"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maintain, </w:t>
      </w:r>
      <w:r w:rsidR="00807C11" w:rsidRPr="00E60D34">
        <w:rPr>
          <w:rFonts w:asciiTheme="minorHAnsi" w:hAnsiTheme="minorHAnsi" w:cstheme="minorHAnsi"/>
        </w:rPr>
        <w:t>manage,</w:t>
      </w:r>
      <w:r w:rsidRPr="00E60D34">
        <w:rPr>
          <w:rFonts w:asciiTheme="minorHAnsi" w:hAnsiTheme="minorHAnsi" w:cstheme="minorHAnsi"/>
        </w:rPr>
        <w:t xml:space="preserve"> and report on all security findings falling under the scope of </w:t>
      </w:r>
      <w:r w:rsidR="004950B1" w:rsidRPr="00E60D34">
        <w:rPr>
          <w:rFonts w:asciiTheme="minorHAnsi" w:hAnsiTheme="minorHAnsi" w:cstheme="minorHAnsi"/>
        </w:rPr>
        <w:t>the NextGen Passport Personalization Printers</w:t>
      </w:r>
      <w:r w:rsidRPr="00E60D34">
        <w:rPr>
          <w:rFonts w:asciiTheme="minorHAnsi" w:hAnsiTheme="minorHAnsi" w:cstheme="minorHAnsi"/>
        </w:rPr>
        <w:t xml:space="preserve">, including engineering mitigations for findings from all sources as requested by the Government. The </w:t>
      </w:r>
      <w:r w:rsidR="006376F7" w:rsidRPr="00E60D34">
        <w:rPr>
          <w:rFonts w:asciiTheme="minorHAnsi" w:hAnsiTheme="minorHAnsi" w:cstheme="minorHAnsi"/>
        </w:rPr>
        <w:t>Contractor</w:t>
      </w:r>
      <w:r w:rsidRPr="00E60D34">
        <w:rPr>
          <w:rFonts w:asciiTheme="minorHAnsi" w:hAnsiTheme="minorHAnsi" w:cstheme="minorHAnsi"/>
        </w:rPr>
        <w:t xml:space="preserve"> shall maintain acceptable levels of security finding grade(s):  </w:t>
      </w:r>
    </w:p>
    <w:p w14:paraId="1048DD10" w14:textId="7C55E083"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lastRenderedPageBreak/>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remediate and close open security finding items as agreed upon in the timeline listed in the Plan of Actions and Milestones (POAM)</w:t>
      </w:r>
      <w:r w:rsidR="006376F7" w:rsidRPr="00E60D34">
        <w:rPr>
          <w:rFonts w:asciiTheme="minorHAnsi" w:hAnsiTheme="minorHAnsi" w:cstheme="minorHAnsi"/>
        </w:rPr>
        <w:t>.</w:t>
      </w:r>
    </w:p>
    <w:p w14:paraId="56555DB7" w14:textId="722E09FC"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update open security finding items periodically as directed by the GTM</w:t>
      </w:r>
      <w:r w:rsidR="006376F7" w:rsidRPr="00E60D34">
        <w:rPr>
          <w:rFonts w:asciiTheme="minorHAnsi" w:hAnsiTheme="minorHAnsi" w:cstheme="minorHAnsi"/>
        </w:rPr>
        <w:t>.</w:t>
      </w:r>
    </w:p>
    <w:p w14:paraId="23F92A72" w14:textId="3E1169E1" w:rsidR="00E65CD4" w:rsidRPr="00E60D34" w:rsidRDefault="004950B1" w:rsidP="004950B1">
      <w:pPr>
        <w:pStyle w:val="Heading3"/>
        <w:spacing w:before="240" w:beforeAutospacing="0" w:after="240" w:afterAutospacing="0"/>
        <w:rPr>
          <w:rFonts w:asciiTheme="minorHAnsi" w:hAnsiTheme="minorHAnsi" w:cstheme="minorHAnsi"/>
        </w:rPr>
      </w:pPr>
      <w:bookmarkStart w:id="31" w:name="_Toc11057791"/>
      <w:bookmarkStart w:id="32" w:name="_Toc11932552"/>
      <w:r w:rsidRPr="00E60D34">
        <w:rPr>
          <w:rFonts w:asciiTheme="minorHAnsi" w:hAnsiTheme="minorHAnsi" w:cstheme="minorHAnsi"/>
        </w:rPr>
        <w:t>C.</w:t>
      </w:r>
      <w:r w:rsidR="00C22610" w:rsidRPr="00E60D34">
        <w:rPr>
          <w:rFonts w:asciiTheme="minorHAnsi" w:hAnsiTheme="minorHAnsi" w:cstheme="minorHAnsi"/>
        </w:rPr>
        <w:t xml:space="preserve">3.14.3 </w:t>
      </w:r>
      <w:r w:rsidR="00E65CD4" w:rsidRPr="00E60D34">
        <w:rPr>
          <w:rFonts w:asciiTheme="minorHAnsi" w:hAnsiTheme="minorHAnsi" w:cstheme="minorHAnsi"/>
        </w:rPr>
        <w:t>Security Operations Support</w:t>
      </w:r>
      <w:bookmarkEnd w:id="31"/>
      <w:bookmarkEnd w:id="32"/>
    </w:p>
    <w:p w14:paraId="28DE1FA6" w14:textId="3E5D879E"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support security operations by closely coordinating with the ISSO as well as the Security Operations organization, which are principally responsible for operational security administration. The </w:t>
      </w:r>
      <w:r w:rsidR="006376F7" w:rsidRPr="00E60D34">
        <w:rPr>
          <w:rFonts w:asciiTheme="minorHAnsi" w:hAnsiTheme="minorHAnsi" w:cstheme="minorHAnsi"/>
        </w:rPr>
        <w:t>Contractor</w:t>
      </w:r>
      <w:r w:rsidRPr="00E60D34">
        <w:rPr>
          <w:rFonts w:asciiTheme="minorHAnsi" w:hAnsiTheme="minorHAnsi" w:cstheme="minorHAnsi"/>
        </w:rPr>
        <w:t xml:space="preserve"> shall provide requirements for and assist in the configuration of CST’s Security Information and Event Management (SIEM) system, as it pertains to the management of </w:t>
      </w:r>
      <w:r w:rsidR="005F12B5" w:rsidRPr="00E60D34">
        <w:rPr>
          <w:rFonts w:asciiTheme="minorHAnsi" w:hAnsiTheme="minorHAnsi" w:cstheme="minorHAnsi"/>
        </w:rPr>
        <w:t>NextGen Passport Personalization Printers</w:t>
      </w:r>
      <w:r w:rsidRPr="00E60D34">
        <w:rPr>
          <w:rFonts w:asciiTheme="minorHAnsi" w:hAnsiTheme="minorHAnsi" w:cstheme="minorHAnsi"/>
        </w:rPr>
        <w:t xml:space="preserve">. The </w:t>
      </w:r>
      <w:r w:rsidR="006376F7" w:rsidRPr="00E60D34">
        <w:rPr>
          <w:rFonts w:asciiTheme="minorHAnsi" w:hAnsiTheme="minorHAnsi" w:cstheme="minorHAnsi"/>
        </w:rPr>
        <w:t>Contractor</w:t>
      </w:r>
      <w:r w:rsidRPr="00E60D34">
        <w:rPr>
          <w:rFonts w:asciiTheme="minorHAnsi" w:hAnsiTheme="minorHAnsi" w:cstheme="minorHAnsi"/>
        </w:rPr>
        <w:t xml:space="preserve"> shall support responses and investigations into events and incidents as requested by the Government. </w:t>
      </w:r>
    </w:p>
    <w:p w14:paraId="6C70DAAD" w14:textId="2A3382BD" w:rsidR="00E65CD4" w:rsidRPr="00E60D34" w:rsidRDefault="00C22610" w:rsidP="00C22610">
      <w:pPr>
        <w:pStyle w:val="Heading3"/>
        <w:spacing w:before="240" w:beforeAutospacing="0" w:after="240" w:afterAutospacing="0"/>
        <w:rPr>
          <w:rFonts w:asciiTheme="minorHAnsi" w:hAnsiTheme="minorHAnsi" w:cstheme="minorHAnsi"/>
        </w:rPr>
      </w:pPr>
      <w:bookmarkStart w:id="33" w:name="_Toc11057792"/>
      <w:bookmarkStart w:id="34" w:name="_Toc11932553"/>
      <w:r w:rsidRPr="00E60D34">
        <w:rPr>
          <w:rFonts w:asciiTheme="minorHAnsi" w:hAnsiTheme="minorHAnsi" w:cstheme="minorHAnsi"/>
        </w:rPr>
        <w:t xml:space="preserve">C.3.14.4 </w:t>
      </w:r>
      <w:r w:rsidR="00E65CD4" w:rsidRPr="00E60D34">
        <w:rPr>
          <w:rFonts w:asciiTheme="minorHAnsi" w:hAnsiTheme="minorHAnsi" w:cstheme="minorHAnsi"/>
        </w:rPr>
        <w:t>Patch and Security Update</w:t>
      </w:r>
      <w:bookmarkEnd w:id="33"/>
      <w:bookmarkEnd w:id="34"/>
    </w:p>
    <w:p w14:paraId="4082019A" w14:textId="57BF83A2"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perform patch management and security update operations support to maintain operating environments for their organizational units (OUs), which shall be comprised of GFP at the </w:t>
      </w:r>
      <w:r w:rsidR="006376F7" w:rsidRPr="00E60D34">
        <w:rPr>
          <w:rFonts w:asciiTheme="minorHAnsi" w:hAnsiTheme="minorHAnsi" w:cstheme="minorHAnsi"/>
        </w:rPr>
        <w:t>Contractor</w:t>
      </w:r>
      <w:r w:rsidRPr="00E60D34">
        <w:rPr>
          <w:rFonts w:asciiTheme="minorHAnsi" w:hAnsiTheme="minorHAnsi" w:cstheme="minorHAnsi"/>
        </w:rPr>
        <w:t xml:space="preserve"> facility. Responsibilities include, but are not limited to:</w:t>
      </w:r>
    </w:p>
    <w:p w14:paraId="56845A5E" w14:textId="134002B5"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Providing oversight and periodic review of the patch management process and procedures at the </w:t>
      </w:r>
      <w:r w:rsidR="00C22610" w:rsidRPr="00E60D34">
        <w:rPr>
          <w:rFonts w:asciiTheme="minorHAnsi" w:hAnsiTheme="minorHAnsi" w:cstheme="minorHAnsi"/>
        </w:rPr>
        <w:t xml:space="preserve">NextGen Passport Personalization Printers </w:t>
      </w:r>
      <w:r w:rsidR="006376F7" w:rsidRPr="00E60D34">
        <w:rPr>
          <w:rFonts w:asciiTheme="minorHAnsi" w:hAnsiTheme="minorHAnsi" w:cstheme="minorHAnsi"/>
        </w:rPr>
        <w:t>Contractor</w:t>
      </w:r>
      <w:r w:rsidRPr="00E60D34">
        <w:rPr>
          <w:rFonts w:asciiTheme="minorHAnsi" w:hAnsiTheme="minorHAnsi" w:cstheme="minorHAnsi"/>
        </w:rPr>
        <w:t xml:space="preserve"> facility</w:t>
      </w:r>
    </w:p>
    <w:p w14:paraId="2E8BB7CB" w14:textId="67187D06"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Maintaining appropriate patch and security update documentation, including authoring and maintaining SOPs and policies detailing patch and security update processes and pr</w:t>
      </w:r>
      <w:r w:rsidR="005C68EA" w:rsidRPr="00E60D34">
        <w:rPr>
          <w:rFonts w:asciiTheme="minorHAnsi" w:hAnsiTheme="minorHAnsi" w:cstheme="minorHAnsi"/>
        </w:rPr>
        <w:t xml:space="preserve">ocedures as it pertains to the </w:t>
      </w:r>
      <w:r w:rsidR="00C22610" w:rsidRPr="00E60D34">
        <w:rPr>
          <w:rFonts w:asciiTheme="minorHAnsi" w:hAnsiTheme="minorHAnsi" w:cstheme="minorHAnsi"/>
        </w:rPr>
        <w:t xml:space="preserve">NextGen Passport Personalization Printers </w:t>
      </w:r>
      <w:r w:rsidR="006376F7" w:rsidRPr="00E60D34">
        <w:rPr>
          <w:rFonts w:asciiTheme="minorHAnsi" w:hAnsiTheme="minorHAnsi" w:cstheme="minorHAnsi"/>
        </w:rPr>
        <w:t>Contractor</w:t>
      </w:r>
      <w:r w:rsidRPr="00E60D34">
        <w:rPr>
          <w:rFonts w:asciiTheme="minorHAnsi" w:hAnsiTheme="minorHAnsi" w:cstheme="minorHAnsi"/>
        </w:rPr>
        <w:t xml:space="preserve"> OUs</w:t>
      </w:r>
    </w:p>
    <w:p w14:paraId="4116B2F3" w14:textId="5C607984"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Complying with required processes and procedures so that patches are successf</w:t>
      </w:r>
      <w:r w:rsidR="005C68EA" w:rsidRPr="00E60D34">
        <w:rPr>
          <w:rFonts w:asciiTheme="minorHAnsi" w:hAnsiTheme="minorHAnsi" w:cstheme="minorHAnsi"/>
        </w:rPr>
        <w:t xml:space="preserve">ully applied in </w:t>
      </w:r>
      <w:r w:rsidR="00966E8D" w:rsidRPr="00E60D34">
        <w:rPr>
          <w:rFonts w:asciiTheme="minorHAnsi" w:hAnsiTheme="minorHAnsi" w:cstheme="minorHAnsi"/>
        </w:rPr>
        <w:t xml:space="preserve">NextGen Passport Personalization Printers </w:t>
      </w:r>
      <w:r w:rsidR="006376F7" w:rsidRPr="00E60D34">
        <w:rPr>
          <w:rFonts w:asciiTheme="minorHAnsi" w:hAnsiTheme="minorHAnsi" w:cstheme="minorHAnsi"/>
        </w:rPr>
        <w:t>Contractor</w:t>
      </w:r>
      <w:r w:rsidRPr="00E60D34">
        <w:rPr>
          <w:rFonts w:asciiTheme="minorHAnsi" w:hAnsiTheme="minorHAnsi" w:cstheme="minorHAnsi"/>
        </w:rPr>
        <w:t xml:space="preserve"> OUs and are reported accurately </w:t>
      </w:r>
    </w:p>
    <w:p w14:paraId="1EDBE3B4"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Performing patch and security update deployment testing upon request</w:t>
      </w:r>
    </w:p>
    <w:p w14:paraId="74BB388B" w14:textId="3FDE987A"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Monitoring, </w:t>
      </w:r>
      <w:r w:rsidR="00807C11" w:rsidRPr="00E60D34">
        <w:rPr>
          <w:rFonts w:asciiTheme="minorHAnsi" w:hAnsiTheme="minorHAnsi" w:cstheme="minorHAnsi"/>
        </w:rPr>
        <w:t>reporting,</w:t>
      </w:r>
      <w:r w:rsidRPr="00E60D34">
        <w:rPr>
          <w:rFonts w:asciiTheme="minorHAnsi" w:hAnsiTheme="minorHAnsi" w:cstheme="minorHAnsi"/>
        </w:rPr>
        <w:t xml:space="preserve"> and remediating all deployment failures within 24 hours </w:t>
      </w:r>
    </w:p>
    <w:p w14:paraId="4D7529A0"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Monitoring and reporting patch and security update compliance for all CA systems weekly</w:t>
      </w:r>
    </w:p>
    <w:p w14:paraId="22CAC627"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Providing weekly, monthly and/or as requested patch and security update status reports </w:t>
      </w:r>
    </w:p>
    <w:p w14:paraId="582096A4"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Communicating with all appropriate parties </w:t>
      </w:r>
    </w:p>
    <w:p w14:paraId="753FEE90"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Complying with DOS rules and regulations governing patch and security update operations</w:t>
      </w:r>
    </w:p>
    <w:p w14:paraId="30AFF41D" w14:textId="5580CDF4"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Maintaining an </w:t>
      </w:r>
      <w:proofErr w:type="spellStart"/>
      <w:r w:rsidRPr="00E60D34">
        <w:rPr>
          <w:rFonts w:asciiTheme="minorHAnsi" w:hAnsiTheme="minorHAnsi" w:cstheme="minorHAnsi"/>
        </w:rPr>
        <w:t>iPost</w:t>
      </w:r>
      <w:proofErr w:type="spellEnd"/>
      <w:r w:rsidRPr="00E60D34">
        <w:rPr>
          <w:rFonts w:asciiTheme="minorHAnsi" w:hAnsiTheme="minorHAnsi" w:cstheme="minorHAnsi"/>
        </w:rPr>
        <w:t xml:space="preserve"> score at or below the acceptable levels, as defined by DOS, for sites and operating environments maintained by the </w:t>
      </w:r>
      <w:r w:rsidR="006376F7" w:rsidRPr="00E60D34">
        <w:rPr>
          <w:rFonts w:asciiTheme="minorHAnsi" w:hAnsiTheme="minorHAnsi" w:cstheme="minorHAnsi"/>
        </w:rPr>
        <w:t>Contractor</w:t>
      </w:r>
    </w:p>
    <w:p w14:paraId="6934C24B"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lastRenderedPageBreak/>
        <w:t>Complying with DOS patch timeframe requirements in accordance with relevant Notification Bulletins</w:t>
      </w:r>
    </w:p>
    <w:p w14:paraId="280E9535" w14:textId="1AE2A1B5" w:rsidR="00E65CD4" w:rsidRPr="00E60D34" w:rsidRDefault="00966E8D" w:rsidP="00966E8D">
      <w:pPr>
        <w:pStyle w:val="Heading3"/>
        <w:spacing w:before="240" w:beforeAutospacing="0" w:after="240" w:afterAutospacing="0"/>
        <w:rPr>
          <w:rFonts w:asciiTheme="minorHAnsi" w:hAnsiTheme="minorHAnsi" w:cstheme="minorHAnsi"/>
        </w:rPr>
      </w:pPr>
      <w:bookmarkStart w:id="35" w:name="_Toc11057793"/>
      <w:bookmarkStart w:id="36" w:name="_Toc11932554"/>
      <w:r w:rsidRPr="00E60D34">
        <w:rPr>
          <w:rFonts w:asciiTheme="minorHAnsi" w:hAnsiTheme="minorHAnsi" w:cstheme="minorHAnsi"/>
        </w:rPr>
        <w:t xml:space="preserve">C.3.14.5 </w:t>
      </w:r>
      <w:r w:rsidR="00E65CD4" w:rsidRPr="00E60D34">
        <w:rPr>
          <w:rFonts w:asciiTheme="minorHAnsi" w:hAnsiTheme="minorHAnsi" w:cstheme="minorHAnsi"/>
        </w:rPr>
        <w:t>Continuity and Disaster Recovery</w:t>
      </w:r>
      <w:bookmarkEnd w:id="35"/>
      <w:bookmarkEnd w:id="36"/>
    </w:p>
    <w:p w14:paraId="527EE38D" w14:textId="6050DCF8" w:rsidR="00E65CD4" w:rsidRPr="00E60D34" w:rsidRDefault="00E65CD4" w:rsidP="00E65CD4">
      <w:pPr>
        <w:spacing w:before="100" w:beforeAutospacing="1" w:after="100" w:afterAutospacing="1"/>
        <w:rPr>
          <w:rFonts w:asciiTheme="minorHAnsi" w:hAnsiTheme="minorHAnsi" w:cstheme="minorHAnsi"/>
        </w:rPr>
      </w:pPr>
      <w:r w:rsidRPr="00E60D34">
        <w:rPr>
          <w:rFonts w:asciiTheme="minorHAnsi" w:hAnsiTheme="minorHAnsi" w:cstheme="minorHAnsi"/>
        </w:rPr>
        <w:t xml:space="preserve">The </w:t>
      </w:r>
      <w:r w:rsidR="006376F7" w:rsidRPr="00E60D34">
        <w:rPr>
          <w:rFonts w:asciiTheme="minorHAnsi" w:hAnsiTheme="minorHAnsi" w:cstheme="minorHAnsi"/>
        </w:rPr>
        <w:t>Contractor</w:t>
      </w:r>
      <w:r w:rsidRPr="00E60D34">
        <w:rPr>
          <w:rFonts w:asciiTheme="minorHAnsi" w:hAnsiTheme="minorHAnsi" w:cstheme="minorHAnsi"/>
        </w:rPr>
        <w:t xml:space="preserve"> shall incorporate all aspects of the </w:t>
      </w:r>
      <w:r w:rsidR="00966E8D" w:rsidRPr="00E60D34">
        <w:rPr>
          <w:rFonts w:asciiTheme="minorHAnsi" w:hAnsiTheme="minorHAnsi" w:cstheme="minorHAnsi"/>
        </w:rPr>
        <w:t xml:space="preserve">NextGen Passport Personalization Printers </w:t>
      </w:r>
      <w:r w:rsidRPr="00E60D34">
        <w:rPr>
          <w:rFonts w:asciiTheme="minorHAnsi" w:hAnsiTheme="minorHAnsi" w:cstheme="minorHAnsi"/>
        </w:rPr>
        <w:t xml:space="preserve">systems into CST’s Contingency of Operations (COOP)/Disaster Recovery Plan(s). The overall management of COOP/Disaster Recovery across CST is outside the responsibility of the </w:t>
      </w:r>
      <w:r w:rsidR="005F12B5" w:rsidRPr="00E60D34">
        <w:rPr>
          <w:rFonts w:asciiTheme="minorHAnsi" w:hAnsiTheme="minorHAnsi" w:cstheme="minorHAnsi"/>
        </w:rPr>
        <w:t>NextGen Passport Personalization Printer</w:t>
      </w:r>
      <w:r w:rsidR="001D3F39" w:rsidRPr="00E60D34">
        <w:rPr>
          <w:rFonts w:asciiTheme="minorHAnsi" w:hAnsiTheme="minorHAnsi" w:cstheme="minorHAnsi"/>
        </w:rPr>
        <w:t xml:space="preserve"> </w:t>
      </w:r>
      <w:r w:rsidR="006376F7" w:rsidRPr="00E60D34">
        <w:rPr>
          <w:rFonts w:asciiTheme="minorHAnsi" w:hAnsiTheme="minorHAnsi" w:cstheme="minorHAnsi"/>
        </w:rPr>
        <w:t>Contractor</w:t>
      </w:r>
      <w:r w:rsidRPr="00E60D34">
        <w:rPr>
          <w:rFonts w:asciiTheme="minorHAnsi" w:hAnsiTheme="minorHAnsi" w:cstheme="minorHAnsi"/>
        </w:rPr>
        <w:t xml:space="preserve">. However, the </w:t>
      </w:r>
      <w:r w:rsidR="006376F7" w:rsidRPr="00E60D34">
        <w:rPr>
          <w:rFonts w:asciiTheme="minorHAnsi" w:hAnsiTheme="minorHAnsi" w:cstheme="minorHAnsi"/>
        </w:rPr>
        <w:t>Contractor</w:t>
      </w:r>
      <w:r w:rsidRPr="00E60D34">
        <w:rPr>
          <w:rFonts w:asciiTheme="minorHAnsi" w:hAnsiTheme="minorHAnsi" w:cstheme="minorHAnsi"/>
        </w:rPr>
        <w:t xml:space="preserve"> shall be prepared to provide input into planning and testing as it pertains to </w:t>
      </w:r>
      <w:r w:rsidR="00966E8D" w:rsidRPr="00E60D34">
        <w:rPr>
          <w:rFonts w:asciiTheme="minorHAnsi" w:hAnsiTheme="minorHAnsi" w:cstheme="minorHAnsi"/>
        </w:rPr>
        <w:t xml:space="preserve">NextGen Passport Personalization Printer </w:t>
      </w:r>
      <w:r w:rsidR="005C68EA" w:rsidRPr="00E60D34">
        <w:rPr>
          <w:rFonts w:asciiTheme="minorHAnsi" w:hAnsiTheme="minorHAnsi" w:cstheme="minorHAnsi"/>
        </w:rPr>
        <w:t>s</w:t>
      </w:r>
      <w:r w:rsidRPr="00E60D34">
        <w:rPr>
          <w:rFonts w:asciiTheme="minorHAnsi" w:hAnsiTheme="minorHAnsi" w:cstheme="minorHAnsi"/>
        </w:rPr>
        <w:t>ystems, as well as coordinating with the Government, when significant changes to the architecture occur. Responsibilities include but are not limited to:</w:t>
      </w:r>
    </w:p>
    <w:p w14:paraId="68EC7522"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Support facility contingency planning, disaster recovery, and testing, as needed. </w:t>
      </w:r>
    </w:p>
    <w:p w14:paraId="52567C2E"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Continually provide accurate and up to date input for support and continuity architecture documents and disaster recovery program documentation.</w:t>
      </w:r>
    </w:p>
    <w:p w14:paraId="5AE6E0F4"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Continually provide accurate and up to date input for disaster recovery program documentation. </w:t>
      </w:r>
    </w:p>
    <w:p w14:paraId="6650CE39"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Continually provide accurate and up to date input for data recovery and COOP plans with standard failure detection and recovery procedures.</w:t>
      </w:r>
    </w:p>
    <w:p w14:paraId="45045BE4" w14:textId="77777777"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Continually provide accurate and up to date input for the CA/CST Redundancy Chart that tracks recovery options for each application, database and service managed by CA/CST. </w:t>
      </w:r>
    </w:p>
    <w:p w14:paraId="534604FB" w14:textId="4FBFE36C"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Participate in disaster recovery tests across the enterprise and documenting results for </w:t>
      </w:r>
      <w:r w:rsidR="00966E8D" w:rsidRPr="00E60D34">
        <w:rPr>
          <w:rFonts w:asciiTheme="minorHAnsi" w:hAnsiTheme="minorHAnsi" w:cstheme="minorHAnsi"/>
        </w:rPr>
        <w:t>NextGen Passport Personalization Printers</w:t>
      </w:r>
      <w:r w:rsidRPr="00E60D34">
        <w:rPr>
          <w:rFonts w:asciiTheme="minorHAnsi" w:hAnsiTheme="minorHAnsi" w:cstheme="minorHAnsi"/>
        </w:rPr>
        <w:t xml:space="preserve">. </w:t>
      </w:r>
    </w:p>
    <w:p w14:paraId="4039F224" w14:textId="7BDD1D10"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 xml:space="preserve">Coordinate with appropriate CST </w:t>
      </w:r>
      <w:r w:rsidR="006376F7" w:rsidRPr="00E60D34">
        <w:rPr>
          <w:rFonts w:asciiTheme="minorHAnsi" w:hAnsiTheme="minorHAnsi" w:cstheme="minorHAnsi"/>
        </w:rPr>
        <w:t>Contractor</w:t>
      </w:r>
      <w:r w:rsidRPr="00E60D34">
        <w:rPr>
          <w:rFonts w:asciiTheme="minorHAnsi" w:hAnsiTheme="minorHAnsi" w:cstheme="minorHAnsi"/>
        </w:rPr>
        <w:t>s and the Government to ensure disaster recovery capabilities are maintained as changes are made to systems and environments.</w:t>
      </w:r>
    </w:p>
    <w:p w14:paraId="2585342E" w14:textId="2DDA04EE" w:rsidR="00E65CD4" w:rsidRPr="00E60D34" w:rsidRDefault="00E65CD4" w:rsidP="00245562">
      <w:pPr>
        <w:pStyle w:val="BodyTextBullet1"/>
        <w:numPr>
          <w:ilvl w:val="0"/>
          <w:numId w:val="16"/>
        </w:numPr>
        <w:tabs>
          <w:tab w:val="left" w:pos="720"/>
        </w:tabs>
        <w:spacing w:before="0" w:after="60" w:line="240" w:lineRule="auto"/>
        <w:rPr>
          <w:rFonts w:asciiTheme="minorHAnsi" w:hAnsiTheme="minorHAnsi" w:cstheme="minorHAnsi"/>
        </w:rPr>
      </w:pPr>
      <w:r w:rsidRPr="00E60D34">
        <w:rPr>
          <w:rFonts w:asciiTheme="minorHAnsi" w:hAnsiTheme="minorHAnsi" w:cstheme="minorHAnsi"/>
        </w:rPr>
        <w:t>Support system and facility contingency planning, disaster recovery, and testing, as needed to support COOP/Disaster Recovery Planning (Note: providing a disaster recovery site is outside the scope of this contract).</w:t>
      </w:r>
    </w:p>
    <w:p w14:paraId="6043EEF3" w14:textId="234E57D5" w:rsidR="0083587B" w:rsidRPr="00E60D34" w:rsidRDefault="0083587B" w:rsidP="00E65CD4">
      <w:pPr>
        <w:pStyle w:val="Heading2"/>
        <w:ind w:left="0" w:firstLine="0"/>
        <w:rPr>
          <w:rFonts w:asciiTheme="minorHAnsi" w:hAnsiTheme="minorHAnsi" w:cstheme="minorHAnsi"/>
        </w:rPr>
      </w:pPr>
      <w:bookmarkStart w:id="37" w:name="_Toc11932555"/>
      <w:r w:rsidRPr="00E60D34">
        <w:rPr>
          <w:rFonts w:asciiTheme="minorHAnsi" w:hAnsiTheme="minorHAnsi" w:cstheme="minorHAnsi"/>
        </w:rPr>
        <w:t>CONSTRAINTS AND ASSUMPTIONS</w:t>
      </w:r>
      <w:bookmarkEnd w:id="37"/>
    </w:p>
    <w:p w14:paraId="041BD92E" w14:textId="5B133B18" w:rsidR="008D0A5E" w:rsidRPr="00E60D34" w:rsidRDefault="008D0A5E" w:rsidP="008D0A5E">
      <w:pPr>
        <w:widowControl w:val="0"/>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 xml:space="preserve">The </w:t>
      </w:r>
      <w:r w:rsidR="006376F7" w:rsidRPr="00E60D34">
        <w:rPr>
          <w:rFonts w:asciiTheme="minorHAnsi" w:hAnsiTheme="minorHAnsi" w:cstheme="minorHAnsi"/>
          <w:szCs w:val="24"/>
        </w:rPr>
        <w:t>Contractor</w:t>
      </w:r>
      <w:r w:rsidRPr="00E60D34">
        <w:rPr>
          <w:rFonts w:asciiTheme="minorHAnsi" w:hAnsiTheme="minorHAnsi" w:cstheme="minorHAnsi"/>
          <w:szCs w:val="24"/>
        </w:rPr>
        <w:t xml:space="preserve"> shall: </w:t>
      </w:r>
    </w:p>
    <w:p w14:paraId="3B676013" w14:textId="77E7FDBA" w:rsidR="008D0A5E" w:rsidRPr="00E60D34" w:rsidRDefault="008D0A5E" w:rsidP="00245562">
      <w:pPr>
        <w:pStyle w:val="ListParagraph"/>
        <w:widowControl w:val="0"/>
        <w:numPr>
          <w:ilvl w:val="0"/>
          <w:numId w:val="17"/>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C</w:t>
      </w:r>
      <w:r w:rsidR="005C68EA" w:rsidRPr="00E60D34">
        <w:rPr>
          <w:rFonts w:asciiTheme="minorHAnsi" w:hAnsiTheme="minorHAnsi" w:cstheme="minorHAnsi"/>
          <w:szCs w:val="24"/>
        </w:rPr>
        <w:t xml:space="preserve">onduct </w:t>
      </w:r>
      <w:r w:rsidR="00051382" w:rsidRPr="00E60D34">
        <w:rPr>
          <w:rFonts w:asciiTheme="minorHAnsi" w:hAnsiTheme="minorHAnsi" w:cstheme="minorHAnsi"/>
          <w:szCs w:val="24"/>
        </w:rPr>
        <w:t xml:space="preserve">NextGen Passport Personalization Printer </w:t>
      </w:r>
      <w:r w:rsidRPr="00E60D34">
        <w:rPr>
          <w:rFonts w:asciiTheme="minorHAnsi" w:hAnsiTheme="minorHAnsi" w:cstheme="minorHAnsi"/>
          <w:szCs w:val="24"/>
        </w:rPr>
        <w:t xml:space="preserve">related services in accordance with </w:t>
      </w:r>
      <w:r w:rsidR="00051382" w:rsidRPr="00E60D34">
        <w:rPr>
          <w:rFonts w:asciiTheme="minorHAnsi" w:hAnsiTheme="minorHAnsi" w:cstheme="minorHAnsi"/>
          <w:szCs w:val="24"/>
        </w:rPr>
        <w:t xml:space="preserve">the </w:t>
      </w:r>
      <w:r w:rsidR="00052611" w:rsidRPr="00E60D34">
        <w:rPr>
          <w:rFonts w:asciiTheme="minorHAnsi" w:hAnsiTheme="minorHAnsi" w:cstheme="minorHAnsi"/>
          <w:szCs w:val="24"/>
        </w:rPr>
        <w:t>SOW</w:t>
      </w:r>
      <w:r w:rsidR="00051382" w:rsidRPr="00E60D34">
        <w:rPr>
          <w:rFonts w:asciiTheme="minorHAnsi" w:hAnsiTheme="minorHAnsi" w:cstheme="minorHAnsi"/>
          <w:szCs w:val="24"/>
        </w:rPr>
        <w:t xml:space="preserve"> </w:t>
      </w:r>
      <w:r w:rsidR="00D430AB" w:rsidRPr="00E60D34">
        <w:rPr>
          <w:rFonts w:asciiTheme="minorHAnsi" w:hAnsiTheme="minorHAnsi" w:cstheme="minorHAnsi"/>
          <w:szCs w:val="24"/>
        </w:rPr>
        <w:t>requirements</w:t>
      </w:r>
      <w:r w:rsidRPr="00E60D34">
        <w:rPr>
          <w:rFonts w:asciiTheme="minorHAnsi" w:hAnsiTheme="minorHAnsi" w:cstheme="minorHAnsi"/>
          <w:szCs w:val="24"/>
        </w:rPr>
        <w:t xml:space="preserve"> and in compliance with all relevant U.S. Government and DOS regulations, policies, acts, guidelines processes and documents, to include the following:</w:t>
      </w:r>
    </w:p>
    <w:p w14:paraId="07DD92BF" w14:textId="77777777" w:rsidR="008D0A5E" w:rsidRPr="00E60D34" w:rsidRDefault="008D0A5E" w:rsidP="008D0A5E">
      <w:pPr>
        <w:pStyle w:val="ListParagraph"/>
        <w:widowControl w:val="0"/>
        <w:spacing w:before="100" w:beforeAutospacing="1" w:after="100" w:afterAutospacing="1"/>
        <w:rPr>
          <w:rFonts w:asciiTheme="minorHAnsi" w:hAnsiTheme="minorHAnsi" w:cstheme="minorHAnsi"/>
          <w:szCs w:val="24"/>
        </w:rPr>
      </w:pPr>
    </w:p>
    <w:p w14:paraId="5A5354B2" w14:textId="77777777" w:rsidR="008D0A5E" w:rsidRPr="00E60D34" w:rsidRDefault="008D0A5E" w:rsidP="00245562">
      <w:pPr>
        <w:pStyle w:val="ListParagraph"/>
        <w:numPr>
          <w:ilvl w:val="0"/>
          <w:numId w:val="18"/>
        </w:numPr>
        <w:rPr>
          <w:rFonts w:asciiTheme="minorHAnsi" w:hAnsiTheme="minorHAnsi" w:cstheme="minorHAnsi"/>
          <w:szCs w:val="24"/>
        </w:rPr>
      </w:pPr>
      <w:r w:rsidRPr="00E60D34">
        <w:rPr>
          <w:rFonts w:asciiTheme="minorHAnsi" w:hAnsiTheme="minorHAnsi" w:cstheme="minorHAnsi"/>
          <w:szCs w:val="24"/>
        </w:rPr>
        <w:t xml:space="preserve">CA/CST SAFe Agile &amp; SDLC </w:t>
      </w:r>
    </w:p>
    <w:p w14:paraId="49E50A0E" w14:textId="77777777" w:rsidR="008D0A5E" w:rsidRPr="00E60D34" w:rsidRDefault="008D0A5E" w:rsidP="00245562">
      <w:pPr>
        <w:pStyle w:val="ListParagraph"/>
        <w:numPr>
          <w:ilvl w:val="0"/>
          <w:numId w:val="18"/>
        </w:numPr>
        <w:rPr>
          <w:rFonts w:asciiTheme="minorHAnsi" w:hAnsiTheme="minorHAnsi" w:cstheme="minorHAnsi"/>
          <w:szCs w:val="24"/>
        </w:rPr>
      </w:pPr>
      <w:r w:rsidRPr="00E60D34">
        <w:rPr>
          <w:rFonts w:asciiTheme="minorHAnsi" w:hAnsiTheme="minorHAnsi" w:cstheme="minorHAnsi"/>
          <w:szCs w:val="24"/>
        </w:rPr>
        <w:t>CA/CST EA standards and target architecture</w:t>
      </w:r>
    </w:p>
    <w:p w14:paraId="72BF894F" w14:textId="77777777"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lastRenderedPageBreak/>
        <w:t>DOS Managing State Projects (MSP) methodology</w:t>
      </w:r>
    </w:p>
    <w:p w14:paraId="39038DD1" w14:textId="77777777"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Project Management Institute's (PMI) Guide to the Project Management Body of Knowledge (PMBOK Guide)</w:t>
      </w:r>
    </w:p>
    <w:p w14:paraId="586456FA" w14:textId="77777777"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Information Technology Infrastructure Library (ITIL) v3</w:t>
      </w:r>
    </w:p>
    <w:p w14:paraId="1C699CAC" w14:textId="77777777"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International Standards Organization (ISO) 20000 IT Service Management Quality Assurance methodology</w:t>
      </w:r>
    </w:p>
    <w:p w14:paraId="1AAC42E3" w14:textId="77777777"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Enterprise Change Management (ECM) Process</w:t>
      </w:r>
    </w:p>
    <w:p w14:paraId="5D8EAE1E" w14:textId="77777777" w:rsidR="008D0A5E" w:rsidRPr="00E60D34" w:rsidRDefault="008D0A5E" w:rsidP="00245562">
      <w:pPr>
        <w:pStyle w:val="ListParagraph"/>
        <w:numPr>
          <w:ilvl w:val="0"/>
          <w:numId w:val="18"/>
        </w:numPr>
        <w:rPr>
          <w:rFonts w:asciiTheme="minorHAnsi" w:hAnsiTheme="minorHAnsi" w:cstheme="minorHAnsi"/>
          <w:szCs w:val="24"/>
        </w:rPr>
      </w:pPr>
      <w:r w:rsidRPr="00E60D34">
        <w:rPr>
          <w:rFonts w:asciiTheme="minorHAnsi" w:hAnsiTheme="minorHAnsi" w:cstheme="minorHAnsi"/>
          <w:szCs w:val="24"/>
        </w:rPr>
        <w:t xml:space="preserve">IT-CCB and CA-CCB </w:t>
      </w:r>
    </w:p>
    <w:p w14:paraId="45BAA2D1" w14:textId="71C7BC58"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 xml:space="preserve">CA Service Oriented Architecture (SOA) environment and service development that aligns and complies with CST </w:t>
      </w:r>
      <w:r w:rsidR="00210E9E" w:rsidRPr="00E60D34">
        <w:rPr>
          <w:rFonts w:asciiTheme="minorHAnsi" w:hAnsiTheme="minorHAnsi" w:cstheme="minorHAnsi"/>
          <w:szCs w:val="24"/>
        </w:rPr>
        <w:t>standards</w:t>
      </w:r>
    </w:p>
    <w:p w14:paraId="240517AD" w14:textId="333BC08B" w:rsidR="008D0A5E" w:rsidRPr="00E60D34" w:rsidRDefault="008D0A5E"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CA data sharing Memorandums of Understanding and Interconnection Security Agreements and inter-agency security standards</w:t>
      </w:r>
    </w:p>
    <w:p w14:paraId="5931F5C7" w14:textId="4812D4BC" w:rsidR="009A5705" w:rsidRPr="00E60D34" w:rsidRDefault="007B06DB"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CA</w:t>
      </w:r>
      <w:r w:rsidR="000103CB" w:rsidRPr="00E60D34">
        <w:rPr>
          <w:rFonts w:asciiTheme="minorHAnsi" w:hAnsiTheme="minorHAnsi" w:cstheme="minorHAnsi"/>
          <w:szCs w:val="24"/>
        </w:rPr>
        <w:t>/CST</w:t>
      </w:r>
      <w:r w:rsidRPr="00E60D34">
        <w:rPr>
          <w:rFonts w:asciiTheme="minorHAnsi" w:hAnsiTheme="minorHAnsi" w:cstheme="minorHAnsi"/>
          <w:szCs w:val="24"/>
        </w:rPr>
        <w:t xml:space="preserve"> Ticket Management System</w:t>
      </w:r>
    </w:p>
    <w:p w14:paraId="16565FE0" w14:textId="5C2FCFD4" w:rsidR="001D4050" w:rsidRPr="00E60D34" w:rsidRDefault="001D4050" w:rsidP="00245562">
      <w:pPr>
        <w:widowControl w:val="0"/>
        <w:numPr>
          <w:ilvl w:val="0"/>
          <w:numId w:val="18"/>
        </w:numPr>
        <w:spacing w:before="100" w:beforeAutospacing="1" w:after="100" w:afterAutospacing="1"/>
        <w:rPr>
          <w:rFonts w:asciiTheme="minorHAnsi" w:hAnsiTheme="minorHAnsi" w:cstheme="minorHAnsi"/>
          <w:szCs w:val="24"/>
        </w:rPr>
      </w:pPr>
      <w:r w:rsidRPr="00E60D34">
        <w:rPr>
          <w:rFonts w:asciiTheme="minorHAnsi" w:hAnsiTheme="minorHAnsi" w:cstheme="minorHAnsi"/>
          <w:szCs w:val="24"/>
        </w:rPr>
        <w:t xml:space="preserve">IRM </w:t>
      </w:r>
      <w:r w:rsidR="00271F92" w:rsidRPr="00E60D34">
        <w:rPr>
          <w:rFonts w:asciiTheme="minorHAnsi" w:hAnsiTheme="minorHAnsi" w:cstheme="minorHAnsi"/>
          <w:szCs w:val="24"/>
        </w:rPr>
        <w:t xml:space="preserve">Directives </w:t>
      </w:r>
    </w:p>
    <w:p w14:paraId="3868F0E7" w14:textId="5F02DBEF" w:rsidR="008D0A5E" w:rsidRPr="00E60D34" w:rsidRDefault="008D0A5E" w:rsidP="002A0CC2">
      <w:pPr>
        <w:pStyle w:val="ListParagraph"/>
        <w:numPr>
          <w:ilvl w:val="0"/>
          <w:numId w:val="17"/>
        </w:numPr>
        <w:contextualSpacing w:val="0"/>
        <w:rPr>
          <w:rFonts w:asciiTheme="minorHAnsi" w:hAnsiTheme="minorHAnsi" w:cstheme="minorHAnsi"/>
          <w:szCs w:val="24"/>
        </w:rPr>
      </w:pPr>
      <w:r w:rsidRPr="00E60D34">
        <w:rPr>
          <w:rFonts w:asciiTheme="minorHAnsi" w:hAnsiTheme="minorHAnsi" w:cstheme="minorHAnsi"/>
          <w:szCs w:val="24"/>
        </w:rPr>
        <w:t xml:space="preserve">Provide related services in accordance with this </w:t>
      </w:r>
      <w:r w:rsidR="001D3F39" w:rsidRPr="00E60D34">
        <w:rPr>
          <w:rFonts w:asciiTheme="minorHAnsi" w:hAnsiTheme="minorHAnsi" w:cstheme="minorHAnsi"/>
          <w:szCs w:val="24"/>
        </w:rPr>
        <w:t>SOW</w:t>
      </w:r>
      <w:r w:rsidRPr="00E60D34">
        <w:rPr>
          <w:rFonts w:asciiTheme="minorHAnsi" w:hAnsiTheme="minorHAnsi" w:cstheme="minorHAnsi"/>
          <w:szCs w:val="24"/>
        </w:rPr>
        <w:t xml:space="preserve"> so these services will withstand scrutiny by the DOS Office of the Inspector General (OIG) and the Government Accountability Office (GAO).</w:t>
      </w:r>
    </w:p>
    <w:p w14:paraId="4EFA208F" w14:textId="77777777" w:rsidR="002A0CC2" w:rsidRPr="00E60D34" w:rsidRDefault="002A0CC2" w:rsidP="002A0CC2">
      <w:pPr>
        <w:pStyle w:val="ListParagraph"/>
        <w:contextualSpacing w:val="0"/>
        <w:rPr>
          <w:rFonts w:asciiTheme="minorHAnsi" w:hAnsiTheme="minorHAnsi" w:cstheme="minorHAnsi"/>
          <w:szCs w:val="24"/>
        </w:rPr>
      </w:pPr>
    </w:p>
    <w:p w14:paraId="2CEEB240" w14:textId="77777777" w:rsidR="008D0A5E" w:rsidRPr="00E60D34" w:rsidRDefault="008D0A5E" w:rsidP="00245562">
      <w:pPr>
        <w:pStyle w:val="ListParagraph"/>
        <w:numPr>
          <w:ilvl w:val="0"/>
          <w:numId w:val="17"/>
        </w:numPr>
        <w:rPr>
          <w:rFonts w:asciiTheme="minorHAnsi" w:hAnsiTheme="minorHAnsi" w:cstheme="minorHAnsi"/>
          <w:szCs w:val="24"/>
        </w:rPr>
      </w:pPr>
      <w:r w:rsidRPr="00E60D34">
        <w:rPr>
          <w:rFonts w:asciiTheme="minorHAnsi" w:hAnsiTheme="minorHAnsi" w:cstheme="minorHAnsi"/>
          <w:szCs w:val="24"/>
        </w:rPr>
        <w:t>Manage the workload using scalable processes and techniques that allow for surges in activities and for varying product priorities.</w:t>
      </w:r>
    </w:p>
    <w:p w14:paraId="5C38FD0B" w14:textId="77777777" w:rsidR="008D0A5E" w:rsidRPr="00E60D34" w:rsidRDefault="008D0A5E" w:rsidP="008D0A5E">
      <w:pPr>
        <w:ind w:left="1080"/>
        <w:rPr>
          <w:rFonts w:asciiTheme="minorHAnsi" w:hAnsiTheme="minorHAnsi" w:cstheme="minorHAnsi"/>
          <w:szCs w:val="24"/>
        </w:rPr>
      </w:pPr>
    </w:p>
    <w:p w14:paraId="115066E4" w14:textId="77777777" w:rsidR="008D0A5E" w:rsidRPr="00E60D34" w:rsidRDefault="008D0A5E" w:rsidP="00245562">
      <w:pPr>
        <w:pStyle w:val="ListParagraph"/>
        <w:numPr>
          <w:ilvl w:val="0"/>
          <w:numId w:val="17"/>
        </w:numPr>
        <w:rPr>
          <w:rFonts w:asciiTheme="minorHAnsi" w:hAnsiTheme="minorHAnsi" w:cstheme="minorHAnsi"/>
          <w:szCs w:val="24"/>
        </w:rPr>
      </w:pPr>
      <w:r w:rsidRPr="00E60D34">
        <w:rPr>
          <w:rFonts w:asciiTheme="minorHAnsi" w:hAnsiTheme="minorHAnsi" w:cstheme="minorHAnsi"/>
          <w:szCs w:val="24"/>
        </w:rPr>
        <w:t>Provide a standards-based, best practices approach to providing the services and support based on Capability Maturity Model Integration (CMMI).</w:t>
      </w:r>
    </w:p>
    <w:p w14:paraId="5487EEC7" w14:textId="77777777" w:rsidR="008D0A5E" w:rsidRPr="00E60D34" w:rsidRDefault="008D0A5E" w:rsidP="008D0A5E">
      <w:pPr>
        <w:ind w:left="1080"/>
        <w:rPr>
          <w:rFonts w:asciiTheme="minorHAnsi" w:hAnsiTheme="minorHAnsi" w:cstheme="minorHAnsi"/>
          <w:szCs w:val="24"/>
        </w:rPr>
      </w:pPr>
    </w:p>
    <w:p w14:paraId="7DE019BD" w14:textId="4EF5773E" w:rsidR="008D0A5E" w:rsidRPr="00E60D34" w:rsidRDefault="008D0A5E" w:rsidP="00245562">
      <w:pPr>
        <w:pStyle w:val="ListParagraph"/>
        <w:numPr>
          <w:ilvl w:val="0"/>
          <w:numId w:val="17"/>
        </w:numPr>
        <w:rPr>
          <w:rFonts w:asciiTheme="minorHAnsi" w:hAnsiTheme="minorHAnsi" w:cstheme="minorHAnsi"/>
          <w:szCs w:val="24"/>
        </w:rPr>
      </w:pPr>
      <w:r w:rsidRPr="00E60D34">
        <w:rPr>
          <w:rFonts w:asciiTheme="minorHAnsi" w:hAnsiTheme="minorHAnsi" w:cstheme="minorHAnsi"/>
          <w:szCs w:val="24"/>
        </w:rPr>
        <w:t xml:space="preserve">Provide, </w:t>
      </w:r>
      <w:r w:rsidR="00613180" w:rsidRPr="00E60D34">
        <w:rPr>
          <w:rFonts w:asciiTheme="minorHAnsi" w:hAnsiTheme="minorHAnsi" w:cstheme="minorHAnsi"/>
          <w:szCs w:val="24"/>
        </w:rPr>
        <w:t>manage,</w:t>
      </w:r>
      <w:r w:rsidRPr="00E60D34">
        <w:rPr>
          <w:rFonts w:asciiTheme="minorHAnsi" w:hAnsiTheme="minorHAnsi" w:cstheme="minorHAnsi"/>
          <w:szCs w:val="24"/>
        </w:rPr>
        <w:t xml:space="preserve"> and track annual training for employees, including DOS required training, and ongoing individual training to ensure staffs are kept abreast on the latest processes and technologies.</w:t>
      </w:r>
    </w:p>
    <w:p w14:paraId="611C989F" w14:textId="77777777" w:rsidR="00245562" w:rsidRPr="00E60D34" w:rsidRDefault="00245562" w:rsidP="00245562">
      <w:pPr>
        <w:rPr>
          <w:rFonts w:asciiTheme="minorHAnsi" w:hAnsiTheme="minorHAnsi" w:cstheme="minorHAnsi"/>
        </w:rPr>
      </w:pPr>
    </w:p>
    <w:sectPr w:rsidR="00245562" w:rsidRPr="00E60D3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B3984" w14:textId="77777777" w:rsidR="00CB6629" w:rsidRDefault="00CB6629" w:rsidP="002A4FC8">
      <w:r>
        <w:separator/>
      </w:r>
    </w:p>
  </w:endnote>
  <w:endnote w:type="continuationSeparator" w:id="0">
    <w:p w14:paraId="4EC9CD52" w14:textId="77777777" w:rsidR="00CB6629" w:rsidRDefault="00CB6629" w:rsidP="002A4FC8">
      <w:r>
        <w:continuationSeparator/>
      </w:r>
    </w:p>
  </w:endnote>
  <w:endnote w:type="continuationNotice" w:id="1">
    <w:p w14:paraId="7BDEABAA" w14:textId="77777777" w:rsidR="00CB6629" w:rsidRDefault="00CB6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62F36" w14:textId="77777777" w:rsidR="008C3493" w:rsidRDefault="008C34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410719"/>
      <w:docPartObj>
        <w:docPartGallery w:val="Page Numbers (Bottom of Page)"/>
        <w:docPartUnique/>
      </w:docPartObj>
    </w:sdtPr>
    <w:sdtEndPr>
      <w:rPr>
        <w:rFonts w:asciiTheme="minorHAnsi" w:hAnsiTheme="minorHAnsi" w:cstheme="minorHAnsi"/>
        <w:noProof/>
        <w:sz w:val="20"/>
      </w:rPr>
    </w:sdtEndPr>
    <w:sdtContent>
      <w:p w14:paraId="2EDAFE7C" w14:textId="42C83B90" w:rsidR="00FF3FCC" w:rsidRPr="00FF3FCC" w:rsidRDefault="00FF3FCC">
        <w:pPr>
          <w:pStyle w:val="Footer"/>
          <w:jc w:val="right"/>
          <w:rPr>
            <w:rFonts w:asciiTheme="minorHAnsi" w:hAnsiTheme="minorHAnsi" w:cstheme="minorHAnsi"/>
            <w:sz w:val="20"/>
          </w:rPr>
        </w:pPr>
        <w:r w:rsidRPr="00FF3FCC">
          <w:rPr>
            <w:rFonts w:asciiTheme="minorHAnsi" w:hAnsiTheme="minorHAnsi" w:cstheme="minorHAnsi"/>
            <w:sz w:val="20"/>
          </w:rPr>
          <w:fldChar w:fldCharType="begin"/>
        </w:r>
        <w:r w:rsidRPr="00FF3FCC">
          <w:rPr>
            <w:rFonts w:asciiTheme="minorHAnsi" w:hAnsiTheme="minorHAnsi" w:cstheme="minorHAnsi"/>
            <w:sz w:val="20"/>
          </w:rPr>
          <w:instrText xml:space="preserve"> PAGE   \* MERGEFORMAT </w:instrText>
        </w:r>
        <w:r w:rsidRPr="00FF3FCC">
          <w:rPr>
            <w:rFonts w:asciiTheme="minorHAnsi" w:hAnsiTheme="minorHAnsi" w:cstheme="minorHAnsi"/>
            <w:sz w:val="20"/>
          </w:rPr>
          <w:fldChar w:fldCharType="separate"/>
        </w:r>
        <w:r w:rsidRPr="00FF3FCC">
          <w:rPr>
            <w:rFonts w:asciiTheme="minorHAnsi" w:hAnsiTheme="minorHAnsi" w:cstheme="minorHAnsi"/>
            <w:noProof/>
            <w:sz w:val="20"/>
          </w:rPr>
          <w:t>2</w:t>
        </w:r>
        <w:r w:rsidRPr="00FF3FCC">
          <w:rPr>
            <w:rFonts w:asciiTheme="minorHAnsi" w:hAnsiTheme="minorHAnsi" w:cstheme="minorHAnsi"/>
            <w:noProof/>
            <w:sz w:val="20"/>
          </w:rPr>
          <w:fldChar w:fldCharType="end"/>
        </w:r>
      </w:p>
    </w:sdtContent>
  </w:sdt>
  <w:p w14:paraId="7F647ACA" w14:textId="77777777" w:rsidR="00F24752" w:rsidRDefault="00F247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2209A" w14:textId="77777777" w:rsidR="008C3493" w:rsidRDefault="008C3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50863" w14:textId="77777777" w:rsidR="00CB6629" w:rsidRDefault="00CB6629" w:rsidP="002A4FC8">
      <w:r>
        <w:separator/>
      </w:r>
    </w:p>
  </w:footnote>
  <w:footnote w:type="continuationSeparator" w:id="0">
    <w:p w14:paraId="1416FAA1" w14:textId="77777777" w:rsidR="00CB6629" w:rsidRDefault="00CB6629" w:rsidP="002A4FC8">
      <w:r>
        <w:continuationSeparator/>
      </w:r>
    </w:p>
  </w:footnote>
  <w:footnote w:type="continuationNotice" w:id="1">
    <w:p w14:paraId="3110AB72" w14:textId="77777777" w:rsidR="00CB6629" w:rsidRDefault="00CB6629"/>
  </w:footnote>
  <w:footnote w:id="2">
    <w:p w14:paraId="0D0978EC" w14:textId="77777777" w:rsidR="00CD6F2A" w:rsidRDefault="00CD6F2A" w:rsidP="00CD6F2A">
      <w:pPr>
        <w:pStyle w:val="FootnoteText"/>
      </w:pPr>
      <w:r>
        <w:rPr>
          <w:rStyle w:val="FootnoteReference"/>
        </w:rPr>
        <w:footnoteRef/>
      </w:r>
      <w:r>
        <w:t xml:space="preserve">  A proprietary </w:t>
      </w:r>
      <w:r w:rsidRPr="008D65B4">
        <w:t xml:space="preserve">passport </w:t>
      </w:r>
      <w:r>
        <w:t xml:space="preserve">issuance system processes applications for United States passports from the point of receipt of the application through the issuance (or denial) of a passport book or a passport card.  </w:t>
      </w:r>
    </w:p>
  </w:footnote>
  <w:footnote w:id="3">
    <w:p w14:paraId="3F70AC48" w14:textId="77777777" w:rsidR="00CD6F2A" w:rsidRDefault="00CD6F2A" w:rsidP="00CD6F2A">
      <w:pPr>
        <w:pStyle w:val="FootnoteText"/>
      </w:pPr>
      <w:r>
        <w:rPr>
          <w:rStyle w:val="FootnoteReference"/>
        </w:rPr>
        <w:footnoteRef/>
      </w:r>
      <w:r>
        <w:t xml:space="preserve"> Interface changes under consideration will be subject to negotiation prior to implementation.</w:t>
      </w:r>
    </w:p>
  </w:footnote>
  <w:footnote w:id="4">
    <w:p w14:paraId="23A6D647" w14:textId="77777777" w:rsidR="002309A4" w:rsidRDefault="002309A4" w:rsidP="002309A4">
      <w:pPr>
        <w:pStyle w:val="FootnoteText"/>
      </w:pPr>
      <w:r>
        <w:rPr>
          <w:rStyle w:val="FootnoteReference"/>
        </w:rPr>
        <w:footnoteRef/>
      </w:r>
      <w:r>
        <w:t xml:space="preserve"> P</w:t>
      </w:r>
      <w:r w:rsidRPr="00A940A6">
        <w:t>rint controller and application</w:t>
      </w:r>
      <w:r w:rsidDel="00783682">
        <w:t xml:space="preserve"> </w:t>
      </w:r>
      <w:r>
        <w:t>refers to the software that ingests print jobs from the passport issuance system or print manager and sends information back to the passport issuance system from the printer</w:t>
      </w:r>
    </w:p>
  </w:footnote>
  <w:footnote w:id="5">
    <w:p w14:paraId="04B6820E" w14:textId="77777777" w:rsidR="00563841" w:rsidRDefault="00563841" w:rsidP="00563841">
      <w:pPr>
        <w:pStyle w:val="FootnoteText"/>
      </w:pPr>
      <w:r>
        <w:rPr>
          <w:rStyle w:val="FootnoteReference"/>
        </w:rPr>
        <w:footnoteRef/>
      </w:r>
      <w:r>
        <w:t xml:space="preserve"> See </w:t>
      </w:r>
      <w:r w:rsidRPr="004233A6">
        <w:t>fam.state.gov/fam/07fam/07fam0010.html</w:t>
      </w:r>
      <w:r>
        <w:t xml:space="preserve">  section </w:t>
      </w:r>
      <w:r w:rsidRPr="004233A6">
        <w:t>7 FAM 016  REPORTING</w:t>
      </w:r>
      <w:r>
        <w:t xml:space="preserve"> for discussion of Consular One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96FCC" w14:textId="77777777" w:rsidR="008C3493" w:rsidRDefault="008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C6075" w14:textId="1617182B" w:rsidR="003354EB" w:rsidRDefault="003354EB" w:rsidP="003354EB">
    <w:pPr>
      <w:pStyle w:val="Header"/>
      <w:jc w:val="right"/>
      <w:rPr>
        <w:rFonts w:asciiTheme="minorHAnsi" w:hAnsiTheme="minorHAnsi" w:cstheme="minorHAnsi"/>
        <w:sz w:val="20"/>
      </w:rPr>
    </w:pPr>
    <w:r w:rsidRPr="003354EB">
      <w:rPr>
        <w:rFonts w:asciiTheme="minorHAnsi" w:hAnsiTheme="minorHAnsi" w:cstheme="minorHAnsi"/>
        <w:sz w:val="20"/>
      </w:rPr>
      <w:t>19AQMM14R0113</w:t>
    </w:r>
  </w:p>
  <w:p w14:paraId="6759409F" w14:textId="6B3964A8" w:rsidR="008C3493" w:rsidRDefault="008C3493" w:rsidP="003354EB">
    <w:pPr>
      <w:pStyle w:val="Header"/>
      <w:jc w:val="right"/>
      <w:rPr>
        <w:ins w:id="38" w:author="Mejia, Kathleen J" w:date="2024-09-20T15:15:00Z" w16du:dateUtc="2024-09-20T19:15:00Z"/>
        <w:rFonts w:asciiTheme="minorHAnsi" w:hAnsiTheme="minorHAnsi" w:cstheme="minorHAnsi"/>
        <w:sz w:val="20"/>
      </w:rPr>
    </w:pPr>
    <w:r>
      <w:rPr>
        <w:rFonts w:asciiTheme="minorHAnsi" w:hAnsiTheme="minorHAnsi" w:cstheme="minorHAnsi"/>
        <w:sz w:val="20"/>
      </w:rPr>
      <w:t>Appendix 2</w:t>
    </w:r>
  </w:p>
  <w:p w14:paraId="1493B850" w14:textId="5F73E748" w:rsidR="004B04AF" w:rsidRPr="003354EB" w:rsidRDefault="004B04AF" w:rsidP="003354EB">
    <w:pPr>
      <w:pStyle w:val="Header"/>
      <w:jc w:val="right"/>
      <w:rPr>
        <w:rFonts w:asciiTheme="minorHAnsi" w:hAnsiTheme="minorHAnsi" w:cstheme="minorHAnsi"/>
        <w:sz w:val="20"/>
      </w:rPr>
    </w:pPr>
    <w:ins w:id="39" w:author="Mejia, Kathleen J" w:date="2024-09-20T15:15:00Z" w16du:dateUtc="2024-09-20T19:15:00Z">
      <w:r>
        <w:rPr>
          <w:rFonts w:asciiTheme="minorHAnsi" w:hAnsiTheme="minorHAnsi" w:cstheme="minorHAnsi"/>
          <w:sz w:val="20"/>
        </w:rPr>
        <w:t xml:space="preserve">Amendment </w:t>
      </w:r>
      <w:r>
        <w:rPr>
          <w:rFonts w:asciiTheme="minorHAnsi" w:hAnsiTheme="minorHAnsi" w:cstheme="minorHAnsi"/>
          <w:sz w:val="20"/>
        </w:rPr>
        <w:t>0003</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C2774" w14:textId="77777777" w:rsidR="008C3493" w:rsidRDefault="008C34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E385C"/>
    <w:multiLevelType w:val="hybridMultilevel"/>
    <w:tmpl w:val="C540A846"/>
    <w:lvl w:ilvl="0" w:tplc="0A721192">
      <w:start w:val="1"/>
      <w:numFmt w:val="bullet"/>
      <w:lvlText w:val="•"/>
      <w:lvlJc w:val="left"/>
      <w:pPr>
        <w:tabs>
          <w:tab w:val="num" w:pos="720"/>
        </w:tabs>
        <w:ind w:left="720" w:hanging="360"/>
      </w:pPr>
      <w:rPr>
        <w:rFonts w:ascii="Arial" w:hAnsi="Arial" w:hint="default"/>
      </w:rPr>
    </w:lvl>
    <w:lvl w:ilvl="1" w:tplc="4F80489E" w:tentative="1">
      <w:start w:val="1"/>
      <w:numFmt w:val="bullet"/>
      <w:lvlText w:val="•"/>
      <w:lvlJc w:val="left"/>
      <w:pPr>
        <w:tabs>
          <w:tab w:val="num" w:pos="1440"/>
        </w:tabs>
        <w:ind w:left="1440" w:hanging="360"/>
      </w:pPr>
      <w:rPr>
        <w:rFonts w:ascii="Arial" w:hAnsi="Arial" w:hint="default"/>
      </w:rPr>
    </w:lvl>
    <w:lvl w:ilvl="2" w:tplc="219831A6" w:tentative="1">
      <w:start w:val="1"/>
      <w:numFmt w:val="bullet"/>
      <w:lvlText w:val="•"/>
      <w:lvlJc w:val="left"/>
      <w:pPr>
        <w:tabs>
          <w:tab w:val="num" w:pos="2160"/>
        </w:tabs>
        <w:ind w:left="2160" w:hanging="360"/>
      </w:pPr>
      <w:rPr>
        <w:rFonts w:ascii="Arial" w:hAnsi="Arial" w:hint="default"/>
      </w:rPr>
    </w:lvl>
    <w:lvl w:ilvl="3" w:tplc="00703554" w:tentative="1">
      <w:start w:val="1"/>
      <w:numFmt w:val="bullet"/>
      <w:lvlText w:val="•"/>
      <w:lvlJc w:val="left"/>
      <w:pPr>
        <w:tabs>
          <w:tab w:val="num" w:pos="2880"/>
        </w:tabs>
        <w:ind w:left="2880" w:hanging="360"/>
      </w:pPr>
      <w:rPr>
        <w:rFonts w:ascii="Arial" w:hAnsi="Arial" w:hint="default"/>
      </w:rPr>
    </w:lvl>
    <w:lvl w:ilvl="4" w:tplc="31168050" w:tentative="1">
      <w:start w:val="1"/>
      <w:numFmt w:val="bullet"/>
      <w:lvlText w:val="•"/>
      <w:lvlJc w:val="left"/>
      <w:pPr>
        <w:tabs>
          <w:tab w:val="num" w:pos="3600"/>
        </w:tabs>
        <w:ind w:left="3600" w:hanging="360"/>
      </w:pPr>
      <w:rPr>
        <w:rFonts w:ascii="Arial" w:hAnsi="Arial" w:hint="default"/>
      </w:rPr>
    </w:lvl>
    <w:lvl w:ilvl="5" w:tplc="0CC43320" w:tentative="1">
      <w:start w:val="1"/>
      <w:numFmt w:val="bullet"/>
      <w:lvlText w:val="•"/>
      <w:lvlJc w:val="left"/>
      <w:pPr>
        <w:tabs>
          <w:tab w:val="num" w:pos="4320"/>
        </w:tabs>
        <w:ind w:left="4320" w:hanging="360"/>
      </w:pPr>
      <w:rPr>
        <w:rFonts w:ascii="Arial" w:hAnsi="Arial" w:hint="default"/>
      </w:rPr>
    </w:lvl>
    <w:lvl w:ilvl="6" w:tplc="99D89A20" w:tentative="1">
      <w:start w:val="1"/>
      <w:numFmt w:val="bullet"/>
      <w:lvlText w:val="•"/>
      <w:lvlJc w:val="left"/>
      <w:pPr>
        <w:tabs>
          <w:tab w:val="num" w:pos="5040"/>
        </w:tabs>
        <w:ind w:left="5040" w:hanging="360"/>
      </w:pPr>
      <w:rPr>
        <w:rFonts w:ascii="Arial" w:hAnsi="Arial" w:hint="default"/>
      </w:rPr>
    </w:lvl>
    <w:lvl w:ilvl="7" w:tplc="311C4DA0" w:tentative="1">
      <w:start w:val="1"/>
      <w:numFmt w:val="bullet"/>
      <w:lvlText w:val="•"/>
      <w:lvlJc w:val="left"/>
      <w:pPr>
        <w:tabs>
          <w:tab w:val="num" w:pos="5760"/>
        </w:tabs>
        <w:ind w:left="5760" w:hanging="360"/>
      </w:pPr>
      <w:rPr>
        <w:rFonts w:ascii="Arial" w:hAnsi="Arial" w:hint="default"/>
      </w:rPr>
    </w:lvl>
    <w:lvl w:ilvl="8" w:tplc="7960E4D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963479"/>
    <w:multiLevelType w:val="hybridMultilevel"/>
    <w:tmpl w:val="61F09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20BA5"/>
    <w:multiLevelType w:val="hybridMultilevel"/>
    <w:tmpl w:val="E8DC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F3118"/>
    <w:multiLevelType w:val="hybridMultilevel"/>
    <w:tmpl w:val="2A2C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F66DC"/>
    <w:multiLevelType w:val="hybridMultilevel"/>
    <w:tmpl w:val="94B2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73621"/>
    <w:multiLevelType w:val="multilevel"/>
    <w:tmpl w:val="D772D4CA"/>
    <w:lvl w:ilvl="0">
      <w:start w:val="1"/>
      <w:numFmt w:val="decimal"/>
      <w:lvlText w:val="%1."/>
      <w:lvlJc w:val="left"/>
      <w:pPr>
        <w:ind w:left="2160" w:hanging="360"/>
      </w:pPr>
    </w:lvl>
    <w:lvl w:ilvl="1">
      <w:start w:val="3"/>
      <w:numFmt w:val="decimal"/>
      <w:isLgl/>
      <w:lvlText w:val="%1.%2"/>
      <w:lvlJc w:val="left"/>
      <w:pPr>
        <w:ind w:left="2520" w:hanging="720"/>
      </w:pPr>
      <w:rPr>
        <w:rFonts w:hint="default"/>
      </w:rPr>
    </w:lvl>
    <w:lvl w:ilvl="2">
      <w:start w:val="5"/>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13915EA7"/>
    <w:multiLevelType w:val="hybridMultilevel"/>
    <w:tmpl w:val="F6B2C89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3208D1"/>
    <w:multiLevelType w:val="hybridMultilevel"/>
    <w:tmpl w:val="D2FC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432E4"/>
    <w:multiLevelType w:val="hybridMultilevel"/>
    <w:tmpl w:val="3F94A314"/>
    <w:lvl w:ilvl="0" w:tplc="04090001">
      <w:start w:val="1"/>
      <w:numFmt w:val="bullet"/>
      <w:lvlText w:val=""/>
      <w:lvlJc w:val="left"/>
      <w:pPr>
        <w:ind w:left="1080" w:hanging="360"/>
      </w:pPr>
      <w:rPr>
        <w:rFonts w:ascii="Symbol" w:hAnsi="Symbol" w:hint="default"/>
        <w:color w:val="auto"/>
        <w:sz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14E9568A"/>
    <w:multiLevelType w:val="hybridMultilevel"/>
    <w:tmpl w:val="43F0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26FAA"/>
    <w:multiLevelType w:val="multilevel"/>
    <w:tmpl w:val="26B411B6"/>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7542F78"/>
    <w:multiLevelType w:val="hybridMultilevel"/>
    <w:tmpl w:val="74B6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93B57"/>
    <w:multiLevelType w:val="multilevel"/>
    <w:tmpl w:val="9C1ED380"/>
    <w:lvl w:ilvl="0">
      <w:start w:val="1"/>
      <w:numFmt w:val="decimal"/>
      <w:lvlText w:val="%1."/>
      <w:lvlJc w:val="left"/>
      <w:pPr>
        <w:ind w:left="2160" w:hanging="360"/>
      </w:pPr>
    </w:lvl>
    <w:lvl w:ilvl="1">
      <w:start w:val="3"/>
      <w:numFmt w:val="decimal"/>
      <w:isLgl/>
      <w:lvlText w:val="%1.%2"/>
      <w:lvlJc w:val="left"/>
      <w:pPr>
        <w:ind w:left="2280" w:hanging="480"/>
      </w:pPr>
      <w:rPr>
        <w:rFonts w:hint="default"/>
      </w:rPr>
    </w:lvl>
    <w:lvl w:ilvl="2">
      <w:start w:val="3"/>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3" w15:restartNumberingAfterBreak="0">
    <w:nsid w:val="19D40C98"/>
    <w:multiLevelType w:val="hybridMultilevel"/>
    <w:tmpl w:val="EB8CE202"/>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FF77FF3"/>
    <w:multiLevelType w:val="hybridMultilevel"/>
    <w:tmpl w:val="9EFA4400"/>
    <w:lvl w:ilvl="0" w:tplc="D2023AF6">
      <w:start w:val="1"/>
      <w:numFmt w:val="bullet"/>
      <w:pStyle w:val="BodyTextBullet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2A8C66D8"/>
    <w:multiLevelType w:val="hybridMultilevel"/>
    <w:tmpl w:val="727C7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B297B0F"/>
    <w:multiLevelType w:val="hybridMultilevel"/>
    <w:tmpl w:val="7FD20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A23DC"/>
    <w:multiLevelType w:val="hybridMultilevel"/>
    <w:tmpl w:val="AF2CDF5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F9F2B96"/>
    <w:multiLevelType w:val="hybridMultilevel"/>
    <w:tmpl w:val="844E4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2325F30"/>
    <w:multiLevelType w:val="multilevel"/>
    <w:tmpl w:val="8B22387E"/>
    <w:lvl w:ilvl="0">
      <w:start w:val="1"/>
      <w:numFmt w:val="decimal"/>
      <w:lvlText w:val="%1."/>
      <w:lvlJc w:val="left"/>
      <w:pPr>
        <w:ind w:left="2160" w:hanging="360"/>
      </w:pPr>
      <w:rPr>
        <w:rFonts w:hint="default"/>
      </w:rPr>
    </w:lvl>
    <w:lvl w:ilvl="1">
      <w:start w:val="1"/>
      <w:numFmt w:val="decimal"/>
      <w:isLgl/>
      <w:lvlText w:val="%1.%2"/>
      <w:lvlJc w:val="left"/>
      <w:pPr>
        <w:ind w:left="2340" w:hanging="540"/>
      </w:pPr>
      <w:rPr>
        <w:rFonts w:hint="default"/>
      </w:rPr>
    </w:lvl>
    <w:lvl w:ilvl="2">
      <w:start w:val="1"/>
      <w:numFmt w:val="decimal"/>
      <w:isLgl/>
      <w:lvlText w:val="C.3.%3"/>
      <w:lvlJc w:val="left"/>
      <w:pPr>
        <w:ind w:left="720" w:hanging="720"/>
      </w:pPr>
      <w:rPr>
        <w:rFonts w:hint="default"/>
      </w:rPr>
    </w:lvl>
    <w:lvl w:ilvl="3">
      <w:start w:val="1"/>
      <w:numFmt w:val="decimal"/>
      <w:isLgl/>
      <w:lvlText w:val="C.3.%3.%4"/>
      <w:lvlJc w:val="left"/>
      <w:pPr>
        <w:ind w:left="7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20" w15:restartNumberingAfterBreak="0">
    <w:nsid w:val="324D00F5"/>
    <w:multiLevelType w:val="hybridMultilevel"/>
    <w:tmpl w:val="B3CE9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7D6110"/>
    <w:multiLevelType w:val="hybridMultilevel"/>
    <w:tmpl w:val="E656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C5A53"/>
    <w:multiLevelType w:val="hybridMultilevel"/>
    <w:tmpl w:val="DAC073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D360243"/>
    <w:multiLevelType w:val="hybridMultilevel"/>
    <w:tmpl w:val="0546B9B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41527FA"/>
    <w:multiLevelType w:val="multilevel"/>
    <w:tmpl w:val="9D265ADE"/>
    <w:lvl w:ilvl="0">
      <w:start w:val="1"/>
      <w:numFmt w:val="upperLetter"/>
      <w:lvlText w:val="%1."/>
      <w:lvlJc w:val="left"/>
      <w:pPr>
        <w:ind w:left="720" w:hanging="360"/>
      </w:pPr>
      <w:rPr>
        <w:rFonts w:hint="default"/>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44692D9D"/>
    <w:multiLevelType w:val="hybridMultilevel"/>
    <w:tmpl w:val="548E27A8"/>
    <w:lvl w:ilvl="0" w:tplc="130CEF46">
      <w:start w:val="1"/>
      <w:numFmt w:val="bullet"/>
      <w:lvlText w:val=""/>
      <w:lvlJc w:val="left"/>
      <w:pPr>
        <w:tabs>
          <w:tab w:val="num" w:pos="1080"/>
        </w:tabs>
        <w:ind w:left="1080" w:hanging="360"/>
      </w:pPr>
      <w:rPr>
        <w:rFonts w:ascii="Symbol" w:hAnsi="Symbol" w:hint="default"/>
        <w:color w:val="auto"/>
      </w:rPr>
    </w:lvl>
    <w:lvl w:ilvl="1" w:tplc="0ADE392A">
      <w:start w:val="1"/>
      <w:numFmt w:val="bullet"/>
      <w:lvlText w:val="o"/>
      <w:lvlJc w:val="left"/>
      <w:pPr>
        <w:tabs>
          <w:tab w:val="num" w:pos="2160"/>
        </w:tabs>
        <w:ind w:left="2160" w:hanging="360"/>
      </w:pPr>
      <w:rPr>
        <w:rFonts w:ascii="Courier New" w:hAnsi="Courier New" w:cs="Courier New" w:hint="default"/>
      </w:rPr>
    </w:lvl>
    <w:lvl w:ilvl="2" w:tplc="506248BE" w:tentative="1">
      <w:start w:val="1"/>
      <w:numFmt w:val="bullet"/>
      <w:lvlText w:val=""/>
      <w:lvlJc w:val="left"/>
      <w:pPr>
        <w:tabs>
          <w:tab w:val="num" w:pos="2880"/>
        </w:tabs>
        <w:ind w:left="2880" w:hanging="360"/>
      </w:pPr>
      <w:rPr>
        <w:rFonts w:ascii="Wingdings" w:hAnsi="Wingdings" w:hint="default"/>
      </w:rPr>
    </w:lvl>
    <w:lvl w:ilvl="3" w:tplc="03948EB4" w:tentative="1">
      <w:start w:val="1"/>
      <w:numFmt w:val="bullet"/>
      <w:lvlText w:val=""/>
      <w:lvlJc w:val="left"/>
      <w:pPr>
        <w:tabs>
          <w:tab w:val="num" w:pos="3600"/>
        </w:tabs>
        <w:ind w:left="3600" w:hanging="360"/>
      </w:pPr>
      <w:rPr>
        <w:rFonts w:ascii="Symbol" w:hAnsi="Symbol" w:hint="default"/>
      </w:rPr>
    </w:lvl>
    <w:lvl w:ilvl="4" w:tplc="1C0C4A5C" w:tentative="1">
      <w:start w:val="1"/>
      <w:numFmt w:val="bullet"/>
      <w:lvlText w:val="o"/>
      <w:lvlJc w:val="left"/>
      <w:pPr>
        <w:tabs>
          <w:tab w:val="num" w:pos="4320"/>
        </w:tabs>
        <w:ind w:left="4320" w:hanging="360"/>
      </w:pPr>
      <w:rPr>
        <w:rFonts w:ascii="Courier New" w:hAnsi="Courier New" w:cs="Courier New" w:hint="default"/>
      </w:rPr>
    </w:lvl>
    <w:lvl w:ilvl="5" w:tplc="000E8A64" w:tentative="1">
      <w:start w:val="1"/>
      <w:numFmt w:val="bullet"/>
      <w:lvlText w:val=""/>
      <w:lvlJc w:val="left"/>
      <w:pPr>
        <w:tabs>
          <w:tab w:val="num" w:pos="5040"/>
        </w:tabs>
        <w:ind w:left="5040" w:hanging="360"/>
      </w:pPr>
      <w:rPr>
        <w:rFonts w:ascii="Wingdings" w:hAnsi="Wingdings" w:hint="default"/>
      </w:rPr>
    </w:lvl>
    <w:lvl w:ilvl="6" w:tplc="81CAAEC8" w:tentative="1">
      <w:start w:val="1"/>
      <w:numFmt w:val="bullet"/>
      <w:lvlText w:val=""/>
      <w:lvlJc w:val="left"/>
      <w:pPr>
        <w:tabs>
          <w:tab w:val="num" w:pos="5760"/>
        </w:tabs>
        <w:ind w:left="5760" w:hanging="360"/>
      </w:pPr>
      <w:rPr>
        <w:rFonts w:ascii="Symbol" w:hAnsi="Symbol" w:hint="default"/>
      </w:rPr>
    </w:lvl>
    <w:lvl w:ilvl="7" w:tplc="A5A89BC0" w:tentative="1">
      <w:start w:val="1"/>
      <w:numFmt w:val="bullet"/>
      <w:lvlText w:val="o"/>
      <w:lvlJc w:val="left"/>
      <w:pPr>
        <w:tabs>
          <w:tab w:val="num" w:pos="6480"/>
        </w:tabs>
        <w:ind w:left="6480" w:hanging="360"/>
      </w:pPr>
      <w:rPr>
        <w:rFonts w:ascii="Courier New" w:hAnsi="Courier New" w:cs="Courier New" w:hint="default"/>
      </w:rPr>
    </w:lvl>
    <w:lvl w:ilvl="8" w:tplc="B6EAA6EA"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5FF033B"/>
    <w:multiLevelType w:val="hybridMultilevel"/>
    <w:tmpl w:val="57BA0ABE"/>
    <w:lvl w:ilvl="0" w:tplc="0409000F">
      <w:start w:val="1"/>
      <w:numFmt w:val="decimal"/>
      <w:lvlText w:val="%1."/>
      <w:lvlJc w:val="left"/>
      <w:pPr>
        <w:ind w:left="1800" w:hanging="360"/>
      </w:pPr>
    </w:lvl>
    <w:lvl w:ilvl="1" w:tplc="0409000F">
      <w:start w:val="1"/>
      <w:numFmt w:val="decimal"/>
      <w:lvlText w:val="%2."/>
      <w:lvlJc w:val="left"/>
      <w:pPr>
        <w:ind w:left="2520" w:hanging="360"/>
      </w:pPr>
      <w:rPr>
        <w:b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6FD2CCF"/>
    <w:multiLevelType w:val="multilevel"/>
    <w:tmpl w:val="0BBEB1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34650"/>
    <w:multiLevelType w:val="hybridMultilevel"/>
    <w:tmpl w:val="43769250"/>
    <w:lvl w:ilvl="0" w:tplc="8A88269C">
      <w:start w:val="1"/>
      <w:numFmt w:val="bullet"/>
      <w:lvlText w:val=""/>
      <w:lvlJc w:val="left"/>
      <w:pPr>
        <w:ind w:left="720" w:hanging="360"/>
      </w:pPr>
      <w:rPr>
        <w:rFonts w:ascii="Symbol" w:hAnsi="Symbol"/>
      </w:rPr>
    </w:lvl>
    <w:lvl w:ilvl="1" w:tplc="8B469048">
      <w:start w:val="1"/>
      <w:numFmt w:val="bullet"/>
      <w:lvlText w:val=""/>
      <w:lvlJc w:val="left"/>
      <w:pPr>
        <w:ind w:left="720" w:hanging="360"/>
      </w:pPr>
      <w:rPr>
        <w:rFonts w:ascii="Symbol" w:hAnsi="Symbol"/>
      </w:rPr>
    </w:lvl>
    <w:lvl w:ilvl="2" w:tplc="BD7E0AA8">
      <w:start w:val="1"/>
      <w:numFmt w:val="bullet"/>
      <w:lvlText w:val=""/>
      <w:lvlJc w:val="left"/>
      <w:pPr>
        <w:ind w:left="720" w:hanging="360"/>
      </w:pPr>
      <w:rPr>
        <w:rFonts w:ascii="Symbol" w:hAnsi="Symbol"/>
      </w:rPr>
    </w:lvl>
    <w:lvl w:ilvl="3" w:tplc="288ABA38">
      <w:start w:val="1"/>
      <w:numFmt w:val="bullet"/>
      <w:lvlText w:val=""/>
      <w:lvlJc w:val="left"/>
      <w:pPr>
        <w:ind w:left="720" w:hanging="360"/>
      </w:pPr>
      <w:rPr>
        <w:rFonts w:ascii="Symbol" w:hAnsi="Symbol"/>
      </w:rPr>
    </w:lvl>
    <w:lvl w:ilvl="4" w:tplc="67BAB212">
      <w:start w:val="1"/>
      <w:numFmt w:val="bullet"/>
      <w:lvlText w:val=""/>
      <w:lvlJc w:val="left"/>
      <w:pPr>
        <w:ind w:left="720" w:hanging="360"/>
      </w:pPr>
      <w:rPr>
        <w:rFonts w:ascii="Symbol" w:hAnsi="Symbol"/>
      </w:rPr>
    </w:lvl>
    <w:lvl w:ilvl="5" w:tplc="07907CDC">
      <w:start w:val="1"/>
      <w:numFmt w:val="bullet"/>
      <w:lvlText w:val=""/>
      <w:lvlJc w:val="left"/>
      <w:pPr>
        <w:ind w:left="720" w:hanging="360"/>
      </w:pPr>
      <w:rPr>
        <w:rFonts w:ascii="Symbol" w:hAnsi="Symbol"/>
      </w:rPr>
    </w:lvl>
    <w:lvl w:ilvl="6" w:tplc="8EC2241C">
      <w:start w:val="1"/>
      <w:numFmt w:val="bullet"/>
      <w:lvlText w:val=""/>
      <w:lvlJc w:val="left"/>
      <w:pPr>
        <w:ind w:left="720" w:hanging="360"/>
      </w:pPr>
      <w:rPr>
        <w:rFonts w:ascii="Symbol" w:hAnsi="Symbol"/>
      </w:rPr>
    </w:lvl>
    <w:lvl w:ilvl="7" w:tplc="91A28BB0">
      <w:start w:val="1"/>
      <w:numFmt w:val="bullet"/>
      <w:lvlText w:val=""/>
      <w:lvlJc w:val="left"/>
      <w:pPr>
        <w:ind w:left="720" w:hanging="360"/>
      </w:pPr>
      <w:rPr>
        <w:rFonts w:ascii="Symbol" w:hAnsi="Symbol"/>
      </w:rPr>
    </w:lvl>
    <w:lvl w:ilvl="8" w:tplc="484A9BFE">
      <w:start w:val="1"/>
      <w:numFmt w:val="bullet"/>
      <w:lvlText w:val=""/>
      <w:lvlJc w:val="left"/>
      <w:pPr>
        <w:ind w:left="720" w:hanging="360"/>
      </w:pPr>
      <w:rPr>
        <w:rFonts w:ascii="Symbol" w:hAnsi="Symbol"/>
      </w:rPr>
    </w:lvl>
  </w:abstractNum>
  <w:abstractNum w:abstractNumId="29" w15:restartNumberingAfterBreak="0">
    <w:nsid w:val="47CF061C"/>
    <w:multiLevelType w:val="hybridMultilevel"/>
    <w:tmpl w:val="FDD0D12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94937C7"/>
    <w:multiLevelType w:val="hybridMultilevel"/>
    <w:tmpl w:val="65049F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5B000B"/>
    <w:multiLevelType w:val="hybridMultilevel"/>
    <w:tmpl w:val="0F7A3A00"/>
    <w:lvl w:ilvl="0" w:tplc="04090005">
      <w:start w:val="1"/>
      <w:numFmt w:val="bullet"/>
      <w:lvlText w:val=""/>
      <w:lvlJc w:val="left"/>
      <w:pPr>
        <w:ind w:left="720" w:hanging="360"/>
      </w:pPr>
      <w:rPr>
        <w:rFonts w:ascii="Symbol" w:hAnsi="Symbol" w:hint="default"/>
      </w:rPr>
    </w:lvl>
    <w:lvl w:ilvl="1" w:tplc="4A48FCD0">
      <w:start w:val="1"/>
      <w:numFmt w:val="bullet"/>
      <w:pStyle w:val="ListParagraphlevel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8124B3"/>
    <w:multiLevelType w:val="hybridMultilevel"/>
    <w:tmpl w:val="5D3E7C5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3" w15:restartNumberingAfterBreak="0">
    <w:nsid w:val="53F94362"/>
    <w:multiLevelType w:val="hybridMultilevel"/>
    <w:tmpl w:val="7E62026C"/>
    <w:lvl w:ilvl="0" w:tplc="0409000F">
      <w:start w:val="1"/>
      <w:numFmt w:val="decimal"/>
      <w:lvlText w:val="%1."/>
      <w:lvlJc w:val="left"/>
      <w:pPr>
        <w:ind w:left="2160" w:hanging="360"/>
      </w:pPr>
    </w:lvl>
    <w:lvl w:ilvl="1" w:tplc="974006D6">
      <w:start w:val="1"/>
      <w:numFmt w:val="upperLetter"/>
      <w:lvlText w:val="%2."/>
      <w:lvlJc w:val="left"/>
      <w:pPr>
        <w:ind w:left="2880" w:hanging="360"/>
      </w:pPr>
      <w:rPr>
        <w:rFonts w:hint="default"/>
      </w:rPr>
    </w:lvl>
    <w:lvl w:ilvl="2" w:tplc="0409000F">
      <w:start w:val="1"/>
      <w:numFmt w:val="decimal"/>
      <w:lvlText w:val="%3."/>
      <w:lvlJc w:val="lef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59475212"/>
    <w:multiLevelType w:val="hybridMultilevel"/>
    <w:tmpl w:val="824AC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18230D"/>
    <w:multiLevelType w:val="hybridMultilevel"/>
    <w:tmpl w:val="D00A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39547C"/>
    <w:multiLevelType w:val="hybridMultilevel"/>
    <w:tmpl w:val="D67006EC"/>
    <w:lvl w:ilvl="0" w:tplc="CF466A2C">
      <w:start w:val="1"/>
      <w:numFmt w:val="bullet"/>
      <w:lvlText w:val=""/>
      <w:lvlJc w:val="left"/>
      <w:pPr>
        <w:ind w:left="720" w:hanging="360"/>
      </w:pPr>
      <w:rPr>
        <w:rFonts w:ascii="Symbol" w:hAnsi="Symbol"/>
      </w:rPr>
    </w:lvl>
    <w:lvl w:ilvl="1" w:tplc="71CE6B72">
      <w:start w:val="1"/>
      <w:numFmt w:val="bullet"/>
      <w:lvlText w:val=""/>
      <w:lvlJc w:val="left"/>
      <w:pPr>
        <w:ind w:left="720" w:hanging="360"/>
      </w:pPr>
      <w:rPr>
        <w:rFonts w:ascii="Symbol" w:hAnsi="Symbol"/>
      </w:rPr>
    </w:lvl>
    <w:lvl w:ilvl="2" w:tplc="68EA6AB8">
      <w:start w:val="1"/>
      <w:numFmt w:val="bullet"/>
      <w:lvlText w:val=""/>
      <w:lvlJc w:val="left"/>
      <w:pPr>
        <w:ind w:left="720" w:hanging="360"/>
      </w:pPr>
      <w:rPr>
        <w:rFonts w:ascii="Symbol" w:hAnsi="Symbol"/>
      </w:rPr>
    </w:lvl>
    <w:lvl w:ilvl="3" w:tplc="99C24C56">
      <w:start w:val="1"/>
      <w:numFmt w:val="bullet"/>
      <w:lvlText w:val=""/>
      <w:lvlJc w:val="left"/>
      <w:pPr>
        <w:ind w:left="720" w:hanging="360"/>
      </w:pPr>
      <w:rPr>
        <w:rFonts w:ascii="Symbol" w:hAnsi="Symbol"/>
      </w:rPr>
    </w:lvl>
    <w:lvl w:ilvl="4" w:tplc="04662E86">
      <w:start w:val="1"/>
      <w:numFmt w:val="bullet"/>
      <w:lvlText w:val=""/>
      <w:lvlJc w:val="left"/>
      <w:pPr>
        <w:ind w:left="720" w:hanging="360"/>
      </w:pPr>
      <w:rPr>
        <w:rFonts w:ascii="Symbol" w:hAnsi="Symbol"/>
      </w:rPr>
    </w:lvl>
    <w:lvl w:ilvl="5" w:tplc="21D40416">
      <w:start w:val="1"/>
      <w:numFmt w:val="bullet"/>
      <w:lvlText w:val=""/>
      <w:lvlJc w:val="left"/>
      <w:pPr>
        <w:ind w:left="720" w:hanging="360"/>
      </w:pPr>
      <w:rPr>
        <w:rFonts w:ascii="Symbol" w:hAnsi="Symbol"/>
      </w:rPr>
    </w:lvl>
    <w:lvl w:ilvl="6" w:tplc="2D94EDF2">
      <w:start w:val="1"/>
      <w:numFmt w:val="bullet"/>
      <w:lvlText w:val=""/>
      <w:lvlJc w:val="left"/>
      <w:pPr>
        <w:ind w:left="720" w:hanging="360"/>
      </w:pPr>
      <w:rPr>
        <w:rFonts w:ascii="Symbol" w:hAnsi="Symbol"/>
      </w:rPr>
    </w:lvl>
    <w:lvl w:ilvl="7" w:tplc="0EEA80A0">
      <w:start w:val="1"/>
      <w:numFmt w:val="bullet"/>
      <w:lvlText w:val=""/>
      <w:lvlJc w:val="left"/>
      <w:pPr>
        <w:ind w:left="720" w:hanging="360"/>
      </w:pPr>
      <w:rPr>
        <w:rFonts w:ascii="Symbol" w:hAnsi="Symbol"/>
      </w:rPr>
    </w:lvl>
    <w:lvl w:ilvl="8" w:tplc="EA1A655E">
      <w:start w:val="1"/>
      <w:numFmt w:val="bullet"/>
      <w:lvlText w:val=""/>
      <w:lvlJc w:val="left"/>
      <w:pPr>
        <w:ind w:left="720" w:hanging="360"/>
      </w:pPr>
      <w:rPr>
        <w:rFonts w:ascii="Symbol" w:hAnsi="Symbol"/>
      </w:rPr>
    </w:lvl>
  </w:abstractNum>
  <w:abstractNum w:abstractNumId="37" w15:restartNumberingAfterBreak="0">
    <w:nsid w:val="637B2673"/>
    <w:multiLevelType w:val="hybridMultilevel"/>
    <w:tmpl w:val="9F6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245C52"/>
    <w:multiLevelType w:val="hybridMultilevel"/>
    <w:tmpl w:val="FDB6D564"/>
    <w:lvl w:ilvl="0" w:tplc="18E2074C">
      <w:start w:val="1"/>
      <w:numFmt w:val="bullet"/>
      <w:lvlText w:val="•"/>
      <w:lvlJc w:val="left"/>
      <w:pPr>
        <w:tabs>
          <w:tab w:val="num" w:pos="720"/>
        </w:tabs>
        <w:ind w:left="720" w:hanging="360"/>
      </w:pPr>
      <w:rPr>
        <w:rFonts w:ascii="Arial" w:hAnsi="Arial" w:hint="default"/>
      </w:rPr>
    </w:lvl>
    <w:lvl w:ilvl="1" w:tplc="3E2459BC" w:tentative="1">
      <w:start w:val="1"/>
      <w:numFmt w:val="bullet"/>
      <w:lvlText w:val="•"/>
      <w:lvlJc w:val="left"/>
      <w:pPr>
        <w:tabs>
          <w:tab w:val="num" w:pos="1440"/>
        </w:tabs>
        <w:ind w:left="1440" w:hanging="360"/>
      </w:pPr>
      <w:rPr>
        <w:rFonts w:ascii="Arial" w:hAnsi="Arial" w:hint="default"/>
      </w:rPr>
    </w:lvl>
    <w:lvl w:ilvl="2" w:tplc="DBE697B0" w:tentative="1">
      <w:start w:val="1"/>
      <w:numFmt w:val="bullet"/>
      <w:lvlText w:val="•"/>
      <w:lvlJc w:val="left"/>
      <w:pPr>
        <w:tabs>
          <w:tab w:val="num" w:pos="2160"/>
        </w:tabs>
        <w:ind w:left="2160" w:hanging="360"/>
      </w:pPr>
      <w:rPr>
        <w:rFonts w:ascii="Arial" w:hAnsi="Arial" w:hint="default"/>
      </w:rPr>
    </w:lvl>
    <w:lvl w:ilvl="3" w:tplc="A7E2F574" w:tentative="1">
      <w:start w:val="1"/>
      <w:numFmt w:val="bullet"/>
      <w:lvlText w:val="•"/>
      <w:lvlJc w:val="left"/>
      <w:pPr>
        <w:tabs>
          <w:tab w:val="num" w:pos="2880"/>
        </w:tabs>
        <w:ind w:left="2880" w:hanging="360"/>
      </w:pPr>
      <w:rPr>
        <w:rFonts w:ascii="Arial" w:hAnsi="Arial" w:hint="default"/>
      </w:rPr>
    </w:lvl>
    <w:lvl w:ilvl="4" w:tplc="050C2044" w:tentative="1">
      <w:start w:val="1"/>
      <w:numFmt w:val="bullet"/>
      <w:lvlText w:val="•"/>
      <w:lvlJc w:val="left"/>
      <w:pPr>
        <w:tabs>
          <w:tab w:val="num" w:pos="3600"/>
        </w:tabs>
        <w:ind w:left="3600" w:hanging="360"/>
      </w:pPr>
      <w:rPr>
        <w:rFonts w:ascii="Arial" w:hAnsi="Arial" w:hint="default"/>
      </w:rPr>
    </w:lvl>
    <w:lvl w:ilvl="5" w:tplc="5D2E3CCA" w:tentative="1">
      <w:start w:val="1"/>
      <w:numFmt w:val="bullet"/>
      <w:lvlText w:val="•"/>
      <w:lvlJc w:val="left"/>
      <w:pPr>
        <w:tabs>
          <w:tab w:val="num" w:pos="4320"/>
        </w:tabs>
        <w:ind w:left="4320" w:hanging="360"/>
      </w:pPr>
      <w:rPr>
        <w:rFonts w:ascii="Arial" w:hAnsi="Arial" w:hint="default"/>
      </w:rPr>
    </w:lvl>
    <w:lvl w:ilvl="6" w:tplc="6BB0A036" w:tentative="1">
      <w:start w:val="1"/>
      <w:numFmt w:val="bullet"/>
      <w:lvlText w:val="•"/>
      <w:lvlJc w:val="left"/>
      <w:pPr>
        <w:tabs>
          <w:tab w:val="num" w:pos="5040"/>
        </w:tabs>
        <w:ind w:left="5040" w:hanging="360"/>
      </w:pPr>
      <w:rPr>
        <w:rFonts w:ascii="Arial" w:hAnsi="Arial" w:hint="default"/>
      </w:rPr>
    </w:lvl>
    <w:lvl w:ilvl="7" w:tplc="9DFEC66A" w:tentative="1">
      <w:start w:val="1"/>
      <w:numFmt w:val="bullet"/>
      <w:lvlText w:val="•"/>
      <w:lvlJc w:val="left"/>
      <w:pPr>
        <w:tabs>
          <w:tab w:val="num" w:pos="5760"/>
        </w:tabs>
        <w:ind w:left="5760" w:hanging="360"/>
      </w:pPr>
      <w:rPr>
        <w:rFonts w:ascii="Arial" w:hAnsi="Arial" w:hint="default"/>
      </w:rPr>
    </w:lvl>
    <w:lvl w:ilvl="8" w:tplc="54162CC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5F8365C"/>
    <w:multiLevelType w:val="multilevel"/>
    <w:tmpl w:val="23BADAAE"/>
    <w:lvl w:ilvl="0">
      <w:start w:val="1"/>
      <w:numFmt w:val="decimal"/>
      <w:pStyle w:val="Heading1"/>
      <w:lvlText w:val="C.%1"/>
      <w:lvlJc w:val="left"/>
      <w:pPr>
        <w:tabs>
          <w:tab w:val="num" w:pos="720"/>
        </w:tabs>
        <w:ind w:left="720" w:hanging="720"/>
      </w:pPr>
      <w:rPr>
        <w:rFonts w:hint="default"/>
      </w:rPr>
    </w:lvl>
    <w:lvl w:ilvl="1">
      <w:start w:val="1"/>
      <w:numFmt w:val="decimal"/>
      <w:pStyle w:val="Heading2"/>
      <w:lvlText w:val="C.%1.%2"/>
      <w:lvlJc w:val="left"/>
      <w:pPr>
        <w:tabs>
          <w:tab w:val="num" w:pos="720"/>
        </w:tabs>
        <w:ind w:left="720" w:hanging="72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C.3.%3"/>
      <w:lvlJc w:val="left"/>
      <w:pPr>
        <w:tabs>
          <w:tab w:val="num" w:pos="720"/>
        </w:tabs>
        <w:ind w:left="720" w:hanging="720"/>
      </w:pPr>
      <w:rPr>
        <w:rFonts w:hint="default"/>
      </w:rPr>
    </w:lvl>
    <w:lvl w:ilvl="3">
      <w:start w:val="1"/>
      <w:numFmt w:val="decimal"/>
      <w:lvlText w:val="C.%1.1.%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abstractNum w:abstractNumId="40" w15:restartNumberingAfterBreak="0">
    <w:nsid w:val="674879F2"/>
    <w:multiLevelType w:val="hybridMultilevel"/>
    <w:tmpl w:val="F64A3826"/>
    <w:lvl w:ilvl="0" w:tplc="6C58D068">
      <w:start w:val="1"/>
      <w:numFmt w:val="bullet"/>
      <w:lvlText w:val="•"/>
      <w:lvlJc w:val="left"/>
      <w:pPr>
        <w:tabs>
          <w:tab w:val="num" w:pos="720"/>
        </w:tabs>
        <w:ind w:left="720" w:hanging="360"/>
      </w:pPr>
      <w:rPr>
        <w:rFonts w:ascii="Arial" w:hAnsi="Arial" w:hint="default"/>
      </w:rPr>
    </w:lvl>
    <w:lvl w:ilvl="1" w:tplc="D752EDF4" w:tentative="1">
      <w:start w:val="1"/>
      <w:numFmt w:val="bullet"/>
      <w:lvlText w:val="•"/>
      <w:lvlJc w:val="left"/>
      <w:pPr>
        <w:tabs>
          <w:tab w:val="num" w:pos="1440"/>
        </w:tabs>
        <w:ind w:left="1440" w:hanging="360"/>
      </w:pPr>
      <w:rPr>
        <w:rFonts w:ascii="Arial" w:hAnsi="Arial" w:hint="default"/>
      </w:rPr>
    </w:lvl>
    <w:lvl w:ilvl="2" w:tplc="410A7A62" w:tentative="1">
      <w:start w:val="1"/>
      <w:numFmt w:val="bullet"/>
      <w:lvlText w:val="•"/>
      <w:lvlJc w:val="left"/>
      <w:pPr>
        <w:tabs>
          <w:tab w:val="num" w:pos="2160"/>
        </w:tabs>
        <w:ind w:left="2160" w:hanging="360"/>
      </w:pPr>
      <w:rPr>
        <w:rFonts w:ascii="Arial" w:hAnsi="Arial" w:hint="default"/>
      </w:rPr>
    </w:lvl>
    <w:lvl w:ilvl="3" w:tplc="91E2F3AC" w:tentative="1">
      <w:start w:val="1"/>
      <w:numFmt w:val="bullet"/>
      <w:lvlText w:val="•"/>
      <w:lvlJc w:val="left"/>
      <w:pPr>
        <w:tabs>
          <w:tab w:val="num" w:pos="2880"/>
        </w:tabs>
        <w:ind w:left="2880" w:hanging="360"/>
      </w:pPr>
      <w:rPr>
        <w:rFonts w:ascii="Arial" w:hAnsi="Arial" w:hint="default"/>
      </w:rPr>
    </w:lvl>
    <w:lvl w:ilvl="4" w:tplc="B1F0E992" w:tentative="1">
      <w:start w:val="1"/>
      <w:numFmt w:val="bullet"/>
      <w:lvlText w:val="•"/>
      <w:lvlJc w:val="left"/>
      <w:pPr>
        <w:tabs>
          <w:tab w:val="num" w:pos="3600"/>
        </w:tabs>
        <w:ind w:left="3600" w:hanging="360"/>
      </w:pPr>
      <w:rPr>
        <w:rFonts w:ascii="Arial" w:hAnsi="Arial" w:hint="default"/>
      </w:rPr>
    </w:lvl>
    <w:lvl w:ilvl="5" w:tplc="1FECED26" w:tentative="1">
      <w:start w:val="1"/>
      <w:numFmt w:val="bullet"/>
      <w:lvlText w:val="•"/>
      <w:lvlJc w:val="left"/>
      <w:pPr>
        <w:tabs>
          <w:tab w:val="num" w:pos="4320"/>
        </w:tabs>
        <w:ind w:left="4320" w:hanging="360"/>
      </w:pPr>
      <w:rPr>
        <w:rFonts w:ascii="Arial" w:hAnsi="Arial" w:hint="default"/>
      </w:rPr>
    </w:lvl>
    <w:lvl w:ilvl="6" w:tplc="667E901E" w:tentative="1">
      <w:start w:val="1"/>
      <w:numFmt w:val="bullet"/>
      <w:lvlText w:val="•"/>
      <w:lvlJc w:val="left"/>
      <w:pPr>
        <w:tabs>
          <w:tab w:val="num" w:pos="5040"/>
        </w:tabs>
        <w:ind w:left="5040" w:hanging="360"/>
      </w:pPr>
      <w:rPr>
        <w:rFonts w:ascii="Arial" w:hAnsi="Arial" w:hint="default"/>
      </w:rPr>
    </w:lvl>
    <w:lvl w:ilvl="7" w:tplc="63760FF2" w:tentative="1">
      <w:start w:val="1"/>
      <w:numFmt w:val="bullet"/>
      <w:lvlText w:val="•"/>
      <w:lvlJc w:val="left"/>
      <w:pPr>
        <w:tabs>
          <w:tab w:val="num" w:pos="5760"/>
        </w:tabs>
        <w:ind w:left="5760" w:hanging="360"/>
      </w:pPr>
      <w:rPr>
        <w:rFonts w:ascii="Arial" w:hAnsi="Arial" w:hint="default"/>
      </w:rPr>
    </w:lvl>
    <w:lvl w:ilvl="8" w:tplc="3E465EF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7C65FDA"/>
    <w:multiLevelType w:val="hybridMultilevel"/>
    <w:tmpl w:val="CF72F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C523E0"/>
    <w:multiLevelType w:val="hybridMultilevel"/>
    <w:tmpl w:val="1A94E9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6EDD6D81"/>
    <w:multiLevelType w:val="hybridMultilevel"/>
    <w:tmpl w:val="1376D388"/>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4B0C5E9E">
      <w:start w:val="1"/>
      <w:numFmt w:val="low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FE90BFB"/>
    <w:multiLevelType w:val="hybridMultilevel"/>
    <w:tmpl w:val="4EE40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4E3305"/>
    <w:multiLevelType w:val="hybridMultilevel"/>
    <w:tmpl w:val="109C7074"/>
    <w:lvl w:ilvl="0" w:tplc="04090001">
      <w:start w:val="1"/>
      <w:numFmt w:val="bullet"/>
      <w:lvlText w:val=""/>
      <w:lvlJc w:val="left"/>
      <w:pPr>
        <w:ind w:left="1080" w:hanging="360"/>
      </w:pPr>
      <w:rPr>
        <w:rFonts w:ascii="Symbol" w:hAnsi="Symbol" w:hint="default"/>
        <w:color w:val="auto"/>
        <w:sz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6" w15:restartNumberingAfterBreak="0">
    <w:nsid w:val="7666086A"/>
    <w:multiLevelType w:val="hybridMultilevel"/>
    <w:tmpl w:val="F9D62834"/>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76DE62B5"/>
    <w:multiLevelType w:val="hybridMultilevel"/>
    <w:tmpl w:val="FFE0E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274D8D"/>
    <w:multiLevelType w:val="hybridMultilevel"/>
    <w:tmpl w:val="BEFA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DE7B10"/>
    <w:multiLevelType w:val="hybridMultilevel"/>
    <w:tmpl w:val="D3F28A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213083169">
    <w:abstractNumId w:val="39"/>
  </w:num>
  <w:num w:numId="2" w16cid:durableId="686637290">
    <w:abstractNumId w:val="26"/>
  </w:num>
  <w:num w:numId="3" w16cid:durableId="1102454133">
    <w:abstractNumId w:val="19"/>
  </w:num>
  <w:num w:numId="4" w16cid:durableId="557321739">
    <w:abstractNumId w:val="42"/>
  </w:num>
  <w:num w:numId="5" w16cid:durableId="754594352">
    <w:abstractNumId w:val="12"/>
  </w:num>
  <w:num w:numId="6" w16cid:durableId="539166044">
    <w:abstractNumId w:val="5"/>
  </w:num>
  <w:num w:numId="7" w16cid:durableId="1530030012">
    <w:abstractNumId w:val="23"/>
  </w:num>
  <w:num w:numId="8" w16cid:durableId="1637029660">
    <w:abstractNumId w:val="22"/>
  </w:num>
  <w:num w:numId="9" w16cid:durableId="1039204754">
    <w:abstractNumId w:val="29"/>
  </w:num>
  <w:num w:numId="10" w16cid:durableId="1908608323">
    <w:abstractNumId w:val="34"/>
  </w:num>
  <w:num w:numId="11" w16cid:durableId="1733843263">
    <w:abstractNumId w:val="17"/>
  </w:num>
  <w:num w:numId="12" w16cid:durableId="810287706">
    <w:abstractNumId w:val="43"/>
  </w:num>
  <w:num w:numId="13" w16cid:durableId="1068529868">
    <w:abstractNumId w:val="33"/>
  </w:num>
  <w:num w:numId="14" w16cid:durableId="723409293">
    <w:abstractNumId w:val="14"/>
  </w:num>
  <w:num w:numId="15" w16cid:durableId="576328604">
    <w:abstractNumId w:val="8"/>
  </w:num>
  <w:num w:numId="16" w16cid:durableId="273102465">
    <w:abstractNumId w:val="45"/>
  </w:num>
  <w:num w:numId="17" w16cid:durableId="1211530615">
    <w:abstractNumId w:val="24"/>
  </w:num>
  <w:num w:numId="18" w16cid:durableId="571544699">
    <w:abstractNumId w:val="6"/>
  </w:num>
  <w:num w:numId="19" w16cid:durableId="523253279">
    <w:abstractNumId w:val="31"/>
  </w:num>
  <w:num w:numId="20" w16cid:durableId="5893155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5952744">
    <w:abstractNumId w:val="47"/>
  </w:num>
  <w:num w:numId="22" w16cid:durableId="530844928">
    <w:abstractNumId w:val="44"/>
  </w:num>
  <w:num w:numId="23" w16cid:durableId="319307177">
    <w:abstractNumId w:val="30"/>
  </w:num>
  <w:num w:numId="24" w16cid:durableId="606429309">
    <w:abstractNumId w:val="13"/>
  </w:num>
  <w:num w:numId="25" w16cid:durableId="1884174814">
    <w:abstractNumId w:val="21"/>
  </w:num>
  <w:num w:numId="26" w16cid:durableId="470633749">
    <w:abstractNumId w:val="16"/>
  </w:num>
  <w:num w:numId="27" w16cid:durableId="491408798">
    <w:abstractNumId w:val="25"/>
  </w:num>
  <w:num w:numId="28" w16cid:durableId="226847209">
    <w:abstractNumId w:val="46"/>
  </w:num>
  <w:num w:numId="29" w16cid:durableId="1687554528">
    <w:abstractNumId w:val="10"/>
  </w:num>
  <w:num w:numId="30" w16cid:durableId="1723479417">
    <w:abstractNumId w:val="4"/>
  </w:num>
  <w:num w:numId="31" w16cid:durableId="674528487">
    <w:abstractNumId w:val="2"/>
  </w:num>
  <w:num w:numId="32" w16cid:durableId="662514857">
    <w:abstractNumId w:val="1"/>
  </w:num>
  <w:num w:numId="33" w16cid:durableId="628517175">
    <w:abstractNumId w:val="11"/>
  </w:num>
  <w:num w:numId="34" w16cid:durableId="1839075218">
    <w:abstractNumId w:val="9"/>
  </w:num>
  <w:num w:numId="35" w16cid:durableId="996768398">
    <w:abstractNumId w:val="41"/>
  </w:num>
  <w:num w:numId="36" w16cid:durableId="2122645834">
    <w:abstractNumId w:val="20"/>
  </w:num>
  <w:num w:numId="37" w16cid:durableId="117459115">
    <w:abstractNumId w:val="7"/>
  </w:num>
  <w:num w:numId="38" w16cid:durableId="2016565847">
    <w:abstractNumId w:val="49"/>
  </w:num>
  <w:num w:numId="39" w16cid:durableId="1390953199">
    <w:abstractNumId w:val="3"/>
  </w:num>
  <w:num w:numId="40" w16cid:durableId="1610577997">
    <w:abstractNumId w:val="37"/>
  </w:num>
  <w:num w:numId="41" w16cid:durableId="1901596828">
    <w:abstractNumId w:val="35"/>
  </w:num>
  <w:num w:numId="42" w16cid:durableId="1731419035">
    <w:abstractNumId w:val="48"/>
  </w:num>
  <w:num w:numId="43" w16cid:durableId="1964725880">
    <w:abstractNumId w:val="32"/>
  </w:num>
  <w:num w:numId="44" w16cid:durableId="824472678">
    <w:abstractNumId w:val="27"/>
  </w:num>
  <w:num w:numId="45" w16cid:durableId="92435742">
    <w:abstractNumId w:val="15"/>
  </w:num>
  <w:num w:numId="46" w16cid:durableId="265814071">
    <w:abstractNumId w:val="36"/>
  </w:num>
  <w:num w:numId="47" w16cid:durableId="1948661740">
    <w:abstractNumId w:val="28"/>
  </w:num>
  <w:num w:numId="48" w16cid:durableId="1670061865">
    <w:abstractNumId w:val="40"/>
  </w:num>
  <w:num w:numId="49" w16cid:durableId="2037735587">
    <w:abstractNumId w:val="0"/>
  </w:num>
  <w:num w:numId="50" w16cid:durableId="18513770">
    <w:abstractNumId w:val="38"/>
  </w:num>
  <w:num w:numId="51" w16cid:durableId="24254533">
    <w:abstractNumId w:val="20"/>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ok, Kristi L">
    <w15:presenceInfo w15:providerId="AD" w15:userId="S::LookKL@state.gov::a8ca8be7-9294-458a-9edf-f5d953fbe459"/>
  </w15:person>
  <w15:person w15:author="Mejia, Kathleen J">
    <w15:presenceInfo w15:providerId="AD" w15:userId="S::MejiaKJ@state.gov::b94489c4-b755-4dba-ba17-795e62e913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C9"/>
    <w:rsid w:val="0000039F"/>
    <w:rsid w:val="0000128B"/>
    <w:rsid w:val="000017EC"/>
    <w:rsid w:val="00001E45"/>
    <w:rsid w:val="0000204E"/>
    <w:rsid w:val="00002C13"/>
    <w:rsid w:val="00003005"/>
    <w:rsid w:val="000032EF"/>
    <w:rsid w:val="00003C65"/>
    <w:rsid w:val="000054AA"/>
    <w:rsid w:val="00005860"/>
    <w:rsid w:val="00005E4A"/>
    <w:rsid w:val="00006B0C"/>
    <w:rsid w:val="00006BF8"/>
    <w:rsid w:val="00007ADD"/>
    <w:rsid w:val="000103CB"/>
    <w:rsid w:val="0001077E"/>
    <w:rsid w:val="00010BD1"/>
    <w:rsid w:val="00010F41"/>
    <w:rsid w:val="0001286D"/>
    <w:rsid w:val="00013670"/>
    <w:rsid w:val="00013CBD"/>
    <w:rsid w:val="0001474E"/>
    <w:rsid w:val="0001565C"/>
    <w:rsid w:val="00016607"/>
    <w:rsid w:val="000167DD"/>
    <w:rsid w:val="00016EAD"/>
    <w:rsid w:val="000170F6"/>
    <w:rsid w:val="000220C9"/>
    <w:rsid w:val="00022AA3"/>
    <w:rsid w:val="000233E9"/>
    <w:rsid w:val="000238CB"/>
    <w:rsid w:val="00023F51"/>
    <w:rsid w:val="00024C5E"/>
    <w:rsid w:val="0002634C"/>
    <w:rsid w:val="00030C49"/>
    <w:rsid w:val="000312F3"/>
    <w:rsid w:val="00032945"/>
    <w:rsid w:val="00032EE1"/>
    <w:rsid w:val="000341B6"/>
    <w:rsid w:val="00035486"/>
    <w:rsid w:val="0003588F"/>
    <w:rsid w:val="000366F8"/>
    <w:rsid w:val="000408E4"/>
    <w:rsid w:val="00040DB1"/>
    <w:rsid w:val="00041835"/>
    <w:rsid w:val="00042FB6"/>
    <w:rsid w:val="00044F36"/>
    <w:rsid w:val="00045FF5"/>
    <w:rsid w:val="00046D0E"/>
    <w:rsid w:val="00051382"/>
    <w:rsid w:val="00051F64"/>
    <w:rsid w:val="00052611"/>
    <w:rsid w:val="0005272F"/>
    <w:rsid w:val="00052BD2"/>
    <w:rsid w:val="00052EC9"/>
    <w:rsid w:val="00052FFE"/>
    <w:rsid w:val="00053573"/>
    <w:rsid w:val="00053801"/>
    <w:rsid w:val="0005448A"/>
    <w:rsid w:val="00055735"/>
    <w:rsid w:val="00056C25"/>
    <w:rsid w:val="0005727E"/>
    <w:rsid w:val="00057EBA"/>
    <w:rsid w:val="00060275"/>
    <w:rsid w:val="00060B72"/>
    <w:rsid w:val="0006176E"/>
    <w:rsid w:val="000638ED"/>
    <w:rsid w:val="00063B7C"/>
    <w:rsid w:val="00065617"/>
    <w:rsid w:val="00065853"/>
    <w:rsid w:val="00065FF9"/>
    <w:rsid w:val="0006657F"/>
    <w:rsid w:val="00067AB0"/>
    <w:rsid w:val="00071040"/>
    <w:rsid w:val="0007208C"/>
    <w:rsid w:val="00073786"/>
    <w:rsid w:val="00075628"/>
    <w:rsid w:val="00076217"/>
    <w:rsid w:val="00077116"/>
    <w:rsid w:val="0007756E"/>
    <w:rsid w:val="000776DB"/>
    <w:rsid w:val="00077A4F"/>
    <w:rsid w:val="00077F67"/>
    <w:rsid w:val="00080394"/>
    <w:rsid w:val="00080928"/>
    <w:rsid w:val="00080BDC"/>
    <w:rsid w:val="00081B2F"/>
    <w:rsid w:val="00083819"/>
    <w:rsid w:val="00083D3C"/>
    <w:rsid w:val="00083F3D"/>
    <w:rsid w:val="00084215"/>
    <w:rsid w:val="0008518B"/>
    <w:rsid w:val="0008544D"/>
    <w:rsid w:val="00085ADC"/>
    <w:rsid w:val="00085BAF"/>
    <w:rsid w:val="000864FB"/>
    <w:rsid w:val="00087010"/>
    <w:rsid w:val="000903E5"/>
    <w:rsid w:val="00091538"/>
    <w:rsid w:val="00093B4C"/>
    <w:rsid w:val="0009698B"/>
    <w:rsid w:val="00096E9F"/>
    <w:rsid w:val="00097E7F"/>
    <w:rsid w:val="000A02FA"/>
    <w:rsid w:val="000A0915"/>
    <w:rsid w:val="000A0A79"/>
    <w:rsid w:val="000A16FA"/>
    <w:rsid w:val="000A4785"/>
    <w:rsid w:val="000A5DB8"/>
    <w:rsid w:val="000A601E"/>
    <w:rsid w:val="000A6B82"/>
    <w:rsid w:val="000A74F7"/>
    <w:rsid w:val="000B104C"/>
    <w:rsid w:val="000B11BC"/>
    <w:rsid w:val="000B4EDD"/>
    <w:rsid w:val="000B51F9"/>
    <w:rsid w:val="000B77E3"/>
    <w:rsid w:val="000C1798"/>
    <w:rsid w:val="000C189F"/>
    <w:rsid w:val="000C21A2"/>
    <w:rsid w:val="000C2785"/>
    <w:rsid w:val="000C290C"/>
    <w:rsid w:val="000C2937"/>
    <w:rsid w:val="000C2EFB"/>
    <w:rsid w:val="000C50F2"/>
    <w:rsid w:val="000C538E"/>
    <w:rsid w:val="000C53FF"/>
    <w:rsid w:val="000D0075"/>
    <w:rsid w:val="000D2154"/>
    <w:rsid w:val="000D43B0"/>
    <w:rsid w:val="000D54D0"/>
    <w:rsid w:val="000E11B8"/>
    <w:rsid w:val="000E132B"/>
    <w:rsid w:val="000E3913"/>
    <w:rsid w:val="000E48BA"/>
    <w:rsid w:val="000E76F3"/>
    <w:rsid w:val="000E7E27"/>
    <w:rsid w:val="000F052B"/>
    <w:rsid w:val="000F2209"/>
    <w:rsid w:val="000F23B5"/>
    <w:rsid w:val="000F2485"/>
    <w:rsid w:val="000F248A"/>
    <w:rsid w:val="000F328E"/>
    <w:rsid w:val="000F4C1D"/>
    <w:rsid w:val="000F5089"/>
    <w:rsid w:val="000F53A9"/>
    <w:rsid w:val="000F7A57"/>
    <w:rsid w:val="000F7F51"/>
    <w:rsid w:val="0010200E"/>
    <w:rsid w:val="00104A9E"/>
    <w:rsid w:val="00105127"/>
    <w:rsid w:val="00110058"/>
    <w:rsid w:val="00110AEB"/>
    <w:rsid w:val="00112BF0"/>
    <w:rsid w:val="0011330E"/>
    <w:rsid w:val="0011356F"/>
    <w:rsid w:val="00114523"/>
    <w:rsid w:val="00116DDD"/>
    <w:rsid w:val="00120620"/>
    <w:rsid w:val="00121FDF"/>
    <w:rsid w:val="00122662"/>
    <w:rsid w:val="0012305A"/>
    <w:rsid w:val="00123678"/>
    <w:rsid w:val="00123943"/>
    <w:rsid w:val="00123C0D"/>
    <w:rsid w:val="00123DEC"/>
    <w:rsid w:val="00123ED7"/>
    <w:rsid w:val="00123F65"/>
    <w:rsid w:val="00124CD1"/>
    <w:rsid w:val="001268FD"/>
    <w:rsid w:val="00127B75"/>
    <w:rsid w:val="001306A9"/>
    <w:rsid w:val="001314BE"/>
    <w:rsid w:val="00132BA6"/>
    <w:rsid w:val="00132CFC"/>
    <w:rsid w:val="0013433A"/>
    <w:rsid w:val="001350E6"/>
    <w:rsid w:val="00135CA8"/>
    <w:rsid w:val="00136359"/>
    <w:rsid w:val="00136A93"/>
    <w:rsid w:val="00137BDE"/>
    <w:rsid w:val="001403DD"/>
    <w:rsid w:val="00141524"/>
    <w:rsid w:val="001427EA"/>
    <w:rsid w:val="00142DB8"/>
    <w:rsid w:val="00143223"/>
    <w:rsid w:val="00143312"/>
    <w:rsid w:val="001437DF"/>
    <w:rsid w:val="00143E2E"/>
    <w:rsid w:val="00146D8E"/>
    <w:rsid w:val="00147551"/>
    <w:rsid w:val="001475CE"/>
    <w:rsid w:val="0014785A"/>
    <w:rsid w:val="001526AC"/>
    <w:rsid w:val="00156EBB"/>
    <w:rsid w:val="001601CF"/>
    <w:rsid w:val="001603BF"/>
    <w:rsid w:val="001612F2"/>
    <w:rsid w:val="0016130A"/>
    <w:rsid w:val="0016313C"/>
    <w:rsid w:val="00164269"/>
    <w:rsid w:val="00164E96"/>
    <w:rsid w:val="00165545"/>
    <w:rsid w:val="00165A0B"/>
    <w:rsid w:val="00166054"/>
    <w:rsid w:val="001708D9"/>
    <w:rsid w:val="00171393"/>
    <w:rsid w:val="001723D0"/>
    <w:rsid w:val="00172CAA"/>
    <w:rsid w:val="0017316B"/>
    <w:rsid w:val="0017479F"/>
    <w:rsid w:val="00174D37"/>
    <w:rsid w:val="00175079"/>
    <w:rsid w:val="00177248"/>
    <w:rsid w:val="00181ACB"/>
    <w:rsid w:val="001820A6"/>
    <w:rsid w:val="00182ED2"/>
    <w:rsid w:val="00182F54"/>
    <w:rsid w:val="0018334F"/>
    <w:rsid w:val="0018341C"/>
    <w:rsid w:val="001835DF"/>
    <w:rsid w:val="00184388"/>
    <w:rsid w:val="0018507E"/>
    <w:rsid w:val="0018574C"/>
    <w:rsid w:val="00186D72"/>
    <w:rsid w:val="0018724C"/>
    <w:rsid w:val="00187E54"/>
    <w:rsid w:val="00190975"/>
    <w:rsid w:val="00190995"/>
    <w:rsid w:val="00190E55"/>
    <w:rsid w:val="00191C9F"/>
    <w:rsid w:val="0019549E"/>
    <w:rsid w:val="0019613B"/>
    <w:rsid w:val="00196B15"/>
    <w:rsid w:val="0019746B"/>
    <w:rsid w:val="001A00D4"/>
    <w:rsid w:val="001A233F"/>
    <w:rsid w:val="001A3BE6"/>
    <w:rsid w:val="001A4B44"/>
    <w:rsid w:val="001A58FA"/>
    <w:rsid w:val="001B0339"/>
    <w:rsid w:val="001B06E9"/>
    <w:rsid w:val="001B0F5E"/>
    <w:rsid w:val="001B11C5"/>
    <w:rsid w:val="001B2470"/>
    <w:rsid w:val="001B2521"/>
    <w:rsid w:val="001B26B5"/>
    <w:rsid w:val="001B2FF1"/>
    <w:rsid w:val="001B3784"/>
    <w:rsid w:val="001B4433"/>
    <w:rsid w:val="001B4B1A"/>
    <w:rsid w:val="001B6C43"/>
    <w:rsid w:val="001B6F32"/>
    <w:rsid w:val="001C0075"/>
    <w:rsid w:val="001C0928"/>
    <w:rsid w:val="001C0ADA"/>
    <w:rsid w:val="001C2630"/>
    <w:rsid w:val="001C433C"/>
    <w:rsid w:val="001C4C5B"/>
    <w:rsid w:val="001C5676"/>
    <w:rsid w:val="001C674B"/>
    <w:rsid w:val="001D0833"/>
    <w:rsid w:val="001D090F"/>
    <w:rsid w:val="001D09AE"/>
    <w:rsid w:val="001D1DD9"/>
    <w:rsid w:val="001D2E84"/>
    <w:rsid w:val="001D3261"/>
    <w:rsid w:val="001D3F39"/>
    <w:rsid w:val="001D4050"/>
    <w:rsid w:val="001D4303"/>
    <w:rsid w:val="001D522C"/>
    <w:rsid w:val="001D53D3"/>
    <w:rsid w:val="001D64B4"/>
    <w:rsid w:val="001D6B27"/>
    <w:rsid w:val="001D7AB1"/>
    <w:rsid w:val="001E0304"/>
    <w:rsid w:val="001E0EF3"/>
    <w:rsid w:val="001E15A9"/>
    <w:rsid w:val="001E2D72"/>
    <w:rsid w:val="001E30E0"/>
    <w:rsid w:val="001E3461"/>
    <w:rsid w:val="001E4477"/>
    <w:rsid w:val="001E487D"/>
    <w:rsid w:val="001E52B2"/>
    <w:rsid w:val="001E67ED"/>
    <w:rsid w:val="001E6810"/>
    <w:rsid w:val="001E6988"/>
    <w:rsid w:val="001E6D29"/>
    <w:rsid w:val="001E6F55"/>
    <w:rsid w:val="001E74D8"/>
    <w:rsid w:val="001E7863"/>
    <w:rsid w:val="001F17AB"/>
    <w:rsid w:val="001F1887"/>
    <w:rsid w:val="001F1FED"/>
    <w:rsid w:val="001F2138"/>
    <w:rsid w:val="001F21FC"/>
    <w:rsid w:val="001F2C87"/>
    <w:rsid w:val="001F35C9"/>
    <w:rsid w:val="001F560F"/>
    <w:rsid w:val="001F6FEF"/>
    <w:rsid w:val="001F7D16"/>
    <w:rsid w:val="00200CE4"/>
    <w:rsid w:val="002036DA"/>
    <w:rsid w:val="002039B9"/>
    <w:rsid w:val="002039DC"/>
    <w:rsid w:val="0020472C"/>
    <w:rsid w:val="002055F7"/>
    <w:rsid w:val="0020566E"/>
    <w:rsid w:val="002057AA"/>
    <w:rsid w:val="00207C92"/>
    <w:rsid w:val="00207DE1"/>
    <w:rsid w:val="00210069"/>
    <w:rsid w:val="002104C1"/>
    <w:rsid w:val="00210E9E"/>
    <w:rsid w:val="00211353"/>
    <w:rsid w:val="00212CC7"/>
    <w:rsid w:val="002136E1"/>
    <w:rsid w:val="00213E95"/>
    <w:rsid w:val="002151F1"/>
    <w:rsid w:val="00215213"/>
    <w:rsid w:val="0021577B"/>
    <w:rsid w:val="00217957"/>
    <w:rsid w:val="0022028E"/>
    <w:rsid w:val="00220662"/>
    <w:rsid w:val="002211FF"/>
    <w:rsid w:val="00222481"/>
    <w:rsid w:val="00225525"/>
    <w:rsid w:val="00225A7D"/>
    <w:rsid w:val="00226203"/>
    <w:rsid w:val="00226629"/>
    <w:rsid w:val="00230009"/>
    <w:rsid w:val="002303E3"/>
    <w:rsid w:val="002309A4"/>
    <w:rsid w:val="00231064"/>
    <w:rsid w:val="00231338"/>
    <w:rsid w:val="00231C49"/>
    <w:rsid w:val="00232F54"/>
    <w:rsid w:val="00233251"/>
    <w:rsid w:val="002342CA"/>
    <w:rsid w:val="002361E5"/>
    <w:rsid w:val="00240557"/>
    <w:rsid w:val="002407F2"/>
    <w:rsid w:val="00240851"/>
    <w:rsid w:val="0024131B"/>
    <w:rsid w:val="0024163F"/>
    <w:rsid w:val="00241809"/>
    <w:rsid w:val="0024278D"/>
    <w:rsid w:val="0024370A"/>
    <w:rsid w:val="00243BE7"/>
    <w:rsid w:val="00245562"/>
    <w:rsid w:val="00245897"/>
    <w:rsid w:val="0024709B"/>
    <w:rsid w:val="002478EA"/>
    <w:rsid w:val="002536A9"/>
    <w:rsid w:val="0025434E"/>
    <w:rsid w:val="00256985"/>
    <w:rsid w:val="00257E9A"/>
    <w:rsid w:val="0026029B"/>
    <w:rsid w:val="0026199C"/>
    <w:rsid w:val="0026219D"/>
    <w:rsid w:val="00262528"/>
    <w:rsid w:val="00264ECD"/>
    <w:rsid w:val="002657D1"/>
    <w:rsid w:val="002679B5"/>
    <w:rsid w:val="00267B55"/>
    <w:rsid w:val="00270E2B"/>
    <w:rsid w:val="00271156"/>
    <w:rsid w:val="00271F92"/>
    <w:rsid w:val="002727E8"/>
    <w:rsid w:val="002764C9"/>
    <w:rsid w:val="00276D74"/>
    <w:rsid w:val="002815A4"/>
    <w:rsid w:val="00281FC7"/>
    <w:rsid w:val="00282FBA"/>
    <w:rsid w:val="00283792"/>
    <w:rsid w:val="00283B2F"/>
    <w:rsid w:val="00284388"/>
    <w:rsid w:val="00284422"/>
    <w:rsid w:val="00284E87"/>
    <w:rsid w:val="0028764C"/>
    <w:rsid w:val="002878AB"/>
    <w:rsid w:val="0028795A"/>
    <w:rsid w:val="002908ED"/>
    <w:rsid w:val="00290B42"/>
    <w:rsid w:val="00291187"/>
    <w:rsid w:val="00292492"/>
    <w:rsid w:val="00293E25"/>
    <w:rsid w:val="00294480"/>
    <w:rsid w:val="0029495E"/>
    <w:rsid w:val="00294AF7"/>
    <w:rsid w:val="00294D79"/>
    <w:rsid w:val="002968A4"/>
    <w:rsid w:val="00296E4C"/>
    <w:rsid w:val="0029750A"/>
    <w:rsid w:val="002A0CA1"/>
    <w:rsid w:val="002A0CC2"/>
    <w:rsid w:val="002A4FC8"/>
    <w:rsid w:val="002A5424"/>
    <w:rsid w:val="002A686A"/>
    <w:rsid w:val="002B0D80"/>
    <w:rsid w:val="002B2673"/>
    <w:rsid w:val="002B5D62"/>
    <w:rsid w:val="002B6D96"/>
    <w:rsid w:val="002B710E"/>
    <w:rsid w:val="002B761B"/>
    <w:rsid w:val="002B7ADC"/>
    <w:rsid w:val="002C0407"/>
    <w:rsid w:val="002C04E4"/>
    <w:rsid w:val="002C257C"/>
    <w:rsid w:val="002C2755"/>
    <w:rsid w:val="002C2ABD"/>
    <w:rsid w:val="002C3654"/>
    <w:rsid w:val="002C3BE6"/>
    <w:rsid w:val="002C425C"/>
    <w:rsid w:val="002C4D60"/>
    <w:rsid w:val="002C64AA"/>
    <w:rsid w:val="002C6AA5"/>
    <w:rsid w:val="002C72A9"/>
    <w:rsid w:val="002C7306"/>
    <w:rsid w:val="002C79CC"/>
    <w:rsid w:val="002C7DE8"/>
    <w:rsid w:val="002D0274"/>
    <w:rsid w:val="002D1129"/>
    <w:rsid w:val="002D2E1F"/>
    <w:rsid w:val="002D3B7D"/>
    <w:rsid w:val="002D5B2F"/>
    <w:rsid w:val="002D5BB8"/>
    <w:rsid w:val="002D6A14"/>
    <w:rsid w:val="002D75D6"/>
    <w:rsid w:val="002D7F77"/>
    <w:rsid w:val="002E177E"/>
    <w:rsid w:val="002E1855"/>
    <w:rsid w:val="002E3D17"/>
    <w:rsid w:val="002E4FFA"/>
    <w:rsid w:val="002E58C1"/>
    <w:rsid w:val="002E5B30"/>
    <w:rsid w:val="002E5CFC"/>
    <w:rsid w:val="002E5DB1"/>
    <w:rsid w:val="002F193E"/>
    <w:rsid w:val="002F2B3A"/>
    <w:rsid w:val="002F449B"/>
    <w:rsid w:val="002F45B5"/>
    <w:rsid w:val="002F49CC"/>
    <w:rsid w:val="002F4D45"/>
    <w:rsid w:val="002F5532"/>
    <w:rsid w:val="002F58ED"/>
    <w:rsid w:val="002F5C21"/>
    <w:rsid w:val="002F6700"/>
    <w:rsid w:val="002F6993"/>
    <w:rsid w:val="002F6ED7"/>
    <w:rsid w:val="002F7C88"/>
    <w:rsid w:val="002F7D90"/>
    <w:rsid w:val="00300B18"/>
    <w:rsid w:val="00302EA9"/>
    <w:rsid w:val="003032BD"/>
    <w:rsid w:val="0030385B"/>
    <w:rsid w:val="00304177"/>
    <w:rsid w:val="00304EDF"/>
    <w:rsid w:val="00305899"/>
    <w:rsid w:val="0030627E"/>
    <w:rsid w:val="00306572"/>
    <w:rsid w:val="0030664C"/>
    <w:rsid w:val="00307626"/>
    <w:rsid w:val="00307786"/>
    <w:rsid w:val="003104ED"/>
    <w:rsid w:val="00310C07"/>
    <w:rsid w:val="00310E98"/>
    <w:rsid w:val="0031123D"/>
    <w:rsid w:val="0031167C"/>
    <w:rsid w:val="00312648"/>
    <w:rsid w:val="00312C2D"/>
    <w:rsid w:val="00312D2D"/>
    <w:rsid w:val="00312E54"/>
    <w:rsid w:val="00316A75"/>
    <w:rsid w:val="00316E83"/>
    <w:rsid w:val="00317068"/>
    <w:rsid w:val="003176B6"/>
    <w:rsid w:val="00317BD2"/>
    <w:rsid w:val="003209E7"/>
    <w:rsid w:val="00320B07"/>
    <w:rsid w:val="0032136C"/>
    <w:rsid w:val="00322298"/>
    <w:rsid w:val="0032315D"/>
    <w:rsid w:val="00324C90"/>
    <w:rsid w:val="003255C5"/>
    <w:rsid w:val="00326A7F"/>
    <w:rsid w:val="00326C46"/>
    <w:rsid w:val="00327D34"/>
    <w:rsid w:val="00330C1A"/>
    <w:rsid w:val="00331759"/>
    <w:rsid w:val="00331782"/>
    <w:rsid w:val="00331EE9"/>
    <w:rsid w:val="00333478"/>
    <w:rsid w:val="003340DB"/>
    <w:rsid w:val="00334BFA"/>
    <w:rsid w:val="0033541B"/>
    <w:rsid w:val="003354EB"/>
    <w:rsid w:val="0033584D"/>
    <w:rsid w:val="00336444"/>
    <w:rsid w:val="0033750A"/>
    <w:rsid w:val="003405A0"/>
    <w:rsid w:val="00340FDD"/>
    <w:rsid w:val="00342100"/>
    <w:rsid w:val="003437F2"/>
    <w:rsid w:val="00344DB4"/>
    <w:rsid w:val="00344F7A"/>
    <w:rsid w:val="003456B2"/>
    <w:rsid w:val="0034766B"/>
    <w:rsid w:val="00350CD2"/>
    <w:rsid w:val="0035185D"/>
    <w:rsid w:val="003529B0"/>
    <w:rsid w:val="003531E3"/>
    <w:rsid w:val="003542C6"/>
    <w:rsid w:val="00355363"/>
    <w:rsid w:val="00356E55"/>
    <w:rsid w:val="00357318"/>
    <w:rsid w:val="00357344"/>
    <w:rsid w:val="003578A7"/>
    <w:rsid w:val="00360957"/>
    <w:rsid w:val="00360F10"/>
    <w:rsid w:val="00361A9D"/>
    <w:rsid w:val="003638A2"/>
    <w:rsid w:val="00363903"/>
    <w:rsid w:val="00364298"/>
    <w:rsid w:val="00366F05"/>
    <w:rsid w:val="00370141"/>
    <w:rsid w:val="00370D7C"/>
    <w:rsid w:val="00374549"/>
    <w:rsid w:val="003745CC"/>
    <w:rsid w:val="0037468B"/>
    <w:rsid w:val="00374A27"/>
    <w:rsid w:val="003750F9"/>
    <w:rsid w:val="0037515D"/>
    <w:rsid w:val="003759A4"/>
    <w:rsid w:val="00376016"/>
    <w:rsid w:val="003801D4"/>
    <w:rsid w:val="0038080D"/>
    <w:rsid w:val="00380CF9"/>
    <w:rsid w:val="00381571"/>
    <w:rsid w:val="00381700"/>
    <w:rsid w:val="0038348B"/>
    <w:rsid w:val="003839C5"/>
    <w:rsid w:val="00383F1F"/>
    <w:rsid w:val="00385779"/>
    <w:rsid w:val="003862B6"/>
    <w:rsid w:val="0038698D"/>
    <w:rsid w:val="00392F17"/>
    <w:rsid w:val="00393515"/>
    <w:rsid w:val="00394375"/>
    <w:rsid w:val="00394D29"/>
    <w:rsid w:val="00395B2A"/>
    <w:rsid w:val="00395F37"/>
    <w:rsid w:val="00397449"/>
    <w:rsid w:val="00397825"/>
    <w:rsid w:val="00397EA4"/>
    <w:rsid w:val="003A2008"/>
    <w:rsid w:val="003A2BAD"/>
    <w:rsid w:val="003A3658"/>
    <w:rsid w:val="003A3C3D"/>
    <w:rsid w:val="003A3F73"/>
    <w:rsid w:val="003A6A26"/>
    <w:rsid w:val="003B071E"/>
    <w:rsid w:val="003B116E"/>
    <w:rsid w:val="003B1578"/>
    <w:rsid w:val="003B1EBF"/>
    <w:rsid w:val="003B1F29"/>
    <w:rsid w:val="003B20AA"/>
    <w:rsid w:val="003B2151"/>
    <w:rsid w:val="003B4A26"/>
    <w:rsid w:val="003B6798"/>
    <w:rsid w:val="003B6DC5"/>
    <w:rsid w:val="003B777C"/>
    <w:rsid w:val="003C0491"/>
    <w:rsid w:val="003C0821"/>
    <w:rsid w:val="003C1B25"/>
    <w:rsid w:val="003C270B"/>
    <w:rsid w:val="003C49D4"/>
    <w:rsid w:val="003C51AB"/>
    <w:rsid w:val="003C532C"/>
    <w:rsid w:val="003C6679"/>
    <w:rsid w:val="003C6B65"/>
    <w:rsid w:val="003C6EB2"/>
    <w:rsid w:val="003C6FBF"/>
    <w:rsid w:val="003D1812"/>
    <w:rsid w:val="003D3CCE"/>
    <w:rsid w:val="003D3D29"/>
    <w:rsid w:val="003D3E30"/>
    <w:rsid w:val="003D480F"/>
    <w:rsid w:val="003D4C6F"/>
    <w:rsid w:val="003D64F7"/>
    <w:rsid w:val="003E16DA"/>
    <w:rsid w:val="003E17AE"/>
    <w:rsid w:val="003E1902"/>
    <w:rsid w:val="003E20FE"/>
    <w:rsid w:val="003E21FC"/>
    <w:rsid w:val="003E29EB"/>
    <w:rsid w:val="003E2FCB"/>
    <w:rsid w:val="003E3240"/>
    <w:rsid w:val="003E3BDC"/>
    <w:rsid w:val="003E3C50"/>
    <w:rsid w:val="003E3DB5"/>
    <w:rsid w:val="003E44C4"/>
    <w:rsid w:val="003E46AF"/>
    <w:rsid w:val="003E52F6"/>
    <w:rsid w:val="003E5B0E"/>
    <w:rsid w:val="003E5B9F"/>
    <w:rsid w:val="003E6881"/>
    <w:rsid w:val="003F06BB"/>
    <w:rsid w:val="003F0C82"/>
    <w:rsid w:val="003F0E6D"/>
    <w:rsid w:val="003F12A2"/>
    <w:rsid w:val="003F254E"/>
    <w:rsid w:val="003F28E7"/>
    <w:rsid w:val="003F2B9D"/>
    <w:rsid w:val="003F2E64"/>
    <w:rsid w:val="003F4598"/>
    <w:rsid w:val="003F4C57"/>
    <w:rsid w:val="003F5291"/>
    <w:rsid w:val="003F6131"/>
    <w:rsid w:val="003F6300"/>
    <w:rsid w:val="003F6CB6"/>
    <w:rsid w:val="003F6DA8"/>
    <w:rsid w:val="003F736F"/>
    <w:rsid w:val="003F7571"/>
    <w:rsid w:val="003F7CF2"/>
    <w:rsid w:val="0040091A"/>
    <w:rsid w:val="00400980"/>
    <w:rsid w:val="00401495"/>
    <w:rsid w:val="0040229F"/>
    <w:rsid w:val="00402BC2"/>
    <w:rsid w:val="0040303C"/>
    <w:rsid w:val="00403834"/>
    <w:rsid w:val="00406B84"/>
    <w:rsid w:val="0040725A"/>
    <w:rsid w:val="004074C7"/>
    <w:rsid w:val="004074CE"/>
    <w:rsid w:val="00410293"/>
    <w:rsid w:val="004124C5"/>
    <w:rsid w:val="00413446"/>
    <w:rsid w:val="00413FC6"/>
    <w:rsid w:val="004146E1"/>
    <w:rsid w:val="004158D0"/>
    <w:rsid w:val="00417321"/>
    <w:rsid w:val="00417475"/>
    <w:rsid w:val="00420E0D"/>
    <w:rsid w:val="00421040"/>
    <w:rsid w:val="004210F8"/>
    <w:rsid w:val="00422651"/>
    <w:rsid w:val="00422AC4"/>
    <w:rsid w:val="00422F95"/>
    <w:rsid w:val="004236C8"/>
    <w:rsid w:val="00425D2D"/>
    <w:rsid w:val="004264EE"/>
    <w:rsid w:val="004274DD"/>
    <w:rsid w:val="00430B20"/>
    <w:rsid w:val="00430C5E"/>
    <w:rsid w:val="004312CE"/>
    <w:rsid w:val="004336E6"/>
    <w:rsid w:val="004338B2"/>
    <w:rsid w:val="0043505D"/>
    <w:rsid w:val="0043569D"/>
    <w:rsid w:val="004357BF"/>
    <w:rsid w:val="00437498"/>
    <w:rsid w:val="00437A82"/>
    <w:rsid w:val="004401AE"/>
    <w:rsid w:val="004415C6"/>
    <w:rsid w:val="00444BAA"/>
    <w:rsid w:val="00444BF4"/>
    <w:rsid w:val="00445DDE"/>
    <w:rsid w:val="0044687A"/>
    <w:rsid w:val="004507A8"/>
    <w:rsid w:val="00450E8A"/>
    <w:rsid w:val="0045487A"/>
    <w:rsid w:val="00455EB1"/>
    <w:rsid w:val="004603AA"/>
    <w:rsid w:val="00460CF2"/>
    <w:rsid w:val="00461725"/>
    <w:rsid w:val="00461CF8"/>
    <w:rsid w:val="0046246B"/>
    <w:rsid w:val="00462C01"/>
    <w:rsid w:val="00463322"/>
    <w:rsid w:val="00463FB4"/>
    <w:rsid w:val="004656F1"/>
    <w:rsid w:val="00466CCD"/>
    <w:rsid w:val="004679AF"/>
    <w:rsid w:val="00467E32"/>
    <w:rsid w:val="00470621"/>
    <w:rsid w:val="004709C6"/>
    <w:rsid w:val="004709F7"/>
    <w:rsid w:val="00470DEA"/>
    <w:rsid w:val="00470E12"/>
    <w:rsid w:val="00472F73"/>
    <w:rsid w:val="00473E35"/>
    <w:rsid w:val="00474839"/>
    <w:rsid w:val="00474A14"/>
    <w:rsid w:val="00475F77"/>
    <w:rsid w:val="00477DC7"/>
    <w:rsid w:val="00480686"/>
    <w:rsid w:val="004809F1"/>
    <w:rsid w:val="00480A9A"/>
    <w:rsid w:val="00481B2A"/>
    <w:rsid w:val="00483408"/>
    <w:rsid w:val="00483CC6"/>
    <w:rsid w:val="00483CDB"/>
    <w:rsid w:val="00483F86"/>
    <w:rsid w:val="004844F5"/>
    <w:rsid w:val="004847BF"/>
    <w:rsid w:val="004851FA"/>
    <w:rsid w:val="004855E9"/>
    <w:rsid w:val="004864EC"/>
    <w:rsid w:val="00487D13"/>
    <w:rsid w:val="00490C95"/>
    <w:rsid w:val="00492CA3"/>
    <w:rsid w:val="004933F6"/>
    <w:rsid w:val="00493E6F"/>
    <w:rsid w:val="00494723"/>
    <w:rsid w:val="004950B1"/>
    <w:rsid w:val="0049530E"/>
    <w:rsid w:val="0049698C"/>
    <w:rsid w:val="00496B84"/>
    <w:rsid w:val="004971B3"/>
    <w:rsid w:val="004A02E0"/>
    <w:rsid w:val="004A1021"/>
    <w:rsid w:val="004A1AB4"/>
    <w:rsid w:val="004A24B1"/>
    <w:rsid w:val="004A2B9B"/>
    <w:rsid w:val="004A32F4"/>
    <w:rsid w:val="004A5FC6"/>
    <w:rsid w:val="004B01B5"/>
    <w:rsid w:val="004B04AF"/>
    <w:rsid w:val="004B236E"/>
    <w:rsid w:val="004B2674"/>
    <w:rsid w:val="004B3A95"/>
    <w:rsid w:val="004B3F60"/>
    <w:rsid w:val="004B4B50"/>
    <w:rsid w:val="004B6577"/>
    <w:rsid w:val="004B69FE"/>
    <w:rsid w:val="004B6BF4"/>
    <w:rsid w:val="004B6D9B"/>
    <w:rsid w:val="004B6F28"/>
    <w:rsid w:val="004B76CB"/>
    <w:rsid w:val="004B7A76"/>
    <w:rsid w:val="004C0142"/>
    <w:rsid w:val="004C1D3A"/>
    <w:rsid w:val="004C2724"/>
    <w:rsid w:val="004C3E04"/>
    <w:rsid w:val="004C54A2"/>
    <w:rsid w:val="004C5613"/>
    <w:rsid w:val="004C6551"/>
    <w:rsid w:val="004C65BB"/>
    <w:rsid w:val="004C7426"/>
    <w:rsid w:val="004D0AF9"/>
    <w:rsid w:val="004D1333"/>
    <w:rsid w:val="004D1A97"/>
    <w:rsid w:val="004D28E0"/>
    <w:rsid w:val="004D38ED"/>
    <w:rsid w:val="004D3F2F"/>
    <w:rsid w:val="004D3F8C"/>
    <w:rsid w:val="004D48AE"/>
    <w:rsid w:val="004D4A1D"/>
    <w:rsid w:val="004D5A18"/>
    <w:rsid w:val="004D619E"/>
    <w:rsid w:val="004D627F"/>
    <w:rsid w:val="004D70EC"/>
    <w:rsid w:val="004D7539"/>
    <w:rsid w:val="004E0421"/>
    <w:rsid w:val="004E05A4"/>
    <w:rsid w:val="004E1838"/>
    <w:rsid w:val="004E295E"/>
    <w:rsid w:val="004E2B5D"/>
    <w:rsid w:val="004E30FE"/>
    <w:rsid w:val="004E3C4B"/>
    <w:rsid w:val="004E4733"/>
    <w:rsid w:val="004E48FA"/>
    <w:rsid w:val="004E70E3"/>
    <w:rsid w:val="004E72B4"/>
    <w:rsid w:val="004F092B"/>
    <w:rsid w:val="004F0ACE"/>
    <w:rsid w:val="004F115D"/>
    <w:rsid w:val="004F13DC"/>
    <w:rsid w:val="004F1538"/>
    <w:rsid w:val="004F2A84"/>
    <w:rsid w:val="004F3109"/>
    <w:rsid w:val="004F366E"/>
    <w:rsid w:val="004F3F86"/>
    <w:rsid w:val="004F4133"/>
    <w:rsid w:val="004F4AE9"/>
    <w:rsid w:val="004F4CAE"/>
    <w:rsid w:val="004F5BA1"/>
    <w:rsid w:val="005013E8"/>
    <w:rsid w:val="00501961"/>
    <w:rsid w:val="005026BA"/>
    <w:rsid w:val="0050314C"/>
    <w:rsid w:val="00504F06"/>
    <w:rsid w:val="00504F49"/>
    <w:rsid w:val="005069E7"/>
    <w:rsid w:val="00510526"/>
    <w:rsid w:val="00510F09"/>
    <w:rsid w:val="00510F15"/>
    <w:rsid w:val="0051389B"/>
    <w:rsid w:val="005143A7"/>
    <w:rsid w:val="00514CA4"/>
    <w:rsid w:val="005153D9"/>
    <w:rsid w:val="005158C7"/>
    <w:rsid w:val="00515969"/>
    <w:rsid w:val="00515BDE"/>
    <w:rsid w:val="00516521"/>
    <w:rsid w:val="00516AF4"/>
    <w:rsid w:val="00517E0A"/>
    <w:rsid w:val="00520646"/>
    <w:rsid w:val="00522689"/>
    <w:rsid w:val="0052325C"/>
    <w:rsid w:val="00524024"/>
    <w:rsid w:val="005262AA"/>
    <w:rsid w:val="00527CAE"/>
    <w:rsid w:val="00531678"/>
    <w:rsid w:val="0053260A"/>
    <w:rsid w:val="00533936"/>
    <w:rsid w:val="00534DAF"/>
    <w:rsid w:val="005352F0"/>
    <w:rsid w:val="00535FCD"/>
    <w:rsid w:val="00537016"/>
    <w:rsid w:val="0053772E"/>
    <w:rsid w:val="00542033"/>
    <w:rsid w:val="00542E4E"/>
    <w:rsid w:val="00543ED3"/>
    <w:rsid w:val="0054502D"/>
    <w:rsid w:val="005465ED"/>
    <w:rsid w:val="005475CD"/>
    <w:rsid w:val="005479A8"/>
    <w:rsid w:val="00550396"/>
    <w:rsid w:val="0055076E"/>
    <w:rsid w:val="00551084"/>
    <w:rsid w:val="00552980"/>
    <w:rsid w:val="00553512"/>
    <w:rsid w:val="00553B95"/>
    <w:rsid w:val="00553DA4"/>
    <w:rsid w:val="005545F8"/>
    <w:rsid w:val="00554651"/>
    <w:rsid w:val="005601F0"/>
    <w:rsid w:val="0056070C"/>
    <w:rsid w:val="00560884"/>
    <w:rsid w:val="00560FED"/>
    <w:rsid w:val="005620E7"/>
    <w:rsid w:val="00562410"/>
    <w:rsid w:val="005631D6"/>
    <w:rsid w:val="00563841"/>
    <w:rsid w:val="00563BCC"/>
    <w:rsid w:val="00564B9D"/>
    <w:rsid w:val="00564ED7"/>
    <w:rsid w:val="00565152"/>
    <w:rsid w:val="005662BC"/>
    <w:rsid w:val="00566E6E"/>
    <w:rsid w:val="00566F03"/>
    <w:rsid w:val="00567949"/>
    <w:rsid w:val="00567AC8"/>
    <w:rsid w:val="00570E3E"/>
    <w:rsid w:val="0057108F"/>
    <w:rsid w:val="00573D4F"/>
    <w:rsid w:val="00574111"/>
    <w:rsid w:val="00574188"/>
    <w:rsid w:val="00574BAC"/>
    <w:rsid w:val="00574C68"/>
    <w:rsid w:val="005753A0"/>
    <w:rsid w:val="00581D50"/>
    <w:rsid w:val="00582400"/>
    <w:rsid w:val="005843AD"/>
    <w:rsid w:val="0058571C"/>
    <w:rsid w:val="0058725B"/>
    <w:rsid w:val="00587FF8"/>
    <w:rsid w:val="005911CD"/>
    <w:rsid w:val="005914FD"/>
    <w:rsid w:val="00591611"/>
    <w:rsid w:val="00592096"/>
    <w:rsid w:val="00592CEB"/>
    <w:rsid w:val="00592F0B"/>
    <w:rsid w:val="005935E9"/>
    <w:rsid w:val="00594017"/>
    <w:rsid w:val="005941B1"/>
    <w:rsid w:val="00594F45"/>
    <w:rsid w:val="00594F74"/>
    <w:rsid w:val="00596C7D"/>
    <w:rsid w:val="005A0376"/>
    <w:rsid w:val="005A0891"/>
    <w:rsid w:val="005A0A38"/>
    <w:rsid w:val="005A0F88"/>
    <w:rsid w:val="005A1C6D"/>
    <w:rsid w:val="005A215E"/>
    <w:rsid w:val="005A43F7"/>
    <w:rsid w:val="005A4594"/>
    <w:rsid w:val="005A719B"/>
    <w:rsid w:val="005B05E4"/>
    <w:rsid w:val="005B153D"/>
    <w:rsid w:val="005B21B0"/>
    <w:rsid w:val="005B2BEF"/>
    <w:rsid w:val="005B36F5"/>
    <w:rsid w:val="005B3FF4"/>
    <w:rsid w:val="005B4F25"/>
    <w:rsid w:val="005B5590"/>
    <w:rsid w:val="005B589F"/>
    <w:rsid w:val="005B620C"/>
    <w:rsid w:val="005C0210"/>
    <w:rsid w:val="005C0B23"/>
    <w:rsid w:val="005C0DE6"/>
    <w:rsid w:val="005C229B"/>
    <w:rsid w:val="005C3528"/>
    <w:rsid w:val="005C4512"/>
    <w:rsid w:val="005C68A1"/>
    <w:rsid w:val="005C68EA"/>
    <w:rsid w:val="005C756D"/>
    <w:rsid w:val="005C789D"/>
    <w:rsid w:val="005C7BF0"/>
    <w:rsid w:val="005D0238"/>
    <w:rsid w:val="005D15F4"/>
    <w:rsid w:val="005D1953"/>
    <w:rsid w:val="005D2D1F"/>
    <w:rsid w:val="005D324C"/>
    <w:rsid w:val="005D4151"/>
    <w:rsid w:val="005D41B2"/>
    <w:rsid w:val="005D4E75"/>
    <w:rsid w:val="005D6F92"/>
    <w:rsid w:val="005D7213"/>
    <w:rsid w:val="005E0F92"/>
    <w:rsid w:val="005E1B23"/>
    <w:rsid w:val="005E1B25"/>
    <w:rsid w:val="005E4630"/>
    <w:rsid w:val="005E5531"/>
    <w:rsid w:val="005E67B6"/>
    <w:rsid w:val="005E7352"/>
    <w:rsid w:val="005E78D7"/>
    <w:rsid w:val="005F0398"/>
    <w:rsid w:val="005F12B5"/>
    <w:rsid w:val="005F2872"/>
    <w:rsid w:val="005F35EB"/>
    <w:rsid w:val="005F4558"/>
    <w:rsid w:val="005F45BB"/>
    <w:rsid w:val="005F580C"/>
    <w:rsid w:val="005F589B"/>
    <w:rsid w:val="005F59A0"/>
    <w:rsid w:val="005F7087"/>
    <w:rsid w:val="00600025"/>
    <w:rsid w:val="00600327"/>
    <w:rsid w:val="006003DC"/>
    <w:rsid w:val="00600766"/>
    <w:rsid w:val="00600CD9"/>
    <w:rsid w:val="00600EDA"/>
    <w:rsid w:val="00601397"/>
    <w:rsid w:val="00601EA8"/>
    <w:rsid w:val="00604752"/>
    <w:rsid w:val="00604C34"/>
    <w:rsid w:val="006054B2"/>
    <w:rsid w:val="006056DD"/>
    <w:rsid w:val="00605CD6"/>
    <w:rsid w:val="00605F02"/>
    <w:rsid w:val="00610D5B"/>
    <w:rsid w:val="00611509"/>
    <w:rsid w:val="00611582"/>
    <w:rsid w:val="006129FB"/>
    <w:rsid w:val="00613180"/>
    <w:rsid w:val="00613320"/>
    <w:rsid w:val="00613DDE"/>
    <w:rsid w:val="00613E9E"/>
    <w:rsid w:val="00614858"/>
    <w:rsid w:val="006157DF"/>
    <w:rsid w:val="00615986"/>
    <w:rsid w:val="00620DEB"/>
    <w:rsid w:val="0062133F"/>
    <w:rsid w:val="00621D49"/>
    <w:rsid w:val="00622760"/>
    <w:rsid w:val="00622DBB"/>
    <w:rsid w:val="0062492C"/>
    <w:rsid w:val="006257E1"/>
    <w:rsid w:val="006279C0"/>
    <w:rsid w:val="00627DCC"/>
    <w:rsid w:val="006305CC"/>
    <w:rsid w:val="00631097"/>
    <w:rsid w:val="0063177F"/>
    <w:rsid w:val="00631AA4"/>
    <w:rsid w:val="00631B4B"/>
    <w:rsid w:val="00632055"/>
    <w:rsid w:val="00633640"/>
    <w:rsid w:val="00633F88"/>
    <w:rsid w:val="00634457"/>
    <w:rsid w:val="00636C1B"/>
    <w:rsid w:val="006376F7"/>
    <w:rsid w:val="00641002"/>
    <w:rsid w:val="006413FB"/>
    <w:rsid w:val="00641B4C"/>
    <w:rsid w:val="00644652"/>
    <w:rsid w:val="00645611"/>
    <w:rsid w:val="006457CF"/>
    <w:rsid w:val="006460CF"/>
    <w:rsid w:val="00646841"/>
    <w:rsid w:val="006474C7"/>
    <w:rsid w:val="00647508"/>
    <w:rsid w:val="00650AF8"/>
    <w:rsid w:val="0065277F"/>
    <w:rsid w:val="00652F78"/>
    <w:rsid w:val="00653B62"/>
    <w:rsid w:val="00653BCA"/>
    <w:rsid w:val="006553AA"/>
    <w:rsid w:val="0065542F"/>
    <w:rsid w:val="00655746"/>
    <w:rsid w:val="006576B2"/>
    <w:rsid w:val="00660E0C"/>
    <w:rsid w:val="006610CF"/>
    <w:rsid w:val="006621FF"/>
    <w:rsid w:val="00663BB2"/>
    <w:rsid w:val="0066622C"/>
    <w:rsid w:val="0066637C"/>
    <w:rsid w:val="00667AB2"/>
    <w:rsid w:val="00670A54"/>
    <w:rsid w:val="00671B41"/>
    <w:rsid w:val="00671B4F"/>
    <w:rsid w:val="00671C19"/>
    <w:rsid w:val="00672A94"/>
    <w:rsid w:val="00672B1B"/>
    <w:rsid w:val="00674F50"/>
    <w:rsid w:val="006753FB"/>
    <w:rsid w:val="006761E5"/>
    <w:rsid w:val="00677F4D"/>
    <w:rsid w:val="00680093"/>
    <w:rsid w:val="00680B85"/>
    <w:rsid w:val="00681D37"/>
    <w:rsid w:val="00682735"/>
    <w:rsid w:val="00682DD2"/>
    <w:rsid w:val="006844CC"/>
    <w:rsid w:val="006847C8"/>
    <w:rsid w:val="0068575E"/>
    <w:rsid w:val="0068637C"/>
    <w:rsid w:val="00686760"/>
    <w:rsid w:val="00686EBE"/>
    <w:rsid w:val="00687684"/>
    <w:rsid w:val="00687DF6"/>
    <w:rsid w:val="00690981"/>
    <w:rsid w:val="006932C8"/>
    <w:rsid w:val="00694004"/>
    <w:rsid w:val="00694401"/>
    <w:rsid w:val="006951AB"/>
    <w:rsid w:val="006965D8"/>
    <w:rsid w:val="00696BCD"/>
    <w:rsid w:val="006A4E05"/>
    <w:rsid w:val="006B0004"/>
    <w:rsid w:val="006B00B9"/>
    <w:rsid w:val="006B0A37"/>
    <w:rsid w:val="006B11DB"/>
    <w:rsid w:val="006B2F33"/>
    <w:rsid w:val="006B4747"/>
    <w:rsid w:val="006B50B5"/>
    <w:rsid w:val="006B52DE"/>
    <w:rsid w:val="006B64FC"/>
    <w:rsid w:val="006B7319"/>
    <w:rsid w:val="006B75B3"/>
    <w:rsid w:val="006B76C6"/>
    <w:rsid w:val="006C0904"/>
    <w:rsid w:val="006C18C2"/>
    <w:rsid w:val="006C2583"/>
    <w:rsid w:val="006C3A55"/>
    <w:rsid w:val="006C4DAB"/>
    <w:rsid w:val="006C5905"/>
    <w:rsid w:val="006C5955"/>
    <w:rsid w:val="006C64B3"/>
    <w:rsid w:val="006C688F"/>
    <w:rsid w:val="006C6D7F"/>
    <w:rsid w:val="006C7249"/>
    <w:rsid w:val="006C73EA"/>
    <w:rsid w:val="006C77B8"/>
    <w:rsid w:val="006D01B5"/>
    <w:rsid w:val="006D0C84"/>
    <w:rsid w:val="006D1020"/>
    <w:rsid w:val="006D1289"/>
    <w:rsid w:val="006D3DE9"/>
    <w:rsid w:val="006D3E68"/>
    <w:rsid w:val="006D445E"/>
    <w:rsid w:val="006D4669"/>
    <w:rsid w:val="006D4776"/>
    <w:rsid w:val="006D6483"/>
    <w:rsid w:val="006E041F"/>
    <w:rsid w:val="006E0847"/>
    <w:rsid w:val="006E0E94"/>
    <w:rsid w:val="006E23AB"/>
    <w:rsid w:val="006E242D"/>
    <w:rsid w:val="006E271D"/>
    <w:rsid w:val="006E2FF5"/>
    <w:rsid w:val="006E6E60"/>
    <w:rsid w:val="006E7AB5"/>
    <w:rsid w:val="006E7BB9"/>
    <w:rsid w:val="006F0BAA"/>
    <w:rsid w:val="006F0C5C"/>
    <w:rsid w:val="006F173C"/>
    <w:rsid w:val="006F1AD1"/>
    <w:rsid w:val="006F2493"/>
    <w:rsid w:val="006F2918"/>
    <w:rsid w:val="00700348"/>
    <w:rsid w:val="00700763"/>
    <w:rsid w:val="0070131F"/>
    <w:rsid w:val="007015ED"/>
    <w:rsid w:val="007031AF"/>
    <w:rsid w:val="00704845"/>
    <w:rsid w:val="0070573C"/>
    <w:rsid w:val="007108B7"/>
    <w:rsid w:val="00711496"/>
    <w:rsid w:val="0071337C"/>
    <w:rsid w:val="00713DA7"/>
    <w:rsid w:val="00714331"/>
    <w:rsid w:val="00714420"/>
    <w:rsid w:val="00714A44"/>
    <w:rsid w:val="007153FB"/>
    <w:rsid w:val="007154CA"/>
    <w:rsid w:val="00716AA6"/>
    <w:rsid w:val="00720E25"/>
    <w:rsid w:val="00722724"/>
    <w:rsid w:val="00723879"/>
    <w:rsid w:val="00723D8F"/>
    <w:rsid w:val="00723E27"/>
    <w:rsid w:val="00723F52"/>
    <w:rsid w:val="00725D4B"/>
    <w:rsid w:val="00726CBF"/>
    <w:rsid w:val="00726CDD"/>
    <w:rsid w:val="00727F25"/>
    <w:rsid w:val="007305F3"/>
    <w:rsid w:val="0073172A"/>
    <w:rsid w:val="00731F1D"/>
    <w:rsid w:val="00732DB9"/>
    <w:rsid w:val="00734513"/>
    <w:rsid w:val="0073456F"/>
    <w:rsid w:val="0073557C"/>
    <w:rsid w:val="00736729"/>
    <w:rsid w:val="007371F9"/>
    <w:rsid w:val="0073726A"/>
    <w:rsid w:val="00737445"/>
    <w:rsid w:val="00740A2B"/>
    <w:rsid w:val="00741F17"/>
    <w:rsid w:val="007428B7"/>
    <w:rsid w:val="00742C55"/>
    <w:rsid w:val="007440FC"/>
    <w:rsid w:val="00744E2C"/>
    <w:rsid w:val="0074728E"/>
    <w:rsid w:val="007477E0"/>
    <w:rsid w:val="00747B1D"/>
    <w:rsid w:val="007507AF"/>
    <w:rsid w:val="007508D7"/>
    <w:rsid w:val="00751CF0"/>
    <w:rsid w:val="007526F7"/>
    <w:rsid w:val="00753E46"/>
    <w:rsid w:val="00753F7E"/>
    <w:rsid w:val="0075454B"/>
    <w:rsid w:val="0075653A"/>
    <w:rsid w:val="007569FB"/>
    <w:rsid w:val="00757AAE"/>
    <w:rsid w:val="00757D4C"/>
    <w:rsid w:val="00760490"/>
    <w:rsid w:val="007610D2"/>
    <w:rsid w:val="00766877"/>
    <w:rsid w:val="007677C6"/>
    <w:rsid w:val="0076780F"/>
    <w:rsid w:val="00767B54"/>
    <w:rsid w:val="00770DE4"/>
    <w:rsid w:val="00771413"/>
    <w:rsid w:val="007717E6"/>
    <w:rsid w:val="00773B8E"/>
    <w:rsid w:val="0077501C"/>
    <w:rsid w:val="007755BD"/>
    <w:rsid w:val="007756F9"/>
    <w:rsid w:val="007768A9"/>
    <w:rsid w:val="00776FEA"/>
    <w:rsid w:val="00777CBF"/>
    <w:rsid w:val="00780B3B"/>
    <w:rsid w:val="00780D3D"/>
    <w:rsid w:val="007812F6"/>
    <w:rsid w:val="0078232E"/>
    <w:rsid w:val="00782376"/>
    <w:rsid w:val="00782CB5"/>
    <w:rsid w:val="00783654"/>
    <w:rsid w:val="007842CD"/>
    <w:rsid w:val="007901D8"/>
    <w:rsid w:val="00790D53"/>
    <w:rsid w:val="00791911"/>
    <w:rsid w:val="00791DD0"/>
    <w:rsid w:val="00791DDC"/>
    <w:rsid w:val="00792B40"/>
    <w:rsid w:val="0079383A"/>
    <w:rsid w:val="00793B9C"/>
    <w:rsid w:val="00794CE8"/>
    <w:rsid w:val="0079687A"/>
    <w:rsid w:val="007969F2"/>
    <w:rsid w:val="007971BD"/>
    <w:rsid w:val="0079793F"/>
    <w:rsid w:val="00797B10"/>
    <w:rsid w:val="007A011E"/>
    <w:rsid w:val="007A0FF3"/>
    <w:rsid w:val="007A1312"/>
    <w:rsid w:val="007A4184"/>
    <w:rsid w:val="007A45B3"/>
    <w:rsid w:val="007A55F6"/>
    <w:rsid w:val="007A59A1"/>
    <w:rsid w:val="007A6DBE"/>
    <w:rsid w:val="007B008A"/>
    <w:rsid w:val="007B05BB"/>
    <w:rsid w:val="007B06DB"/>
    <w:rsid w:val="007B12D8"/>
    <w:rsid w:val="007B2BAB"/>
    <w:rsid w:val="007B36A0"/>
    <w:rsid w:val="007B4C78"/>
    <w:rsid w:val="007B5903"/>
    <w:rsid w:val="007B5FA4"/>
    <w:rsid w:val="007B6053"/>
    <w:rsid w:val="007B702F"/>
    <w:rsid w:val="007B79D8"/>
    <w:rsid w:val="007C05DD"/>
    <w:rsid w:val="007C23A2"/>
    <w:rsid w:val="007C2A16"/>
    <w:rsid w:val="007C2EAE"/>
    <w:rsid w:val="007C464A"/>
    <w:rsid w:val="007C50F1"/>
    <w:rsid w:val="007C54BF"/>
    <w:rsid w:val="007C56CD"/>
    <w:rsid w:val="007C6698"/>
    <w:rsid w:val="007D0296"/>
    <w:rsid w:val="007D0720"/>
    <w:rsid w:val="007D0BDA"/>
    <w:rsid w:val="007D139D"/>
    <w:rsid w:val="007D1643"/>
    <w:rsid w:val="007D2CB5"/>
    <w:rsid w:val="007D2F2B"/>
    <w:rsid w:val="007D3F75"/>
    <w:rsid w:val="007D45B6"/>
    <w:rsid w:val="007D6A86"/>
    <w:rsid w:val="007D6D92"/>
    <w:rsid w:val="007D6FB3"/>
    <w:rsid w:val="007D6FE7"/>
    <w:rsid w:val="007D76ED"/>
    <w:rsid w:val="007D7DE5"/>
    <w:rsid w:val="007E048F"/>
    <w:rsid w:val="007E0B95"/>
    <w:rsid w:val="007E10E1"/>
    <w:rsid w:val="007E209E"/>
    <w:rsid w:val="007E3B97"/>
    <w:rsid w:val="007E3C7D"/>
    <w:rsid w:val="007E5076"/>
    <w:rsid w:val="007E77C9"/>
    <w:rsid w:val="007E78FB"/>
    <w:rsid w:val="007F0E17"/>
    <w:rsid w:val="007F1938"/>
    <w:rsid w:val="007F22CF"/>
    <w:rsid w:val="007F2484"/>
    <w:rsid w:val="007F263A"/>
    <w:rsid w:val="007F27DA"/>
    <w:rsid w:val="007F2B6D"/>
    <w:rsid w:val="007F36C6"/>
    <w:rsid w:val="007F376A"/>
    <w:rsid w:val="007F4B55"/>
    <w:rsid w:val="007F5263"/>
    <w:rsid w:val="007F636E"/>
    <w:rsid w:val="007F68AB"/>
    <w:rsid w:val="007F7859"/>
    <w:rsid w:val="007F7885"/>
    <w:rsid w:val="007F7A27"/>
    <w:rsid w:val="008010A7"/>
    <w:rsid w:val="0080113B"/>
    <w:rsid w:val="008033AE"/>
    <w:rsid w:val="00803E80"/>
    <w:rsid w:val="008040BA"/>
    <w:rsid w:val="00804304"/>
    <w:rsid w:val="00804FF1"/>
    <w:rsid w:val="00805054"/>
    <w:rsid w:val="00806A50"/>
    <w:rsid w:val="00806D66"/>
    <w:rsid w:val="0080723F"/>
    <w:rsid w:val="00807C11"/>
    <w:rsid w:val="008108E5"/>
    <w:rsid w:val="00812585"/>
    <w:rsid w:val="008144AD"/>
    <w:rsid w:val="008150BE"/>
    <w:rsid w:val="008154EA"/>
    <w:rsid w:val="00815868"/>
    <w:rsid w:val="00815E2E"/>
    <w:rsid w:val="0081634E"/>
    <w:rsid w:val="00820CF4"/>
    <w:rsid w:val="0082130A"/>
    <w:rsid w:val="00821427"/>
    <w:rsid w:val="00821AA2"/>
    <w:rsid w:val="00821B2C"/>
    <w:rsid w:val="00822F33"/>
    <w:rsid w:val="00823EF0"/>
    <w:rsid w:val="0082494C"/>
    <w:rsid w:val="008261C3"/>
    <w:rsid w:val="00826251"/>
    <w:rsid w:val="00826A23"/>
    <w:rsid w:val="00826CE1"/>
    <w:rsid w:val="0082725F"/>
    <w:rsid w:val="008311F1"/>
    <w:rsid w:val="00831A7B"/>
    <w:rsid w:val="0083587B"/>
    <w:rsid w:val="008370A1"/>
    <w:rsid w:val="008371F0"/>
    <w:rsid w:val="00840A2B"/>
    <w:rsid w:val="00842298"/>
    <w:rsid w:val="00842FB5"/>
    <w:rsid w:val="0084310C"/>
    <w:rsid w:val="008448BA"/>
    <w:rsid w:val="00844DD3"/>
    <w:rsid w:val="00845CB4"/>
    <w:rsid w:val="00850668"/>
    <w:rsid w:val="00850D24"/>
    <w:rsid w:val="008510F4"/>
    <w:rsid w:val="008517B3"/>
    <w:rsid w:val="008517E1"/>
    <w:rsid w:val="00853607"/>
    <w:rsid w:val="00855E5D"/>
    <w:rsid w:val="008569F3"/>
    <w:rsid w:val="00862799"/>
    <w:rsid w:val="00862B9D"/>
    <w:rsid w:val="00863302"/>
    <w:rsid w:val="00863FE6"/>
    <w:rsid w:val="008640D8"/>
    <w:rsid w:val="00867E5A"/>
    <w:rsid w:val="008710C9"/>
    <w:rsid w:val="00871BE9"/>
    <w:rsid w:val="008725F8"/>
    <w:rsid w:val="00872DEF"/>
    <w:rsid w:val="00873929"/>
    <w:rsid w:val="00873AE2"/>
    <w:rsid w:val="00874373"/>
    <w:rsid w:val="00874853"/>
    <w:rsid w:val="00876B63"/>
    <w:rsid w:val="00876CE6"/>
    <w:rsid w:val="00876F33"/>
    <w:rsid w:val="0087701C"/>
    <w:rsid w:val="00877AD4"/>
    <w:rsid w:val="008813E3"/>
    <w:rsid w:val="00881748"/>
    <w:rsid w:val="00881A8F"/>
    <w:rsid w:val="008826B4"/>
    <w:rsid w:val="00883202"/>
    <w:rsid w:val="0088333A"/>
    <w:rsid w:val="0088406B"/>
    <w:rsid w:val="00884323"/>
    <w:rsid w:val="008845B4"/>
    <w:rsid w:val="00884A71"/>
    <w:rsid w:val="00885E26"/>
    <w:rsid w:val="00886012"/>
    <w:rsid w:val="008866F2"/>
    <w:rsid w:val="00886AF6"/>
    <w:rsid w:val="0088750C"/>
    <w:rsid w:val="00887948"/>
    <w:rsid w:val="00887DA3"/>
    <w:rsid w:val="008908ED"/>
    <w:rsid w:val="008933D1"/>
    <w:rsid w:val="008941B1"/>
    <w:rsid w:val="00894907"/>
    <w:rsid w:val="00895DE6"/>
    <w:rsid w:val="00895EC7"/>
    <w:rsid w:val="0089748A"/>
    <w:rsid w:val="00897DDE"/>
    <w:rsid w:val="008A0606"/>
    <w:rsid w:val="008A0923"/>
    <w:rsid w:val="008A09F3"/>
    <w:rsid w:val="008A0A34"/>
    <w:rsid w:val="008A0ACC"/>
    <w:rsid w:val="008A2C6D"/>
    <w:rsid w:val="008A3451"/>
    <w:rsid w:val="008A47A3"/>
    <w:rsid w:val="008A49A0"/>
    <w:rsid w:val="008A5EA4"/>
    <w:rsid w:val="008A6AB1"/>
    <w:rsid w:val="008A6B6F"/>
    <w:rsid w:val="008B013F"/>
    <w:rsid w:val="008B283C"/>
    <w:rsid w:val="008B2CD7"/>
    <w:rsid w:val="008B43DC"/>
    <w:rsid w:val="008B4B15"/>
    <w:rsid w:val="008B560A"/>
    <w:rsid w:val="008B5B31"/>
    <w:rsid w:val="008B5B55"/>
    <w:rsid w:val="008B6337"/>
    <w:rsid w:val="008B63E5"/>
    <w:rsid w:val="008B64B6"/>
    <w:rsid w:val="008B6756"/>
    <w:rsid w:val="008B750E"/>
    <w:rsid w:val="008B7516"/>
    <w:rsid w:val="008C048A"/>
    <w:rsid w:val="008C0C45"/>
    <w:rsid w:val="008C2DCE"/>
    <w:rsid w:val="008C320F"/>
    <w:rsid w:val="008C3493"/>
    <w:rsid w:val="008C3602"/>
    <w:rsid w:val="008C6223"/>
    <w:rsid w:val="008C6442"/>
    <w:rsid w:val="008C67EE"/>
    <w:rsid w:val="008C7285"/>
    <w:rsid w:val="008D0812"/>
    <w:rsid w:val="008D0868"/>
    <w:rsid w:val="008D0A5E"/>
    <w:rsid w:val="008D10AB"/>
    <w:rsid w:val="008D1E1F"/>
    <w:rsid w:val="008D45B5"/>
    <w:rsid w:val="008D45C0"/>
    <w:rsid w:val="008D4BF1"/>
    <w:rsid w:val="008D5044"/>
    <w:rsid w:val="008D6E1C"/>
    <w:rsid w:val="008D7000"/>
    <w:rsid w:val="008E103E"/>
    <w:rsid w:val="008E1A8A"/>
    <w:rsid w:val="008E336F"/>
    <w:rsid w:val="008E38F3"/>
    <w:rsid w:val="008E4169"/>
    <w:rsid w:val="008E50F2"/>
    <w:rsid w:val="008E52F4"/>
    <w:rsid w:val="008E53B2"/>
    <w:rsid w:val="008E572F"/>
    <w:rsid w:val="008E6856"/>
    <w:rsid w:val="008E69F7"/>
    <w:rsid w:val="008E69F9"/>
    <w:rsid w:val="008E6E8F"/>
    <w:rsid w:val="008E770B"/>
    <w:rsid w:val="008F0194"/>
    <w:rsid w:val="008F1538"/>
    <w:rsid w:val="008F18FD"/>
    <w:rsid w:val="008F2026"/>
    <w:rsid w:val="008F2918"/>
    <w:rsid w:val="008F3F82"/>
    <w:rsid w:val="008F5CAA"/>
    <w:rsid w:val="008F61DC"/>
    <w:rsid w:val="008F6914"/>
    <w:rsid w:val="008F6BED"/>
    <w:rsid w:val="008F7277"/>
    <w:rsid w:val="0090070F"/>
    <w:rsid w:val="009014BA"/>
    <w:rsid w:val="00902F04"/>
    <w:rsid w:val="009031D7"/>
    <w:rsid w:val="00904F67"/>
    <w:rsid w:val="00906785"/>
    <w:rsid w:val="00907001"/>
    <w:rsid w:val="00907133"/>
    <w:rsid w:val="00907A8D"/>
    <w:rsid w:val="00910219"/>
    <w:rsid w:val="0091088F"/>
    <w:rsid w:val="00910A8B"/>
    <w:rsid w:val="00912833"/>
    <w:rsid w:val="00912A5A"/>
    <w:rsid w:val="00913125"/>
    <w:rsid w:val="009140FD"/>
    <w:rsid w:val="0091550A"/>
    <w:rsid w:val="0091593D"/>
    <w:rsid w:val="00916C45"/>
    <w:rsid w:val="00916FC2"/>
    <w:rsid w:val="00917EAF"/>
    <w:rsid w:val="009200FC"/>
    <w:rsid w:val="00920E37"/>
    <w:rsid w:val="009210DA"/>
    <w:rsid w:val="00921896"/>
    <w:rsid w:val="009224C3"/>
    <w:rsid w:val="00922E3A"/>
    <w:rsid w:val="009252FA"/>
    <w:rsid w:val="00926022"/>
    <w:rsid w:val="00926A5B"/>
    <w:rsid w:val="009307C9"/>
    <w:rsid w:val="009307E4"/>
    <w:rsid w:val="00933A9A"/>
    <w:rsid w:val="0093413E"/>
    <w:rsid w:val="00935139"/>
    <w:rsid w:val="00935555"/>
    <w:rsid w:val="009357ED"/>
    <w:rsid w:val="00935DE0"/>
    <w:rsid w:val="00936486"/>
    <w:rsid w:val="00936D38"/>
    <w:rsid w:val="00937E7D"/>
    <w:rsid w:val="0094219A"/>
    <w:rsid w:val="009426C5"/>
    <w:rsid w:val="009429CF"/>
    <w:rsid w:val="00942AD0"/>
    <w:rsid w:val="00942C30"/>
    <w:rsid w:val="0094378B"/>
    <w:rsid w:val="00945B80"/>
    <w:rsid w:val="00946301"/>
    <w:rsid w:val="009463E8"/>
    <w:rsid w:val="00947366"/>
    <w:rsid w:val="00947856"/>
    <w:rsid w:val="00947C22"/>
    <w:rsid w:val="00947D8B"/>
    <w:rsid w:val="009502E0"/>
    <w:rsid w:val="009509C9"/>
    <w:rsid w:val="00951320"/>
    <w:rsid w:val="00951A6D"/>
    <w:rsid w:val="009530A6"/>
    <w:rsid w:val="0095355F"/>
    <w:rsid w:val="00953EA6"/>
    <w:rsid w:val="0095685A"/>
    <w:rsid w:val="009569BA"/>
    <w:rsid w:val="009570F2"/>
    <w:rsid w:val="00957508"/>
    <w:rsid w:val="00960000"/>
    <w:rsid w:val="00960C42"/>
    <w:rsid w:val="009614C1"/>
    <w:rsid w:val="00961C7A"/>
    <w:rsid w:val="00962164"/>
    <w:rsid w:val="00962456"/>
    <w:rsid w:val="0096299E"/>
    <w:rsid w:val="009630A5"/>
    <w:rsid w:val="00964022"/>
    <w:rsid w:val="0096578E"/>
    <w:rsid w:val="00965B80"/>
    <w:rsid w:val="00965D4C"/>
    <w:rsid w:val="0096614B"/>
    <w:rsid w:val="009662E6"/>
    <w:rsid w:val="00966757"/>
    <w:rsid w:val="00966E8D"/>
    <w:rsid w:val="009708F1"/>
    <w:rsid w:val="009709F6"/>
    <w:rsid w:val="00971BAE"/>
    <w:rsid w:val="009742B0"/>
    <w:rsid w:val="00975C1F"/>
    <w:rsid w:val="009769CD"/>
    <w:rsid w:val="00977A21"/>
    <w:rsid w:val="009806EB"/>
    <w:rsid w:val="0098183A"/>
    <w:rsid w:val="00981EEE"/>
    <w:rsid w:val="00982173"/>
    <w:rsid w:val="009822C3"/>
    <w:rsid w:val="009826B3"/>
    <w:rsid w:val="0098435F"/>
    <w:rsid w:val="00984819"/>
    <w:rsid w:val="00984A7F"/>
    <w:rsid w:val="009851BC"/>
    <w:rsid w:val="00985923"/>
    <w:rsid w:val="00985F2D"/>
    <w:rsid w:val="009862AD"/>
    <w:rsid w:val="00986C04"/>
    <w:rsid w:val="00986FE9"/>
    <w:rsid w:val="00987650"/>
    <w:rsid w:val="009901C2"/>
    <w:rsid w:val="00990444"/>
    <w:rsid w:val="00990D89"/>
    <w:rsid w:val="00990E1C"/>
    <w:rsid w:val="00991867"/>
    <w:rsid w:val="0099252F"/>
    <w:rsid w:val="00992F6E"/>
    <w:rsid w:val="00993729"/>
    <w:rsid w:val="00994DE6"/>
    <w:rsid w:val="00995094"/>
    <w:rsid w:val="0099634B"/>
    <w:rsid w:val="00996812"/>
    <w:rsid w:val="00996C77"/>
    <w:rsid w:val="00996E0D"/>
    <w:rsid w:val="0099741B"/>
    <w:rsid w:val="0099785C"/>
    <w:rsid w:val="00997FC5"/>
    <w:rsid w:val="009A069D"/>
    <w:rsid w:val="009A087E"/>
    <w:rsid w:val="009A1451"/>
    <w:rsid w:val="009A1AF4"/>
    <w:rsid w:val="009A5705"/>
    <w:rsid w:val="009A5828"/>
    <w:rsid w:val="009A63F6"/>
    <w:rsid w:val="009A6C49"/>
    <w:rsid w:val="009A71BA"/>
    <w:rsid w:val="009B0420"/>
    <w:rsid w:val="009B09CD"/>
    <w:rsid w:val="009B28F9"/>
    <w:rsid w:val="009B2D1E"/>
    <w:rsid w:val="009B349B"/>
    <w:rsid w:val="009B4343"/>
    <w:rsid w:val="009B4D89"/>
    <w:rsid w:val="009B7149"/>
    <w:rsid w:val="009B7841"/>
    <w:rsid w:val="009C0572"/>
    <w:rsid w:val="009C0D82"/>
    <w:rsid w:val="009C0DF2"/>
    <w:rsid w:val="009C151D"/>
    <w:rsid w:val="009C2366"/>
    <w:rsid w:val="009C264D"/>
    <w:rsid w:val="009C27DC"/>
    <w:rsid w:val="009C46E8"/>
    <w:rsid w:val="009C4E2F"/>
    <w:rsid w:val="009C6566"/>
    <w:rsid w:val="009D084B"/>
    <w:rsid w:val="009D0D90"/>
    <w:rsid w:val="009D20DE"/>
    <w:rsid w:val="009D30AC"/>
    <w:rsid w:val="009D3727"/>
    <w:rsid w:val="009D46A5"/>
    <w:rsid w:val="009D595E"/>
    <w:rsid w:val="009D69E6"/>
    <w:rsid w:val="009D701D"/>
    <w:rsid w:val="009E0A86"/>
    <w:rsid w:val="009E0D75"/>
    <w:rsid w:val="009E0FC0"/>
    <w:rsid w:val="009E392B"/>
    <w:rsid w:val="009E3E75"/>
    <w:rsid w:val="009E4AE3"/>
    <w:rsid w:val="009E6195"/>
    <w:rsid w:val="009E780E"/>
    <w:rsid w:val="009F1171"/>
    <w:rsid w:val="009F1DFC"/>
    <w:rsid w:val="009F2AC9"/>
    <w:rsid w:val="009F3C68"/>
    <w:rsid w:val="009F4EEF"/>
    <w:rsid w:val="009F55E0"/>
    <w:rsid w:val="009F64FD"/>
    <w:rsid w:val="009F6657"/>
    <w:rsid w:val="00A0216C"/>
    <w:rsid w:val="00A04213"/>
    <w:rsid w:val="00A047C1"/>
    <w:rsid w:val="00A04B73"/>
    <w:rsid w:val="00A06EB0"/>
    <w:rsid w:val="00A07027"/>
    <w:rsid w:val="00A105D4"/>
    <w:rsid w:val="00A1072D"/>
    <w:rsid w:val="00A10FB6"/>
    <w:rsid w:val="00A113C7"/>
    <w:rsid w:val="00A11FB5"/>
    <w:rsid w:val="00A12C7C"/>
    <w:rsid w:val="00A132ED"/>
    <w:rsid w:val="00A143A8"/>
    <w:rsid w:val="00A14527"/>
    <w:rsid w:val="00A1586A"/>
    <w:rsid w:val="00A15B1B"/>
    <w:rsid w:val="00A172C0"/>
    <w:rsid w:val="00A17659"/>
    <w:rsid w:val="00A20DE0"/>
    <w:rsid w:val="00A21563"/>
    <w:rsid w:val="00A21F60"/>
    <w:rsid w:val="00A21F61"/>
    <w:rsid w:val="00A23536"/>
    <w:rsid w:val="00A2426D"/>
    <w:rsid w:val="00A264AD"/>
    <w:rsid w:val="00A30437"/>
    <w:rsid w:val="00A31582"/>
    <w:rsid w:val="00A326E4"/>
    <w:rsid w:val="00A33BF5"/>
    <w:rsid w:val="00A36110"/>
    <w:rsid w:val="00A36235"/>
    <w:rsid w:val="00A36B63"/>
    <w:rsid w:val="00A377A3"/>
    <w:rsid w:val="00A378DE"/>
    <w:rsid w:val="00A4012B"/>
    <w:rsid w:val="00A41142"/>
    <w:rsid w:val="00A44992"/>
    <w:rsid w:val="00A44E4E"/>
    <w:rsid w:val="00A46797"/>
    <w:rsid w:val="00A47946"/>
    <w:rsid w:val="00A50260"/>
    <w:rsid w:val="00A509F8"/>
    <w:rsid w:val="00A511EB"/>
    <w:rsid w:val="00A51572"/>
    <w:rsid w:val="00A53E7D"/>
    <w:rsid w:val="00A53FB1"/>
    <w:rsid w:val="00A5417C"/>
    <w:rsid w:val="00A54692"/>
    <w:rsid w:val="00A563C2"/>
    <w:rsid w:val="00A56664"/>
    <w:rsid w:val="00A56E99"/>
    <w:rsid w:val="00A56F14"/>
    <w:rsid w:val="00A61B44"/>
    <w:rsid w:val="00A62215"/>
    <w:rsid w:val="00A624EB"/>
    <w:rsid w:val="00A638D3"/>
    <w:rsid w:val="00A63A02"/>
    <w:rsid w:val="00A642D9"/>
    <w:rsid w:val="00A6455F"/>
    <w:rsid w:val="00A6648E"/>
    <w:rsid w:val="00A668A5"/>
    <w:rsid w:val="00A6751A"/>
    <w:rsid w:val="00A70FB4"/>
    <w:rsid w:val="00A7122B"/>
    <w:rsid w:val="00A729DD"/>
    <w:rsid w:val="00A7349D"/>
    <w:rsid w:val="00A742EF"/>
    <w:rsid w:val="00A7726F"/>
    <w:rsid w:val="00A81687"/>
    <w:rsid w:val="00A82998"/>
    <w:rsid w:val="00A84566"/>
    <w:rsid w:val="00A853D9"/>
    <w:rsid w:val="00A85796"/>
    <w:rsid w:val="00A86DFB"/>
    <w:rsid w:val="00A871D0"/>
    <w:rsid w:val="00A874EE"/>
    <w:rsid w:val="00A90229"/>
    <w:rsid w:val="00A92F47"/>
    <w:rsid w:val="00A935D7"/>
    <w:rsid w:val="00A9382C"/>
    <w:rsid w:val="00A941BC"/>
    <w:rsid w:val="00A954DF"/>
    <w:rsid w:val="00A96356"/>
    <w:rsid w:val="00A96AAF"/>
    <w:rsid w:val="00A97B32"/>
    <w:rsid w:val="00AA1DD2"/>
    <w:rsid w:val="00AA38C2"/>
    <w:rsid w:val="00AA4511"/>
    <w:rsid w:val="00AA5B33"/>
    <w:rsid w:val="00AA6E1C"/>
    <w:rsid w:val="00AA7BD2"/>
    <w:rsid w:val="00AB0B5C"/>
    <w:rsid w:val="00AB0F08"/>
    <w:rsid w:val="00AB3702"/>
    <w:rsid w:val="00AB7290"/>
    <w:rsid w:val="00AC061A"/>
    <w:rsid w:val="00AC1C26"/>
    <w:rsid w:val="00AC2391"/>
    <w:rsid w:val="00AC3111"/>
    <w:rsid w:val="00AC3AE8"/>
    <w:rsid w:val="00AC461F"/>
    <w:rsid w:val="00AC6A7E"/>
    <w:rsid w:val="00AC735C"/>
    <w:rsid w:val="00AD0311"/>
    <w:rsid w:val="00AD2FE7"/>
    <w:rsid w:val="00AD3A7E"/>
    <w:rsid w:val="00AD5038"/>
    <w:rsid w:val="00AD569D"/>
    <w:rsid w:val="00AD5CA0"/>
    <w:rsid w:val="00AE0FA3"/>
    <w:rsid w:val="00AE248C"/>
    <w:rsid w:val="00AE2955"/>
    <w:rsid w:val="00AE4536"/>
    <w:rsid w:val="00AE5AF8"/>
    <w:rsid w:val="00AE663B"/>
    <w:rsid w:val="00AE71AE"/>
    <w:rsid w:val="00AE7E6D"/>
    <w:rsid w:val="00AF013C"/>
    <w:rsid w:val="00AF0692"/>
    <w:rsid w:val="00AF353E"/>
    <w:rsid w:val="00AF3FB3"/>
    <w:rsid w:val="00B002D5"/>
    <w:rsid w:val="00B015AF"/>
    <w:rsid w:val="00B02DC7"/>
    <w:rsid w:val="00B0305C"/>
    <w:rsid w:val="00B035B6"/>
    <w:rsid w:val="00B04A26"/>
    <w:rsid w:val="00B04C90"/>
    <w:rsid w:val="00B05EEA"/>
    <w:rsid w:val="00B061D9"/>
    <w:rsid w:val="00B07719"/>
    <w:rsid w:val="00B1037A"/>
    <w:rsid w:val="00B10588"/>
    <w:rsid w:val="00B11C71"/>
    <w:rsid w:val="00B11F0F"/>
    <w:rsid w:val="00B1341D"/>
    <w:rsid w:val="00B138B3"/>
    <w:rsid w:val="00B143C4"/>
    <w:rsid w:val="00B1473D"/>
    <w:rsid w:val="00B14A8B"/>
    <w:rsid w:val="00B14FC9"/>
    <w:rsid w:val="00B158FF"/>
    <w:rsid w:val="00B15926"/>
    <w:rsid w:val="00B16E51"/>
    <w:rsid w:val="00B17484"/>
    <w:rsid w:val="00B21177"/>
    <w:rsid w:val="00B21312"/>
    <w:rsid w:val="00B226C7"/>
    <w:rsid w:val="00B23E31"/>
    <w:rsid w:val="00B2470F"/>
    <w:rsid w:val="00B25246"/>
    <w:rsid w:val="00B25298"/>
    <w:rsid w:val="00B26343"/>
    <w:rsid w:val="00B26519"/>
    <w:rsid w:val="00B27C43"/>
    <w:rsid w:val="00B300D3"/>
    <w:rsid w:val="00B3615D"/>
    <w:rsid w:val="00B36299"/>
    <w:rsid w:val="00B40378"/>
    <w:rsid w:val="00B40646"/>
    <w:rsid w:val="00B40F1A"/>
    <w:rsid w:val="00B4173E"/>
    <w:rsid w:val="00B41AA5"/>
    <w:rsid w:val="00B42883"/>
    <w:rsid w:val="00B42C2D"/>
    <w:rsid w:val="00B4378C"/>
    <w:rsid w:val="00B43E1E"/>
    <w:rsid w:val="00B44B12"/>
    <w:rsid w:val="00B454CD"/>
    <w:rsid w:val="00B46FE7"/>
    <w:rsid w:val="00B47409"/>
    <w:rsid w:val="00B47EB7"/>
    <w:rsid w:val="00B50699"/>
    <w:rsid w:val="00B51C93"/>
    <w:rsid w:val="00B52EC9"/>
    <w:rsid w:val="00B53A44"/>
    <w:rsid w:val="00B53EAB"/>
    <w:rsid w:val="00B552CD"/>
    <w:rsid w:val="00B55342"/>
    <w:rsid w:val="00B553D8"/>
    <w:rsid w:val="00B5546C"/>
    <w:rsid w:val="00B55CE1"/>
    <w:rsid w:val="00B563FB"/>
    <w:rsid w:val="00B56713"/>
    <w:rsid w:val="00B571AF"/>
    <w:rsid w:val="00B57204"/>
    <w:rsid w:val="00B57DAC"/>
    <w:rsid w:val="00B6062F"/>
    <w:rsid w:val="00B60793"/>
    <w:rsid w:val="00B608F5"/>
    <w:rsid w:val="00B622D9"/>
    <w:rsid w:val="00B62672"/>
    <w:rsid w:val="00B62793"/>
    <w:rsid w:val="00B633AC"/>
    <w:rsid w:val="00B63D45"/>
    <w:rsid w:val="00B6415C"/>
    <w:rsid w:val="00B6438C"/>
    <w:rsid w:val="00B6442F"/>
    <w:rsid w:val="00B6467B"/>
    <w:rsid w:val="00B64F5F"/>
    <w:rsid w:val="00B65A5E"/>
    <w:rsid w:val="00B65F06"/>
    <w:rsid w:val="00B6626F"/>
    <w:rsid w:val="00B66EE4"/>
    <w:rsid w:val="00B67068"/>
    <w:rsid w:val="00B67F38"/>
    <w:rsid w:val="00B70A77"/>
    <w:rsid w:val="00B71078"/>
    <w:rsid w:val="00B72650"/>
    <w:rsid w:val="00B72729"/>
    <w:rsid w:val="00B728BA"/>
    <w:rsid w:val="00B733D7"/>
    <w:rsid w:val="00B73857"/>
    <w:rsid w:val="00B73E38"/>
    <w:rsid w:val="00B75DAD"/>
    <w:rsid w:val="00B7761B"/>
    <w:rsid w:val="00B801F6"/>
    <w:rsid w:val="00B8165F"/>
    <w:rsid w:val="00B8203E"/>
    <w:rsid w:val="00B82B6C"/>
    <w:rsid w:val="00B84260"/>
    <w:rsid w:val="00B84541"/>
    <w:rsid w:val="00B84635"/>
    <w:rsid w:val="00B84E1B"/>
    <w:rsid w:val="00B84F25"/>
    <w:rsid w:val="00B850BC"/>
    <w:rsid w:val="00B851E2"/>
    <w:rsid w:val="00B90804"/>
    <w:rsid w:val="00B91848"/>
    <w:rsid w:val="00B93FB1"/>
    <w:rsid w:val="00B975C4"/>
    <w:rsid w:val="00B977AA"/>
    <w:rsid w:val="00B978DB"/>
    <w:rsid w:val="00BA05F0"/>
    <w:rsid w:val="00BA07BF"/>
    <w:rsid w:val="00BA1963"/>
    <w:rsid w:val="00BA219A"/>
    <w:rsid w:val="00BA262F"/>
    <w:rsid w:val="00BA4D4F"/>
    <w:rsid w:val="00BA52C9"/>
    <w:rsid w:val="00BA6215"/>
    <w:rsid w:val="00BA7439"/>
    <w:rsid w:val="00BB0C42"/>
    <w:rsid w:val="00BB1D3F"/>
    <w:rsid w:val="00BB3157"/>
    <w:rsid w:val="00BB46DE"/>
    <w:rsid w:val="00BB5AC5"/>
    <w:rsid w:val="00BB5D42"/>
    <w:rsid w:val="00BB6C13"/>
    <w:rsid w:val="00BB6F56"/>
    <w:rsid w:val="00BB76D1"/>
    <w:rsid w:val="00BC1622"/>
    <w:rsid w:val="00BC178A"/>
    <w:rsid w:val="00BC1946"/>
    <w:rsid w:val="00BC2B02"/>
    <w:rsid w:val="00BC62EB"/>
    <w:rsid w:val="00BC63FB"/>
    <w:rsid w:val="00BC644F"/>
    <w:rsid w:val="00BC65D0"/>
    <w:rsid w:val="00BC6A51"/>
    <w:rsid w:val="00BC7D0C"/>
    <w:rsid w:val="00BC7F37"/>
    <w:rsid w:val="00BD1034"/>
    <w:rsid w:val="00BD1D0A"/>
    <w:rsid w:val="00BD2D5A"/>
    <w:rsid w:val="00BD33FC"/>
    <w:rsid w:val="00BD3549"/>
    <w:rsid w:val="00BD3726"/>
    <w:rsid w:val="00BD3FE1"/>
    <w:rsid w:val="00BD63CA"/>
    <w:rsid w:val="00BD6FB1"/>
    <w:rsid w:val="00BD7BFB"/>
    <w:rsid w:val="00BE04F2"/>
    <w:rsid w:val="00BE0677"/>
    <w:rsid w:val="00BE0A15"/>
    <w:rsid w:val="00BE0FEB"/>
    <w:rsid w:val="00BE1908"/>
    <w:rsid w:val="00BE4698"/>
    <w:rsid w:val="00BE489A"/>
    <w:rsid w:val="00BE5EDB"/>
    <w:rsid w:val="00BF09F7"/>
    <w:rsid w:val="00BF10CD"/>
    <w:rsid w:val="00BF1613"/>
    <w:rsid w:val="00BF2228"/>
    <w:rsid w:val="00BF2A50"/>
    <w:rsid w:val="00BF3341"/>
    <w:rsid w:val="00BF3407"/>
    <w:rsid w:val="00BF4917"/>
    <w:rsid w:val="00BF4A79"/>
    <w:rsid w:val="00BF5C2D"/>
    <w:rsid w:val="00BF6459"/>
    <w:rsid w:val="00BF678E"/>
    <w:rsid w:val="00BF7468"/>
    <w:rsid w:val="00C01FFD"/>
    <w:rsid w:val="00C02E64"/>
    <w:rsid w:val="00C0313C"/>
    <w:rsid w:val="00C03920"/>
    <w:rsid w:val="00C03A40"/>
    <w:rsid w:val="00C03B34"/>
    <w:rsid w:val="00C03CEF"/>
    <w:rsid w:val="00C04A3B"/>
    <w:rsid w:val="00C0505E"/>
    <w:rsid w:val="00C05719"/>
    <w:rsid w:val="00C0657E"/>
    <w:rsid w:val="00C065FA"/>
    <w:rsid w:val="00C068BB"/>
    <w:rsid w:val="00C06F15"/>
    <w:rsid w:val="00C10EAF"/>
    <w:rsid w:val="00C11611"/>
    <w:rsid w:val="00C1166D"/>
    <w:rsid w:val="00C11CCD"/>
    <w:rsid w:val="00C1289E"/>
    <w:rsid w:val="00C14AB0"/>
    <w:rsid w:val="00C155F8"/>
    <w:rsid w:val="00C1566C"/>
    <w:rsid w:val="00C206D1"/>
    <w:rsid w:val="00C20E10"/>
    <w:rsid w:val="00C22356"/>
    <w:rsid w:val="00C22610"/>
    <w:rsid w:val="00C226B6"/>
    <w:rsid w:val="00C23B8B"/>
    <w:rsid w:val="00C23EB3"/>
    <w:rsid w:val="00C2443C"/>
    <w:rsid w:val="00C249B5"/>
    <w:rsid w:val="00C2518B"/>
    <w:rsid w:val="00C26091"/>
    <w:rsid w:val="00C269E2"/>
    <w:rsid w:val="00C2762A"/>
    <w:rsid w:val="00C27732"/>
    <w:rsid w:val="00C30828"/>
    <w:rsid w:val="00C31915"/>
    <w:rsid w:val="00C33977"/>
    <w:rsid w:val="00C33BA5"/>
    <w:rsid w:val="00C36A83"/>
    <w:rsid w:val="00C403C2"/>
    <w:rsid w:val="00C4058E"/>
    <w:rsid w:val="00C415CF"/>
    <w:rsid w:val="00C41FE0"/>
    <w:rsid w:val="00C42034"/>
    <w:rsid w:val="00C42FC1"/>
    <w:rsid w:val="00C43A65"/>
    <w:rsid w:val="00C43BAB"/>
    <w:rsid w:val="00C449A1"/>
    <w:rsid w:val="00C44DDB"/>
    <w:rsid w:val="00C470B9"/>
    <w:rsid w:val="00C47EAC"/>
    <w:rsid w:val="00C47F41"/>
    <w:rsid w:val="00C50522"/>
    <w:rsid w:val="00C50D80"/>
    <w:rsid w:val="00C50D94"/>
    <w:rsid w:val="00C52035"/>
    <w:rsid w:val="00C52CCA"/>
    <w:rsid w:val="00C53759"/>
    <w:rsid w:val="00C53A1C"/>
    <w:rsid w:val="00C54784"/>
    <w:rsid w:val="00C55189"/>
    <w:rsid w:val="00C553F8"/>
    <w:rsid w:val="00C55C7A"/>
    <w:rsid w:val="00C56412"/>
    <w:rsid w:val="00C57E04"/>
    <w:rsid w:val="00C60C8C"/>
    <w:rsid w:val="00C625B6"/>
    <w:rsid w:val="00C629D3"/>
    <w:rsid w:val="00C62FE6"/>
    <w:rsid w:val="00C63EBF"/>
    <w:rsid w:val="00C64B60"/>
    <w:rsid w:val="00C666C9"/>
    <w:rsid w:val="00C67283"/>
    <w:rsid w:val="00C707B5"/>
    <w:rsid w:val="00C716CC"/>
    <w:rsid w:val="00C72C12"/>
    <w:rsid w:val="00C73DE5"/>
    <w:rsid w:val="00C73F4F"/>
    <w:rsid w:val="00C747FD"/>
    <w:rsid w:val="00C75809"/>
    <w:rsid w:val="00C75B80"/>
    <w:rsid w:val="00C765C4"/>
    <w:rsid w:val="00C80E64"/>
    <w:rsid w:val="00C81E89"/>
    <w:rsid w:val="00C81EAC"/>
    <w:rsid w:val="00C820AA"/>
    <w:rsid w:val="00C844F3"/>
    <w:rsid w:val="00C87140"/>
    <w:rsid w:val="00C87D19"/>
    <w:rsid w:val="00C911E1"/>
    <w:rsid w:val="00C91248"/>
    <w:rsid w:val="00C92B66"/>
    <w:rsid w:val="00C92D97"/>
    <w:rsid w:val="00C93852"/>
    <w:rsid w:val="00C9422E"/>
    <w:rsid w:val="00C9502A"/>
    <w:rsid w:val="00CA340A"/>
    <w:rsid w:val="00CA4049"/>
    <w:rsid w:val="00CA4655"/>
    <w:rsid w:val="00CA4664"/>
    <w:rsid w:val="00CA4A2A"/>
    <w:rsid w:val="00CA706E"/>
    <w:rsid w:val="00CB113A"/>
    <w:rsid w:val="00CB127A"/>
    <w:rsid w:val="00CB27DF"/>
    <w:rsid w:val="00CB5269"/>
    <w:rsid w:val="00CB6022"/>
    <w:rsid w:val="00CB6629"/>
    <w:rsid w:val="00CB682F"/>
    <w:rsid w:val="00CB771E"/>
    <w:rsid w:val="00CC007E"/>
    <w:rsid w:val="00CC041B"/>
    <w:rsid w:val="00CC0574"/>
    <w:rsid w:val="00CC14A7"/>
    <w:rsid w:val="00CC15B0"/>
    <w:rsid w:val="00CC1AE1"/>
    <w:rsid w:val="00CC28E9"/>
    <w:rsid w:val="00CC2D5C"/>
    <w:rsid w:val="00CC3233"/>
    <w:rsid w:val="00CC34AE"/>
    <w:rsid w:val="00CC547C"/>
    <w:rsid w:val="00CC56DB"/>
    <w:rsid w:val="00CC65BC"/>
    <w:rsid w:val="00CC6B11"/>
    <w:rsid w:val="00CD0E76"/>
    <w:rsid w:val="00CD1768"/>
    <w:rsid w:val="00CD31F8"/>
    <w:rsid w:val="00CD3F11"/>
    <w:rsid w:val="00CD5398"/>
    <w:rsid w:val="00CD5660"/>
    <w:rsid w:val="00CD6340"/>
    <w:rsid w:val="00CD6F2A"/>
    <w:rsid w:val="00CD7117"/>
    <w:rsid w:val="00CD716F"/>
    <w:rsid w:val="00CE1974"/>
    <w:rsid w:val="00CE1ECA"/>
    <w:rsid w:val="00CE20EF"/>
    <w:rsid w:val="00CE222E"/>
    <w:rsid w:val="00CE42BF"/>
    <w:rsid w:val="00CE4D54"/>
    <w:rsid w:val="00CE5C80"/>
    <w:rsid w:val="00CE5F04"/>
    <w:rsid w:val="00CE64EB"/>
    <w:rsid w:val="00CE6A7E"/>
    <w:rsid w:val="00CE6D38"/>
    <w:rsid w:val="00CE7AD0"/>
    <w:rsid w:val="00CF0022"/>
    <w:rsid w:val="00CF034B"/>
    <w:rsid w:val="00CF0948"/>
    <w:rsid w:val="00CF0D20"/>
    <w:rsid w:val="00CF12F9"/>
    <w:rsid w:val="00CF1772"/>
    <w:rsid w:val="00CF3E6F"/>
    <w:rsid w:val="00CF436F"/>
    <w:rsid w:val="00CF4444"/>
    <w:rsid w:val="00CF4B99"/>
    <w:rsid w:val="00CF4DF8"/>
    <w:rsid w:val="00CF500F"/>
    <w:rsid w:val="00CF5978"/>
    <w:rsid w:val="00CF7468"/>
    <w:rsid w:val="00CF79EB"/>
    <w:rsid w:val="00CF7A25"/>
    <w:rsid w:val="00D002B9"/>
    <w:rsid w:val="00D00B5A"/>
    <w:rsid w:val="00D0189B"/>
    <w:rsid w:val="00D029B1"/>
    <w:rsid w:val="00D02A97"/>
    <w:rsid w:val="00D03241"/>
    <w:rsid w:val="00D03866"/>
    <w:rsid w:val="00D07728"/>
    <w:rsid w:val="00D117FC"/>
    <w:rsid w:val="00D11B06"/>
    <w:rsid w:val="00D12E18"/>
    <w:rsid w:val="00D13836"/>
    <w:rsid w:val="00D13FCF"/>
    <w:rsid w:val="00D14BC1"/>
    <w:rsid w:val="00D15B9F"/>
    <w:rsid w:val="00D163E9"/>
    <w:rsid w:val="00D17873"/>
    <w:rsid w:val="00D20856"/>
    <w:rsid w:val="00D20D1A"/>
    <w:rsid w:val="00D210BB"/>
    <w:rsid w:val="00D2345B"/>
    <w:rsid w:val="00D23B8D"/>
    <w:rsid w:val="00D23EC6"/>
    <w:rsid w:val="00D244CD"/>
    <w:rsid w:val="00D251EA"/>
    <w:rsid w:val="00D26334"/>
    <w:rsid w:val="00D27D40"/>
    <w:rsid w:val="00D3029B"/>
    <w:rsid w:val="00D3060B"/>
    <w:rsid w:val="00D306BF"/>
    <w:rsid w:val="00D30A6E"/>
    <w:rsid w:val="00D3181E"/>
    <w:rsid w:val="00D32061"/>
    <w:rsid w:val="00D32448"/>
    <w:rsid w:val="00D3262E"/>
    <w:rsid w:val="00D32EAA"/>
    <w:rsid w:val="00D33676"/>
    <w:rsid w:val="00D3452E"/>
    <w:rsid w:val="00D34A3D"/>
    <w:rsid w:val="00D356AE"/>
    <w:rsid w:val="00D357E3"/>
    <w:rsid w:val="00D3628F"/>
    <w:rsid w:val="00D364F0"/>
    <w:rsid w:val="00D36671"/>
    <w:rsid w:val="00D36878"/>
    <w:rsid w:val="00D372BA"/>
    <w:rsid w:val="00D40C53"/>
    <w:rsid w:val="00D430AB"/>
    <w:rsid w:val="00D4394E"/>
    <w:rsid w:val="00D44252"/>
    <w:rsid w:val="00D46371"/>
    <w:rsid w:val="00D46B36"/>
    <w:rsid w:val="00D47BA2"/>
    <w:rsid w:val="00D50324"/>
    <w:rsid w:val="00D51B0D"/>
    <w:rsid w:val="00D51DB7"/>
    <w:rsid w:val="00D53223"/>
    <w:rsid w:val="00D5477C"/>
    <w:rsid w:val="00D54ED8"/>
    <w:rsid w:val="00D5643A"/>
    <w:rsid w:val="00D56B25"/>
    <w:rsid w:val="00D56CFE"/>
    <w:rsid w:val="00D57E8F"/>
    <w:rsid w:val="00D62952"/>
    <w:rsid w:val="00D62F47"/>
    <w:rsid w:val="00D62F8A"/>
    <w:rsid w:val="00D63256"/>
    <w:rsid w:val="00D64203"/>
    <w:rsid w:val="00D6520A"/>
    <w:rsid w:val="00D652F4"/>
    <w:rsid w:val="00D654ED"/>
    <w:rsid w:val="00D659E6"/>
    <w:rsid w:val="00D666D1"/>
    <w:rsid w:val="00D669AC"/>
    <w:rsid w:val="00D675A6"/>
    <w:rsid w:val="00D67DFD"/>
    <w:rsid w:val="00D70534"/>
    <w:rsid w:val="00D709C9"/>
    <w:rsid w:val="00D7124F"/>
    <w:rsid w:val="00D713FF"/>
    <w:rsid w:val="00D71F98"/>
    <w:rsid w:val="00D72902"/>
    <w:rsid w:val="00D7355D"/>
    <w:rsid w:val="00D738EF"/>
    <w:rsid w:val="00D73965"/>
    <w:rsid w:val="00D742C9"/>
    <w:rsid w:val="00D74504"/>
    <w:rsid w:val="00D757A4"/>
    <w:rsid w:val="00D75D8B"/>
    <w:rsid w:val="00D770F7"/>
    <w:rsid w:val="00D802AB"/>
    <w:rsid w:val="00D81442"/>
    <w:rsid w:val="00D81D9D"/>
    <w:rsid w:val="00D81DFF"/>
    <w:rsid w:val="00D82793"/>
    <w:rsid w:val="00D831EE"/>
    <w:rsid w:val="00D835D0"/>
    <w:rsid w:val="00D837C1"/>
    <w:rsid w:val="00D8431A"/>
    <w:rsid w:val="00D855E8"/>
    <w:rsid w:val="00D85C19"/>
    <w:rsid w:val="00D86229"/>
    <w:rsid w:val="00D873AA"/>
    <w:rsid w:val="00D90961"/>
    <w:rsid w:val="00D90E5D"/>
    <w:rsid w:val="00D927A1"/>
    <w:rsid w:val="00D9380B"/>
    <w:rsid w:val="00D93E63"/>
    <w:rsid w:val="00D944D8"/>
    <w:rsid w:val="00D9673F"/>
    <w:rsid w:val="00D96E37"/>
    <w:rsid w:val="00D975AC"/>
    <w:rsid w:val="00DA03F4"/>
    <w:rsid w:val="00DA11E9"/>
    <w:rsid w:val="00DA1543"/>
    <w:rsid w:val="00DA2139"/>
    <w:rsid w:val="00DA2D1B"/>
    <w:rsid w:val="00DA2F38"/>
    <w:rsid w:val="00DA3D5A"/>
    <w:rsid w:val="00DA4109"/>
    <w:rsid w:val="00DA5952"/>
    <w:rsid w:val="00DA5ADD"/>
    <w:rsid w:val="00DA5DBD"/>
    <w:rsid w:val="00DA6FAF"/>
    <w:rsid w:val="00DA74C5"/>
    <w:rsid w:val="00DA7ACD"/>
    <w:rsid w:val="00DB01E8"/>
    <w:rsid w:val="00DB28F0"/>
    <w:rsid w:val="00DB3BEF"/>
    <w:rsid w:val="00DB436B"/>
    <w:rsid w:val="00DB4478"/>
    <w:rsid w:val="00DB59FD"/>
    <w:rsid w:val="00DB5A28"/>
    <w:rsid w:val="00DB5EF9"/>
    <w:rsid w:val="00DB71C2"/>
    <w:rsid w:val="00DC040E"/>
    <w:rsid w:val="00DC1802"/>
    <w:rsid w:val="00DC332B"/>
    <w:rsid w:val="00DC3BDF"/>
    <w:rsid w:val="00DC4910"/>
    <w:rsid w:val="00DC4A39"/>
    <w:rsid w:val="00DC53D2"/>
    <w:rsid w:val="00DC5BD4"/>
    <w:rsid w:val="00DC7435"/>
    <w:rsid w:val="00DD0A81"/>
    <w:rsid w:val="00DD1B2F"/>
    <w:rsid w:val="00DD1E23"/>
    <w:rsid w:val="00DD47B0"/>
    <w:rsid w:val="00DD639D"/>
    <w:rsid w:val="00DD7337"/>
    <w:rsid w:val="00DE0317"/>
    <w:rsid w:val="00DE2593"/>
    <w:rsid w:val="00DE5182"/>
    <w:rsid w:val="00DE7EFB"/>
    <w:rsid w:val="00DF0C07"/>
    <w:rsid w:val="00DF2ECC"/>
    <w:rsid w:val="00DF3446"/>
    <w:rsid w:val="00DF41DC"/>
    <w:rsid w:val="00DF4C09"/>
    <w:rsid w:val="00DF4CE6"/>
    <w:rsid w:val="00DF5218"/>
    <w:rsid w:val="00DF591A"/>
    <w:rsid w:val="00DF6015"/>
    <w:rsid w:val="00DF760D"/>
    <w:rsid w:val="00DF7776"/>
    <w:rsid w:val="00E0052A"/>
    <w:rsid w:val="00E00619"/>
    <w:rsid w:val="00E007D0"/>
    <w:rsid w:val="00E013A7"/>
    <w:rsid w:val="00E017CC"/>
    <w:rsid w:val="00E02775"/>
    <w:rsid w:val="00E029E0"/>
    <w:rsid w:val="00E02B58"/>
    <w:rsid w:val="00E030C3"/>
    <w:rsid w:val="00E03B3E"/>
    <w:rsid w:val="00E04649"/>
    <w:rsid w:val="00E05377"/>
    <w:rsid w:val="00E079C6"/>
    <w:rsid w:val="00E1054E"/>
    <w:rsid w:val="00E10E82"/>
    <w:rsid w:val="00E13206"/>
    <w:rsid w:val="00E1406C"/>
    <w:rsid w:val="00E143F8"/>
    <w:rsid w:val="00E1446A"/>
    <w:rsid w:val="00E16287"/>
    <w:rsid w:val="00E16E98"/>
    <w:rsid w:val="00E1799E"/>
    <w:rsid w:val="00E20EE8"/>
    <w:rsid w:val="00E213B0"/>
    <w:rsid w:val="00E2172E"/>
    <w:rsid w:val="00E217A7"/>
    <w:rsid w:val="00E219B5"/>
    <w:rsid w:val="00E22505"/>
    <w:rsid w:val="00E22B48"/>
    <w:rsid w:val="00E23235"/>
    <w:rsid w:val="00E2356C"/>
    <w:rsid w:val="00E25882"/>
    <w:rsid w:val="00E26822"/>
    <w:rsid w:val="00E30001"/>
    <w:rsid w:val="00E30485"/>
    <w:rsid w:val="00E3060A"/>
    <w:rsid w:val="00E31CCC"/>
    <w:rsid w:val="00E32C90"/>
    <w:rsid w:val="00E32DD1"/>
    <w:rsid w:val="00E341C0"/>
    <w:rsid w:val="00E35CE4"/>
    <w:rsid w:val="00E36296"/>
    <w:rsid w:val="00E3766A"/>
    <w:rsid w:val="00E40153"/>
    <w:rsid w:val="00E4095A"/>
    <w:rsid w:val="00E409B7"/>
    <w:rsid w:val="00E4163A"/>
    <w:rsid w:val="00E4210C"/>
    <w:rsid w:val="00E425B0"/>
    <w:rsid w:val="00E43280"/>
    <w:rsid w:val="00E4395A"/>
    <w:rsid w:val="00E43D4E"/>
    <w:rsid w:val="00E43EEB"/>
    <w:rsid w:val="00E4579B"/>
    <w:rsid w:val="00E45E79"/>
    <w:rsid w:val="00E469B4"/>
    <w:rsid w:val="00E46DE2"/>
    <w:rsid w:val="00E474B5"/>
    <w:rsid w:val="00E478B2"/>
    <w:rsid w:val="00E47A94"/>
    <w:rsid w:val="00E47B14"/>
    <w:rsid w:val="00E47D4F"/>
    <w:rsid w:val="00E50D14"/>
    <w:rsid w:val="00E51619"/>
    <w:rsid w:val="00E51ACA"/>
    <w:rsid w:val="00E523C8"/>
    <w:rsid w:val="00E5248D"/>
    <w:rsid w:val="00E52FCF"/>
    <w:rsid w:val="00E537AA"/>
    <w:rsid w:val="00E53976"/>
    <w:rsid w:val="00E5610E"/>
    <w:rsid w:val="00E5791E"/>
    <w:rsid w:val="00E57A42"/>
    <w:rsid w:val="00E57E45"/>
    <w:rsid w:val="00E601BC"/>
    <w:rsid w:val="00E60D34"/>
    <w:rsid w:val="00E6117C"/>
    <w:rsid w:val="00E62DF5"/>
    <w:rsid w:val="00E6353F"/>
    <w:rsid w:val="00E65CD4"/>
    <w:rsid w:val="00E66ABF"/>
    <w:rsid w:val="00E705FD"/>
    <w:rsid w:val="00E70D61"/>
    <w:rsid w:val="00E70DEC"/>
    <w:rsid w:val="00E712F7"/>
    <w:rsid w:val="00E71886"/>
    <w:rsid w:val="00E71E9D"/>
    <w:rsid w:val="00E7245D"/>
    <w:rsid w:val="00E728B3"/>
    <w:rsid w:val="00E74B48"/>
    <w:rsid w:val="00E77A98"/>
    <w:rsid w:val="00E77FA0"/>
    <w:rsid w:val="00E8083F"/>
    <w:rsid w:val="00E81783"/>
    <w:rsid w:val="00E831FF"/>
    <w:rsid w:val="00E84393"/>
    <w:rsid w:val="00E8506F"/>
    <w:rsid w:val="00E85585"/>
    <w:rsid w:val="00E85A21"/>
    <w:rsid w:val="00E85A54"/>
    <w:rsid w:val="00E85D91"/>
    <w:rsid w:val="00E85F66"/>
    <w:rsid w:val="00E86E85"/>
    <w:rsid w:val="00E90946"/>
    <w:rsid w:val="00E9187B"/>
    <w:rsid w:val="00E91AC1"/>
    <w:rsid w:val="00E91C74"/>
    <w:rsid w:val="00E92AC3"/>
    <w:rsid w:val="00E9475A"/>
    <w:rsid w:val="00E95C80"/>
    <w:rsid w:val="00E96380"/>
    <w:rsid w:val="00E968B4"/>
    <w:rsid w:val="00E97603"/>
    <w:rsid w:val="00E9792E"/>
    <w:rsid w:val="00EA139F"/>
    <w:rsid w:val="00EA26FC"/>
    <w:rsid w:val="00EA2FF7"/>
    <w:rsid w:val="00EA300B"/>
    <w:rsid w:val="00EA3E44"/>
    <w:rsid w:val="00EA4B74"/>
    <w:rsid w:val="00EA6CFA"/>
    <w:rsid w:val="00EA7A1B"/>
    <w:rsid w:val="00EB00D2"/>
    <w:rsid w:val="00EB057B"/>
    <w:rsid w:val="00EB1393"/>
    <w:rsid w:val="00EB222D"/>
    <w:rsid w:val="00EB2394"/>
    <w:rsid w:val="00EB2675"/>
    <w:rsid w:val="00EB2754"/>
    <w:rsid w:val="00EB2DE4"/>
    <w:rsid w:val="00EB32FF"/>
    <w:rsid w:val="00EB3A2D"/>
    <w:rsid w:val="00EB3FB1"/>
    <w:rsid w:val="00EB3FEF"/>
    <w:rsid w:val="00EB4653"/>
    <w:rsid w:val="00EB48F7"/>
    <w:rsid w:val="00EB4DD9"/>
    <w:rsid w:val="00EB4EFF"/>
    <w:rsid w:val="00EB5C37"/>
    <w:rsid w:val="00EB5D71"/>
    <w:rsid w:val="00EB661C"/>
    <w:rsid w:val="00EB768B"/>
    <w:rsid w:val="00EC0008"/>
    <w:rsid w:val="00EC147B"/>
    <w:rsid w:val="00EC15B0"/>
    <w:rsid w:val="00EC1B85"/>
    <w:rsid w:val="00EC214C"/>
    <w:rsid w:val="00EC2CB9"/>
    <w:rsid w:val="00EC2DAA"/>
    <w:rsid w:val="00EC4F80"/>
    <w:rsid w:val="00EC5A55"/>
    <w:rsid w:val="00EC5A64"/>
    <w:rsid w:val="00EC5D54"/>
    <w:rsid w:val="00EC63BA"/>
    <w:rsid w:val="00EC6BBA"/>
    <w:rsid w:val="00EC766D"/>
    <w:rsid w:val="00ED035B"/>
    <w:rsid w:val="00ED0F67"/>
    <w:rsid w:val="00ED2698"/>
    <w:rsid w:val="00ED282F"/>
    <w:rsid w:val="00ED368F"/>
    <w:rsid w:val="00ED3C62"/>
    <w:rsid w:val="00ED4FAF"/>
    <w:rsid w:val="00ED587E"/>
    <w:rsid w:val="00ED59CC"/>
    <w:rsid w:val="00ED6C14"/>
    <w:rsid w:val="00ED70D1"/>
    <w:rsid w:val="00ED7354"/>
    <w:rsid w:val="00EE06FB"/>
    <w:rsid w:val="00EE1040"/>
    <w:rsid w:val="00EE1BB7"/>
    <w:rsid w:val="00EE2352"/>
    <w:rsid w:val="00EE2C12"/>
    <w:rsid w:val="00EE4045"/>
    <w:rsid w:val="00EE464A"/>
    <w:rsid w:val="00EE5083"/>
    <w:rsid w:val="00EE599E"/>
    <w:rsid w:val="00EE6BB7"/>
    <w:rsid w:val="00EE78E1"/>
    <w:rsid w:val="00EF017F"/>
    <w:rsid w:val="00EF0D6C"/>
    <w:rsid w:val="00EF124B"/>
    <w:rsid w:val="00EF1F5E"/>
    <w:rsid w:val="00EF58BD"/>
    <w:rsid w:val="00EF5AD5"/>
    <w:rsid w:val="00EF62E9"/>
    <w:rsid w:val="00EF708E"/>
    <w:rsid w:val="00EF7C4D"/>
    <w:rsid w:val="00F002E0"/>
    <w:rsid w:val="00F02C2A"/>
    <w:rsid w:val="00F0483E"/>
    <w:rsid w:val="00F057B9"/>
    <w:rsid w:val="00F05834"/>
    <w:rsid w:val="00F0600B"/>
    <w:rsid w:val="00F065A9"/>
    <w:rsid w:val="00F07BE9"/>
    <w:rsid w:val="00F11643"/>
    <w:rsid w:val="00F13D97"/>
    <w:rsid w:val="00F13F77"/>
    <w:rsid w:val="00F15BE8"/>
    <w:rsid w:val="00F15EAB"/>
    <w:rsid w:val="00F1644A"/>
    <w:rsid w:val="00F2032B"/>
    <w:rsid w:val="00F228DE"/>
    <w:rsid w:val="00F24752"/>
    <w:rsid w:val="00F24BEB"/>
    <w:rsid w:val="00F24EF0"/>
    <w:rsid w:val="00F2505A"/>
    <w:rsid w:val="00F25D11"/>
    <w:rsid w:val="00F25D28"/>
    <w:rsid w:val="00F25E3F"/>
    <w:rsid w:val="00F27CAF"/>
    <w:rsid w:val="00F30312"/>
    <w:rsid w:val="00F30F08"/>
    <w:rsid w:val="00F31FF5"/>
    <w:rsid w:val="00F344F8"/>
    <w:rsid w:val="00F3531C"/>
    <w:rsid w:val="00F363F5"/>
    <w:rsid w:val="00F3719A"/>
    <w:rsid w:val="00F37763"/>
    <w:rsid w:val="00F403B2"/>
    <w:rsid w:val="00F406F6"/>
    <w:rsid w:val="00F40878"/>
    <w:rsid w:val="00F40F42"/>
    <w:rsid w:val="00F41A0E"/>
    <w:rsid w:val="00F41CD8"/>
    <w:rsid w:val="00F43547"/>
    <w:rsid w:val="00F4370E"/>
    <w:rsid w:val="00F43B87"/>
    <w:rsid w:val="00F43D50"/>
    <w:rsid w:val="00F4454E"/>
    <w:rsid w:val="00F44818"/>
    <w:rsid w:val="00F449B9"/>
    <w:rsid w:val="00F46064"/>
    <w:rsid w:val="00F46073"/>
    <w:rsid w:val="00F461A9"/>
    <w:rsid w:val="00F4684D"/>
    <w:rsid w:val="00F4737A"/>
    <w:rsid w:val="00F47FC5"/>
    <w:rsid w:val="00F5135B"/>
    <w:rsid w:val="00F5208B"/>
    <w:rsid w:val="00F53E33"/>
    <w:rsid w:val="00F542DB"/>
    <w:rsid w:val="00F54B37"/>
    <w:rsid w:val="00F5519D"/>
    <w:rsid w:val="00F56788"/>
    <w:rsid w:val="00F57FEF"/>
    <w:rsid w:val="00F62D35"/>
    <w:rsid w:val="00F64C9F"/>
    <w:rsid w:val="00F64EA6"/>
    <w:rsid w:val="00F64EC3"/>
    <w:rsid w:val="00F673CD"/>
    <w:rsid w:val="00F67FA8"/>
    <w:rsid w:val="00F703A5"/>
    <w:rsid w:val="00F70712"/>
    <w:rsid w:val="00F71D77"/>
    <w:rsid w:val="00F74F89"/>
    <w:rsid w:val="00F75A6F"/>
    <w:rsid w:val="00F77D68"/>
    <w:rsid w:val="00F80401"/>
    <w:rsid w:val="00F81058"/>
    <w:rsid w:val="00F8112A"/>
    <w:rsid w:val="00F848BD"/>
    <w:rsid w:val="00F90208"/>
    <w:rsid w:val="00F9048A"/>
    <w:rsid w:val="00F90F8A"/>
    <w:rsid w:val="00F911AB"/>
    <w:rsid w:val="00F91794"/>
    <w:rsid w:val="00F91F1E"/>
    <w:rsid w:val="00F94633"/>
    <w:rsid w:val="00F94E53"/>
    <w:rsid w:val="00F96DA3"/>
    <w:rsid w:val="00F9754A"/>
    <w:rsid w:val="00F9791F"/>
    <w:rsid w:val="00F97D32"/>
    <w:rsid w:val="00FA18AE"/>
    <w:rsid w:val="00FA23D5"/>
    <w:rsid w:val="00FA2C37"/>
    <w:rsid w:val="00FA31C4"/>
    <w:rsid w:val="00FA763D"/>
    <w:rsid w:val="00FA79DC"/>
    <w:rsid w:val="00FA7F4F"/>
    <w:rsid w:val="00FB0077"/>
    <w:rsid w:val="00FB0275"/>
    <w:rsid w:val="00FB0E31"/>
    <w:rsid w:val="00FB18FE"/>
    <w:rsid w:val="00FB2568"/>
    <w:rsid w:val="00FB258F"/>
    <w:rsid w:val="00FB296C"/>
    <w:rsid w:val="00FB41C9"/>
    <w:rsid w:val="00FB48BE"/>
    <w:rsid w:val="00FB4B36"/>
    <w:rsid w:val="00FB4C16"/>
    <w:rsid w:val="00FB625D"/>
    <w:rsid w:val="00FB704E"/>
    <w:rsid w:val="00FC061E"/>
    <w:rsid w:val="00FC112B"/>
    <w:rsid w:val="00FC11CF"/>
    <w:rsid w:val="00FC303C"/>
    <w:rsid w:val="00FC37C0"/>
    <w:rsid w:val="00FC39BB"/>
    <w:rsid w:val="00FC3B4A"/>
    <w:rsid w:val="00FC40D0"/>
    <w:rsid w:val="00FC4493"/>
    <w:rsid w:val="00FC5D53"/>
    <w:rsid w:val="00FC618F"/>
    <w:rsid w:val="00FC6B61"/>
    <w:rsid w:val="00FC7A4A"/>
    <w:rsid w:val="00FD06F1"/>
    <w:rsid w:val="00FD186F"/>
    <w:rsid w:val="00FD1917"/>
    <w:rsid w:val="00FD27CF"/>
    <w:rsid w:val="00FD3264"/>
    <w:rsid w:val="00FD4346"/>
    <w:rsid w:val="00FD5A17"/>
    <w:rsid w:val="00FE0D6D"/>
    <w:rsid w:val="00FE1987"/>
    <w:rsid w:val="00FE2231"/>
    <w:rsid w:val="00FE2A30"/>
    <w:rsid w:val="00FE309C"/>
    <w:rsid w:val="00FE3119"/>
    <w:rsid w:val="00FE3396"/>
    <w:rsid w:val="00FE38F5"/>
    <w:rsid w:val="00FE40EE"/>
    <w:rsid w:val="00FE4413"/>
    <w:rsid w:val="00FE4862"/>
    <w:rsid w:val="00FE6197"/>
    <w:rsid w:val="00FE632B"/>
    <w:rsid w:val="00FE69F3"/>
    <w:rsid w:val="00FF088A"/>
    <w:rsid w:val="00FF0C23"/>
    <w:rsid w:val="00FF182C"/>
    <w:rsid w:val="00FF1A7D"/>
    <w:rsid w:val="00FF1C70"/>
    <w:rsid w:val="00FF1FC9"/>
    <w:rsid w:val="00FF2DC6"/>
    <w:rsid w:val="00FF3FCC"/>
    <w:rsid w:val="00FF58C3"/>
    <w:rsid w:val="00FF78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2C0F66"/>
  <w15:docId w15:val="{F37A3F26-5C2A-4E91-985C-F321FEDC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9C9"/>
    <w:pPr>
      <w:spacing w:after="0" w:line="240" w:lineRule="auto"/>
    </w:pPr>
    <w:rPr>
      <w:rFonts w:ascii="Times" w:eastAsia="Times" w:hAnsi="Times" w:cs="Times New Roman"/>
      <w:sz w:val="24"/>
      <w:szCs w:val="20"/>
    </w:rPr>
  </w:style>
  <w:style w:type="paragraph" w:styleId="Heading1">
    <w:name w:val="heading 1"/>
    <w:basedOn w:val="Normal"/>
    <w:next w:val="Normal"/>
    <w:link w:val="Heading1Char"/>
    <w:uiPriority w:val="9"/>
    <w:qFormat/>
    <w:rsid w:val="00933A9A"/>
    <w:pPr>
      <w:numPr>
        <w:numId w:val="1"/>
      </w:numPr>
      <w:spacing w:before="100" w:beforeAutospacing="1" w:after="100" w:afterAutospacing="1"/>
      <w:outlineLvl w:val="0"/>
    </w:pPr>
    <w:rPr>
      <w:rFonts w:ascii="Times New Roman" w:hAnsi="Times New Roman"/>
      <w:b/>
      <w:szCs w:val="24"/>
    </w:rPr>
  </w:style>
  <w:style w:type="paragraph" w:styleId="Heading2">
    <w:name w:val="heading 2"/>
    <w:basedOn w:val="Normal"/>
    <w:next w:val="Normal"/>
    <w:link w:val="Heading2Char"/>
    <w:uiPriority w:val="9"/>
    <w:unhideWhenUsed/>
    <w:qFormat/>
    <w:rsid w:val="00933A9A"/>
    <w:pPr>
      <w:numPr>
        <w:ilvl w:val="1"/>
        <w:numId w:val="1"/>
      </w:numPr>
      <w:spacing w:before="100" w:beforeAutospacing="1" w:after="100" w:afterAutospacing="1"/>
      <w:outlineLvl w:val="1"/>
    </w:pPr>
    <w:rPr>
      <w:rFonts w:ascii="Times New Roman" w:hAnsi="Times New Roman"/>
      <w:b/>
      <w:szCs w:val="24"/>
    </w:rPr>
  </w:style>
  <w:style w:type="paragraph" w:styleId="Heading3">
    <w:name w:val="heading 3"/>
    <w:basedOn w:val="Normal"/>
    <w:next w:val="Normal"/>
    <w:link w:val="Heading3Char"/>
    <w:uiPriority w:val="9"/>
    <w:unhideWhenUsed/>
    <w:qFormat/>
    <w:rsid w:val="006D445E"/>
    <w:pPr>
      <w:spacing w:before="100" w:beforeAutospacing="1" w:after="100" w:afterAutospacing="1"/>
      <w:outlineLvl w:val="2"/>
    </w:pPr>
    <w:rPr>
      <w:rFonts w:ascii="Times New Roman" w:hAnsi="Times New Roman"/>
      <w:b/>
      <w:szCs w:val="24"/>
    </w:rPr>
  </w:style>
  <w:style w:type="paragraph" w:styleId="Heading4">
    <w:name w:val="heading 4"/>
    <w:basedOn w:val="NoSpacing"/>
    <w:next w:val="Normal"/>
    <w:link w:val="Heading4Char"/>
    <w:uiPriority w:val="9"/>
    <w:unhideWhenUsed/>
    <w:qFormat/>
    <w:rsid w:val="00FA7F4F"/>
    <w:pPr>
      <w:outlineLvl w:val="3"/>
    </w:pPr>
    <w:rPr>
      <w:rFonts w:ascii="Times New Roman Bold" w:hAnsi="Times New Roman Bold"/>
      <w:b/>
      <w:bCs/>
    </w:rPr>
  </w:style>
  <w:style w:type="paragraph" w:styleId="Heading5">
    <w:name w:val="heading 5"/>
    <w:basedOn w:val="Normal"/>
    <w:next w:val="Normal"/>
    <w:link w:val="Heading5Char"/>
    <w:uiPriority w:val="9"/>
    <w:unhideWhenUsed/>
    <w:qFormat/>
    <w:rsid w:val="008E52F4"/>
    <w:pPr>
      <w:keepNext/>
      <w:keepLines/>
      <w:spacing w:before="40"/>
      <w:outlineLvl w:val="4"/>
    </w:pPr>
    <w:rPr>
      <w:rFonts w:ascii="Times New Roman" w:eastAsiaTheme="majorEastAsia" w:hAnsi="Times New Roman"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09C9"/>
    <w:rPr>
      <w:rFonts w:ascii="Arial" w:eastAsia="Times New Roman" w:hAnsi="Arial"/>
      <w:b/>
      <w:color w:val="000000"/>
    </w:rPr>
  </w:style>
  <w:style w:type="character" w:customStyle="1" w:styleId="BodyTextChar">
    <w:name w:val="Body Text Char"/>
    <w:basedOn w:val="DefaultParagraphFont"/>
    <w:link w:val="BodyText"/>
    <w:uiPriority w:val="1"/>
    <w:rsid w:val="00D709C9"/>
    <w:rPr>
      <w:rFonts w:ascii="Arial" w:eastAsia="Times New Roman" w:hAnsi="Arial" w:cs="Times New Roman"/>
      <w:b/>
      <w:color w:val="000000"/>
      <w:sz w:val="24"/>
      <w:szCs w:val="20"/>
    </w:rPr>
  </w:style>
  <w:style w:type="table" w:styleId="TableGrid">
    <w:name w:val="Table Grid"/>
    <w:basedOn w:val="TableNormal"/>
    <w:uiPriority w:val="59"/>
    <w:rsid w:val="00D709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2">
    <w:name w:val="Appendix Heading 2"/>
    <w:basedOn w:val="Normal"/>
    <w:next w:val="Normal"/>
    <w:autoRedefine/>
    <w:rsid w:val="001B2521"/>
    <w:pPr>
      <w:spacing w:before="100" w:beforeAutospacing="1" w:after="100" w:afterAutospacing="1"/>
    </w:pPr>
    <w:rPr>
      <w:rFonts w:ascii="Times New Roman" w:eastAsia="Times New Roman" w:hAnsi="Times New Roman"/>
      <w:bCs/>
      <w:szCs w:val="24"/>
      <w:u w:val="single"/>
    </w:rPr>
  </w:style>
  <w:style w:type="paragraph" w:styleId="CommentText">
    <w:name w:val="annotation text"/>
    <w:basedOn w:val="Normal"/>
    <w:link w:val="CommentTextChar"/>
    <w:uiPriority w:val="99"/>
    <w:rsid w:val="00D709C9"/>
    <w:rPr>
      <w:rFonts w:ascii="Arial" w:eastAsia="Times New Roman" w:hAnsi="Arial"/>
      <w:sz w:val="20"/>
    </w:rPr>
  </w:style>
  <w:style w:type="character" w:customStyle="1" w:styleId="CommentTextChar">
    <w:name w:val="Comment Text Char"/>
    <w:basedOn w:val="DefaultParagraphFont"/>
    <w:link w:val="CommentText"/>
    <w:uiPriority w:val="99"/>
    <w:rsid w:val="00D709C9"/>
    <w:rPr>
      <w:rFonts w:ascii="Arial" w:eastAsia="Times New Roman" w:hAnsi="Arial" w:cs="Times New Roman"/>
      <w:sz w:val="20"/>
      <w:szCs w:val="20"/>
    </w:rPr>
  </w:style>
  <w:style w:type="paragraph" w:styleId="NoSpacing">
    <w:name w:val="No Spacing"/>
    <w:aliases w:val="PWS Paragraph"/>
    <w:link w:val="NoSpacingChar"/>
    <w:uiPriority w:val="1"/>
    <w:qFormat/>
    <w:rsid w:val="00D709C9"/>
    <w:pPr>
      <w:spacing w:after="0" w:line="240" w:lineRule="auto"/>
    </w:pPr>
    <w:rPr>
      <w:rFonts w:ascii="Times New Roman" w:eastAsiaTheme="minorEastAsia" w:hAnsi="Times New Roman"/>
      <w:sz w:val="24"/>
    </w:rPr>
  </w:style>
  <w:style w:type="character" w:customStyle="1" w:styleId="NoSpacingChar">
    <w:name w:val="No Spacing Char"/>
    <w:aliases w:val="PWS Paragraph Char"/>
    <w:basedOn w:val="DefaultParagraphFont"/>
    <w:link w:val="NoSpacing"/>
    <w:uiPriority w:val="1"/>
    <w:rsid w:val="00D709C9"/>
    <w:rPr>
      <w:rFonts w:ascii="Times New Roman" w:eastAsiaTheme="minorEastAsia" w:hAnsi="Times New Roman"/>
      <w:sz w:val="24"/>
    </w:rPr>
  </w:style>
  <w:style w:type="paragraph" w:styleId="Header">
    <w:name w:val="header"/>
    <w:basedOn w:val="Normal"/>
    <w:link w:val="HeaderChar"/>
    <w:uiPriority w:val="99"/>
    <w:unhideWhenUsed/>
    <w:rsid w:val="002A4FC8"/>
    <w:pPr>
      <w:tabs>
        <w:tab w:val="center" w:pos="4680"/>
        <w:tab w:val="right" w:pos="9360"/>
      </w:tabs>
    </w:pPr>
  </w:style>
  <w:style w:type="character" w:customStyle="1" w:styleId="HeaderChar">
    <w:name w:val="Header Char"/>
    <w:basedOn w:val="DefaultParagraphFont"/>
    <w:link w:val="Header"/>
    <w:uiPriority w:val="99"/>
    <w:rsid w:val="002A4FC8"/>
    <w:rPr>
      <w:rFonts w:ascii="Times" w:eastAsia="Times" w:hAnsi="Times" w:cs="Times New Roman"/>
      <w:sz w:val="24"/>
      <w:szCs w:val="20"/>
    </w:rPr>
  </w:style>
  <w:style w:type="paragraph" w:styleId="Footer">
    <w:name w:val="footer"/>
    <w:basedOn w:val="Normal"/>
    <w:link w:val="FooterChar"/>
    <w:uiPriority w:val="99"/>
    <w:unhideWhenUsed/>
    <w:rsid w:val="002A4FC8"/>
    <w:pPr>
      <w:tabs>
        <w:tab w:val="center" w:pos="4680"/>
        <w:tab w:val="right" w:pos="9360"/>
      </w:tabs>
    </w:pPr>
  </w:style>
  <w:style w:type="character" w:customStyle="1" w:styleId="FooterChar">
    <w:name w:val="Footer Char"/>
    <w:basedOn w:val="DefaultParagraphFont"/>
    <w:link w:val="Footer"/>
    <w:uiPriority w:val="99"/>
    <w:rsid w:val="002A4FC8"/>
    <w:rPr>
      <w:rFonts w:ascii="Times" w:eastAsia="Times" w:hAnsi="Times" w:cs="Times New Roman"/>
      <w:sz w:val="24"/>
      <w:szCs w:val="20"/>
    </w:rPr>
  </w:style>
  <w:style w:type="character" w:styleId="CommentReference">
    <w:name w:val="annotation reference"/>
    <w:basedOn w:val="DefaultParagraphFont"/>
    <w:unhideWhenUsed/>
    <w:rsid w:val="00A04213"/>
    <w:rPr>
      <w:sz w:val="16"/>
      <w:szCs w:val="16"/>
    </w:rPr>
  </w:style>
  <w:style w:type="paragraph" w:styleId="CommentSubject">
    <w:name w:val="annotation subject"/>
    <w:basedOn w:val="CommentText"/>
    <w:next w:val="CommentText"/>
    <w:link w:val="CommentSubjectChar"/>
    <w:uiPriority w:val="99"/>
    <w:semiHidden/>
    <w:unhideWhenUsed/>
    <w:rsid w:val="00A04213"/>
    <w:rPr>
      <w:rFonts w:ascii="Times" w:eastAsia="Times" w:hAnsi="Times"/>
      <w:b/>
      <w:bCs/>
    </w:rPr>
  </w:style>
  <w:style w:type="character" w:customStyle="1" w:styleId="CommentSubjectChar">
    <w:name w:val="Comment Subject Char"/>
    <w:basedOn w:val="CommentTextChar"/>
    <w:link w:val="CommentSubject"/>
    <w:uiPriority w:val="99"/>
    <w:semiHidden/>
    <w:rsid w:val="00A04213"/>
    <w:rPr>
      <w:rFonts w:ascii="Times" w:eastAsia="Times" w:hAnsi="Times" w:cs="Times New Roman"/>
      <w:b/>
      <w:bCs/>
      <w:sz w:val="20"/>
      <w:szCs w:val="20"/>
    </w:rPr>
  </w:style>
  <w:style w:type="paragraph" w:styleId="BalloonText">
    <w:name w:val="Balloon Text"/>
    <w:basedOn w:val="Normal"/>
    <w:link w:val="BalloonTextChar"/>
    <w:uiPriority w:val="99"/>
    <w:semiHidden/>
    <w:unhideWhenUsed/>
    <w:rsid w:val="00A04213"/>
    <w:rPr>
      <w:rFonts w:ascii="Tahoma" w:hAnsi="Tahoma" w:cs="Tahoma"/>
      <w:sz w:val="16"/>
      <w:szCs w:val="16"/>
    </w:rPr>
  </w:style>
  <w:style w:type="character" w:customStyle="1" w:styleId="BalloonTextChar">
    <w:name w:val="Balloon Text Char"/>
    <w:basedOn w:val="DefaultParagraphFont"/>
    <w:link w:val="BalloonText"/>
    <w:uiPriority w:val="99"/>
    <w:semiHidden/>
    <w:rsid w:val="00A04213"/>
    <w:rPr>
      <w:rFonts w:ascii="Tahoma" w:eastAsia="Times" w:hAnsi="Tahoma" w:cs="Tahoma"/>
      <w:sz w:val="16"/>
      <w:szCs w:val="16"/>
    </w:rPr>
  </w:style>
  <w:style w:type="paragraph" w:styleId="ListParagraph">
    <w:name w:val="List Paragraph"/>
    <w:aliases w:val="Bullet Level 2,Use Case List Paragraph,lp1,Bullet List,numbered,FooterText,List Paragraph1,Paragraphe de liste1,Foot"/>
    <w:basedOn w:val="Normal"/>
    <w:link w:val="ListParagraphChar"/>
    <w:uiPriority w:val="34"/>
    <w:qFormat/>
    <w:rsid w:val="00B27C43"/>
    <w:pPr>
      <w:ind w:left="720"/>
      <w:contextualSpacing/>
    </w:pPr>
  </w:style>
  <w:style w:type="character" w:customStyle="1" w:styleId="Heading1Char">
    <w:name w:val="Heading 1 Char"/>
    <w:basedOn w:val="DefaultParagraphFont"/>
    <w:link w:val="Heading1"/>
    <w:uiPriority w:val="9"/>
    <w:rsid w:val="00933A9A"/>
    <w:rPr>
      <w:rFonts w:ascii="Times New Roman" w:eastAsia="Times" w:hAnsi="Times New Roman" w:cs="Times New Roman"/>
      <w:b/>
      <w:sz w:val="24"/>
      <w:szCs w:val="24"/>
    </w:rPr>
  </w:style>
  <w:style w:type="character" w:customStyle="1" w:styleId="Heading2Char">
    <w:name w:val="Heading 2 Char"/>
    <w:basedOn w:val="DefaultParagraphFont"/>
    <w:link w:val="Heading2"/>
    <w:uiPriority w:val="9"/>
    <w:rsid w:val="00933A9A"/>
    <w:rPr>
      <w:rFonts w:ascii="Times New Roman" w:eastAsia="Times" w:hAnsi="Times New Roman" w:cs="Times New Roman"/>
      <w:b/>
      <w:sz w:val="24"/>
      <w:szCs w:val="24"/>
    </w:rPr>
  </w:style>
  <w:style w:type="character" w:customStyle="1" w:styleId="ListParagraphChar">
    <w:name w:val="List Paragraph Char"/>
    <w:aliases w:val="Bullet Level 2 Char,Use Case List Paragraph Char,lp1 Char,Bullet List Char,numbered Char,FooterText Char,List Paragraph1 Char,Paragraphe de liste1 Char,Foot Char"/>
    <w:basedOn w:val="DefaultParagraphFont"/>
    <w:link w:val="ListParagraph"/>
    <w:uiPriority w:val="34"/>
    <w:locked/>
    <w:rsid w:val="005475CD"/>
    <w:rPr>
      <w:rFonts w:ascii="Times" w:eastAsia="Times" w:hAnsi="Times" w:cs="Times New Roman"/>
      <w:sz w:val="24"/>
      <w:szCs w:val="20"/>
    </w:rPr>
  </w:style>
  <w:style w:type="character" w:customStyle="1" w:styleId="Heading3Char">
    <w:name w:val="Heading 3 Char"/>
    <w:basedOn w:val="DefaultParagraphFont"/>
    <w:link w:val="Heading3"/>
    <w:uiPriority w:val="9"/>
    <w:rsid w:val="006D445E"/>
    <w:rPr>
      <w:rFonts w:ascii="Times New Roman" w:eastAsia="Times" w:hAnsi="Times New Roman" w:cs="Times New Roman"/>
      <w:b/>
      <w:sz w:val="24"/>
      <w:szCs w:val="24"/>
    </w:rPr>
  </w:style>
  <w:style w:type="character" w:styleId="Hyperlink">
    <w:name w:val="Hyperlink"/>
    <w:uiPriority w:val="99"/>
    <w:rsid w:val="00BD33FC"/>
    <w:rPr>
      <w:color w:val="0000FF"/>
      <w:u w:val="single"/>
    </w:rPr>
  </w:style>
  <w:style w:type="paragraph" w:styleId="TOCHeading">
    <w:name w:val="TOC Heading"/>
    <w:basedOn w:val="Heading1"/>
    <w:next w:val="Normal"/>
    <w:uiPriority w:val="39"/>
    <w:unhideWhenUsed/>
    <w:qFormat/>
    <w:rsid w:val="00BD33FC"/>
    <w:pPr>
      <w:keepNext/>
      <w:keepLines/>
      <w:numPr>
        <w:numId w:val="0"/>
      </w:numPr>
      <w:spacing w:before="480" w:beforeAutospacing="0" w:after="0" w:afterAutospacing="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BD33FC"/>
    <w:pPr>
      <w:spacing w:after="100"/>
    </w:pPr>
    <w:rPr>
      <w:rFonts w:ascii="Times New Roman" w:hAnsi="Times New Roman"/>
    </w:rPr>
  </w:style>
  <w:style w:type="paragraph" w:styleId="TOC2">
    <w:name w:val="toc 2"/>
    <w:basedOn w:val="Normal"/>
    <w:next w:val="Normal"/>
    <w:autoRedefine/>
    <w:uiPriority w:val="39"/>
    <w:unhideWhenUsed/>
    <w:rsid w:val="00BD33FC"/>
    <w:pPr>
      <w:spacing w:after="100"/>
      <w:ind w:left="240"/>
    </w:pPr>
    <w:rPr>
      <w:rFonts w:ascii="Times New Roman" w:hAnsi="Times New Roman"/>
    </w:rPr>
  </w:style>
  <w:style w:type="paragraph" w:styleId="TOC3">
    <w:name w:val="toc 3"/>
    <w:basedOn w:val="Normal"/>
    <w:next w:val="Normal"/>
    <w:autoRedefine/>
    <w:uiPriority w:val="39"/>
    <w:unhideWhenUsed/>
    <w:rsid w:val="00BD33FC"/>
    <w:pPr>
      <w:spacing w:after="100"/>
      <w:ind w:left="480"/>
    </w:pPr>
    <w:rPr>
      <w:rFonts w:ascii="Times New Roman" w:hAnsi="Times New Roman"/>
    </w:rPr>
  </w:style>
  <w:style w:type="paragraph" w:customStyle="1" w:styleId="Default">
    <w:name w:val="Default"/>
    <w:rsid w:val="0083587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FootnoteText1">
    <w:name w:val="Footnote Text1"/>
    <w:basedOn w:val="Normal"/>
    <w:next w:val="FootnoteText"/>
    <w:link w:val="FootnoteTextChar"/>
    <w:uiPriority w:val="99"/>
    <w:semiHidden/>
    <w:unhideWhenUsed/>
    <w:rsid w:val="009570F2"/>
    <w:rPr>
      <w:rFonts w:asciiTheme="minorHAnsi" w:eastAsiaTheme="minorHAnsi" w:hAnsiTheme="minorHAnsi" w:cstheme="minorBidi"/>
      <w:sz w:val="20"/>
    </w:rPr>
  </w:style>
  <w:style w:type="character" w:customStyle="1" w:styleId="FootnoteTextChar">
    <w:name w:val="Footnote Text Char"/>
    <w:basedOn w:val="DefaultParagraphFont"/>
    <w:link w:val="FootnoteText1"/>
    <w:rsid w:val="009570F2"/>
    <w:rPr>
      <w:sz w:val="20"/>
      <w:szCs w:val="20"/>
    </w:rPr>
  </w:style>
  <w:style w:type="character" w:styleId="FootnoteReference">
    <w:name w:val="footnote reference"/>
    <w:basedOn w:val="DefaultParagraphFont"/>
    <w:semiHidden/>
    <w:unhideWhenUsed/>
    <w:rsid w:val="009570F2"/>
    <w:rPr>
      <w:vertAlign w:val="superscript"/>
    </w:rPr>
  </w:style>
  <w:style w:type="table" w:customStyle="1" w:styleId="MediumShading1-Accent11">
    <w:name w:val="Medium Shading 1 - Accent 11"/>
    <w:basedOn w:val="TableNormal"/>
    <w:uiPriority w:val="63"/>
    <w:rsid w:val="009570F2"/>
    <w:pPr>
      <w:spacing w:after="0" w:line="240" w:lineRule="auto"/>
    </w:pPr>
    <w:rPr>
      <w:rFonts w:eastAsia="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FootnoteText">
    <w:name w:val="footnote text"/>
    <w:basedOn w:val="Normal"/>
    <w:link w:val="FootnoteTextChar1"/>
    <w:unhideWhenUsed/>
    <w:rsid w:val="009570F2"/>
    <w:rPr>
      <w:sz w:val="20"/>
    </w:rPr>
  </w:style>
  <w:style w:type="character" w:customStyle="1" w:styleId="FootnoteTextChar1">
    <w:name w:val="Footnote Text Char1"/>
    <w:basedOn w:val="DefaultParagraphFont"/>
    <w:link w:val="FootnoteText"/>
    <w:uiPriority w:val="99"/>
    <w:semiHidden/>
    <w:rsid w:val="009570F2"/>
    <w:rPr>
      <w:rFonts w:ascii="Times" w:eastAsia="Times" w:hAnsi="Times" w:cs="Times New Roman"/>
      <w:sz w:val="20"/>
      <w:szCs w:val="20"/>
    </w:rPr>
  </w:style>
  <w:style w:type="character" w:customStyle="1" w:styleId="Heading4Char">
    <w:name w:val="Heading 4 Char"/>
    <w:basedOn w:val="DefaultParagraphFont"/>
    <w:link w:val="Heading4"/>
    <w:uiPriority w:val="9"/>
    <w:rsid w:val="00FA7F4F"/>
    <w:rPr>
      <w:rFonts w:ascii="Times New Roman Bold" w:eastAsiaTheme="minorEastAsia" w:hAnsi="Times New Roman Bold"/>
      <w:b/>
      <w:bCs/>
      <w:sz w:val="24"/>
    </w:rPr>
  </w:style>
  <w:style w:type="paragraph" w:customStyle="1" w:styleId="BodyTextBullet1">
    <w:name w:val="Body Text Bullet 1"/>
    <w:basedOn w:val="BodyText"/>
    <w:qFormat/>
    <w:rsid w:val="00E65CD4"/>
    <w:pPr>
      <w:numPr>
        <w:numId w:val="14"/>
      </w:numPr>
      <w:spacing w:before="120" w:after="120" w:line="276" w:lineRule="auto"/>
    </w:pPr>
    <w:rPr>
      <w:rFonts w:ascii="Times New Roman" w:eastAsiaTheme="minorEastAsia" w:hAnsi="Times New Roman"/>
      <w:b w:val="0"/>
      <w:color w:val="auto"/>
      <w:szCs w:val="24"/>
    </w:rPr>
  </w:style>
  <w:style w:type="table" w:customStyle="1" w:styleId="GridTable4-Accent11">
    <w:name w:val="Grid Table 4 - Accent 11"/>
    <w:basedOn w:val="TableNormal"/>
    <w:uiPriority w:val="49"/>
    <w:rsid w:val="0041747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Accent 11"/>
    <w:basedOn w:val="TableNormal"/>
    <w:uiPriority w:val="49"/>
    <w:rsid w:val="0041747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MediumGrid3-Accent1">
    <w:name w:val="Medium Grid 3 Accent 1"/>
    <w:basedOn w:val="TableNormal"/>
    <w:uiPriority w:val="69"/>
    <w:rsid w:val="00417475"/>
    <w:pPr>
      <w:spacing w:after="0" w:line="240" w:lineRule="auto"/>
    </w:pPr>
    <w:rPr>
      <w:rFonts w:ascii="Calibri" w:eastAsia="Times New Roman" w:hAnsi="Calibri"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customStyle="1" w:styleId="ListParagraphlevel2">
    <w:name w:val="List Paragraph level 2"/>
    <w:basedOn w:val="Normal"/>
    <w:qFormat/>
    <w:rsid w:val="0049698C"/>
    <w:pPr>
      <w:numPr>
        <w:ilvl w:val="1"/>
        <w:numId w:val="19"/>
      </w:numPr>
    </w:pPr>
    <w:rPr>
      <w:rFonts w:ascii="Times New Roman" w:eastAsiaTheme="minorEastAsia" w:hAnsi="Times New Roman"/>
      <w:szCs w:val="24"/>
    </w:rPr>
  </w:style>
  <w:style w:type="paragraph" w:styleId="NormalWeb">
    <w:name w:val="Normal (Web)"/>
    <w:basedOn w:val="Normal"/>
    <w:uiPriority w:val="99"/>
    <w:unhideWhenUsed/>
    <w:rsid w:val="002C3654"/>
    <w:pPr>
      <w:spacing w:before="100" w:beforeAutospacing="1" w:after="100" w:afterAutospacing="1"/>
    </w:pPr>
    <w:rPr>
      <w:rFonts w:ascii="Times New Roman" w:eastAsiaTheme="minorHAnsi" w:hAnsi="Times New Roman"/>
      <w:szCs w:val="24"/>
    </w:rPr>
  </w:style>
  <w:style w:type="paragraph" w:customStyle="1" w:styleId="xmsonormal">
    <w:name w:val="xmsonormal"/>
    <w:basedOn w:val="Normal"/>
    <w:rsid w:val="00CC041B"/>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4A2B9B"/>
    <w:pPr>
      <w:spacing w:after="0" w:line="240" w:lineRule="auto"/>
    </w:pPr>
    <w:rPr>
      <w:rFonts w:ascii="Times" w:eastAsia="Times" w:hAnsi="Times" w:cs="Times New Roman"/>
      <w:sz w:val="24"/>
      <w:szCs w:val="20"/>
    </w:rPr>
  </w:style>
  <w:style w:type="character" w:customStyle="1" w:styleId="Heading5Char">
    <w:name w:val="Heading 5 Char"/>
    <w:basedOn w:val="DefaultParagraphFont"/>
    <w:link w:val="Heading5"/>
    <w:uiPriority w:val="9"/>
    <w:rsid w:val="008E52F4"/>
    <w:rPr>
      <w:rFonts w:ascii="Times New Roman" w:eastAsiaTheme="majorEastAsia" w:hAnsi="Times New Roman" w:cstheme="majorBidi"/>
      <w:b/>
      <w:sz w:val="24"/>
      <w:szCs w:val="20"/>
    </w:rPr>
  </w:style>
  <w:style w:type="character" w:customStyle="1" w:styleId="ui-provider">
    <w:name w:val="ui-provider"/>
    <w:basedOn w:val="DefaultParagraphFont"/>
    <w:rsid w:val="00A14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088097">
      <w:bodyDiv w:val="1"/>
      <w:marLeft w:val="0"/>
      <w:marRight w:val="0"/>
      <w:marTop w:val="0"/>
      <w:marBottom w:val="0"/>
      <w:divBdr>
        <w:top w:val="none" w:sz="0" w:space="0" w:color="auto"/>
        <w:left w:val="none" w:sz="0" w:space="0" w:color="auto"/>
        <w:bottom w:val="none" w:sz="0" w:space="0" w:color="auto"/>
        <w:right w:val="none" w:sz="0" w:space="0" w:color="auto"/>
      </w:divBdr>
    </w:div>
    <w:div w:id="494877189">
      <w:bodyDiv w:val="1"/>
      <w:marLeft w:val="0"/>
      <w:marRight w:val="0"/>
      <w:marTop w:val="0"/>
      <w:marBottom w:val="0"/>
      <w:divBdr>
        <w:top w:val="none" w:sz="0" w:space="0" w:color="auto"/>
        <w:left w:val="none" w:sz="0" w:space="0" w:color="auto"/>
        <w:bottom w:val="none" w:sz="0" w:space="0" w:color="auto"/>
        <w:right w:val="none" w:sz="0" w:space="0" w:color="auto"/>
      </w:divBdr>
    </w:div>
    <w:div w:id="579103487">
      <w:bodyDiv w:val="1"/>
      <w:marLeft w:val="0"/>
      <w:marRight w:val="0"/>
      <w:marTop w:val="0"/>
      <w:marBottom w:val="0"/>
      <w:divBdr>
        <w:top w:val="none" w:sz="0" w:space="0" w:color="auto"/>
        <w:left w:val="none" w:sz="0" w:space="0" w:color="auto"/>
        <w:bottom w:val="none" w:sz="0" w:space="0" w:color="auto"/>
        <w:right w:val="none" w:sz="0" w:space="0" w:color="auto"/>
      </w:divBdr>
      <w:divsChild>
        <w:div w:id="995761125">
          <w:marLeft w:val="274"/>
          <w:marRight w:val="0"/>
          <w:marTop w:val="0"/>
          <w:marBottom w:val="0"/>
          <w:divBdr>
            <w:top w:val="none" w:sz="0" w:space="0" w:color="auto"/>
            <w:left w:val="none" w:sz="0" w:space="0" w:color="auto"/>
            <w:bottom w:val="none" w:sz="0" w:space="0" w:color="auto"/>
            <w:right w:val="none" w:sz="0" w:space="0" w:color="auto"/>
          </w:divBdr>
        </w:div>
        <w:div w:id="1692224573">
          <w:marLeft w:val="274"/>
          <w:marRight w:val="0"/>
          <w:marTop w:val="0"/>
          <w:marBottom w:val="0"/>
          <w:divBdr>
            <w:top w:val="none" w:sz="0" w:space="0" w:color="auto"/>
            <w:left w:val="none" w:sz="0" w:space="0" w:color="auto"/>
            <w:bottom w:val="none" w:sz="0" w:space="0" w:color="auto"/>
            <w:right w:val="none" w:sz="0" w:space="0" w:color="auto"/>
          </w:divBdr>
        </w:div>
        <w:div w:id="2101633836">
          <w:marLeft w:val="274"/>
          <w:marRight w:val="0"/>
          <w:marTop w:val="0"/>
          <w:marBottom w:val="0"/>
          <w:divBdr>
            <w:top w:val="none" w:sz="0" w:space="0" w:color="auto"/>
            <w:left w:val="none" w:sz="0" w:space="0" w:color="auto"/>
            <w:bottom w:val="none" w:sz="0" w:space="0" w:color="auto"/>
            <w:right w:val="none" w:sz="0" w:space="0" w:color="auto"/>
          </w:divBdr>
        </w:div>
      </w:divsChild>
    </w:div>
    <w:div w:id="705449565">
      <w:bodyDiv w:val="1"/>
      <w:marLeft w:val="0"/>
      <w:marRight w:val="0"/>
      <w:marTop w:val="0"/>
      <w:marBottom w:val="0"/>
      <w:divBdr>
        <w:top w:val="none" w:sz="0" w:space="0" w:color="auto"/>
        <w:left w:val="none" w:sz="0" w:space="0" w:color="auto"/>
        <w:bottom w:val="none" w:sz="0" w:space="0" w:color="auto"/>
        <w:right w:val="none" w:sz="0" w:space="0" w:color="auto"/>
      </w:divBdr>
    </w:div>
    <w:div w:id="1152212309">
      <w:bodyDiv w:val="1"/>
      <w:marLeft w:val="0"/>
      <w:marRight w:val="0"/>
      <w:marTop w:val="0"/>
      <w:marBottom w:val="0"/>
      <w:divBdr>
        <w:top w:val="none" w:sz="0" w:space="0" w:color="auto"/>
        <w:left w:val="none" w:sz="0" w:space="0" w:color="auto"/>
        <w:bottom w:val="none" w:sz="0" w:space="0" w:color="auto"/>
        <w:right w:val="none" w:sz="0" w:space="0" w:color="auto"/>
      </w:divBdr>
      <w:divsChild>
        <w:div w:id="221790052">
          <w:marLeft w:val="86"/>
          <w:marRight w:val="0"/>
          <w:marTop w:val="0"/>
          <w:marBottom w:val="0"/>
          <w:divBdr>
            <w:top w:val="none" w:sz="0" w:space="0" w:color="auto"/>
            <w:left w:val="none" w:sz="0" w:space="0" w:color="auto"/>
            <w:bottom w:val="none" w:sz="0" w:space="0" w:color="auto"/>
            <w:right w:val="none" w:sz="0" w:space="0" w:color="auto"/>
          </w:divBdr>
        </w:div>
        <w:div w:id="826701967">
          <w:marLeft w:val="86"/>
          <w:marRight w:val="0"/>
          <w:marTop w:val="0"/>
          <w:marBottom w:val="0"/>
          <w:divBdr>
            <w:top w:val="none" w:sz="0" w:space="0" w:color="auto"/>
            <w:left w:val="none" w:sz="0" w:space="0" w:color="auto"/>
            <w:bottom w:val="none" w:sz="0" w:space="0" w:color="auto"/>
            <w:right w:val="none" w:sz="0" w:space="0" w:color="auto"/>
          </w:divBdr>
        </w:div>
      </w:divsChild>
    </w:div>
    <w:div w:id="1250193350">
      <w:bodyDiv w:val="1"/>
      <w:marLeft w:val="0"/>
      <w:marRight w:val="0"/>
      <w:marTop w:val="0"/>
      <w:marBottom w:val="0"/>
      <w:divBdr>
        <w:top w:val="none" w:sz="0" w:space="0" w:color="auto"/>
        <w:left w:val="none" w:sz="0" w:space="0" w:color="auto"/>
        <w:bottom w:val="none" w:sz="0" w:space="0" w:color="auto"/>
        <w:right w:val="none" w:sz="0" w:space="0" w:color="auto"/>
      </w:divBdr>
    </w:div>
    <w:div w:id="1287933365">
      <w:bodyDiv w:val="1"/>
      <w:marLeft w:val="0"/>
      <w:marRight w:val="0"/>
      <w:marTop w:val="0"/>
      <w:marBottom w:val="0"/>
      <w:divBdr>
        <w:top w:val="none" w:sz="0" w:space="0" w:color="auto"/>
        <w:left w:val="none" w:sz="0" w:space="0" w:color="auto"/>
        <w:bottom w:val="none" w:sz="0" w:space="0" w:color="auto"/>
        <w:right w:val="none" w:sz="0" w:space="0" w:color="auto"/>
      </w:divBdr>
    </w:div>
    <w:div w:id="1313558563">
      <w:bodyDiv w:val="1"/>
      <w:marLeft w:val="0"/>
      <w:marRight w:val="0"/>
      <w:marTop w:val="0"/>
      <w:marBottom w:val="0"/>
      <w:divBdr>
        <w:top w:val="none" w:sz="0" w:space="0" w:color="auto"/>
        <w:left w:val="none" w:sz="0" w:space="0" w:color="auto"/>
        <w:bottom w:val="none" w:sz="0" w:space="0" w:color="auto"/>
        <w:right w:val="none" w:sz="0" w:space="0" w:color="auto"/>
      </w:divBdr>
    </w:div>
    <w:div w:id="1369833722">
      <w:bodyDiv w:val="1"/>
      <w:marLeft w:val="0"/>
      <w:marRight w:val="0"/>
      <w:marTop w:val="0"/>
      <w:marBottom w:val="0"/>
      <w:divBdr>
        <w:top w:val="none" w:sz="0" w:space="0" w:color="auto"/>
        <w:left w:val="none" w:sz="0" w:space="0" w:color="auto"/>
        <w:bottom w:val="none" w:sz="0" w:space="0" w:color="auto"/>
        <w:right w:val="none" w:sz="0" w:space="0" w:color="auto"/>
      </w:divBdr>
    </w:div>
    <w:div w:id="1453014014">
      <w:bodyDiv w:val="1"/>
      <w:marLeft w:val="0"/>
      <w:marRight w:val="0"/>
      <w:marTop w:val="0"/>
      <w:marBottom w:val="0"/>
      <w:divBdr>
        <w:top w:val="none" w:sz="0" w:space="0" w:color="auto"/>
        <w:left w:val="none" w:sz="0" w:space="0" w:color="auto"/>
        <w:bottom w:val="none" w:sz="0" w:space="0" w:color="auto"/>
        <w:right w:val="none" w:sz="0" w:space="0" w:color="auto"/>
      </w:divBdr>
    </w:div>
    <w:div w:id="1676569712">
      <w:bodyDiv w:val="1"/>
      <w:marLeft w:val="0"/>
      <w:marRight w:val="0"/>
      <w:marTop w:val="0"/>
      <w:marBottom w:val="0"/>
      <w:divBdr>
        <w:top w:val="none" w:sz="0" w:space="0" w:color="auto"/>
        <w:left w:val="none" w:sz="0" w:space="0" w:color="auto"/>
        <w:bottom w:val="none" w:sz="0" w:space="0" w:color="auto"/>
        <w:right w:val="none" w:sz="0" w:space="0" w:color="auto"/>
      </w:divBdr>
    </w:div>
    <w:div w:id="1719551742">
      <w:bodyDiv w:val="1"/>
      <w:marLeft w:val="0"/>
      <w:marRight w:val="0"/>
      <w:marTop w:val="0"/>
      <w:marBottom w:val="0"/>
      <w:divBdr>
        <w:top w:val="none" w:sz="0" w:space="0" w:color="auto"/>
        <w:left w:val="none" w:sz="0" w:space="0" w:color="auto"/>
        <w:bottom w:val="none" w:sz="0" w:space="0" w:color="auto"/>
        <w:right w:val="none" w:sz="0" w:space="0" w:color="auto"/>
      </w:divBdr>
    </w:div>
    <w:div w:id="1761487815">
      <w:bodyDiv w:val="1"/>
      <w:marLeft w:val="0"/>
      <w:marRight w:val="0"/>
      <w:marTop w:val="0"/>
      <w:marBottom w:val="0"/>
      <w:divBdr>
        <w:top w:val="none" w:sz="0" w:space="0" w:color="auto"/>
        <w:left w:val="none" w:sz="0" w:space="0" w:color="auto"/>
        <w:bottom w:val="none" w:sz="0" w:space="0" w:color="auto"/>
        <w:right w:val="none" w:sz="0" w:space="0" w:color="auto"/>
      </w:divBdr>
      <w:divsChild>
        <w:div w:id="994455393">
          <w:marLeft w:val="274"/>
          <w:marRight w:val="0"/>
          <w:marTop w:val="0"/>
          <w:marBottom w:val="0"/>
          <w:divBdr>
            <w:top w:val="none" w:sz="0" w:space="0" w:color="auto"/>
            <w:left w:val="none" w:sz="0" w:space="0" w:color="auto"/>
            <w:bottom w:val="none" w:sz="0" w:space="0" w:color="auto"/>
            <w:right w:val="none" w:sz="0" w:space="0" w:color="auto"/>
          </w:divBdr>
        </w:div>
        <w:div w:id="1601402866">
          <w:marLeft w:val="274"/>
          <w:marRight w:val="0"/>
          <w:marTop w:val="0"/>
          <w:marBottom w:val="0"/>
          <w:divBdr>
            <w:top w:val="none" w:sz="0" w:space="0" w:color="auto"/>
            <w:left w:val="none" w:sz="0" w:space="0" w:color="auto"/>
            <w:bottom w:val="none" w:sz="0" w:space="0" w:color="auto"/>
            <w:right w:val="none" w:sz="0" w:space="0" w:color="auto"/>
          </w:divBdr>
        </w:div>
        <w:div w:id="1632318534">
          <w:marLeft w:val="274"/>
          <w:marRight w:val="0"/>
          <w:marTop w:val="0"/>
          <w:marBottom w:val="0"/>
          <w:divBdr>
            <w:top w:val="none" w:sz="0" w:space="0" w:color="auto"/>
            <w:left w:val="none" w:sz="0" w:space="0" w:color="auto"/>
            <w:bottom w:val="none" w:sz="0" w:space="0" w:color="auto"/>
            <w:right w:val="none" w:sz="0" w:space="0" w:color="auto"/>
          </w:divBdr>
        </w:div>
      </w:divsChild>
    </w:div>
    <w:div w:id="1809013616">
      <w:bodyDiv w:val="1"/>
      <w:marLeft w:val="0"/>
      <w:marRight w:val="0"/>
      <w:marTop w:val="0"/>
      <w:marBottom w:val="0"/>
      <w:divBdr>
        <w:top w:val="none" w:sz="0" w:space="0" w:color="auto"/>
        <w:left w:val="none" w:sz="0" w:space="0" w:color="auto"/>
        <w:bottom w:val="none" w:sz="0" w:space="0" w:color="auto"/>
        <w:right w:val="none" w:sz="0" w:space="0" w:color="auto"/>
      </w:divBdr>
    </w:div>
    <w:div w:id="1981227157">
      <w:bodyDiv w:val="1"/>
      <w:marLeft w:val="0"/>
      <w:marRight w:val="0"/>
      <w:marTop w:val="0"/>
      <w:marBottom w:val="0"/>
      <w:divBdr>
        <w:top w:val="none" w:sz="0" w:space="0" w:color="auto"/>
        <w:left w:val="none" w:sz="0" w:space="0" w:color="auto"/>
        <w:bottom w:val="none" w:sz="0" w:space="0" w:color="auto"/>
        <w:right w:val="none" w:sz="0" w:space="0" w:color="auto"/>
      </w:divBdr>
      <w:divsChild>
        <w:div w:id="993023981">
          <w:marLeft w:val="86"/>
          <w:marRight w:val="0"/>
          <w:marTop w:val="0"/>
          <w:marBottom w:val="0"/>
          <w:divBdr>
            <w:top w:val="none" w:sz="0" w:space="0" w:color="auto"/>
            <w:left w:val="none" w:sz="0" w:space="0" w:color="auto"/>
            <w:bottom w:val="none" w:sz="0" w:space="0" w:color="auto"/>
            <w:right w:val="none" w:sz="0" w:space="0" w:color="auto"/>
          </w:divBdr>
        </w:div>
        <w:div w:id="1039011707">
          <w:marLeft w:val="8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access-board.gov/sec508/guide/index.ht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am.state.gov/default.aspx"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A48D3A9AB45478EC7A6424DBE453D" ma:contentTypeVersion="6" ma:contentTypeDescription="Create a new document." ma:contentTypeScope="" ma:versionID="98a50b2406b9acd636e149a7b9ecdee2">
  <xsd:schema xmlns:xsd="http://www.w3.org/2001/XMLSchema" xmlns:xs="http://www.w3.org/2001/XMLSchema" xmlns:p="http://schemas.microsoft.com/office/2006/metadata/properties" xmlns:ns2="a69a573f-d9ba-4579-a086-b263b094374c" xmlns:ns3="a78808ab-de49-439a-8e8f-de732d4f9da9" xmlns:ns4="446e2a11-19e7-41a1-9734-cc2b482fa363" targetNamespace="http://schemas.microsoft.com/office/2006/metadata/properties" ma:root="true" ma:fieldsID="dda1251b71bdd92749384b26c2291b63" ns2:_="" ns3:_="" ns4:_="">
    <xsd:import namespace="a69a573f-d9ba-4579-a086-b263b094374c"/>
    <xsd:import namespace="a78808ab-de49-439a-8e8f-de732d4f9da9"/>
    <xsd:import namespace="446e2a11-19e7-41a1-9734-cc2b482fa363"/>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a573f-d9ba-4579-a086-b263b094374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78808ab-de49-439a-8e8f-de732d4f9da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6e2a11-19e7-41a1-9734-cc2b482fa363"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a69a573f-d9ba-4579-a086-b263b094374c">KF5WEYNCR37H-535432480-660</_dlc_DocId>
    <_dlc_DocIdUrl xmlns="a69a573f-d9ba-4579-a086-b263b094374c">
      <Url>https://usdos.sharepoint.com/sites/CA-CST/SSPM/C&amp;A/pre-award/_layouts/15/DocIdRedir.aspx?ID=KF5WEYNCR37H-535432480-660</Url>
      <Description>KF5WEYNCR37H-535432480-660</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15577-EFC5-4EFE-BD84-5914872A4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9a573f-d9ba-4579-a086-b263b094374c"/>
    <ds:schemaRef ds:uri="a78808ab-de49-439a-8e8f-de732d4f9da9"/>
    <ds:schemaRef ds:uri="446e2a11-19e7-41a1-9734-cc2b482fa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23BEE9-2FA2-4B48-B991-4736F0C55592}">
  <ds:schemaRefs>
    <ds:schemaRef ds:uri="http://schemas.microsoft.com/sharepoint/v3/contenttype/forms"/>
  </ds:schemaRefs>
</ds:datastoreItem>
</file>

<file path=customXml/itemProps3.xml><?xml version="1.0" encoding="utf-8"?>
<ds:datastoreItem xmlns:ds="http://schemas.openxmlformats.org/officeDocument/2006/customXml" ds:itemID="{1EE86570-9E29-46F8-B903-33B7833D1C2D}">
  <ds:schemaRefs>
    <ds:schemaRef ds:uri="http://schemas.microsoft.com/sharepoint/events"/>
    <ds:schemaRef ds:uri=""/>
  </ds:schemaRefs>
</ds:datastoreItem>
</file>

<file path=customXml/itemProps4.xml><?xml version="1.0" encoding="utf-8"?>
<ds:datastoreItem xmlns:ds="http://schemas.openxmlformats.org/officeDocument/2006/customXml" ds:itemID="{BC47731A-39E3-4649-995F-AEC4CEE994CD}">
  <ds:schemaRefs>
    <ds:schemaRef ds:uri="http://schemas.microsoft.com/office/2006/metadata/properties"/>
    <ds:schemaRef ds:uri="http://schemas.microsoft.com/office/infopath/2007/PartnerControls"/>
    <ds:schemaRef ds:uri="a69a573f-d9ba-4579-a086-b263b094374c"/>
  </ds:schemaRefs>
</ds:datastoreItem>
</file>

<file path=customXml/itemProps5.xml><?xml version="1.0" encoding="utf-8"?>
<ds:datastoreItem xmlns:ds="http://schemas.openxmlformats.org/officeDocument/2006/customXml" ds:itemID="{F325ECAC-7B69-49C3-A0FD-23936A10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17154</Words>
  <Characters>97781</Characters>
  <Application>Microsoft Office Word</Application>
  <DocSecurity>4</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AldermanML</dc:creator>
  <cp:keywords/>
  <cp:lastModifiedBy>Mejia, Kathleen J</cp:lastModifiedBy>
  <cp:revision>2</cp:revision>
  <cp:lastPrinted>2019-06-19T15:55:00Z</cp:lastPrinted>
  <dcterms:created xsi:type="dcterms:W3CDTF">2024-09-20T19:16:00Z</dcterms:created>
  <dcterms:modified xsi:type="dcterms:W3CDTF">2024-09-20T19:16:00Z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b247a4af-6d8b-4e04-bbc5-126e53131a17</vt:lpwstr>
  </property>
  <property fmtid="{D5CDD505-2E9C-101B-9397-08002B2CF9AE}" pid="3" name="ContentTypeId">
    <vt:lpwstr>0x01010050BA48D3A9AB45478EC7A6424DBE453D</vt:lpwstr>
  </property>
  <property fmtid="{D5CDD505-2E9C-101B-9397-08002B2CF9AE}" pid="4" name="MSIP_Label_64935d9c-5008-41b6-b673-5260c05a41c9_Enabled">
    <vt:lpwstr>true</vt:lpwstr>
  </property>
  <property fmtid="{D5CDD505-2E9C-101B-9397-08002B2CF9AE}" pid="5" name="MSIP_Label_64935d9c-5008-41b6-b673-5260c05a41c9_SetDate">
    <vt:lpwstr>2023-05-02T15:06:52Z</vt:lpwstr>
  </property>
  <property fmtid="{D5CDD505-2E9C-101B-9397-08002B2CF9AE}" pid="6" name="MSIP_Label_64935d9c-5008-41b6-b673-5260c05a41c9_Method">
    <vt:lpwstr>Privileged</vt:lpwstr>
  </property>
  <property fmtid="{D5CDD505-2E9C-101B-9397-08002B2CF9AE}" pid="7" name="MSIP_Label_64935d9c-5008-41b6-b673-5260c05a41c9_Name">
    <vt:lpwstr>64935d9c-5008-41b6-b673-5260c05a41c9</vt:lpwstr>
  </property>
  <property fmtid="{D5CDD505-2E9C-101B-9397-08002B2CF9AE}" pid="8" name="MSIP_Label_64935d9c-5008-41b6-b673-5260c05a41c9_SiteId">
    <vt:lpwstr>66cf5074-5afe-48d1-a691-a12b2121f44b</vt:lpwstr>
  </property>
  <property fmtid="{D5CDD505-2E9C-101B-9397-08002B2CF9AE}" pid="9" name="MSIP_Label_64935d9c-5008-41b6-b673-5260c05a41c9_ActionId">
    <vt:lpwstr>52d5398e-4275-4094-83a3-079f02891b59</vt:lpwstr>
  </property>
  <property fmtid="{D5CDD505-2E9C-101B-9397-08002B2CF9AE}" pid="10" name="MSIP_Label_64935d9c-5008-41b6-b673-5260c05a41c9_ContentBits">
    <vt:lpwstr>2</vt:lpwstr>
  </property>
</Properties>
</file>