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38C8A" w14:textId="77777777" w:rsidR="004B0832" w:rsidRPr="00BC5ED9" w:rsidRDefault="004B0832" w:rsidP="004B0832">
      <w:pPr>
        <w:jc w:val="center"/>
        <w:rPr>
          <w:rFonts w:ascii="Arial" w:hAnsi="Arial" w:cs="Arial"/>
          <w:b/>
          <w:sz w:val="24"/>
          <w:szCs w:val="24"/>
        </w:rPr>
      </w:pPr>
      <w:r w:rsidRPr="00BC5ED9">
        <w:rPr>
          <w:rFonts w:ascii="Arial" w:hAnsi="Arial" w:cs="Arial"/>
          <w:b/>
          <w:sz w:val="24"/>
          <w:szCs w:val="24"/>
        </w:rPr>
        <w:t>Performance Work Statement</w:t>
      </w:r>
    </w:p>
    <w:p w14:paraId="2956644B" w14:textId="48DF9972" w:rsidR="004B0832" w:rsidRPr="00BC5ED9" w:rsidRDefault="004B0832" w:rsidP="00E11484">
      <w:pPr>
        <w:jc w:val="center"/>
        <w:rPr>
          <w:rFonts w:ascii="Arial" w:hAnsi="Arial" w:cs="Arial"/>
          <w:b/>
          <w:sz w:val="24"/>
          <w:szCs w:val="24"/>
        </w:rPr>
      </w:pPr>
      <w:r w:rsidRPr="00BC5ED9">
        <w:rPr>
          <w:rFonts w:ascii="Arial" w:hAnsi="Arial" w:cs="Arial"/>
          <w:b/>
          <w:sz w:val="24"/>
          <w:szCs w:val="24"/>
        </w:rPr>
        <w:t>(Includes associated Performance Requirements Summary (PRS)</w:t>
      </w:r>
    </w:p>
    <w:p w14:paraId="725265FD" w14:textId="77777777" w:rsidR="004B0832" w:rsidRPr="00BC5ED9" w:rsidRDefault="004B0832" w:rsidP="004B0832">
      <w:pPr>
        <w:pStyle w:val="ListParagraph"/>
        <w:jc w:val="both"/>
        <w:rPr>
          <w:rFonts w:ascii="Arial" w:hAnsi="Arial" w:cs="Arial"/>
          <w:color w:val="FF0000"/>
          <w:sz w:val="24"/>
          <w:szCs w:val="24"/>
        </w:rPr>
      </w:pPr>
    </w:p>
    <w:p w14:paraId="5E1F8575" w14:textId="77777777" w:rsidR="004B0832" w:rsidRPr="00BC5ED9" w:rsidRDefault="004B0832" w:rsidP="004B0832">
      <w:pPr>
        <w:jc w:val="center"/>
        <w:rPr>
          <w:rFonts w:ascii="Arial" w:hAnsi="Arial" w:cs="Arial"/>
          <w:b/>
          <w:bCs/>
          <w:sz w:val="24"/>
          <w:szCs w:val="24"/>
        </w:rPr>
      </w:pPr>
      <w:r w:rsidRPr="00BC5ED9">
        <w:rPr>
          <w:rFonts w:ascii="Arial" w:hAnsi="Arial" w:cs="Arial"/>
          <w:b/>
          <w:bCs/>
          <w:sz w:val="24"/>
          <w:szCs w:val="24"/>
        </w:rPr>
        <w:t>PERFORMANCE WORK STATEMENT (PWS)</w:t>
      </w:r>
    </w:p>
    <w:p w14:paraId="7A4FBEBB" w14:textId="77777777" w:rsidR="004B0832" w:rsidRPr="00BC5ED9" w:rsidRDefault="004B0832" w:rsidP="004B0832">
      <w:pPr>
        <w:jc w:val="center"/>
        <w:rPr>
          <w:rFonts w:ascii="Arial" w:hAnsi="Arial" w:cs="Arial"/>
          <w:b/>
          <w:bCs/>
          <w:sz w:val="24"/>
          <w:szCs w:val="24"/>
        </w:rPr>
      </w:pPr>
    </w:p>
    <w:p w14:paraId="60CED664" w14:textId="352F5771" w:rsidR="000C5493" w:rsidRPr="00BC5ED9" w:rsidRDefault="000C5493" w:rsidP="003E3A20">
      <w:pPr>
        <w:jc w:val="center"/>
        <w:rPr>
          <w:rFonts w:ascii="Arial" w:hAnsi="Arial" w:cs="Arial"/>
          <w:color w:val="000000" w:themeColor="text1"/>
          <w:sz w:val="24"/>
          <w:szCs w:val="24"/>
        </w:rPr>
      </w:pPr>
      <w:r w:rsidRPr="00BC5ED9">
        <w:rPr>
          <w:rFonts w:ascii="Arial" w:hAnsi="Arial" w:cs="Arial"/>
          <w:color w:val="000000" w:themeColor="text1"/>
          <w:sz w:val="24"/>
          <w:szCs w:val="24"/>
        </w:rPr>
        <w:t>USAWC Catering Support Requirement – Academic Year June 2026</w:t>
      </w:r>
    </w:p>
    <w:p w14:paraId="428C04CD" w14:textId="0D95B010" w:rsidR="000C5493" w:rsidRPr="00BC5ED9" w:rsidRDefault="000C5493" w:rsidP="003E3A20">
      <w:pPr>
        <w:jc w:val="center"/>
        <w:rPr>
          <w:rFonts w:ascii="Arial" w:hAnsi="Arial" w:cs="Arial"/>
          <w:color w:val="000000" w:themeColor="text1"/>
          <w:sz w:val="24"/>
          <w:szCs w:val="24"/>
        </w:rPr>
      </w:pPr>
      <w:r w:rsidRPr="00BC5ED9">
        <w:rPr>
          <w:rFonts w:ascii="Arial" w:hAnsi="Arial" w:cs="Arial"/>
          <w:color w:val="000000" w:themeColor="text1"/>
          <w:sz w:val="24"/>
          <w:szCs w:val="24"/>
        </w:rPr>
        <w:t>National Security-Resident Education Program (NSS-REP)</w:t>
      </w:r>
    </w:p>
    <w:p w14:paraId="36473480" w14:textId="13770EEA" w:rsidR="004B0832" w:rsidRPr="00BC5ED9" w:rsidRDefault="000C5493" w:rsidP="003E3A20">
      <w:pPr>
        <w:jc w:val="center"/>
        <w:rPr>
          <w:rFonts w:ascii="Arial" w:hAnsi="Arial" w:cs="Arial"/>
          <w:color w:val="FF0000"/>
          <w:sz w:val="24"/>
          <w:szCs w:val="24"/>
        </w:rPr>
      </w:pPr>
      <w:r w:rsidRPr="00BC5ED9">
        <w:rPr>
          <w:rFonts w:ascii="Arial" w:hAnsi="Arial" w:cs="Arial"/>
          <w:color w:val="000000" w:themeColor="text1"/>
          <w:sz w:val="24"/>
          <w:szCs w:val="24"/>
        </w:rPr>
        <w:t>National Security-Distance Education Program (NSS-DEP)</w:t>
      </w:r>
    </w:p>
    <w:p w14:paraId="64B5DAE1" w14:textId="77777777" w:rsidR="004B0832" w:rsidRPr="00BC5ED9" w:rsidRDefault="004B0832" w:rsidP="004B0832">
      <w:pPr>
        <w:jc w:val="center"/>
        <w:rPr>
          <w:rFonts w:ascii="Arial" w:hAnsi="Arial" w:cs="Arial"/>
          <w:bCs/>
          <w:color w:val="0000FF"/>
          <w:sz w:val="24"/>
          <w:szCs w:val="24"/>
        </w:rPr>
      </w:pPr>
    </w:p>
    <w:p w14:paraId="2F9AD569" w14:textId="77777777" w:rsidR="004B0832" w:rsidRPr="00BC5ED9" w:rsidRDefault="004B0832" w:rsidP="004B0832">
      <w:pPr>
        <w:jc w:val="center"/>
        <w:rPr>
          <w:rFonts w:ascii="Arial" w:hAnsi="Arial" w:cs="Arial"/>
          <w:sz w:val="24"/>
          <w:szCs w:val="24"/>
        </w:rPr>
      </w:pPr>
      <w:r w:rsidRPr="00BC5ED9">
        <w:rPr>
          <w:rFonts w:ascii="Arial" w:hAnsi="Arial" w:cs="Arial"/>
          <w:b/>
          <w:sz w:val="24"/>
          <w:szCs w:val="24"/>
        </w:rPr>
        <w:t>Part 1</w:t>
      </w:r>
    </w:p>
    <w:p w14:paraId="68EDE8C0" w14:textId="202B1414" w:rsidR="004B0832" w:rsidRPr="00BC5ED9" w:rsidRDefault="004B0832" w:rsidP="000C5493">
      <w:pPr>
        <w:jc w:val="center"/>
        <w:rPr>
          <w:rFonts w:ascii="Arial" w:hAnsi="Arial" w:cs="Arial"/>
          <w:sz w:val="24"/>
          <w:szCs w:val="24"/>
        </w:rPr>
      </w:pPr>
      <w:r w:rsidRPr="00BC5ED9">
        <w:rPr>
          <w:rFonts w:ascii="Arial" w:hAnsi="Arial" w:cs="Arial"/>
          <w:b/>
          <w:sz w:val="24"/>
          <w:szCs w:val="24"/>
        </w:rPr>
        <w:t>General Information</w:t>
      </w:r>
    </w:p>
    <w:p w14:paraId="0A070677" w14:textId="77777777" w:rsidR="004B0832" w:rsidRPr="00BC5ED9" w:rsidRDefault="004B0832" w:rsidP="004B0832">
      <w:pPr>
        <w:rPr>
          <w:rFonts w:ascii="Arial" w:hAnsi="Arial" w:cs="Arial"/>
          <w:bCs/>
          <w:sz w:val="24"/>
          <w:szCs w:val="24"/>
        </w:rPr>
      </w:pPr>
    </w:p>
    <w:p w14:paraId="4A8FA83F" w14:textId="1CF526A3" w:rsidR="004B0832" w:rsidRPr="00BC5ED9" w:rsidRDefault="004B0832" w:rsidP="004B0832">
      <w:pPr>
        <w:pStyle w:val="NormalWeb"/>
        <w:spacing w:before="0" w:beforeAutospacing="0" w:after="0" w:afterAutospacing="0"/>
        <w:rPr>
          <w:rFonts w:ascii="Arial" w:hAnsi="Arial" w:cs="Arial"/>
        </w:rPr>
      </w:pPr>
      <w:r w:rsidRPr="00BC5ED9">
        <w:rPr>
          <w:rFonts w:ascii="Arial" w:hAnsi="Arial" w:cs="Arial"/>
          <w:b/>
        </w:rPr>
        <w:t xml:space="preserve">1. </w:t>
      </w:r>
      <w:r w:rsidRPr="00BC5ED9">
        <w:rPr>
          <w:rFonts w:ascii="Arial" w:hAnsi="Arial" w:cs="Arial"/>
          <w:b/>
          <w:u w:val="single"/>
        </w:rPr>
        <w:t>General</w:t>
      </w:r>
      <w:r w:rsidRPr="00BC5ED9">
        <w:rPr>
          <w:rFonts w:ascii="Arial" w:hAnsi="Arial" w:cs="Arial"/>
          <w:b/>
          <w:bCs/>
        </w:rPr>
        <w:t>:</w:t>
      </w:r>
      <w:r w:rsidRPr="00BC5ED9">
        <w:rPr>
          <w:rFonts w:ascii="Arial" w:hAnsi="Arial" w:cs="Arial"/>
        </w:rPr>
        <w:t xml:space="preserve"> </w:t>
      </w:r>
      <w:r w:rsidR="00AF5E3D" w:rsidRPr="00BC5ED9">
        <w:rPr>
          <w:rFonts w:ascii="Arial" w:hAnsi="Arial" w:cs="Arial"/>
        </w:rPr>
        <w:t>This is a non-personal service(s) contract under which the personnel rendering the service(s) are not subject, either by the contract’s terms or by the manner of its administration, to the supervision and control usually prevailing in relationships between the Government and its employees</w:t>
      </w:r>
      <w:r w:rsidR="00D22BC7" w:rsidRPr="00BC5ED9">
        <w:rPr>
          <w:rFonts w:ascii="Arial" w:hAnsi="Arial" w:cs="Arial"/>
        </w:rPr>
        <w:t xml:space="preserve">. </w:t>
      </w:r>
    </w:p>
    <w:p w14:paraId="04364864" w14:textId="77777777" w:rsidR="004B0832" w:rsidRPr="00BC5ED9" w:rsidRDefault="004B0832" w:rsidP="004B0832">
      <w:pPr>
        <w:rPr>
          <w:rFonts w:ascii="Arial" w:hAnsi="Arial" w:cs="Arial"/>
          <w:bCs/>
          <w:sz w:val="24"/>
          <w:szCs w:val="24"/>
        </w:rPr>
      </w:pPr>
    </w:p>
    <w:p w14:paraId="3183CD17" w14:textId="2FF6B13E" w:rsidR="004B0832" w:rsidRPr="00BC5ED9" w:rsidRDefault="004B0832" w:rsidP="004B0832">
      <w:pPr>
        <w:rPr>
          <w:rFonts w:ascii="Arial" w:hAnsi="Arial" w:cs="Arial"/>
          <w:sz w:val="24"/>
          <w:szCs w:val="24"/>
        </w:rPr>
      </w:pPr>
      <w:r w:rsidRPr="00BC5ED9">
        <w:rPr>
          <w:rFonts w:ascii="Arial" w:hAnsi="Arial" w:cs="Arial"/>
          <w:b/>
          <w:bCs/>
          <w:sz w:val="24"/>
          <w:szCs w:val="24"/>
        </w:rPr>
        <w:t xml:space="preserve">1.1 </w:t>
      </w:r>
      <w:r w:rsidRPr="00BC5ED9">
        <w:rPr>
          <w:rFonts w:ascii="Arial" w:hAnsi="Arial" w:cs="Arial"/>
          <w:b/>
          <w:sz w:val="24"/>
          <w:szCs w:val="24"/>
          <w:u w:val="single"/>
        </w:rPr>
        <w:t>Description of Services/Introduction</w:t>
      </w:r>
      <w:r w:rsidRPr="00BC5ED9">
        <w:rPr>
          <w:rFonts w:ascii="Arial" w:hAnsi="Arial" w:cs="Arial"/>
          <w:b/>
          <w:bCs/>
          <w:sz w:val="24"/>
          <w:szCs w:val="24"/>
          <w:u w:val="single"/>
        </w:rPr>
        <w:t>:</w:t>
      </w:r>
      <w:r w:rsidR="00023C98">
        <w:rPr>
          <w:rFonts w:ascii="Arial" w:hAnsi="Arial" w:cs="Arial"/>
          <w:sz w:val="24"/>
          <w:szCs w:val="24"/>
        </w:rPr>
        <w:t xml:space="preserve"> </w:t>
      </w:r>
      <w:r w:rsidRPr="00BC5ED9">
        <w:rPr>
          <w:rFonts w:ascii="Arial" w:hAnsi="Arial" w:cs="Arial"/>
          <w:sz w:val="24"/>
          <w:szCs w:val="24"/>
        </w:rPr>
        <w:t xml:space="preserve">This is a non-personal service(s) contract to provide </w:t>
      </w:r>
      <w:r w:rsidR="00BC2DCF" w:rsidRPr="00BC5ED9">
        <w:rPr>
          <w:rFonts w:ascii="Arial" w:hAnsi="Arial" w:cs="Arial"/>
          <w:sz w:val="24"/>
          <w:szCs w:val="24"/>
        </w:rPr>
        <w:t xml:space="preserve">USAWC Catering Support Requirement – Academic Year June 2026. National Security-Resident Education Program (NSS-REP) and National Security-Distance Education Program (NSS-DEP). </w:t>
      </w:r>
      <w:r w:rsidR="00F00D33" w:rsidRPr="00BC5ED9">
        <w:rPr>
          <w:rFonts w:ascii="Arial" w:hAnsi="Arial" w:cs="Arial"/>
          <w:sz w:val="24"/>
          <w:szCs w:val="24"/>
        </w:rPr>
        <w:t xml:space="preserve">The contractor shall provide all personnel, equipment, supplies, transportation, tools, materials, supervision, and other items and non-personal services necessary to perform catering service for the meals as defined in this PWS except for those items specified as government furnished property and services. The contractor shall </w:t>
      </w:r>
      <w:r w:rsidR="000472CB" w:rsidRPr="00BC5ED9">
        <w:rPr>
          <w:rFonts w:ascii="Arial" w:hAnsi="Arial" w:cs="Arial"/>
          <w:sz w:val="24"/>
          <w:szCs w:val="24"/>
        </w:rPr>
        <w:t>meet</w:t>
      </w:r>
      <w:r w:rsidR="00F00D33" w:rsidRPr="00BC5ED9">
        <w:rPr>
          <w:rFonts w:ascii="Arial" w:hAnsi="Arial" w:cs="Arial"/>
          <w:sz w:val="24"/>
          <w:szCs w:val="24"/>
        </w:rPr>
        <w:t xml:space="preserve"> the standards in this contract.</w:t>
      </w:r>
    </w:p>
    <w:p w14:paraId="285FBE01" w14:textId="77777777" w:rsidR="004B0832" w:rsidRPr="00BC5ED9" w:rsidRDefault="004B0832" w:rsidP="004B0832">
      <w:pPr>
        <w:rPr>
          <w:rFonts w:ascii="Arial" w:hAnsi="Arial" w:cs="Arial"/>
          <w:strike/>
          <w:sz w:val="24"/>
          <w:szCs w:val="24"/>
        </w:rPr>
      </w:pPr>
    </w:p>
    <w:p w14:paraId="7C08ED3F" w14:textId="4FC2C7B9" w:rsidR="004B0832" w:rsidRPr="00BC5ED9" w:rsidRDefault="004B0832" w:rsidP="004B0832">
      <w:pPr>
        <w:rPr>
          <w:rFonts w:ascii="Arial" w:hAnsi="Arial" w:cs="Arial"/>
          <w:sz w:val="24"/>
          <w:szCs w:val="24"/>
        </w:rPr>
      </w:pPr>
      <w:r w:rsidRPr="00BC5ED9">
        <w:rPr>
          <w:rFonts w:ascii="Arial" w:hAnsi="Arial" w:cs="Arial"/>
          <w:b/>
          <w:sz w:val="24"/>
          <w:szCs w:val="24"/>
        </w:rPr>
        <w:t>1.2</w:t>
      </w:r>
      <w:r w:rsidR="00023C98">
        <w:rPr>
          <w:rFonts w:ascii="Arial" w:hAnsi="Arial" w:cs="Arial"/>
          <w:b/>
          <w:sz w:val="24"/>
          <w:szCs w:val="24"/>
        </w:rPr>
        <w:t xml:space="preserve"> </w:t>
      </w:r>
      <w:r w:rsidRPr="00BC5ED9">
        <w:rPr>
          <w:rFonts w:ascii="Arial" w:hAnsi="Arial" w:cs="Arial"/>
          <w:b/>
          <w:sz w:val="24"/>
          <w:szCs w:val="24"/>
          <w:u w:val="single"/>
        </w:rPr>
        <w:t>Background</w:t>
      </w:r>
      <w:r w:rsidRPr="00BC5ED9">
        <w:rPr>
          <w:rFonts w:ascii="Arial" w:hAnsi="Arial" w:cs="Arial"/>
          <w:b/>
          <w:sz w:val="24"/>
          <w:szCs w:val="24"/>
        </w:rPr>
        <w:t>:</w:t>
      </w:r>
      <w:r w:rsidR="00023C98">
        <w:rPr>
          <w:rFonts w:ascii="Arial" w:hAnsi="Arial" w:cs="Arial"/>
          <w:sz w:val="24"/>
          <w:szCs w:val="24"/>
        </w:rPr>
        <w:t xml:space="preserve"> </w:t>
      </w:r>
      <w:r w:rsidR="00456465" w:rsidRPr="00BC5ED9">
        <w:rPr>
          <w:rFonts w:ascii="Arial" w:hAnsi="Arial" w:cs="Arial"/>
          <w:sz w:val="24"/>
          <w:szCs w:val="24"/>
        </w:rPr>
        <w:t xml:space="preserve">The USAWC Academic Operations/DDE is the office requesting catering services for civilian, military, and international personnel attending the USAWC NSS-REP/NSS-DEP. </w:t>
      </w:r>
      <w:r w:rsidR="000044FE" w:rsidRPr="00BC5ED9">
        <w:rPr>
          <w:rFonts w:ascii="Arial" w:hAnsi="Arial" w:cs="Arial"/>
          <w:sz w:val="24"/>
          <w:szCs w:val="24"/>
        </w:rPr>
        <w:t xml:space="preserve">For AY26 NSS-REP/NSS-DEP will be hosted by the USAWC Commandant. The Government will not exercise any supervision or control over the contract service providers performing the services herein. Such contract service providers shall be accountable solely to the Contractor who, in turn, is responsible to the Government. </w:t>
      </w:r>
    </w:p>
    <w:p w14:paraId="7D8295A0" w14:textId="77777777" w:rsidR="004B0832" w:rsidRPr="00BC5ED9" w:rsidRDefault="004B0832" w:rsidP="004B0832">
      <w:pPr>
        <w:rPr>
          <w:rFonts w:ascii="Arial" w:hAnsi="Arial" w:cs="Arial"/>
          <w:sz w:val="24"/>
          <w:szCs w:val="24"/>
        </w:rPr>
      </w:pPr>
    </w:p>
    <w:p w14:paraId="15B31230" w14:textId="06A84E43" w:rsidR="004B0832" w:rsidRPr="00BC5ED9" w:rsidRDefault="004B0832" w:rsidP="004B0832">
      <w:pPr>
        <w:rPr>
          <w:rFonts w:ascii="Arial" w:hAnsi="Arial" w:cs="Arial"/>
          <w:bCs/>
          <w:sz w:val="24"/>
          <w:szCs w:val="24"/>
        </w:rPr>
      </w:pPr>
      <w:r w:rsidRPr="00BC5ED9">
        <w:rPr>
          <w:rFonts w:ascii="Arial" w:hAnsi="Arial" w:cs="Arial"/>
          <w:b/>
          <w:sz w:val="24"/>
          <w:szCs w:val="24"/>
        </w:rPr>
        <w:t>1.3</w:t>
      </w:r>
      <w:r w:rsidR="00023C98">
        <w:rPr>
          <w:rFonts w:ascii="Arial" w:hAnsi="Arial" w:cs="Arial"/>
          <w:b/>
          <w:sz w:val="24"/>
          <w:szCs w:val="24"/>
        </w:rPr>
        <w:t xml:space="preserve"> </w:t>
      </w:r>
      <w:r w:rsidRPr="00BC5ED9">
        <w:rPr>
          <w:rFonts w:ascii="Arial" w:hAnsi="Arial" w:cs="Arial"/>
          <w:b/>
          <w:sz w:val="24"/>
          <w:szCs w:val="24"/>
          <w:u w:val="single"/>
        </w:rPr>
        <w:t>Scope:</w:t>
      </w:r>
      <w:r w:rsidR="00023C98">
        <w:rPr>
          <w:rFonts w:ascii="Arial" w:hAnsi="Arial" w:cs="Arial"/>
          <w:sz w:val="24"/>
          <w:szCs w:val="24"/>
        </w:rPr>
        <w:t xml:space="preserve"> </w:t>
      </w:r>
      <w:r w:rsidRPr="00BC5ED9">
        <w:rPr>
          <w:rFonts w:ascii="Arial" w:hAnsi="Arial" w:cs="Arial"/>
          <w:sz w:val="24"/>
          <w:szCs w:val="24"/>
        </w:rPr>
        <w:t xml:space="preserve">The Contractor shall provide non-personal service(s). </w:t>
      </w:r>
      <w:r w:rsidR="00230746" w:rsidRPr="00BC5ED9">
        <w:rPr>
          <w:rFonts w:ascii="Arial" w:hAnsi="Arial" w:cs="Arial"/>
          <w:sz w:val="24"/>
          <w:szCs w:val="24"/>
        </w:rPr>
        <w:t>The contractor shall provide at a minimum</w:t>
      </w:r>
      <w:r w:rsidR="001A0D6E">
        <w:rPr>
          <w:rFonts w:ascii="Arial" w:hAnsi="Arial" w:cs="Arial"/>
          <w:sz w:val="24"/>
          <w:szCs w:val="24"/>
        </w:rPr>
        <w:t xml:space="preserve">: </w:t>
      </w:r>
      <w:r w:rsidR="00230746" w:rsidRPr="00BC5ED9">
        <w:rPr>
          <w:rFonts w:ascii="Arial" w:hAnsi="Arial" w:cs="Arial"/>
          <w:sz w:val="24"/>
          <w:szCs w:val="24"/>
        </w:rPr>
        <w:t>food and beverages, food service/display items, decorations, table linens, eating and serving cutlery, plates, cups/glasses, and napkins as required</w:t>
      </w:r>
      <w:r w:rsidR="003A2585">
        <w:rPr>
          <w:rFonts w:ascii="Arial" w:hAnsi="Arial" w:cs="Arial"/>
          <w:sz w:val="24"/>
          <w:szCs w:val="24"/>
        </w:rPr>
        <w:t>.</w:t>
      </w:r>
    </w:p>
    <w:p w14:paraId="11CD870B" w14:textId="77777777" w:rsidR="004B0832" w:rsidRPr="00BC5ED9" w:rsidRDefault="004B0832" w:rsidP="004B0832">
      <w:pPr>
        <w:rPr>
          <w:rFonts w:ascii="Arial" w:hAnsi="Arial" w:cs="Arial"/>
          <w:sz w:val="24"/>
          <w:szCs w:val="24"/>
        </w:rPr>
      </w:pPr>
    </w:p>
    <w:p w14:paraId="14C26F0A" w14:textId="1C4B7A7A" w:rsidR="004B0832" w:rsidRPr="00BC5ED9" w:rsidRDefault="004B0832" w:rsidP="004B0832">
      <w:pPr>
        <w:rPr>
          <w:rFonts w:ascii="Arial" w:hAnsi="Arial" w:cs="Arial"/>
          <w:sz w:val="24"/>
          <w:szCs w:val="24"/>
        </w:rPr>
      </w:pPr>
      <w:r w:rsidRPr="00BC5ED9">
        <w:rPr>
          <w:rFonts w:ascii="Arial" w:hAnsi="Arial" w:cs="Arial"/>
          <w:b/>
          <w:sz w:val="24"/>
          <w:szCs w:val="24"/>
        </w:rPr>
        <w:t>1.4</w:t>
      </w:r>
      <w:r w:rsidR="00023C98">
        <w:rPr>
          <w:rFonts w:ascii="Arial" w:hAnsi="Arial" w:cs="Arial"/>
          <w:b/>
          <w:sz w:val="24"/>
          <w:szCs w:val="24"/>
        </w:rPr>
        <w:t xml:space="preserve"> </w:t>
      </w:r>
      <w:r w:rsidRPr="00BC5ED9">
        <w:rPr>
          <w:rFonts w:ascii="Arial" w:hAnsi="Arial" w:cs="Arial"/>
          <w:b/>
          <w:sz w:val="24"/>
          <w:szCs w:val="24"/>
          <w:u w:val="single"/>
        </w:rPr>
        <w:t>Objectives</w:t>
      </w:r>
      <w:r w:rsidRPr="00BC5ED9">
        <w:rPr>
          <w:rFonts w:ascii="Arial" w:hAnsi="Arial" w:cs="Arial"/>
          <w:b/>
          <w:sz w:val="24"/>
          <w:szCs w:val="24"/>
        </w:rPr>
        <w:t>:</w:t>
      </w:r>
      <w:r w:rsidR="00023C98">
        <w:rPr>
          <w:rFonts w:ascii="Arial" w:hAnsi="Arial" w:cs="Arial"/>
          <w:sz w:val="24"/>
          <w:szCs w:val="24"/>
        </w:rPr>
        <w:t xml:space="preserve"> </w:t>
      </w:r>
      <w:r w:rsidR="001C5B9F" w:rsidRPr="00BC5ED9">
        <w:rPr>
          <w:rFonts w:ascii="Arial" w:hAnsi="Arial" w:cs="Arial"/>
          <w:sz w:val="24"/>
          <w:szCs w:val="24"/>
        </w:rPr>
        <w:t>The objective of this contract is to have a catering service provide lunch and dinner meals for NSS-REP and NSS-DEP in June 2026. NSS-REP will have meals 1 – 3 June 2026 and NSS DEP will have meals 22 – 24 June 2026.</w:t>
      </w:r>
      <w:r w:rsidRPr="00BC5ED9">
        <w:rPr>
          <w:rFonts w:ascii="Arial" w:hAnsi="Arial" w:cs="Arial"/>
          <w:sz w:val="24"/>
          <w:szCs w:val="24"/>
        </w:rPr>
        <w:t xml:space="preserve"> </w:t>
      </w:r>
    </w:p>
    <w:p w14:paraId="022A9566" w14:textId="77777777" w:rsidR="004B0832" w:rsidRPr="00BC5ED9" w:rsidRDefault="004B0832" w:rsidP="004B0832">
      <w:pPr>
        <w:pStyle w:val="Header"/>
        <w:tabs>
          <w:tab w:val="clear" w:pos="4320"/>
          <w:tab w:val="clear" w:pos="8640"/>
        </w:tabs>
        <w:rPr>
          <w:rFonts w:ascii="Arial" w:hAnsi="Arial" w:cs="Arial"/>
          <w:szCs w:val="24"/>
        </w:rPr>
      </w:pPr>
    </w:p>
    <w:p w14:paraId="36B21776" w14:textId="05F1F20D" w:rsidR="004B0832" w:rsidRPr="00BC5ED9" w:rsidRDefault="004B0832" w:rsidP="004B0832">
      <w:pPr>
        <w:rPr>
          <w:rFonts w:ascii="Arial" w:hAnsi="Arial" w:cs="Arial"/>
          <w:b/>
          <w:sz w:val="24"/>
          <w:szCs w:val="24"/>
          <w:u w:val="single"/>
        </w:rPr>
      </w:pPr>
      <w:r w:rsidRPr="00BC5ED9">
        <w:rPr>
          <w:rFonts w:ascii="Arial" w:hAnsi="Arial" w:cs="Arial"/>
          <w:b/>
          <w:sz w:val="24"/>
          <w:szCs w:val="24"/>
        </w:rPr>
        <w:t>1.5</w:t>
      </w:r>
      <w:r w:rsidR="00023C98">
        <w:rPr>
          <w:rFonts w:ascii="Arial" w:hAnsi="Arial" w:cs="Arial"/>
          <w:b/>
          <w:sz w:val="24"/>
          <w:szCs w:val="24"/>
        </w:rPr>
        <w:t xml:space="preserve"> </w:t>
      </w:r>
      <w:r w:rsidRPr="00BC5ED9">
        <w:rPr>
          <w:rFonts w:ascii="Arial" w:hAnsi="Arial" w:cs="Arial"/>
          <w:b/>
          <w:sz w:val="24"/>
          <w:szCs w:val="24"/>
          <w:u w:val="single"/>
        </w:rPr>
        <w:t>General Information:</w:t>
      </w:r>
    </w:p>
    <w:p w14:paraId="693AE68E" w14:textId="77777777" w:rsidR="004B0832" w:rsidRPr="00BC5ED9" w:rsidRDefault="004B0832" w:rsidP="004B0832">
      <w:pPr>
        <w:rPr>
          <w:rFonts w:ascii="Arial" w:hAnsi="Arial" w:cs="Arial"/>
          <w:sz w:val="24"/>
          <w:szCs w:val="24"/>
        </w:rPr>
      </w:pPr>
    </w:p>
    <w:p w14:paraId="0685A84B" w14:textId="439B2375" w:rsidR="004B0832" w:rsidRPr="00854FA2" w:rsidRDefault="00A652F8" w:rsidP="001A0D6E">
      <w:pPr>
        <w:rPr>
          <w:rFonts w:ascii="Arial" w:hAnsi="Arial" w:cs="Arial"/>
          <w:bCs/>
          <w:sz w:val="24"/>
          <w:szCs w:val="24"/>
        </w:rPr>
      </w:pPr>
      <w:r w:rsidRPr="00BC5ED9">
        <w:rPr>
          <w:rFonts w:ascii="Arial" w:hAnsi="Arial" w:cs="Arial"/>
          <w:b/>
          <w:sz w:val="24"/>
          <w:szCs w:val="24"/>
        </w:rPr>
        <w:t xml:space="preserve">1.5.1 </w:t>
      </w:r>
      <w:r w:rsidR="00854FA2" w:rsidRPr="00443710">
        <w:rPr>
          <w:rFonts w:ascii="Arial" w:hAnsi="Arial" w:cs="Arial"/>
          <w:b/>
          <w:sz w:val="24"/>
          <w:szCs w:val="24"/>
          <w:u w:val="single"/>
        </w:rPr>
        <w:t>Quality Control Plan (QCP):</w:t>
      </w:r>
      <w:r w:rsidR="00854FA2">
        <w:rPr>
          <w:rFonts w:ascii="Arial" w:hAnsi="Arial" w:cs="Arial"/>
          <w:bCs/>
          <w:sz w:val="24"/>
          <w:szCs w:val="24"/>
        </w:rPr>
        <w:t xml:space="preserve"> “RESERVED”</w:t>
      </w:r>
    </w:p>
    <w:p w14:paraId="5096035C" w14:textId="77777777" w:rsidR="004B0832" w:rsidRPr="00BC5ED9" w:rsidRDefault="004B0832" w:rsidP="004B0832">
      <w:pPr>
        <w:rPr>
          <w:rFonts w:ascii="Arial" w:hAnsi="Arial" w:cs="Arial"/>
          <w:sz w:val="24"/>
          <w:szCs w:val="24"/>
        </w:rPr>
      </w:pPr>
    </w:p>
    <w:p w14:paraId="4A5230FD" w14:textId="37076416" w:rsidR="004B0832" w:rsidRPr="00BC5ED9" w:rsidRDefault="00B37572" w:rsidP="004B0832">
      <w:pPr>
        <w:pStyle w:val="BodyText2"/>
        <w:spacing w:after="0" w:line="240" w:lineRule="auto"/>
        <w:rPr>
          <w:rFonts w:ascii="Arial" w:hAnsi="Arial" w:cs="Arial"/>
          <w:sz w:val="24"/>
          <w:szCs w:val="24"/>
        </w:rPr>
      </w:pPr>
      <w:r w:rsidRPr="00BC5ED9">
        <w:rPr>
          <w:rFonts w:ascii="Arial" w:hAnsi="Arial" w:cs="Arial"/>
          <w:b/>
          <w:sz w:val="24"/>
          <w:szCs w:val="24"/>
        </w:rPr>
        <w:t xml:space="preserve">1.5.2 </w:t>
      </w:r>
      <w:r w:rsidRPr="00023C98">
        <w:rPr>
          <w:rFonts w:ascii="Arial" w:hAnsi="Arial" w:cs="Arial"/>
          <w:b/>
          <w:sz w:val="24"/>
          <w:szCs w:val="24"/>
          <w:u w:val="single"/>
        </w:rPr>
        <w:t>Quality</w:t>
      </w:r>
      <w:r w:rsidR="004B0832" w:rsidRPr="00BC5ED9">
        <w:rPr>
          <w:rFonts w:ascii="Arial" w:hAnsi="Arial" w:cs="Arial"/>
          <w:b/>
          <w:sz w:val="24"/>
          <w:szCs w:val="24"/>
          <w:u w:val="single"/>
        </w:rPr>
        <w:t xml:space="preserve"> Assurance</w:t>
      </w:r>
      <w:r w:rsidR="004B0832" w:rsidRPr="00BC5ED9">
        <w:rPr>
          <w:rFonts w:ascii="Arial" w:hAnsi="Arial" w:cs="Arial"/>
          <w:b/>
          <w:sz w:val="24"/>
          <w:szCs w:val="24"/>
        </w:rPr>
        <w:t>:</w:t>
      </w:r>
      <w:r w:rsidR="000015E8">
        <w:rPr>
          <w:rFonts w:ascii="Arial" w:hAnsi="Arial" w:cs="Arial"/>
          <w:b/>
          <w:sz w:val="24"/>
          <w:szCs w:val="24"/>
        </w:rPr>
        <w:t xml:space="preserve"> </w:t>
      </w:r>
      <w:r w:rsidR="001A0D6E" w:rsidRPr="001A0D6E">
        <w:rPr>
          <w:rFonts w:ascii="Arial" w:hAnsi="Arial" w:cs="Arial"/>
          <w:sz w:val="24"/>
          <w:szCs w:val="24"/>
        </w:rPr>
        <w:t>“RESERVED”</w:t>
      </w:r>
    </w:p>
    <w:p w14:paraId="4E2E383F" w14:textId="77777777" w:rsidR="004B0832" w:rsidRPr="00BC5ED9" w:rsidRDefault="004B0832" w:rsidP="004B0832">
      <w:pPr>
        <w:suppressAutoHyphens/>
        <w:rPr>
          <w:rFonts w:ascii="Arial" w:hAnsi="Arial" w:cs="Arial"/>
          <w:sz w:val="24"/>
          <w:szCs w:val="24"/>
        </w:rPr>
      </w:pPr>
    </w:p>
    <w:p w14:paraId="5E3096A9" w14:textId="215CBAD8" w:rsidR="004B0832" w:rsidRPr="00BC5ED9" w:rsidRDefault="004B0832" w:rsidP="004B0832">
      <w:pPr>
        <w:rPr>
          <w:rFonts w:ascii="Arial" w:hAnsi="Arial" w:cs="Arial"/>
          <w:sz w:val="24"/>
          <w:szCs w:val="24"/>
          <w:u w:val="single"/>
        </w:rPr>
      </w:pPr>
      <w:r w:rsidRPr="00BC5ED9">
        <w:rPr>
          <w:rFonts w:ascii="Arial" w:hAnsi="Arial" w:cs="Arial"/>
          <w:b/>
          <w:sz w:val="24"/>
          <w:szCs w:val="24"/>
        </w:rPr>
        <w:t>1.5.3</w:t>
      </w:r>
      <w:r w:rsidR="00023C98">
        <w:rPr>
          <w:rFonts w:ascii="Arial" w:hAnsi="Arial" w:cs="Arial"/>
          <w:b/>
          <w:sz w:val="24"/>
          <w:szCs w:val="24"/>
        </w:rPr>
        <w:t xml:space="preserve"> </w:t>
      </w:r>
      <w:r w:rsidRPr="00BC5ED9">
        <w:rPr>
          <w:rFonts w:ascii="Arial" w:hAnsi="Arial" w:cs="Arial"/>
          <w:b/>
          <w:sz w:val="24"/>
          <w:szCs w:val="24"/>
          <w:u w:val="single"/>
        </w:rPr>
        <w:t>Recognized Holidays:</w:t>
      </w:r>
      <w:r w:rsidR="00023C98">
        <w:rPr>
          <w:rFonts w:ascii="Arial" w:hAnsi="Arial" w:cs="Arial"/>
          <w:sz w:val="24"/>
          <w:szCs w:val="24"/>
        </w:rPr>
        <w:t xml:space="preserve"> </w:t>
      </w:r>
      <w:r w:rsidRPr="00BC5ED9">
        <w:rPr>
          <w:rFonts w:ascii="Arial" w:hAnsi="Arial" w:cs="Arial"/>
          <w:sz w:val="24"/>
          <w:szCs w:val="24"/>
        </w:rPr>
        <w:t xml:space="preserve">The following provides information on recognized holidays for the purpose of the PWS. If submittal of any documentation (e.g. deliverables, submittals, etc.) deadlines fall on a holiday, the closest work day prior to the holiday will apply as the deadline for submittal. </w:t>
      </w:r>
    </w:p>
    <w:p w14:paraId="0910C011" w14:textId="77777777" w:rsidR="004B0832" w:rsidRPr="00BC5ED9" w:rsidRDefault="004B0832" w:rsidP="004B0832">
      <w:pPr>
        <w:rPr>
          <w:rFonts w:ascii="Arial" w:hAnsi="Arial" w:cs="Arial"/>
          <w:b/>
          <w:sz w:val="24"/>
          <w:szCs w:val="24"/>
          <w:u w:val="single"/>
        </w:rPr>
      </w:pPr>
    </w:p>
    <w:p w14:paraId="62A50A84" w14:textId="1B106BBD" w:rsidR="004B0832" w:rsidRPr="00BC5ED9" w:rsidRDefault="004B0832" w:rsidP="004B0832">
      <w:pPr>
        <w:pStyle w:val="BodyText2"/>
        <w:spacing w:line="240" w:lineRule="auto"/>
        <w:rPr>
          <w:rFonts w:ascii="Arial" w:hAnsi="Arial" w:cs="Arial"/>
          <w:color w:val="FF0000"/>
          <w:sz w:val="24"/>
          <w:szCs w:val="24"/>
        </w:rPr>
      </w:pPr>
      <w:r w:rsidRPr="00BC5ED9">
        <w:rPr>
          <w:rFonts w:ascii="Arial" w:hAnsi="Arial" w:cs="Arial"/>
          <w:b/>
          <w:sz w:val="24"/>
          <w:szCs w:val="24"/>
        </w:rPr>
        <w:t>1.5.3.1</w:t>
      </w:r>
      <w:r w:rsidR="00023C98">
        <w:rPr>
          <w:rFonts w:ascii="Arial" w:hAnsi="Arial" w:cs="Arial"/>
          <w:b/>
          <w:sz w:val="24"/>
          <w:szCs w:val="24"/>
        </w:rPr>
        <w:t xml:space="preserve"> </w:t>
      </w:r>
      <w:r w:rsidRPr="00BC5ED9">
        <w:rPr>
          <w:rFonts w:ascii="Arial" w:hAnsi="Arial" w:cs="Arial"/>
          <w:b/>
          <w:sz w:val="24"/>
          <w:szCs w:val="24"/>
          <w:u w:val="single"/>
        </w:rPr>
        <w:t>U.S. Holidays:</w:t>
      </w:r>
      <w:r w:rsidRPr="00BC5ED9">
        <w:rPr>
          <w:rFonts w:ascii="Arial" w:hAnsi="Arial" w:cs="Arial"/>
          <w:sz w:val="24"/>
          <w:szCs w:val="24"/>
        </w:rPr>
        <w:t xml:space="preserve"> Work </w:t>
      </w:r>
      <w:r w:rsidRPr="00BC5ED9">
        <w:rPr>
          <w:rFonts w:ascii="Arial" w:hAnsi="Arial" w:cs="Arial"/>
          <w:color w:val="000000" w:themeColor="text1"/>
          <w:sz w:val="24"/>
          <w:szCs w:val="24"/>
        </w:rPr>
        <w:t xml:space="preserve">(shall not) </w:t>
      </w:r>
      <w:r w:rsidRPr="00BC5ED9">
        <w:rPr>
          <w:rFonts w:ascii="Arial" w:hAnsi="Arial" w:cs="Arial"/>
          <w:sz w:val="24"/>
          <w:szCs w:val="24"/>
        </w:rPr>
        <w:t xml:space="preserve">be performed on U.S. federally recognized holidays occurring during the normal workweek unless otherwise directed by the Contracting Officer. When a U.S. holiday occurs on a Saturday or a Sunday, the holiday is observed on the preceding Friday or following Monday, respectively. </w:t>
      </w:r>
    </w:p>
    <w:p w14:paraId="70914896" w14:textId="1026292B" w:rsidR="004B0832" w:rsidRPr="00BC5ED9" w:rsidRDefault="004B0832" w:rsidP="00023C98">
      <w:pPr>
        <w:tabs>
          <w:tab w:val="left" w:pos="5040"/>
        </w:tabs>
        <w:rPr>
          <w:rFonts w:ascii="Arial" w:hAnsi="Arial" w:cs="Arial"/>
          <w:sz w:val="24"/>
          <w:szCs w:val="24"/>
        </w:rPr>
      </w:pPr>
      <w:r w:rsidRPr="00BC5ED9">
        <w:rPr>
          <w:rFonts w:ascii="Arial" w:hAnsi="Arial" w:cs="Arial"/>
          <w:sz w:val="24"/>
          <w:szCs w:val="24"/>
        </w:rPr>
        <w:t>New Year’s Day January 1</w:t>
      </w:r>
      <w:r w:rsidRPr="00BC5ED9">
        <w:rPr>
          <w:rFonts w:ascii="Arial" w:hAnsi="Arial" w:cs="Arial"/>
          <w:sz w:val="24"/>
          <w:szCs w:val="24"/>
          <w:vertAlign w:val="superscript"/>
        </w:rPr>
        <w:t>st</w:t>
      </w:r>
      <w:r w:rsidR="00023C98">
        <w:rPr>
          <w:rFonts w:ascii="Arial" w:hAnsi="Arial" w:cs="Arial"/>
          <w:sz w:val="24"/>
          <w:szCs w:val="24"/>
        </w:rPr>
        <w:tab/>
      </w:r>
      <w:r w:rsidRPr="00BC5ED9">
        <w:rPr>
          <w:rFonts w:ascii="Arial" w:hAnsi="Arial" w:cs="Arial"/>
          <w:sz w:val="24"/>
          <w:szCs w:val="24"/>
        </w:rPr>
        <w:t>M. L. King Memorial Day 3</w:t>
      </w:r>
      <w:r w:rsidRPr="00BC5ED9">
        <w:rPr>
          <w:rFonts w:ascii="Arial" w:hAnsi="Arial" w:cs="Arial"/>
          <w:sz w:val="24"/>
          <w:szCs w:val="24"/>
          <w:vertAlign w:val="superscript"/>
        </w:rPr>
        <w:t>rd</w:t>
      </w:r>
      <w:r w:rsidRPr="00BC5ED9">
        <w:rPr>
          <w:rFonts w:ascii="Arial" w:hAnsi="Arial" w:cs="Arial"/>
          <w:sz w:val="24"/>
          <w:szCs w:val="24"/>
        </w:rPr>
        <w:t xml:space="preserve"> Monday in Jan</w:t>
      </w:r>
    </w:p>
    <w:p w14:paraId="109A8C25" w14:textId="5638AFC6" w:rsidR="004B0832" w:rsidRPr="00BC5ED9" w:rsidRDefault="004B0832" w:rsidP="00023C98">
      <w:pPr>
        <w:tabs>
          <w:tab w:val="left" w:pos="5040"/>
        </w:tabs>
        <w:rPr>
          <w:rFonts w:ascii="Arial" w:hAnsi="Arial" w:cs="Arial"/>
          <w:sz w:val="24"/>
          <w:szCs w:val="24"/>
        </w:rPr>
      </w:pPr>
      <w:r w:rsidRPr="00BC5ED9">
        <w:rPr>
          <w:rFonts w:ascii="Arial" w:hAnsi="Arial" w:cs="Arial"/>
          <w:sz w:val="24"/>
          <w:szCs w:val="24"/>
        </w:rPr>
        <w:t>Presidents</w:t>
      </w:r>
      <w:r w:rsidR="006D1052">
        <w:rPr>
          <w:rFonts w:ascii="Arial" w:hAnsi="Arial" w:cs="Arial"/>
          <w:sz w:val="24"/>
          <w:szCs w:val="24"/>
        </w:rPr>
        <w:t>’</w:t>
      </w:r>
      <w:r w:rsidRPr="00BC5ED9">
        <w:rPr>
          <w:rFonts w:ascii="Arial" w:hAnsi="Arial" w:cs="Arial"/>
          <w:sz w:val="24"/>
          <w:szCs w:val="24"/>
        </w:rPr>
        <w:t xml:space="preserve"> Day 3</w:t>
      </w:r>
      <w:r w:rsidRPr="00BC5ED9">
        <w:rPr>
          <w:rFonts w:ascii="Arial" w:hAnsi="Arial" w:cs="Arial"/>
          <w:sz w:val="24"/>
          <w:szCs w:val="24"/>
          <w:vertAlign w:val="superscript"/>
        </w:rPr>
        <w:t>rd</w:t>
      </w:r>
      <w:r w:rsidRPr="00BC5ED9">
        <w:rPr>
          <w:rFonts w:ascii="Arial" w:hAnsi="Arial" w:cs="Arial"/>
          <w:sz w:val="24"/>
          <w:szCs w:val="24"/>
        </w:rPr>
        <w:t xml:space="preserve"> Monday in February</w:t>
      </w:r>
      <w:r w:rsidR="00023C98">
        <w:rPr>
          <w:rFonts w:ascii="Arial" w:hAnsi="Arial" w:cs="Arial"/>
          <w:sz w:val="24"/>
          <w:szCs w:val="24"/>
        </w:rPr>
        <w:tab/>
      </w:r>
      <w:r w:rsidRPr="00BC5ED9">
        <w:rPr>
          <w:rFonts w:ascii="Arial" w:hAnsi="Arial" w:cs="Arial"/>
          <w:sz w:val="24"/>
          <w:szCs w:val="24"/>
        </w:rPr>
        <w:t>Memorial Day last Monday in May</w:t>
      </w:r>
    </w:p>
    <w:p w14:paraId="13FF1F6A" w14:textId="321DCFFC" w:rsidR="004B0832" w:rsidRPr="00BC5ED9" w:rsidRDefault="004B0832" w:rsidP="00023C98">
      <w:pPr>
        <w:tabs>
          <w:tab w:val="left" w:pos="5040"/>
        </w:tabs>
        <w:rPr>
          <w:rFonts w:ascii="Arial" w:hAnsi="Arial" w:cs="Arial"/>
          <w:sz w:val="24"/>
          <w:szCs w:val="24"/>
        </w:rPr>
      </w:pPr>
      <w:r w:rsidRPr="00BC5ED9">
        <w:rPr>
          <w:rFonts w:ascii="Arial" w:hAnsi="Arial" w:cs="Arial"/>
          <w:sz w:val="24"/>
          <w:szCs w:val="24"/>
        </w:rPr>
        <w:t>Juneteenth June 19</w:t>
      </w:r>
      <w:r w:rsidRPr="00BC5ED9">
        <w:rPr>
          <w:rFonts w:ascii="Arial" w:hAnsi="Arial" w:cs="Arial"/>
          <w:sz w:val="24"/>
          <w:szCs w:val="24"/>
          <w:vertAlign w:val="superscript"/>
        </w:rPr>
        <w:t>th</w:t>
      </w:r>
      <w:r w:rsidR="00023C98">
        <w:rPr>
          <w:rFonts w:ascii="Arial" w:hAnsi="Arial" w:cs="Arial"/>
          <w:sz w:val="24"/>
          <w:szCs w:val="24"/>
        </w:rPr>
        <w:tab/>
      </w:r>
      <w:r w:rsidRPr="00BC5ED9">
        <w:rPr>
          <w:rFonts w:ascii="Arial" w:hAnsi="Arial" w:cs="Arial"/>
          <w:sz w:val="24"/>
          <w:szCs w:val="24"/>
        </w:rPr>
        <w:t>Independence Day July 4</w:t>
      </w:r>
      <w:r w:rsidRPr="00BC5ED9">
        <w:rPr>
          <w:rFonts w:ascii="Arial" w:hAnsi="Arial" w:cs="Arial"/>
          <w:sz w:val="24"/>
          <w:szCs w:val="24"/>
          <w:vertAlign w:val="superscript"/>
        </w:rPr>
        <w:t>th</w:t>
      </w:r>
      <w:r w:rsidRPr="00BC5ED9">
        <w:rPr>
          <w:rFonts w:ascii="Arial" w:hAnsi="Arial" w:cs="Arial"/>
          <w:sz w:val="24"/>
          <w:szCs w:val="24"/>
        </w:rPr>
        <w:tab/>
      </w:r>
    </w:p>
    <w:p w14:paraId="3D64F349" w14:textId="4C3B4769" w:rsidR="004B0832" w:rsidRPr="00BC5ED9" w:rsidRDefault="004B0832" w:rsidP="00023C98">
      <w:pPr>
        <w:tabs>
          <w:tab w:val="left" w:pos="5040"/>
        </w:tabs>
        <w:rPr>
          <w:rFonts w:ascii="Arial" w:hAnsi="Arial" w:cs="Arial"/>
          <w:sz w:val="24"/>
          <w:szCs w:val="24"/>
        </w:rPr>
      </w:pPr>
      <w:r w:rsidRPr="00BC5ED9">
        <w:rPr>
          <w:rFonts w:ascii="Arial" w:hAnsi="Arial" w:cs="Arial"/>
          <w:sz w:val="24"/>
          <w:szCs w:val="24"/>
        </w:rPr>
        <w:t>Labor Day 1</w:t>
      </w:r>
      <w:r w:rsidRPr="00BC5ED9">
        <w:rPr>
          <w:rFonts w:ascii="Arial" w:hAnsi="Arial" w:cs="Arial"/>
          <w:sz w:val="24"/>
          <w:szCs w:val="24"/>
          <w:vertAlign w:val="superscript"/>
        </w:rPr>
        <w:t>st</w:t>
      </w:r>
      <w:r w:rsidRPr="00BC5ED9">
        <w:rPr>
          <w:rFonts w:ascii="Arial" w:hAnsi="Arial" w:cs="Arial"/>
          <w:sz w:val="24"/>
          <w:szCs w:val="24"/>
        </w:rPr>
        <w:t xml:space="preserve"> Monday in September</w:t>
      </w:r>
      <w:r w:rsidR="00023C98">
        <w:rPr>
          <w:rFonts w:ascii="Arial" w:hAnsi="Arial" w:cs="Arial"/>
          <w:sz w:val="24"/>
          <w:szCs w:val="24"/>
        </w:rPr>
        <w:tab/>
      </w:r>
      <w:r w:rsidRPr="00BC5ED9">
        <w:rPr>
          <w:rFonts w:ascii="Arial" w:hAnsi="Arial" w:cs="Arial"/>
          <w:sz w:val="24"/>
          <w:szCs w:val="24"/>
        </w:rPr>
        <w:t>Columbus Day 2</w:t>
      </w:r>
      <w:r w:rsidRPr="00BC5ED9">
        <w:rPr>
          <w:rFonts w:ascii="Arial" w:hAnsi="Arial" w:cs="Arial"/>
          <w:sz w:val="24"/>
          <w:szCs w:val="24"/>
          <w:vertAlign w:val="superscript"/>
        </w:rPr>
        <w:t>nd</w:t>
      </w:r>
      <w:r w:rsidRPr="00BC5ED9">
        <w:rPr>
          <w:rFonts w:ascii="Arial" w:hAnsi="Arial" w:cs="Arial"/>
          <w:sz w:val="24"/>
          <w:szCs w:val="24"/>
        </w:rPr>
        <w:t xml:space="preserve"> Monday in October</w:t>
      </w:r>
    </w:p>
    <w:p w14:paraId="64D5FFD3" w14:textId="1C437C40" w:rsidR="004B0832" w:rsidRPr="00BC5ED9" w:rsidRDefault="004B0832" w:rsidP="00023C98">
      <w:pPr>
        <w:tabs>
          <w:tab w:val="left" w:pos="5040"/>
        </w:tabs>
        <w:rPr>
          <w:rFonts w:ascii="Arial" w:hAnsi="Arial" w:cs="Arial"/>
          <w:sz w:val="24"/>
          <w:szCs w:val="24"/>
        </w:rPr>
      </w:pPr>
      <w:r w:rsidRPr="00BC5ED9">
        <w:rPr>
          <w:rFonts w:ascii="Arial" w:hAnsi="Arial" w:cs="Arial"/>
          <w:sz w:val="24"/>
          <w:szCs w:val="24"/>
        </w:rPr>
        <w:t>Veteran’s Day November 11</w:t>
      </w:r>
      <w:r w:rsidRPr="00BC5ED9">
        <w:rPr>
          <w:rFonts w:ascii="Arial" w:hAnsi="Arial" w:cs="Arial"/>
          <w:sz w:val="24"/>
          <w:szCs w:val="24"/>
          <w:vertAlign w:val="superscript"/>
        </w:rPr>
        <w:t>th</w:t>
      </w:r>
      <w:r w:rsidR="00023C98">
        <w:rPr>
          <w:rFonts w:ascii="Arial" w:hAnsi="Arial" w:cs="Arial"/>
          <w:sz w:val="24"/>
          <w:szCs w:val="24"/>
        </w:rPr>
        <w:tab/>
      </w:r>
      <w:r w:rsidRPr="00BC5ED9">
        <w:rPr>
          <w:rFonts w:ascii="Arial" w:hAnsi="Arial" w:cs="Arial"/>
          <w:sz w:val="24"/>
          <w:szCs w:val="24"/>
        </w:rPr>
        <w:t>Thanksgiving Day 4</w:t>
      </w:r>
      <w:r w:rsidRPr="00BC5ED9">
        <w:rPr>
          <w:rFonts w:ascii="Arial" w:hAnsi="Arial" w:cs="Arial"/>
          <w:sz w:val="24"/>
          <w:szCs w:val="24"/>
          <w:vertAlign w:val="superscript"/>
        </w:rPr>
        <w:t>th</w:t>
      </w:r>
      <w:r w:rsidRPr="00BC5ED9">
        <w:rPr>
          <w:rFonts w:ascii="Arial" w:hAnsi="Arial" w:cs="Arial"/>
          <w:sz w:val="24"/>
          <w:szCs w:val="24"/>
        </w:rPr>
        <w:t xml:space="preserve"> Thursday in November</w:t>
      </w:r>
    </w:p>
    <w:p w14:paraId="00C4265C" w14:textId="77777777" w:rsidR="004B0832" w:rsidRPr="00BC5ED9" w:rsidRDefault="004B0832" w:rsidP="00023C98">
      <w:pPr>
        <w:tabs>
          <w:tab w:val="left" w:pos="5040"/>
        </w:tabs>
        <w:rPr>
          <w:rFonts w:ascii="Arial" w:hAnsi="Arial" w:cs="Arial"/>
          <w:sz w:val="24"/>
          <w:szCs w:val="24"/>
        </w:rPr>
      </w:pPr>
      <w:r w:rsidRPr="00BC5ED9">
        <w:rPr>
          <w:rFonts w:ascii="Arial" w:hAnsi="Arial" w:cs="Arial"/>
          <w:sz w:val="24"/>
          <w:szCs w:val="24"/>
        </w:rPr>
        <w:t>Christmas Day December 25</w:t>
      </w:r>
      <w:r w:rsidRPr="00BC5ED9">
        <w:rPr>
          <w:rFonts w:ascii="Arial" w:hAnsi="Arial" w:cs="Arial"/>
          <w:sz w:val="24"/>
          <w:szCs w:val="24"/>
          <w:vertAlign w:val="superscript"/>
        </w:rPr>
        <w:t>th</w:t>
      </w:r>
      <w:r w:rsidRPr="00BC5ED9">
        <w:rPr>
          <w:rFonts w:ascii="Arial" w:hAnsi="Arial" w:cs="Arial"/>
          <w:sz w:val="24"/>
          <w:szCs w:val="24"/>
        </w:rPr>
        <w:t xml:space="preserve"> </w:t>
      </w:r>
    </w:p>
    <w:p w14:paraId="6911967F" w14:textId="77777777" w:rsidR="004B0832" w:rsidRPr="00BC5ED9" w:rsidRDefault="004B0832" w:rsidP="004B0832">
      <w:pPr>
        <w:rPr>
          <w:rFonts w:ascii="Arial" w:hAnsi="Arial" w:cs="Arial"/>
          <w:b/>
          <w:sz w:val="24"/>
          <w:szCs w:val="24"/>
        </w:rPr>
      </w:pPr>
    </w:p>
    <w:p w14:paraId="62C78823" w14:textId="2035D4C9" w:rsidR="004B0832" w:rsidRPr="00BC5ED9" w:rsidRDefault="004B0832" w:rsidP="004B0832">
      <w:pPr>
        <w:rPr>
          <w:rFonts w:ascii="Arial" w:hAnsi="Arial" w:cs="Arial"/>
          <w:sz w:val="24"/>
          <w:szCs w:val="24"/>
        </w:rPr>
      </w:pPr>
      <w:r w:rsidRPr="00BC5ED9">
        <w:rPr>
          <w:rFonts w:ascii="Arial" w:hAnsi="Arial" w:cs="Arial"/>
          <w:b/>
          <w:sz w:val="24"/>
          <w:szCs w:val="24"/>
        </w:rPr>
        <w:t>1.5.4</w:t>
      </w:r>
      <w:r w:rsidR="00023C98">
        <w:rPr>
          <w:rFonts w:ascii="Arial" w:hAnsi="Arial" w:cs="Arial"/>
          <w:b/>
          <w:sz w:val="24"/>
          <w:szCs w:val="24"/>
        </w:rPr>
        <w:t xml:space="preserve"> </w:t>
      </w:r>
      <w:r w:rsidRPr="00BC5ED9">
        <w:rPr>
          <w:rFonts w:ascii="Arial" w:hAnsi="Arial" w:cs="Arial"/>
          <w:b/>
          <w:sz w:val="24"/>
          <w:szCs w:val="24"/>
          <w:u w:val="single"/>
        </w:rPr>
        <w:t>Operating Hours</w:t>
      </w:r>
      <w:r w:rsidRPr="00BC5ED9">
        <w:rPr>
          <w:rFonts w:ascii="Arial" w:hAnsi="Arial" w:cs="Arial"/>
          <w:b/>
          <w:sz w:val="24"/>
          <w:szCs w:val="24"/>
        </w:rPr>
        <w:t>:</w:t>
      </w:r>
      <w:r w:rsidR="00023C98">
        <w:rPr>
          <w:rFonts w:ascii="Arial" w:hAnsi="Arial" w:cs="Arial"/>
          <w:sz w:val="24"/>
          <w:szCs w:val="24"/>
        </w:rPr>
        <w:t xml:space="preserve"> </w:t>
      </w:r>
      <w:r w:rsidRPr="00BC5ED9">
        <w:rPr>
          <w:rFonts w:ascii="Arial" w:hAnsi="Arial" w:cs="Arial"/>
          <w:sz w:val="24"/>
          <w:szCs w:val="24"/>
        </w:rPr>
        <w:t xml:space="preserve">The Government facility office hours, facility operating hours, and the Contractor support hour requirements often coincide, however, they may differ. Please refer to the following. </w:t>
      </w:r>
    </w:p>
    <w:p w14:paraId="1BBE862D" w14:textId="77777777" w:rsidR="004B0832" w:rsidRPr="00BC5ED9" w:rsidRDefault="004B0832" w:rsidP="004B0832">
      <w:pPr>
        <w:rPr>
          <w:rFonts w:ascii="Arial" w:hAnsi="Arial" w:cs="Arial"/>
          <w:b/>
          <w:sz w:val="24"/>
          <w:szCs w:val="24"/>
        </w:rPr>
      </w:pPr>
    </w:p>
    <w:p w14:paraId="772E2F8E" w14:textId="5CD9F19A" w:rsidR="004B0832" w:rsidRPr="00BC5ED9" w:rsidRDefault="004B0832" w:rsidP="004B0832">
      <w:pPr>
        <w:rPr>
          <w:rFonts w:ascii="Arial" w:hAnsi="Arial" w:cs="Arial"/>
          <w:sz w:val="24"/>
          <w:szCs w:val="24"/>
        </w:rPr>
      </w:pPr>
      <w:r w:rsidRPr="00BC5ED9">
        <w:rPr>
          <w:rFonts w:ascii="Arial" w:hAnsi="Arial" w:cs="Arial"/>
          <w:b/>
          <w:sz w:val="24"/>
          <w:szCs w:val="24"/>
        </w:rPr>
        <w:t>1.5.4.1</w:t>
      </w:r>
      <w:r w:rsidR="00023C98">
        <w:rPr>
          <w:rFonts w:ascii="Arial" w:hAnsi="Arial" w:cs="Arial"/>
          <w:b/>
          <w:sz w:val="24"/>
          <w:szCs w:val="24"/>
        </w:rPr>
        <w:t xml:space="preserve"> </w:t>
      </w:r>
      <w:r w:rsidRPr="00BC5ED9">
        <w:rPr>
          <w:rFonts w:ascii="Arial" w:hAnsi="Arial" w:cs="Arial"/>
          <w:b/>
          <w:sz w:val="24"/>
          <w:szCs w:val="24"/>
          <w:u w:val="single"/>
        </w:rPr>
        <w:t>Government Facility Office Hours</w:t>
      </w:r>
      <w:r w:rsidRPr="00BC5ED9">
        <w:rPr>
          <w:rFonts w:ascii="Arial" w:hAnsi="Arial" w:cs="Arial"/>
          <w:b/>
          <w:sz w:val="24"/>
          <w:szCs w:val="24"/>
        </w:rPr>
        <w:t>:</w:t>
      </w:r>
      <w:r w:rsidR="00023C98">
        <w:rPr>
          <w:rFonts w:ascii="Arial" w:hAnsi="Arial" w:cs="Arial"/>
          <w:sz w:val="24"/>
          <w:szCs w:val="24"/>
        </w:rPr>
        <w:t xml:space="preserve"> </w:t>
      </w:r>
      <w:r w:rsidRPr="00BC5ED9">
        <w:rPr>
          <w:rFonts w:ascii="Arial" w:hAnsi="Arial" w:cs="Arial"/>
          <w:sz w:val="24"/>
          <w:szCs w:val="24"/>
        </w:rPr>
        <w:t xml:space="preserve">The Government facility office hours </w:t>
      </w:r>
      <w:r w:rsidRPr="00BC5ED9">
        <w:rPr>
          <w:rFonts w:ascii="Arial" w:hAnsi="Arial" w:cs="Arial"/>
          <w:color w:val="000000" w:themeColor="text1"/>
          <w:sz w:val="24"/>
          <w:szCs w:val="24"/>
        </w:rPr>
        <w:t>are 0800 to 1700</w:t>
      </w:r>
      <w:r w:rsidR="00C40A14" w:rsidRPr="00BC5ED9">
        <w:rPr>
          <w:rFonts w:ascii="Arial" w:hAnsi="Arial" w:cs="Arial"/>
          <w:color w:val="000000" w:themeColor="text1"/>
          <w:sz w:val="24"/>
          <w:szCs w:val="24"/>
        </w:rPr>
        <w:t xml:space="preserve"> </w:t>
      </w:r>
      <w:r w:rsidRPr="00BC5ED9">
        <w:rPr>
          <w:rFonts w:ascii="Arial" w:hAnsi="Arial" w:cs="Arial"/>
          <w:color w:val="000000" w:themeColor="text1"/>
          <w:sz w:val="24"/>
          <w:szCs w:val="24"/>
        </w:rPr>
        <w:t>Monday through Friday</w:t>
      </w:r>
      <w:r w:rsidR="00C40A14" w:rsidRPr="00BC5ED9">
        <w:rPr>
          <w:rFonts w:ascii="Arial" w:hAnsi="Arial" w:cs="Arial"/>
          <w:color w:val="000000" w:themeColor="text1"/>
          <w:sz w:val="24"/>
          <w:szCs w:val="24"/>
        </w:rPr>
        <w:t xml:space="preserve"> </w:t>
      </w:r>
      <w:r w:rsidRPr="00BC5ED9">
        <w:rPr>
          <w:rFonts w:ascii="Arial" w:hAnsi="Arial" w:cs="Arial"/>
          <w:sz w:val="24"/>
          <w:szCs w:val="24"/>
        </w:rPr>
        <w:t>except U.S. Holidays identified in paragraph 1.5.3.1 above or when the Government facility is closed due to local or national emergencies, administrative closings, or similar Government directed facility closings.</w:t>
      </w:r>
      <w:r w:rsidR="00023C98">
        <w:rPr>
          <w:rFonts w:ascii="Arial" w:hAnsi="Arial" w:cs="Arial"/>
          <w:sz w:val="24"/>
          <w:szCs w:val="24"/>
        </w:rPr>
        <w:t xml:space="preserve"> </w:t>
      </w:r>
    </w:p>
    <w:p w14:paraId="41E3582A" w14:textId="77777777" w:rsidR="004B0832" w:rsidRPr="00BC5ED9" w:rsidRDefault="004B0832" w:rsidP="004B0832">
      <w:pPr>
        <w:rPr>
          <w:rFonts w:ascii="Arial" w:hAnsi="Arial" w:cs="Arial"/>
          <w:sz w:val="24"/>
          <w:szCs w:val="24"/>
        </w:rPr>
      </w:pPr>
    </w:p>
    <w:p w14:paraId="49BA2D95" w14:textId="20BF4AFD" w:rsidR="004B0832" w:rsidRPr="00BC5ED9" w:rsidRDefault="004B0832" w:rsidP="004B0832">
      <w:pPr>
        <w:rPr>
          <w:rFonts w:ascii="Arial" w:hAnsi="Arial" w:cs="Arial"/>
          <w:sz w:val="24"/>
          <w:szCs w:val="24"/>
        </w:rPr>
      </w:pPr>
      <w:r w:rsidRPr="00BC5ED9">
        <w:rPr>
          <w:rFonts w:ascii="Arial" w:hAnsi="Arial" w:cs="Arial"/>
          <w:b/>
          <w:sz w:val="24"/>
          <w:szCs w:val="24"/>
        </w:rPr>
        <w:t>1.5.4.2</w:t>
      </w:r>
      <w:r w:rsidR="00023C98">
        <w:rPr>
          <w:rFonts w:ascii="Arial" w:hAnsi="Arial" w:cs="Arial"/>
          <w:b/>
          <w:sz w:val="24"/>
          <w:szCs w:val="24"/>
        </w:rPr>
        <w:t xml:space="preserve"> </w:t>
      </w:r>
      <w:r w:rsidRPr="00BC5ED9">
        <w:rPr>
          <w:rFonts w:ascii="Arial" w:hAnsi="Arial" w:cs="Arial"/>
          <w:b/>
          <w:sz w:val="24"/>
          <w:szCs w:val="24"/>
          <w:u w:val="single"/>
        </w:rPr>
        <w:t>Government Facility Operating Hours</w:t>
      </w:r>
      <w:r w:rsidRPr="00BC5ED9">
        <w:rPr>
          <w:rFonts w:ascii="Arial" w:hAnsi="Arial" w:cs="Arial"/>
          <w:b/>
          <w:sz w:val="24"/>
          <w:szCs w:val="24"/>
        </w:rPr>
        <w:t>:</w:t>
      </w:r>
      <w:r w:rsidR="00023C98">
        <w:rPr>
          <w:rFonts w:ascii="Arial" w:hAnsi="Arial" w:cs="Arial"/>
          <w:b/>
          <w:sz w:val="24"/>
          <w:szCs w:val="24"/>
        </w:rPr>
        <w:t xml:space="preserve"> </w:t>
      </w:r>
      <w:r w:rsidRPr="00BC5ED9">
        <w:rPr>
          <w:rFonts w:ascii="Arial" w:hAnsi="Arial" w:cs="Arial"/>
          <w:sz w:val="24"/>
          <w:szCs w:val="24"/>
        </w:rPr>
        <w:t xml:space="preserve">The Government facility operating hours occur between the hours of </w:t>
      </w:r>
      <w:r w:rsidR="00F420F4" w:rsidRPr="00BC5ED9">
        <w:rPr>
          <w:rFonts w:ascii="Arial" w:hAnsi="Arial" w:cs="Arial"/>
          <w:sz w:val="24"/>
          <w:szCs w:val="24"/>
        </w:rPr>
        <w:t>0800</w:t>
      </w:r>
      <w:r w:rsidRPr="00BC5ED9">
        <w:rPr>
          <w:rFonts w:ascii="Arial" w:hAnsi="Arial" w:cs="Arial"/>
          <w:sz w:val="24"/>
          <w:szCs w:val="24"/>
        </w:rPr>
        <w:t xml:space="preserve"> to </w:t>
      </w:r>
      <w:r w:rsidR="00393C5A" w:rsidRPr="00BC5ED9">
        <w:rPr>
          <w:rFonts w:ascii="Arial" w:hAnsi="Arial" w:cs="Arial"/>
          <w:sz w:val="24"/>
          <w:szCs w:val="24"/>
        </w:rPr>
        <w:t>2</w:t>
      </w:r>
      <w:r w:rsidR="00DE4C98" w:rsidRPr="00BC5ED9">
        <w:rPr>
          <w:rFonts w:ascii="Arial" w:hAnsi="Arial" w:cs="Arial"/>
          <w:sz w:val="24"/>
          <w:szCs w:val="24"/>
        </w:rPr>
        <w:t>1</w:t>
      </w:r>
      <w:r w:rsidRPr="00BC5ED9">
        <w:rPr>
          <w:rFonts w:ascii="Arial" w:hAnsi="Arial" w:cs="Arial"/>
          <w:sz w:val="24"/>
          <w:szCs w:val="24"/>
        </w:rPr>
        <w:t>00)</w:t>
      </w:r>
      <w:r w:rsidR="00B90FED" w:rsidRPr="00BC5ED9">
        <w:rPr>
          <w:rFonts w:ascii="Arial" w:hAnsi="Arial" w:cs="Arial"/>
          <w:sz w:val="24"/>
          <w:szCs w:val="24"/>
        </w:rPr>
        <w:t xml:space="preserve"> for meal dates listed in this PWS. For both NSS REP and NSS DEP days of service are Monday through Wednesday.</w:t>
      </w:r>
      <w:r w:rsidRPr="00BC5ED9">
        <w:rPr>
          <w:rFonts w:ascii="Arial" w:hAnsi="Arial" w:cs="Arial"/>
          <w:sz w:val="24"/>
          <w:szCs w:val="24"/>
        </w:rPr>
        <w:t xml:space="preserve"> The Government facility is </w:t>
      </w:r>
      <w:r w:rsidR="00257614" w:rsidRPr="00BC5ED9">
        <w:rPr>
          <w:rFonts w:ascii="Arial" w:hAnsi="Arial" w:cs="Arial"/>
          <w:sz w:val="24"/>
          <w:szCs w:val="24"/>
        </w:rPr>
        <w:t>closed</w:t>
      </w:r>
      <w:r w:rsidRPr="00BC5ED9">
        <w:rPr>
          <w:rFonts w:ascii="Arial" w:hAnsi="Arial" w:cs="Arial"/>
          <w:sz w:val="24"/>
          <w:szCs w:val="24"/>
        </w:rPr>
        <w:t xml:space="preserve"> for operations during the recognized U.S. Holidays identified in paragraph 1.6.3.1 above. </w:t>
      </w:r>
      <w:r w:rsidRPr="00BC5ED9">
        <w:rPr>
          <w:rFonts w:ascii="Arial" w:hAnsi="Arial" w:cs="Arial"/>
          <w:color w:val="000000" w:themeColor="text1"/>
          <w:sz w:val="24"/>
          <w:szCs w:val="24"/>
        </w:rPr>
        <w:t>The Government facility may close due to local or national emergencies, administrative closings, or similar Government directed facility closings and will be communicated by the Contracting Officer to the Contractor.</w:t>
      </w:r>
    </w:p>
    <w:p w14:paraId="06737D4E" w14:textId="77777777" w:rsidR="004B0832" w:rsidRPr="00BC5ED9" w:rsidRDefault="004B0832" w:rsidP="004B0832">
      <w:pPr>
        <w:rPr>
          <w:rFonts w:ascii="Arial" w:hAnsi="Arial" w:cs="Arial"/>
          <w:sz w:val="24"/>
          <w:szCs w:val="24"/>
        </w:rPr>
      </w:pPr>
    </w:p>
    <w:p w14:paraId="179ADA74" w14:textId="754823FF" w:rsidR="004B0832" w:rsidRPr="00BC5ED9" w:rsidRDefault="004B0832" w:rsidP="004B0832">
      <w:pPr>
        <w:rPr>
          <w:rFonts w:ascii="Arial" w:hAnsi="Arial" w:cs="Arial"/>
          <w:sz w:val="24"/>
          <w:szCs w:val="24"/>
        </w:rPr>
      </w:pPr>
      <w:r w:rsidRPr="00BC5ED9">
        <w:rPr>
          <w:rFonts w:ascii="Arial" w:hAnsi="Arial" w:cs="Arial"/>
          <w:b/>
          <w:sz w:val="24"/>
          <w:szCs w:val="24"/>
        </w:rPr>
        <w:t>1.5.4.3</w:t>
      </w:r>
      <w:r w:rsidR="00023C98">
        <w:rPr>
          <w:rFonts w:ascii="Arial" w:hAnsi="Arial" w:cs="Arial"/>
          <w:b/>
          <w:sz w:val="24"/>
          <w:szCs w:val="24"/>
        </w:rPr>
        <w:t xml:space="preserve"> </w:t>
      </w:r>
      <w:r w:rsidRPr="00BC5ED9">
        <w:rPr>
          <w:rFonts w:ascii="Arial" w:hAnsi="Arial" w:cs="Arial"/>
          <w:b/>
          <w:sz w:val="24"/>
          <w:szCs w:val="24"/>
          <w:u w:val="single"/>
        </w:rPr>
        <w:t>Contractor Support Hours</w:t>
      </w:r>
      <w:r w:rsidRPr="00BC5ED9">
        <w:rPr>
          <w:rFonts w:ascii="Arial" w:hAnsi="Arial" w:cs="Arial"/>
          <w:b/>
          <w:sz w:val="24"/>
          <w:szCs w:val="24"/>
        </w:rPr>
        <w:t>:</w:t>
      </w:r>
      <w:r w:rsidR="00023C98">
        <w:rPr>
          <w:rFonts w:ascii="Arial" w:hAnsi="Arial" w:cs="Arial"/>
          <w:sz w:val="24"/>
          <w:szCs w:val="24"/>
        </w:rPr>
        <w:t xml:space="preserve"> </w:t>
      </w:r>
      <w:r w:rsidRPr="00BC5ED9">
        <w:rPr>
          <w:rFonts w:ascii="Arial" w:hAnsi="Arial" w:cs="Arial"/>
          <w:sz w:val="24"/>
          <w:szCs w:val="24"/>
        </w:rPr>
        <w:t xml:space="preserve">The Contractor shall provide support between the hours of </w:t>
      </w:r>
      <w:r w:rsidR="00743908" w:rsidRPr="00BC5ED9">
        <w:rPr>
          <w:rFonts w:ascii="Arial" w:hAnsi="Arial" w:cs="Arial"/>
          <w:sz w:val="24"/>
          <w:szCs w:val="24"/>
        </w:rPr>
        <w:t>0800</w:t>
      </w:r>
      <w:r w:rsidRPr="00BC5ED9">
        <w:rPr>
          <w:rFonts w:ascii="Arial" w:hAnsi="Arial" w:cs="Arial"/>
          <w:sz w:val="24"/>
          <w:szCs w:val="24"/>
        </w:rPr>
        <w:t xml:space="preserve"> to </w:t>
      </w:r>
      <w:r w:rsidR="00743908" w:rsidRPr="00BC5ED9">
        <w:rPr>
          <w:rFonts w:ascii="Arial" w:hAnsi="Arial" w:cs="Arial"/>
          <w:sz w:val="24"/>
          <w:szCs w:val="24"/>
        </w:rPr>
        <w:t>21</w:t>
      </w:r>
      <w:r w:rsidRPr="00BC5ED9">
        <w:rPr>
          <w:rFonts w:ascii="Arial" w:hAnsi="Arial" w:cs="Arial"/>
          <w:sz w:val="24"/>
          <w:szCs w:val="24"/>
        </w:rPr>
        <w:t>00</w:t>
      </w:r>
      <w:r w:rsidR="00C66C82" w:rsidRPr="00BC5ED9">
        <w:rPr>
          <w:rFonts w:ascii="Arial" w:hAnsi="Arial" w:cs="Arial"/>
          <w:sz w:val="24"/>
          <w:szCs w:val="24"/>
        </w:rPr>
        <w:t xml:space="preserve"> </w:t>
      </w:r>
      <w:r w:rsidRPr="00BC5ED9">
        <w:rPr>
          <w:rFonts w:ascii="Arial" w:hAnsi="Arial" w:cs="Arial"/>
          <w:sz w:val="24"/>
          <w:szCs w:val="24"/>
        </w:rPr>
        <w:t xml:space="preserve">Monday through </w:t>
      </w:r>
      <w:r w:rsidR="00C66C82" w:rsidRPr="00BC5ED9">
        <w:rPr>
          <w:rFonts w:ascii="Arial" w:hAnsi="Arial" w:cs="Arial"/>
          <w:sz w:val="24"/>
          <w:szCs w:val="24"/>
        </w:rPr>
        <w:t>Wednesday</w:t>
      </w:r>
      <w:r w:rsidRPr="00BC5ED9">
        <w:rPr>
          <w:rFonts w:ascii="Arial" w:hAnsi="Arial" w:cs="Arial"/>
          <w:sz w:val="24"/>
          <w:szCs w:val="24"/>
        </w:rPr>
        <w:t xml:space="preserve"> </w:t>
      </w:r>
      <w:r w:rsidR="00C66C82" w:rsidRPr="00BC5ED9">
        <w:rPr>
          <w:rFonts w:ascii="Arial" w:hAnsi="Arial" w:cs="Arial"/>
          <w:sz w:val="24"/>
          <w:szCs w:val="24"/>
        </w:rPr>
        <w:t>for NSS-REP (1 – 3 June 2026 and NSS-DEP 22 – 24 June 2026)</w:t>
      </w:r>
      <w:r w:rsidR="005D42E0" w:rsidRPr="00BC5ED9">
        <w:rPr>
          <w:rFonts w:ascii="Arial" w:hAnsi="Arial" w:cs="Arial"/>
          <w:sz w:val="24"/>
          <w:szCs w:val="24"/>
        </w:rPr>
        <w:t>. Th</w:t>
      </w:r>
      <w:r w:rsidRPr="00BC5ED9">
        <w:rPr>
          <w:rFonts w:ascii="Arial" w:hAnsi="Arial" w:cs="Arial"/>
          <w:sz w:val="24"/>
          <w:szCs w:val="24"/>
        </w:rPr>
        <w:t xml:space="preserve">e facility is closed during local or national emergencies, administrative closings, or similar Government directed facility closings. The Contractor shall maintain an adequate workforce at all times, for the uninterrupted performance of all tasks defined within this PWS when the Government facility is not closed for the above reasons. When hiring personnel, the Contractor shall keep in mind that the stability and continuity of the workforce is essential. </w:t>
      </w:r>
    </w:p>
    <w:p w14:paraId="23E6C091" w14:textId="77777777" w:rsidR="004B0832" w:rsidRPr="00BC5ED9" w:rsidRDefault="004B0832" w:rsidP="004B0832">
      <w:pPr>
        <w:suppressAutoHyphens/>
        <w:rPr>
          <w:rFonts w:ascii="Arial" w:hAnsi="Arial" w:cs="Arial"/>
          <w:sz w:val="24"/>
          <w:szCs w:val="24"/>
        </w:rPr>
      </w:pPr>
    </w:p>
    <w:p w14:paraId="667651D1" w14:textId="51C485FB" w:rsidR="004B0832" w:rsidRPr="00BC5ED9" w:rsidRDefault="00B37572" w:rsidP="004B0832">
      <w:pPr>
        <w:rPr>
          <w:rFonts w:ascii="Arial" w:hAnsi="Arial" w:cs="Arial"/>
          <w:sz w:val="24"/>
          <w:szCs w:val="24"/>
        </w:rPr>
      </w:pPr>
      <w:r w:rsidRPr="00BC5ED9">
        <w:rPr>
          <w:rFonts w:ascii="Arial" w:hAnsi="Arial" w:cs="Arial"/>
          <w:b/>
          <w:sz w:val="24"/>
          <w:szCs w:val="24"/>
        </w:rPr>
        <w:t xml:space="preserve">1.5.5 </w:t>
      </w:r>
      <w:r w:rsidRPr="00023C98">
        <w:rPr>
          <w:rFonts w:ascii="Arial" w:hAnsi="Arial" w:cs="Arial"/>
          <w:b/>
          <w:sz w:val="24"/>
          <w:szCs w:val="24"/>
          <w:u w:val="single"/>
        </w:rPr>
        <w:t>Training</w:t>
      </w:r>
      <w:r w:rsidR="004B0832" w:rsidRPr="00023C98">
        <w:rPr>
          <w:rFonts w:ascii="Arial" w:hAnsi="Arial" w:cs="Arial"/>
          <w:b/>
          <w:sz w:val="24"/>
          <w:szCs w:val="24"/>
          <w:u w:val="single"/>
        </w:rPr>
        <w:t xml:space="preserve"> </w:t>
      </w:r>
      <w:r w:rsidR="004B0832" w:rsidRPr="00BC5ED9">
        <w:rPr>
          <w:rFonts w:ascii="Arial" w:hAnsi="Arial" w:cs="Arial"/>
          <w:b/>
          <w:sz w:val="24"/>
          <w:szCs w:val="24"/>
          <w:u w:val="single"/>
        </w:rPr>
        <w:t>Holidays:</w:t>
      </w:r>
      <w:r w:rsidR="004B0832" w:rsidRPr="00BC5ED9">
        <w:rPr>
          <w:rFonts w:ascii="Arial" w:hAnsi="Arial" w:cs="Arial"/>
          <w:sz w:val="24"/>
          <w:szCs w:val="24"/>
        </w:rPr>
        <w:t xml:space="preserve"> </w:t>
      </w:r>
      <w:r w:rsidR="001A0D6E" w:rsidRPr="001A0D6E">
        <w:rPr>
          <w:rFonts w:ascii="Arial" w:hAnsi="Arial" w:cs="Arial"/>
          <w:bCs/>
          <w:sz w:val="24"/>
          <w:szCs w:val="24"/>
        </w:rPr>
        <w:t>“RESERVED”</w:t>
      </w:r>
      <w:r w:rsidR="004B0832" w:rsidRPr="00BC5ED9">
        <w:rPr>
          <w:rFonts w:ascii="Arial" w:hAnsi="Arial" w:cs="Arial"/>
          <w:b/>
          <w:sz w:val="24"/>
          <w:szCs w:val="24"/>
        </w:rPr>
        <w:t xml:space="preserve"> </w:t>
      </w:r>
    </w:p>
    <w:p w14:paraId="642DA247" w14:textId="77777777" w:rsidR="004B0832" w:rsidRPr="00BC5ED9" w:rsidRDefault="004B0832" w:rsidP="004B0832">
      <w:pPr>
        <w:suppressAutoHyphens/>
        <w:rPr>
          <w:rFonts w:ascii="Arial" w:hAnsi="Arial" w:cs="Arial"/>
          <w:sz w:val="24"/>
          <w:szCs w:val="24"/>
        </w:rPr>
      </w:pPr>
    </w:p>
    <w:p w14:paraId="3D2B4F69" w14:textId="0D104FE9" w:rsidR="00C25F08" w:rsidRPr="00BC5ED9" w:rsidRDefault="004B0832" w:rsidP="00C25F08">
      <w:pPr>
        <w:rPr>
          <w:rFonts w:ascii="Arial" w:hAnsi="Arial" w:cs="Arial"/>
          <w:sz w:val="24"/>
          <w:szCs w:val="24"/>
        </w:rPr>
      </w:pPr>
      <w:r w:rsidRPr="00BC5ED9">
        <w:rPr>
          <w:rFonts w:ascii="Arial" w:hAnsi="Arial" w:cs="Arial"/>
          <w:b/>
          <w:sz w:val="24"/>
          <w:szCs w:val="24"/>
        </w:rPr>
        <w:lastRenderedPageBreak/>
        <w:t>1.5.6</w:t>
      </w:r>
      <w:r w:rsidR="00023C98">
        <w:rPr>
          <w:rFonts w:ascii="Arial" w:hAnsi="Arial" w:cs="Arial"/>
          <w:b/>
          <w:sz w:val="24"/>
          <w:szCs w:val="24"/>
        </w:rPr>
        <w:t xml:space="preserve"> </w:t>
      </w:r>
      <w:r w:rsidRPr="00BC5ED9">
        <w:rPr>
          <w:rFonts w:ascii="Arial" w:hAnsi="Arial" w:cs="Arial"/>
          <w:b/>
          <w:sz w:val="24"/>
          <w:szCs w:val="24"/>
          <w:u w:val="single"/>
        </w:rPr>
        <w:t>Place of Performance</w:t>
      </w:r>
      <w:r w:rsidRPr="00BC5ED9">
        <w:rPr>
          <w:rFonts w:ascii="Arial" w:hAnsi="Arial" w:cs="Arial"/>
          <w:b/>
          <w:sz w:val="24"/>
          <w:szCs w:val="24"/>
        </w:rPr>
        <w:t>:</w:t>
      </w:r>
      <w:r w:rsidR="00023C98">
        <w:rPr>
          <w:rFonts w:ascii="Arial" w:hAnsi="Arial" w:cs="Arial"/>
          <w:sz w:val="24"/>
          <w:szCs w:val="24"/>
        </w:rPr>
        <w:t xml:space="preserve"> </w:t>
      </w:r>
      <w:r w:rsidRPr="00BC5ED9">
        <w:rPr>
          <w:rFonts w:ascii="Arial" w:hAnsi="Arial" w:cs="Arial"/>
          <w:sz w:val="24"/>
          <w:szCs w:val="24"/>
        </w:rPr>
        <w:t xml:space="preserve">The work to be performed under this contract will be performed </w:t>
      </w:r>
      <w:r w:rsidR="00C25F08" w:rsidRPr="00BC5ED9">
        <w:rPr>
          <w:rFonts w:ascii="Arial" w:hAnsi="Arial" w:cs="Arial"/>
          <w:sz w:val="24"/>
          <w:szCs w:val="24"/>
        </w:rPr>
        <w:t xml:space="preserve">at the following locations. </w:t>
      </w:r>
      <w:r w:rsidR="00010106" w:rsidRPr="00BC5ED9">
        <w:rPr>
          <w:rFonts w:ascii="Arial" w:hAnsi="Arial" w:cs="Arial"/>
          <w:sz w:val="24"/>
          <w:szCs w:val="24"/>
        </w:rPr>
        <w:t xml:space="preserve">All services are at Government facilities. Carlisle Barracks, PA and Army Heritage Education Center, Carlisle, PA. </w:t>
      </w:r>
    </w:p>
    <w:p w14:paraId="2A94BAE1" w14:textId="77777777" w:rsidR="004B0832" w:rsidRPr="00BC5ED9" w:rsidRDefault="004B0832" w:rsidP="004B0832">
      <w:pPr>
        <w:pStyle w:val="BodyText2"/>
        <w:spacing w:after="0" w:line="240" w:lineRule="auto"/>
        <w:rPr>
          <w:rFonts w:ascii="Arial" w:hAnsi="Arial" w:cs="Arial"/>
          <w:bCs/>
          <w:sz w:val="24"/>
          <w:szCs w:val="24"/>
        </w:rPr>
      </w:pPr>
    </w:p>
    <w:p w14:paraId="26D2212E" w14:textId="230612CA" w:rsidR="004B0832" w:rsidRPr="00BC5ED9" w:rsidRDefault="004B0832" w:rsidP="004B0832">
      <w:pPr>
        <w:rPr>
          <w:rFonts w:ascii="Arial" w:hAnsi="Arial" w:cs="Arial"/>
          <w:b/>
          <w:sz w:val="24"/>
          <w:szCs w:val="24"/>
        </w:rPr>
      </w:pPr>
      <w:r w:rsidRPr="00BC5ED9">
        <w:rPr>
          <w:rFonts w:ascii="Arial" w:hAnsi="Arial" w:cs="Arial"/>
          <w:b/>
          <w:sz w:val="24"/>
          <w:szCs w:val="24"/>
        </w:rPr>
        <w:t>1.6</w:t>
      </w:r>
      <w:r w:rsidR="00023C98">
        <w:rPr>
          <w:rFonts w:ascii="Arial" w:hAnsi="Arial" w:cs="Arial"/>
          <w:b/>
          <w:sz w:val="24"/>
          <w:szCs w:val="24"/>
        </w:rPr>
        <w:t xml:space="preserve"> </w:t>
      </w:r>
      <w:r w:rsidRPr="00BC5ED9">
        <w:rPr>
          <w:rFonts w:ascii="Arial" w:hAnsi="Arial" w:cs="Arial"/>
          <w:b/>
          <w:sz w:val="24"/>
          <w:szCs w:val="24"/>
          <w:u w:val="single"/>
        </w:rPr>
        <w:t>Security Requirements:</w:t>
      </w:r>
      <w:r w:rsidR="00023C98">
        <w:rPr>
          <w:rFonts w:ascii="Arial" w:hAnsi="Arial" w:cs="Arial"/>
          <w:b/>
          <w:sz w:val="24"/>
          <w:szCs w:val="24"/>
        </w:rPr>
        <w:t xml:space="preserve"> </w:t>
      </w:r>
      <w:r w:rsidRPr="00BC5ED9">
        <w:rPr>
          <w:rFonts w:ascii="Arial" w:hAnsi="Arial" w:cs="Arial"/>
          <w:sz w:val="24"/>
          <w:szCs w:val="24"/>
        </w:rPr>
        <w:t>The following information is provided on security related matters.</w:t>
      </w:r>
    </w:p>
    <w:p w14:paraId="664FBA93" w14:textId="77777777" w:rsidR="004B0832" w:rsidRPr="00BC5ED9" w:rsidRDefault="004B0832" w:rsidP="004B0832">
      <w:pPr>
        <w:rPr>
          <w:rFonts w:ascii="Arial" w:hAnsi="Arial" w:cs="Arial"/>
          <w:sz w:val="24"/>
          <w:szCs w:val="24"/>
        </w:rPr>
      </w:pPr>
    </w:p>
    <w:p w14:paraId="1BB58394" w14:textId="2546B506" w:rsidR="004B0832" w:rsidRPr="00BC5ED9" w:rsidRDefault="00B37572" w:rsidP="004B0832">
      <w:pPr>
        <w:pStyle w:val="BodyText2"/>
        <w:spacing w:after="0" w:line="240" w:lineRule="auto"/>
        <w:rPr>
          <w:rFonts w:ascii="Arial" w:hAnsi="Arial" w:cs="Arial"/>
          <w:color w:val="FF0000"/>
          <w:sz w:val="24"/>
          <w:szCs w:val="24"/>
        </w:rPr>
      </w:pPr>
      <w:r w:rsidRPr="00BC5ED9">
        <w:rPr>
          <w:rFonts w:ascii="Arial" w:hAnsi="Arial" w:cs="Arial"/>
          <w:b/>
          <w:sz w:val="24"/>
          <w:szCs w:val="24"/>
        </w:rPr>
        <w:t xml:space="preserve">1.6.1 </w:t>
      </w:r>
      <w:r w:rsidRPr="006D1052">
        <w:rPr>
          <w:rFonts w:ascii="Arial" w:hAnsi="Arial" w:cs="Arial"/>
          <w:b/>
          <w:sz w:val="24"/>
          <w:szCs w:val="24"/>
          <w:u w:val="single"/>
        </w:rPr>
        <w:t>Security</w:t>
      </w:r>
      <w:r w:rsidR="004B0832" w:rsidRPr="006D1052">
        <w:rPr>
          <w:rFonts w:ascii="Arial" w:hAnsi="Arial" w:cs="Arial"/>
          <w:b/>
          <w:sz w:val="24"/>
          <w:szCs w:val="24"/>
          <w:u w:val="single"/>
        </w:rPr>
        <w:t xml:space="preserve"> </w:t>
      </w:r>
      <w:r w:rsidR="004B0832" w:rsidRPr="00BC5ED9">
        <w:rPr>
          <w:rFonts w:ascii="Arial" w:hAnsi="Arial" w:cs="Arial"/>
          <w:b/>
          <w:sz w:val="24"/>
          <w:szCs w:val="24"/>
          <w:u w:val="single"/>
        </w:rPr>
        <w:t>Program:</w:t>
      </w:r>
      <w:r w:rsidR="004B0832" w:rsidRPr="00BC5ED9">
        <w:rPr>
          <w:rFonts w:ascii="Arial" w:hAnsi="Arial" w:cs="Arial"/>
          <w:sz w:val="24"/>
          <w:szCs w:val="24"/>
        </w:rPr>
        <w:t xml:space="preserve"> </w:t>
      </w:r>
      <w:r w:rsidR="001A0D6E">
        <w:rPr>
          <w:rFonts w:ascii="Arial" w:hAnsi="Arial" w:cs="Arial"/>
          <w:sz w:val="24"/>
          <w:szCs w:val="24"/>
        </w:rPr>
        <w:t>“RESERVED”</w:t>
      </w:r>
      <w:r w:rsidR="00952889" w:rsidRPr="00BC5ED9">
        <w:rPr>
          <w:rFonts w:ascii="Arial" w:hAnsi="Arial" w:cs="Arial"/>
          <w:sz w:val="24"/>
          <w:szCs w:val="24"/>
        </w:rPr>
        <w:t xml:space="preserve"> </w:t>
      </w:r>
    </w:p>
    <w:p w14:paraId="1D858701" w14:textId="77777777" w:rsidR="004B0832" w:rsidRPr="00BC5ED9" w:rsidRDefault="004B0832" w:rsidP="004B0832">
      <w:pPr>
        <w:rPr>
          <w:rFonts w:ascii="Arial" w:hAnsi="Arial" w:cs="Arial"/>
          <w:sz w:val="24"/>
          <w:szCs w:val="24"/>
        </w:rPr>
      </w:pPr>
    </w:p>
    <w:p w14:paraId="2698FAB8" w14:textId="2737BB74" w:rsidR="004B0832" w:rsidRPr="00BC5ED9" w:rsidRDefault="00B37572" w:rsidP="004B0832">
      <w:pPr>
        <w:rPr>
          <w:rFonts w:ascii="Arial" w:hAnsi="Arial" w:cs="Arial"/>
          <w:sz w:val="24"/>
          <w:szCs w:val="24"/>
        </w:rPr>
      </w:pPr>
      <w:r w:rsidRPr="00BC5ED9">
        <w:rPr>
          <w:rFonts w:ascii="Arial" w:hAnsi="Arial" w:cs="Arial"/>
          <w:b/>
          <w:sz w:val="24"/>
          <w:szCs w:val="24"/>
        </w:rPr>
        <w:t xml:space="preserve">1.6.2 </w:t>
      </w:r>
      <w:r w:rsidRPr="006D1052">
        <w:rPr>
          <w:rFonts w:ascii="Arial" w:hAnsi="Arial" w:cs="Arial"/>
          <w:b/>
          <w:sz w:val="24"/>
          <w:szCs w:val="24"/>
          <w:u w:val="single"/>
        </w:rPr>
        <w:t>Personnel</w:t>
      </w:r>
      <w:r w:rsidR="004B0832" w:rsidRPr="006D1052">
        <w:rPr>
          <w:rFonts w:ascii="Arial" w:hAnsi="Arial" w:cs="Arial"/>
          <w:b/>
          <w:sz w:val="24"/>
          <w:szCs w:val="24"/>
          <w:u w:val="single"/>
        </w:rPr>
        <w:t xml:space="preserve"> </w:t>
      </w:r>
      <w:r w:rsidR="004B0832" w:rsidRPr="00BC5ED9">
        <w:rPr>
          <w:rFonts w:ascii="Arial" w:hAnsi="Arial" w:cs="Arial"/>
          <w:b/>
          <w:sz w:val="24"/>
          <w:szCs w:val="24"/>
          <w:u w:val="single"/>
        </w:rPr>
        <w:t>Security Clearance Requirements:</w:t>
      </w:r>
      <w:r w:rsidR="004B0832" w:rsidRPr="00BC5ED9">
        <w:rPr>
          <w:rFonts w:ascii="Arial" w:hAnsi="Arial" w:cs="Arial"/>
          <w:sz w:val="24"/>
          <w:szCs w:val="24"/>
        </w:rPr>
        <w:t xml:space="preserve"> </w:t>
      </w:r>
      <w:r w:rsidR="001A0D6E">
        <w:rPr>
          <w:rFonts w:ascii="Arial" w:hAnsi="Arial" w:cs="Arial"/>
          <w:bCs/>
          <w:sz w:val="24"/>
          <w:szCs w:val="24"/>
        </w:rPr>
        <w:t>“RESERVED”</w:t>
      </w:r>
      <w:r w:rsidR="00023C98">
        <w:rPr>
          <w:rFonts w:ascii="Arial" w:hAnsi="Arial" w:cs="Arial"/>
          <w:b/>
          <w:sz w:val="24"/>
          <w:szCs w:val="24"/>
        </w:rPr>
        <w:t xml:space="preserve"> </w:t>
      </w:r>
    </w:p>
    <w:p w14:paraId="55D73803" w14:textId="77777777" w:rsidR="004B0832" w:rsidRPr="00BC5ED9" w:rsidRDefault="004B0832" w:rsidP="004B0832">
      <w:pPr>
        <w:rPr>
          <w:rFonts w:ascii="Arial" w:hAnsi="Arial" w:cs="Arial"/>
          <w:sz w:val="24"/>
          <w:szCs w:val="24"/>
        </w:rPr>
      </w:pPr>
    </w:p>
    <w:p w14:paraId="3C8CBCC2" w14:textId="23A4F503" w:rsidR="004B0832" w:rsidRPr="00BC5ED9" w:rsidRDefault="004B0832" w:rsidP="004B0832">
      <w:pPr>
        <w:rPr>
          <w:rFonts w:ascii="Arial" w:hAnsi="Arial" w:cs="Arial"/>
          <w:sz w:val="24"/>
          <w:szCs w:val="24"/>
        </w:rPr>
      </w:pPr>
      <w:r w:rsidRPr="00BC5ED9">
        <w:rPr>
          <w:rFonts w:ascii="Arial" w:hAnsi="Arial" w:cs="Arial"/>
          <w:b/>
          <w:sz w:val="24"/>
          <w:szCs w:val="24"/>
        </w:rPr>
        <w:t>1.6.3</w:t>
      </w:r>
      <w:r w:rsidR="00023C98">
        <w:rPr>
          <w:rFonts w:ascii="Arial" w:hAnsi="Arial" w:cs="Arial"/>
          <w:b/>
          <w:sz w:val="24"/>
          <w:szCs w:val="24"/>
        </w:rPr>
        <w:t xml:space="preserve"> </w:t>
      </w:r>
      <w:r w:rsidRPr="00BC5ED9">
        <w:rPr>
          <w:rFonts w:ascii="Arial" w:hAnsi="Arial" w:cs="Arial"/>
          <w:b/>
          <w:sz w:val="24"/>
          <w:szCs w:val="24"/>
          <w:u w:val="single"/>
        </w:rPr>
        <w:t>Installation Access:</w:t>
      </w:r>
      <w:r w:rsidR="00023C98">
        <w:rPr>
          <w:rFonts w:ascii="Arial" w:hAnsi="Arial" w:cs="Arial"/>
          <w:sz w:val="24"/>
          <w:szCs w:val="24"/>
        </w:rPr>
        <w:t xml:space="preserve"> </w:t>
      </w:r>
      <w:r w:rsidRPr="00BC5ED9">
        <w:rPr>
          <w:rFonts w:ascii="Arial" w:hAnsi="Arial" w:cs="Arial"/>
          <w:sz w:val="24"/>
          <w:szCs w:val="24"/>
        </w:rPr>
        <w:t>Access to U.S. installations, buildings and controlled areas is limited to personnel who meet security criteria and are authorized</w:t>
      </w:r>
      <w:r w:rsidR="00655CAD" w:rsidRPr="00BC5ED9">
        <w:rPr>
          <w:rFonts w:ascii="Arial" w:hAnsi="Arial" w:cs="Arial"/>
          <w:sz w:val="24"/>
          <w:szCs w:val="24"/>
        </w:rPr>
        <w:t xml:space="preserve">. </w:t>
      </w:r>
      <w:r w:rsidRPr="00BC5ED9">
        <w:rPr>
          <w:rFonts w:ascii="Arial" w:hAnsi="Arial" w:cs="Arial"/>
          <w:sz w:val="24"/>
          <w:szCs w:val="24"/>
        </w:rPr>
        <w:t>Failure to submit required information/data and obtain required documentation or clearances will be grounds for denying access to U.S. installations, buildings and controlled areas. The Contractor shall ensure that any subcontractors used in performance of this contract complies with these requirements and that all employees, of both the Contractor and any subcontractor utilized by the Contractor, are made aware of and comply with these requirements.</w:t>
      </w:r>
    </w:p>
    <w:p w14:paraId="7E322701" w14:textId="77777777" w:rsidR="004B0832" w:rsidRPr="00BC5ED9" w:rsidRDefault="004B0832" w:rsidP="004B0832">
      <w:pPr>
        <w:rPr>
          <w:rFonts w:ascii="Arial" w:hAnsi="Arial" w:cs="Arial"/>
          <w:sz w:val="24"/>
          <w:szCs w:val="24"/>
        </w:rPr>
      </w:pPr>
    </w:p>
    <w:p w14:paraId="650F4AF8" w14:textId="77777777" w:rsidR="004B0832" w:rsidRPr="00BC5ED9" w:rsidRDefault="004B0832" w:rsidP="004B0832">
      <w:pPr>
        <w:rPr>
          <w:rFonts w:ascii="Arial" w:hAnsi="Arial" w:cs="Arial"/>
          <w:sz w:val="24"/>
          <w:szCs w:val="24"/>
        </w:rPr>
      </w:pPr>
      <w:r w:rsidRPr="00BC5ED9">
        <w:rPr>
          <w:rFonts w:ascii="Arial" w:hAnsi="Arial" w:cs="Arial"/>
          <w:sz w:val="24"/>
          <w:szCs w:val="24"/>
        </w:rPr>
        <w:t xml:space="preserve">The Contractor shall be aware of and comply with the requirements associated with Installation Access Control. The Government is not liable for any costs associated with performance delays due solely to a firm’s failure to comply with Installation Access Control System (IACS) processing requirements. </w:t>
      </w:r>
    </w:p>
    <w:p w14:paraId="16BC04CE" w14:textId="77777777" w:rsidR="004B0832" w:rsidRPr="00BC5ED9" w:rsidRDefault="004B0832" w:rsidP="004B0832">
      <w:pPr>
        <w:rPr>
          <w:rFonts w:ascii="Arial" w:hAnsi="Arial" w:cs="Arial"/>
          <w:sz w:val="24"/>
          <w:szCs w:val="24"/>
        </w:rPr>
      </w:pPr>
    </w:p>
    <w:p w14:paraId="1A4984CF" w14:textId="29943305" w:rsidR="004B0832" w:rsidRPr="00BC5ED9" w:rsidRDefault="004B0832" w:rsidP="004B0832">
      <w:pPr>
        <w:rPr>
          <w:rFonts w:ascii="Arial" w:hAnsi="Arial" w:cs="Arial"/>
          <w:sz w:val="24"/>
          <w:szCs w:val="24"/>
        </w:rPr>
      </w:pPr>
      <w:r w:rsidRPr="00BC5ED9">
        <w:rPr>
          <w:rFonts w:ascii="Arial" w:hAnsi="Arial" w:cs="Arial"/>
          <w:sz w:val="24"/>
          <w:szCs w:val="24"/>
        </w:rPr>
        <w:t xml:space="preserve">The Contractor shall return installation passes to the issuing IACS office when the contract is completed or when a Contractor employee no longer requires access. </w:t>
      </w:r>
    </w:p>
    <w:p w14:paraId="79EC3375" w14:textId="77777777" w:rsidR="004B0832" w:rsidRPr="00BC5ED9" w:rsidRDefault="004B0832" w:rsidP="004B0832">
      <w:pPr>
        <w:rPr>
          <w:rFonts w:ascii="Arial" w:hAnsi="Arial" w:cs="Arial"/>
          <w:sz w:val="24"/>
          <w:szCs w:val="24"/>
        </w:rPr>
      </w:pPr>
    </w:p>
    <w:p w14:paraId="757F019E" w14:textId="7E892CFB" w:rsidR="004B0832" w:rsidRPr="00BC5ED9" w:rsidRDefault="00B37572" w:rsidP="004B0832">
      <w:pPr>
        <w:rPr>
          <w:rFonts w:ascii="Arial" w:hAnsi="Arial" w:cs="Arial"/>
          <w:b/>
          <w:color w:val="FF0000"/>
          <w:sz w:val="24"/>
          <w:szCs w:val="24"/>
        </w:rPr>
      </w:pPr>
      <w:r w:rsidRPr="00BC5ED9">
        <w:rPr>
          <w:rFonts w:ascii="Arial" w:hAnsi="Arial" w:cs="Arial"/>
          <w:b/>
          <w:sz w:val="24"/>
          <w:szCs w:val="24"/>
        </w:rPr>
        <w:t xml:space="preserve">1.6.4 </w:t>
      </w:r>
      <w:r w:rsidRPr="006D1052">
        <w:rPr>
          <w:rFonts w:ascii="Arial" w:hAnsi="Arial" w:cs="Arial"/>
          <w:b/>
          <w:sz w:val="24"/>
          <w:szCs w:val="24"/>
          <w:u w:val="single"/>
        </w:rPr>
        <w:t>Background</w:t>
      </w:r>
      <w:r w:rsidR="004B0832" w:rsidRPr="006D1052">
        <w:rPr>
          <w:rFonts w:ascii="Arial" w:hAnsi="Arial" w:cs="Arial"/>
          <w:b/>
          <w:sz w:val="24"/>
          <w:szCs w:val="24"/>
          <w:u w:val="single"/>
        </w:rPr>
        <w:t xml:space="preserve"> </w:t>
      </w:r>
      <w:r w:rsidR="004B0832" w:rsidRPr="00BC5ED9">
        <w:rPr>
          <w:rFonts w:ascii="Arial" w:hAnsi="Arial" w:cs="Arial"/>
          <w:b/>
          <w:sz w:val="24"/>
          <w:szCs w:val="24"/>
          <w:u w:val="single"/>
        </w:rPr>
        <w:t>Checks:</w:t>
      </w:r>
      <w:r w:rsidR="004B0832" w:rsidRPr="00BC5ED9">
        <w:rPr>
          <w:rFonts w:ascii="Arial" w:hAnsi="Arial" w:cs="Arial"/>
          <w:sz w:val="24"/>
          <w:szCs w:val="24"/>
        </w:rPr>
        <w:t xml:space="preserve"> </w:t>
      </w:r>
      <w:r w:rsidR="001A0D6E" w:rsidRPr="001A0D6E">
        <w:rPr>
          <w:rFonts w:ascii="Arial" w:hAnsi="Arial" w:cs="Arial"/>
          <w:bCs/>
          <w:sz w:val="24"/>
          <w:szCs w:val="24"/>
        </w:rPr>
        <w:t>“RESERVED”</w:t>
      </w:r>
    </w:p>
    <w:p w14:paraId="746070BB" w14:textId="77777777" w:rsidR="004B0832" w:rsidRPr="00BC5ED9" w:rsidRDefault="004B0832" w:rsidP="004B0832">
      <w:pPr>
        <w:rPr>
          <w:rFonts w:ascii="Arial" w:hAnsi="Arial" w:cs="Arial"/>
          <w:b/>
          <w:bCs/>
          <w:caps/>
          <w:sz w:val="24"/>
          <w:szCs w:val="24"/>
        </w:rPr>
      </w:pPr>
    </w:p>
    <w:p w14:paraId="32D19E29" w14:textId="3D668CE6" w:rsidR="004B0832" w:rsidRPr="00BC5ED9" w:rsidRDefault="004B0832" w:rsidP="004B0832">
      <w:pPr>
        <w:rPr>
          <w:rFonts w:ascii="Arial" w:hAnsi="Arial" w:cs="Arial"/>
          <w:bCs/>
          <w:sz w:val="24"/>
          <w:szCs w:val="24"/>
        </w:rPr>
      </w:pPr>
      <w:r w:rsidRPr="00BC5ED9">
        <w:rPr>
          <w:rFonts w:ascii="Arial" w:hAnsi="Arial" w:cs="Arial"/>
          <w:b/>
          <w:bCs/>
          <w:caps/>
          <w:sz w:val="24"/>
          <w:szCs w:val="24"/>
        </w:rPr>
        <w:t>1.6.5</w:t>
      </w:r>
      <w:r w:rsidR="00023C98">
        <w:rPr>
          <w:rFonts w:ascii="Arial" w:hAnsi="Arial" w:cs="Arial"/>
          <w:b/>
          <w:bCs/>
          <w:caps/>
          <w:sz w:val="24"/>
          <w:szCs w:val="24"/>
        </w:rPr>
        <w:t xml:space="preserve"> </w:t>
      </w:r>
      <w:r w:rsidRPr="00BC5ED9">
        <w:rPr>
          <w:rFonts w:ascii="Arial" w:hAnsi="Arial" w:cs="Arial"/>
          <w:b/>
          <w:bCs/>
          <w:sz w:val="24"/>
          <w:szCs w:val="24"/>
          <w:u w:val="single"/>
        </w:rPr>
        <w:t>Physical Security:</w:t>
      </w:r>
      <w:r w:rsidR="00023C98">
        <w:rPr>
          <w:rFonts w:ascii="Arial" w:hAnsi="Arial" w:cs="Arial"/>
          <w:bCs/>
          <w:sz w:val="24"/>
          <w:szCs w:val="24"/>
        </w:rPr>
        <w:t xml:space="preserve"> </w:t>
      </w:r>
      <w:r w:rsidRPr="00BC5ED9">
        <w:rPr>
          <w:rFonts w:ascii="Arial" w:hAnsi="Arial" w:cs="Arial"/>
          <w:sz w:val="24"/>
          <w:szCs w:val="24"/>
        </w:rPr>
        <w:t>The Contractor shall safeguard all Government equipment, information, and property provided for Contractor use.</w:t>
      </w:r>
      <w:r w:rsidR="00023C98">
        <w:rPr>
          <w:rFonts w:ascii="Arial" w:hAnsi="Arial" w:cs="Arial"/>
          <w:sz w:val="24"/>
          <w:szCs w:val="24"/>
        </w:rPr>
        <w:t xml:space="preserve"> </w:t>
      </w:r>
      <w:r w:rsidRPr="00BC5ED9">
        <w:rPr>
          <w:rFonts w:ascii="Arial" w:hAnsi="Arial" w:cs="Arial"/>
          <w:sz w:val="24"/>
          <w:szCs w:val="24"/>
        </w:rPr>
        <w:t>“</w:t>
      </w:r>
      <w:r w:rsidRPr="00BC5ED9">
        <w:rPr>
          <w:rFonts w:ascii="Arial" w:hAnsi="Arial" w:cs="Arial"/>
          <w:bCs/>
          <w:sz w:val="24"/>
          <w:szCs w:val="24"/>
        </w:rPr>
        <w:t>At the close of each work period, Government facilities, equipment, and materials shall be secured IAW the Army Physical Security Program (AR 190-13.”</w:t>
      </w:r>
      <w:r w:rsidRPr="00BC5ED9">
        <w:rPr>
          <w:rFonts w:ascii="Arial" w:hAnsi="Arial" w:cs="Arial"/>
          <w:sz w:val="24"/>
          <w:szCs w:val="24"/>
        </w:rPr>
        <w:t>)</w:t>
      </w:r>
    </w:p>
    <w:p w14:paraId="2EAD57D9" w14:textId="77777777" w:rsidR="004B0832" w:rsidRPr="00BC5ED9" w:rsidRDefault="004B0832" w:rsidP="004B0832">
      <w:pPr>
        <w:suppressAutoHyphens/>
        <w:rPr>
          <w:rFonts w:ascii="Arial" w:hAnsi="Arial" w:cs="Arial"/>
          <w:sz w:val="24"/>
          <w:szCs w:val="24"/>
        </w:rPr>
      </w:pPr>
    </w:p>
    <w:p w14:paraId="4B0FE836" w14:textId="60B3A78B" w:rsidR="004B0832" w:rsidRPr="00BC5ED9" w:rsidRDefault="004B0832" w:rsidP="004B0832">
      <w:pPr>
        <w:suppressAutoHyphens/>
        <w:rPr>
          <w:rFonts w:ascii="Arial" w:hAnsi="Arial" w:cs="Arial"/>
          <w:sz w:val="24"/>
          <w:szCs w:val="24"/>
        </w:rPr>
      </w:pPr>
      <w:r w:rsidRPr="00BC5ED9">
        <w:rPr>
          <w:rFonts w:ascii="Arial" w:hAnsi="Arial" w:cs="Arial"/>
          <w:b/>
          <w:sz w:val="24"/>
          <w:szCs w:val="24"/>
        </w:rPr>
        <w:t>1.6.6</w:t>
      </w:r>
      <w:r w:rsidR="00023C98">
        <w:rPr>
          <w:rFonts w:ascii="Arial" w:hAnsi="Arial" w:cs="Arial"/>
          <w:sz w:val="24"/>
          <w:szCs w:val="24"/>
        </w:rPr>
        <w:t xml:space="preserve"> </w:t>
      </w:r>
      <w:r w:rsidRPr="00BC5ED9">
        <w:rPr>
          <w:rFonts w:ascii="Arial" w:hAnsi="Arial" w:cs="Arial"/>
          <w:b/>
          <w:sz w:val="24"/>
          <w:szCs w:val="24"/>
          <w:u w:val="single"/>
        </w:rPr>
        <w:t>Operations Security (OPSEC) Requirements</w:t>
      </w:r>
      <w:r w:rsidRPr="00BC5ED9">
        <w:rPr>
          <w:rFonts w:ascii="Arial" w:hAnsi="Arial" w:cs="Arial"/>
          <w:sz w:val="24"/>
          <w:szCs w:val="24"/>
        </w:rPr>
        <w:t>: Contractor personnel shall adhere to facility security policies and restrictions. The Contractor shall immediately report suspicious activities to security personnel.</w:t>
      </w:r>
      <w:r w:rsidRPr="00BC5ED9">
        <w:rPr>
          <w:rFonts w:ascii="Arial" w:hAnsi="Arial" w:cs="Arial"/>
          <w:color w:val="FF0000"/>
          <w:sz w:val="24"/>
          <w:szCs w:val="24"/>
        </w:rPr>
        <w:t xml:space="preserve"> </w:t>
      </w:r>
    </w:p>
    <w:p w14:paraId="3C4C4B4A" w14:textId="77777777" w:rsidR="004B0832" w:rsidRPr="00BC5ED9" w:rsidRDefault="004B0832" w:rsidP="004B0832">
      <w:pPr>
        <w:suppressAutoHyphens/>
        <w:rPr>
          <w:rFonts w:ascii="Arial" w:hAnsi="Arial" w:cs="Arial"/>
          <w:sz w:val="24"/>
          <w:szCs w:val="24"/>
        </w:rPr>
      </w:pPr>
    </w:p>
    <w:p w14:paraId="20DA7CB8" w14:textId="4710532D" w:rsidR="004B0832" w:rsidRDefault="00B37572" w:rsidP="001A0D6E">
      <w:pPr>
        <w:rPr>
          <w:rFonts w:ascii="Arial" w:hAnsi="Arial" w:cs="Arial"/>
          <w:b/>
          <w:bCs/>
          <w:sz w:val="24"/>
          <w:szCs w:val="24"/>
        </w:rPr>
      </w:pPr>
      <w:r w:rsidRPr="00BC5ED9">
        <w:rPr>
          <w:rFonts w:ascii="Arial" w:hAnsi="Arial" w:cs="Arial"/>
          <w:b/>
          <w:sz w:val="24"/>
          <w:szCs w:val="24"/>
        </w:rPr>
        <w:t xml:space="preserve">1.7 </w:t>
      </w:r>
      <w:r w:rsidRPr="006D1052">
        <w:rPr>
          <w:rFonts w:ascii="Arial" w:hAnsi="Arial" w:cs="Arial"/>
          <w:b/>
          <w:sz w:val="24"/>
          <w:szCs w:val="24"/>
          <w:u w:val="single"/>
        </w:rPr>
        <w:t>Key</w:t>
      </w:r>
      <w:r w:rsidR="004B0832" w:rsidRPr="006D1052">
        <w:rPr>
          <w:rFonts w:ascii="Arial" w:hAnsi="Arial" w:cs="Arial"/>
          <w:b/>
          <w:sz w:val="24"/>
          <w:szCs w:val="24"/>
          <w:u w:val="single"/>
        </w:rPr>
        <w:t xml:space="preserve"> </w:t>
      </w:r>
      <w:r w:rsidR="004B0832" w:rsidRPr="00BC5ED9">
        <w:rPr>
          <w:rFonts w:ascii="Arial" w:hAnsi="Arial" w:cs="Arial"/>
          <w:b/>
          <w:sz w:val="24"/>
          <w:szCs w:val="24"/>
          <w:u w:val="single"/>
        </w:rPr>
        <w:t>Control</w:t>
      </w:r>
      <w:r w:rsidRPr="00BC5ED9">
        <w:rPr>
          <w:rFonts w:ascii="Arial" w:hAnsi="Arial" w:cs="Arial"/>
          <w:b/>
          <w:sz w:val="24"/>
          <w:szCs w:val="24"/>
          <w:u w:val="single"/>
        </w:rPr>
        <w:t>:</w:t>
      </w:r>
      <w:r w:rsidRPr="00BC5ED9">
        <w:rPr>
          <w:rFonts w:ascii="Arial" w:hAnsi="Arial" w:cs="Arial"/>
          <w:sz w:val="24"/>
          <w:szCs w:val="24"/>
        </w:rPr>
        <w:t xml:space="preserve"> “</w:t>
      </w:r>
      <w:r w:rsidR="001A0D6E" w:rsidRPr="001A0D6E">
        <w:rPr>
          <w:rFonts w:ascii="Arial" w:hAnsi="Arial" w:cs="Arial"/>
          <w:sz w:val="24"/>
          <w:szCs w:val="24"/>
        </w:rPr>
        <w:t>RESERVED”</w:t>
      </w:r>
    </w:p>
    <w:p w14:paraId="472A62D6" w14:textId="77777777" w:rsidR="001A0D6E" w:rsidRPr="00BC5ED9" w:rsidRDefault="001A0D6E" w:rsidP="001A0D6E">
      <w:pPr>
        <w:rPr>
          <w:rFonts w:ascii="Arial" w:hAnsi="Arial" w:cs="Arial"/>
          <w:sz w:val="24"/>
          <w:szCs w:val="24"/>
        </w:rPr>
      </w:pPr>
    </w:p>
    <w:p w14:paraId="78EF5324" w14:textId="1F661FB3" w:rsidR="004B0832" w:rsidRPr="00BC5ED9" w:rsidRDefault="00B37572" w:rsidP="004B0832">
      <w:pPr>
        <w:rPr>
          <w:rFonts w:ascii="Arial" w:hAnsi="Arial" w:cs="Arial"/>
          <w:sz w:val="24"/>
          <w:szCs w:val="24"/>
        </w:rPr>
      </w:pPr>
      <w:r w:rsidRPr="00BC5ED9">
        <w:rPr>
          <w:rFonts w:ascii="Arial" w:hAnsi="Arial" w:cs="Arial"/>
          <w:b/>
          <w:sz w:val="24"/>
          <w:szCs w:val="24"/>
        </w:rPr>
        <w:t xml:space="preserve">1.8 </w:t>
      </w:r>
      <w:r w:rsidRPr="006D1052">
        <w:rPr>
          <w:rFonts w:ascii="Arial" w:hAnsi="Arial" w:cs="Arial"/>
          <w:b/>
          <w:sz w:val="24"/>
          <w:szCs w:val="24"/>
          <w:u w:val="single"/>
        </w:rPr>
        <w:t>Post</w:t>
      </w:r>
      <w:r w:rsidR="004B0832" w:rsidRPr="006D1052">
        <w:rPr>
          <w:rFonts w:ascii="Arial" w:hAnsi="Arial" w:cs="Arial"/>
          <w:b/>
          <w:sz w:val="24"/>
          <w:szCs w:val="24"/>
          <w:u w:val="single"/>
        </w:rPr>
        <w:t xml:space="preserve"> </w:t>
      </w:r>
      <w:r w:rsidR="004B0832" w:rsidRPr="00BC5ED9">
        <w:rPr>
          <w:rFonts w:ascii="Arial" w:hAnsi="Arial" w:cs="Arial"/>
          <w:b/>
          <w:sz w:val="24"/>
          <w:szCs w:val="24"/>
          <w:u w:val="single"/>
        </w:rPr>
        <w:t>Award Conference/Periodic Progress Meetings</w:t>
      </w:r>
      <w:r w:rsidR="004B0832" w:rsidRPr="00BC5ED9">
        <w:rPr>
          <w:rFonts w:ascii="Arial" w:hAnsi="Arial" w:cs="Arial"/>
          <w:b/>
          <w:smallCaps/>
          <w:sz w:val="24"/>
          <w:szCs w:val="24"/>
        </w:rPr>
        <w:t>:</w:t>
      </w:r>
      <w:r w:rsidR="004B0832" w:rsidRPr="00BC5ED9">
        <w:rPr>
          <w:rFonts w:ascii="Arial" w:hAnsi="Arial" w:cs="Arial"/>
          <w:sz w:val="24"/>
          <w:szCs w:val="24"/>
        </w:rPr>
        <w:t xml:space="preserve"> </w:t>
      </w:r>
      <w:r w:rsidR="001A0D6E" w:rsidRPr="001A0D6E">
        <w:rPr>
          <w:rFonts w:ascii="Arial" w:hAnsi="Arial" w:cs="Arial"/>
          <w:sz w:val="24"/>
          <w:szCs w:val="24"/>
        </w:rPr>
        <w:t>“RESERVED”</w:t>
      </w:r>
      <w:r w:rsidR="00023C98">
        <w:rPr>
          <w:rFonts w:ascii="Arial" w:hAnsi="Arial" w:cs="Arial"/>
          <w:b/>
          <w:sz w:val="24"/>
          <w:szCs w:val="24"/>
        </w:rPr>
        <w:t xml:space="preserve"> </w:t>
      </w:r>
    </w:p>
    <w:p w14:paraId="010A394F" w14:textId="77777777" w:rsidR="004B0832" w:rsidRPr="00BC5ED9" w:rsidRDefault="004B0832" w:rsidP="004B0832">
      <w:pPr>
        <w:rPr>
          <w:rFonts w:ascii="Arial" w:hAnsi="Arial" w:cs="Arial"/>
          <w:sz w:val="24"/>
          <w:szCs w:val="24"/>
        </w:rPr>
      </w:pPr>
    </w:p>
    <w:p w14:paraId="00452C99" w14:textId="083A6864" w:rsidR="004B0832" w:rsidRPr="00BC5ED9" w:rsidRDefault="004B0832" w:rsidP="004B0832">
      <w:pPr>
        <w:rPr>
          <w:rFonts w:ascii="Arial" w:hAnsi="Arial" w:cs="Arial"/>
          <w:sz w:val="24"/>
          <w:szCs w:val="24"/>
        </w:rPr>
      </w:pPr>
      <w:r w:rsidRPr="00BC5ED9">
        <w:rPr>
          <w:rFonts w:ascii="Arial" w:hAnsi="Arial" w:cs="Arial"/>
          <w:b/>
          <w:sz w:val="24"/>
          <w:szCs w:val="24"/>
        </w:rPr>
        <w:t>1.9</w:t>
      </w:r>
      <w:r w:rsidR="00023C98">
        <w:rPr>
          <w:rFonts w:ascii="Arial" w:hAnsi="Arial" w:cs="Arial"/>
          <w:b/>
          <w:sz w:val="24"/>
          <w:szCs w:val="24"/>
        </w:rPr>
        <w:t xml:space="preserve"> </w:t>
      </w:r>
      <w:r w:rsidRPr="00BC5ED9">
        <w:rPr>
          <w:rFonts w:ascii="Arial" w:hAnsi="Arial" w:cs="Arial"/>
          <w:b/>
          <w:sz w:val="24"/>
          <w:szCs w:val="24"/>
          <w:u w:val="single"/>
        </w:rPr>
        <w:t>Contracting Officer’s Representative (COR)</w:t>
      </w:r>
      <w:r w:rsidRPr="00BC5ED9">
        <w:rPr>
          <w:rFonts w:ascii="Arial" w:hAnsi="Arial" w:cs="Arial"/>
          <w:b/>
          <w:sz w:val="24"/>
          <w:szCs w:val="24"/>
        </w:rPr>
        <w:t>:</w:t>
      </w:r>
      <w:r w:rsidR="00023C98">
        <w:rPr>
          <w:rFonts w:ascii="Arial" w:hAnsi="Arial" w:cs="Arial"/>
          <w:sz w:val="24"/>
          <w:szCs w:val="24"/>
        </w:rPr>
        <w:t xml:space="preserve"> </w:t>
      </w:r>
      <w:r w:rsidRPr="00BC5ED9">
        <w:rPr>
          <w:rFonts w:ascii="Arial" w:hAnsi="Arial" w:cs="Arial"/>
          <w:sz w:val="24"/>
          <w:szCs w:val="24"/>
        </w:rPr>
        <w:t xml:space="preserve">Refer to Part 2 of this PWS for the definition of a COR. As determined by the Contracting Officer, a COR will be appointed and identified by letter of designation, a copy of which will be provided to the Contractor by the Contracting Officer. The designation letter states the responsibilities and limitations of the COR, especially with regard to changes in cost or price, estimates, or changes in delivery </w:t>
      </w:r>
      <w:r w:rsidRPr="00BC5ED9">
        <w:rPr>
          <w:rFonts w:ascii="Arial" w:hAnsi="Arial" w:cs="Arial"/>
          <w:sz w:val="24"/>
          <w:szCs w:val="24"/>
        </w:rPr>
        <w:lastRenderedPageBreak/>
        <w:t>dates. The COR is not authorized to change any of the terms and conditions of the resulting order. The COR monitors all technical aspects of the contract and assists in contract administration. The COR is not authorized to obligate the Government. If the work is not written in the contract, the COR is not authorized to request new work.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w:t>
      </w:r>
      <w:r w:rsidR="00023C98">
        <w:rPr>
          <w:rFonts w:ascii="Arial" w:hAnsi="Arial" w:cs="Arial"/>
          <w:sz w:val="24"/>
          <w:szCs w:val="24"/>
        </w:rPr>
        <w:t xml:space="preserve"> </w:t>
      </w:r>
    </w:p>
    <w:p w14:paraId="78CC9317" w14:textId="77777777" w:rsidR="004B0832" w:rsidRPr="00BC5ED9" w:rsidRDefault="004B0832" w:rsidP="004B0832">
      <w:pPr>
        <w:rPr>
          <w:rFonts w:ascii="Arial" w:hAnsi="Arial" w:cs="Arial"/>
          <w:sz w:val="24"/>
          <w:szCs w:val="24"/>
        </w:rPr>
      </w:pPr>
    </w:p>
    <w:p w14:paraId="66E54BBD" w14:textId="1E65162B" w:rsidR="004B0832" w:rsidRDefault="00B37572" w:rsidP="00767B74">
      <w:pPr>
        <w:rPr>
          <w:rFonts w:ascii="Arial" w:hAnsi="Arial" w:cs="Arial"/>
          <w:sz w:val="24"/>
          <w:szCs w:val="24"/>
        </w:rPr>
      </w:pPr>
      <w:r w:rsidRPr="00BC5ED9">
        <w:rPr>
          <w:rFonts w:ascii="Arial" w:hAnsi="Arial" w:cs="Arial"/>
          <w:b/>
          <w:sz w:val="24"/>
          <w:szCs w:val="24"/>
        </w:rPr>
        <w:t xml:space="preserve">1.10 </w:t>
      </w:r>
      <w:r w:rsidRPr="006D1052">
        <w:rPr>
          <w:rFonts w:ascii="Arial" w:hAnsi="Arial" w:cs="Arial"/>
          <w:b/>
          <w:sz w:val="24"/>
          <w:szCs w:val="24"/>
          <w:u w:val="single"/>
        </w:rPr>
        <w:t>Key</w:t>
      </w:r>
      <w:r w:rsidR="004B0832" w:rsidRPr="006D1052">
        <w:rPr>
          <w:rFonts w:ascii="Arial" w:hAnsi="Arial" w:cs="Arial"/>
          <w:b/>
          <w:sz w:val="24"/>
          <w:szCs w:val="24"/>
          <w:u w:val="single"/>
        </w:rPr>
        <w:t xml:space="preserve"> </w:t>
      </w:r>
      <w:r w:rsidR="004B0832" w:rsidRPr="00BC5ED9">
        <w:rPr>
          <w:rFonts w:ascii="Arial" w:hAnsi="Arial" w:cs="Arial"/>
          <w:b/>
          <w:sz w:val="24"/>
          <w:szCs w:val="24"/>
          <w:u w:val="single"/>
        </w:rPr>
        <w:t>Personnel</w:t>
      </w:r>
      <w:r w:rsidRPr="00BC5ED9">
        <w:rPr>
          <w:rFonts w:ascii="Arial" w:hAnsi="Arial" w:cs="Arial"/>
          <w:b/>
          <w:sz w:val="24"/>
          <w:szCs w:val="24"/>
        </w:rPr>
        <w:t>:</w:t>
      </w:r>
      <w:r w:rsidRPr="00BC5ED9">
        <w:rPr>
          <w:rFonts w:ascii="Arial" w:hAnsi="Arial" w:cs="Arial"/>
          <w:sz w:val="24"/>
          <w:szCs w:val="24"/>
        </w:rPr>
        <w:t xml:space="preserve"> “</w:t>
      </w:r>
      <w:r w:rsidR="00767B74" w:rsidRPr="001A0D6E">
        <w:rPr>
          <w:rFonts w:ascii="Arial" w:hAnsi="Arial" w:cs="Arial"/>
          <w:sz w:val="24"/>
          <w:szCs w:val="24"/>
        </w:rPr>
        <w:t>RESERVED”</w:t>
      </w:r>
    </w:p>
    <w:p w14:paraId="3F8C8B18" w14:textId="77777777" w:rsidR="00767B74" w:rsidRPr="00BC5ED9" w:rsidRDefault="00767B74" w:rsidP="00767B74">
      <w:pPr>
        <w:rPr>
          <w:rFonts w:ascii="Arial" w:hAnsi="Arial" w:cs="Arial"/>
          <w:sz w:val="24"/>
          <w:szCs w:val="24"/>
        </w:rPr>
      </w:pPr>
    </w:p>
    <w:p w14:paraId="3C64BF1D" w14:textId="018A96D9" w:rsidR="00767B74" w:rsidRPr="00023C98" w:rsidRDefault="004B0832" w:rsidP="004B0832">
      <w:pPr>
        <w:rPr>
          <w:rFonts w:ascii="Arial" w:hAnsi="Arial" w:cs="Arial"/>
          <w:sz w:val="24"/>
          <w:szCs w:val="24"/>
        </w:rPr>
      </w:pPr>
      <w:r w:rsidRPr="00BC5ED9">
        <w:rPr>
          <w:rFonts w:ascii="Arial" w:hAnsi="Arial" w:cs="Arial"/>
          <w:b/>
          <w:sz w:val="24"/>
          <w:szCs w:val="24"/>
        </w:rPr>
        <w:t>1.11</w:t>
      </w:r>
      <w:r w:rsidR="00023C98">
        <w:rPr>
          <w:rFonts w:ascii="Arial" w:hAnsi="Arial" w:cs="Arial"/>
          <w:b/>
          <w:sz w:val="24"/>
          <w:szCs w:val="24"/>
        </w:rPr>
        <w:t xml:space="preserve"> </w:t>
      </w:r>
      <w:r w:rsidRPr="00BC5ED9">
        <w:rPr>
          <w:rFonts w:ascii="Arial" w:hAnsi="Arial" w:cs="Arial"/>
          <w:b/>
          <w:sz w:val="24"/>
          <w:szCs w:val="24"/>
          <w:u w:val="single"/>
        </w:rPr>
        <w:t>Identification of Contractor Employees</w:t>
      </w:r>
      <w:r w:rsidRPr="00BC5ED9">
        <w:rPr>
          <w:rFonts w:ascii="Arial" w:hAnsi="Arial" w:cs="Arial"/>
          <w:b/>
          <w:sz w:val="24"/>
          <w:szCs w:val="24"/>
        </w:rPr>
        <w:t>:</w:t>
      </w:r>
      <w:r w:rsidR="00023C98">
        <w:rPr>
          <w:rFonts w:ascii="Arial" w:hAnsi="Arial" w:cs="Arial"/>
          <w:sz w:val="24"/>
          <w:szCs w:val="24"/>
        </w:rPr>
        <w:t xml:space="preserve"> </w:t>
      </w:r>
      <w:r w:rsidRPr="00023C98">
        <w:rPr>
          <w:rFonts w:ascii="Arial" w:hAnsi="Arial" w:cs="Arial"/>
          <w:sz w:val="24"/>
          <w:szCs w:val="24"/>
        </w:rPr>
        <w:t xml:space="preserve">All Contractor personnel attending meetings, answering Government telephones, and working in other situations where their Contractor status is not obvious to third parties must identify themselves, to include proper marking of signature blocks in correspondence, to avoid creating an impression in the minds of members of the public that they are Government officials. The Contractor shall ensure that all documents or reports, produced by Contractors are suitably marked as Contractor products or that Contractor participation is appropriately disclosed. </w:t>
      </w:r>
    </w:p>
    <w:p w14:paraId="49FB06AD" w14:textId="77777777" w:rsidR="00FA0E33" w:rsidRPr="00BC5ED9" w:rsidRDefault="00FA0E33" w:rsidP="004B0832">
      <w:pPr>
        <w:pStyle w:val="PlainText"/>
        <w:rPr>
          <w:rFonts w:ascii="Arial" w:hAnsi="Arial" w:cs="Arial"/>
          <w:sz w:val="24"/>
          <w:szCs w:val="24"/>
        </w:rPr>
      </w:pPr>
    </w:p>
    <w:p w14:paraId="27DB5F61" w14:textId="7A07A63A" w:rsidR="004B0832" w:rsidRPr="00BC5ED9" w:rsidRDefault="00B37572" w:rsidP="004B0832">
      <w:pPr>
        <w:rPr>
          <w:rFonts w:ascii="Arial" w:hAnsi="Arial" w:cs="Arial"/>
          <w:color w:val="0000FF"/>
          <w:sz w:val="24"/>
          <w:szCs w:val="24"/>
        </w:rPr>
      </w:pPr>
      <w:r w:rsidRPr="00BC5ED9">
        <w:rPr>
          <w:rFonts w:ascii="Arial" w:hAnsi="Arial" w:cs="Arial"/>
          <w:b/>
          <w:sz w:val="24"/>
          <w:szCs w:val="24"/>
        </w:rPr>
        <w:t>1.13</w:t>
      </w:r>
      <w:r w:rsidRPr="00BC5ED9">
        <w:rPr>
          <w:rFonts w:ascii="Arial" w:hAnsi="Arial" w:cs="Arial"/>
          <w:sz w:val="24"/>
          <w:szCs w:val="24"/>
        </w:rPr>
        <w:t xml:space="preserve"> </w:t>
      </w:r>
      <w:r w:rsidRPr="00531FBE">
        <w:rPr>
          <w:rFonts w:ascii="Arial" w:hAnsi="Arial" w:cs="Arial"/>
          <w:b/>
          <w:bCs/>
          <w:sz w:val="24"/>
          <w:szCs w:val="24"/>
          <w:u w:val="single"/>
        </w:rPr>
        <w:t>Contractor</w:t>
      </w:r>
      <w:r w:rsidR="004B0832" w:rsidRPr="00BC5ED9">
        <w:rPr>
          <w:rFonts w:ascii="Arial" w:hAnsi="Arial" w:cs="Arial"/>
          <w:b/>
          <w:sz w:val="24"/>
          <w:szCs w:val="24"/>
          <w:u w:val="single"/>
        </w:rPr>
        <w:t xml:space="preserve"> Travel:</w:t>
      </w:r>
      <w:r w:rsidR="004B0832" w:rsidRPr="00BC5ED9">
        <w:rPr>
          <w:rFonts w:ascii="Arial" w:hAnsi="Arial" w:cs="Arial"/>
          <w:sz w:val="24"/>
          <w:szCs w:val="24"/>
        </w:rPr>
        <w:t xml:space="preserve"> </w:t>
      </w:r>
      <w:r w:rsidR="001A0D6E" w:rsidRPr="001A0D6E">
        <w:rPr>
          <w:rFonts w:ascii="Arial" w:hAnsi="Arial" w:cs="Arial"/>
          <w:bCs/>
          <w:sz w:val="24"/>
          <w:szCs w:val="24"/>
        </w:rPr>
        <w:t>“RESERVED”</w:t>
      </w:r>
      <w:r w:rsidR="00023C98">
        <w:rPr>
          <w:rFonts w:ascii="Arial" w:hAnsi="Arial" w:cs="Arial"/>
          <w:sz w:val="24"/>
          <w:szCs w:val="24"/>
        </w:rPr>
        <w:t xml:space="preserve"> </w:t>
      </w:r>
    </w:p>
    <w:p w14:paraId="25E6D824" w14:textId="77777777" w:rsidR="004B0832" w:rsidRPr="00BC5ED9" w:rsidRDefault="004B0832" w:rsidP="004B0832">
      <w:pPr>
        <w:rPr>
          <w:rFonts w:ascii="Arial" w:hAnsi="Arial" w:cs="Arial"/>
          <w:sz w:val="24"/>
          <w:szCs w:val="24"/>
        </w:rPr>
      </w:pPr>
    </w:p>
    <w:p w14:paraId="23FEB6FE" w14:textId="7733102D" w:rsidR="004B0832" w:rsidRPr="00BC5ED9" w:rsidRDefault="00B37572" w:rsidP="004B0832">
      <w:pPr>
        <w:rPr>
          <w:rFonts w:ascii="Arial" w:hAnsi="Arial" w:cs="Arial"/>
          <w:sz w:val="24"/>
          <w:szCs w:val="24"/>
        </w:rPr>
      </w:pPr>
      <w:r w:rsidRPr="00BC5ED9">
        <w:rPr>
          <w:rFonts w:ascii="Arial" w:hAnsi="Arial" w:cs="Arial"/>
          <w:b/>
          <w:sz w:val="24"/>
          <w:szCs w:val="24"/>
        </w:rPr>
        <w:t xml:space="preserve">1.14 </w:t>
      </w:r>
      <w:r w:rsidRPr="00531FBE">
        <w:rPr>
          <w:rFonts w:ascii="Arial" w:hAnsi="Arial" w:cs="Arial"/>
          <w:b/>
          <w:sz w:val="24"/>
          <w:szCs w:val="24"/>
          <w:u w:val="single"/>
        </w:rPr>
        <w:t>Other</w:t>
      </w:r>
      <w:r w:rsidR="004B0832" w:rsidRPr="00BC5ED9">
        <w:rPr>
          <w:rFonts w:ascii="Arial" w:hAnsi="Arial" w:cs="Arial"/>
          <w:b/>
          <w:sz w:val="24"/>
          <w:szCs w:val="24"/>
          <w:u w:val="single"/>
        </w:rPr>
        <w:t xml:space="preserve"> Direct Costs (ODCs):</w:t>
      </w:r>
      <w:r w:rsidR="00D57683">
        <w:rPr>
          <w:rFonts w:ascii="Arial" w:hAnsi="Arial" w:cs="Arial"/>
          <w:b/>
          <w:sz w:val="24"/>
          <w:szCs w:val="24"/>
          <w:u w:val="single"/>
        </w:rPr>
        <w:t xml:space="preserve"> </w:t>
      </w:r>
      <w:r w:rsidR="001A0D6E" w:rsidRPr="001A0D6E">
        <w:rPr>
          <w:rFonts w:ascii="Arial" w:hAnsi="Arial" w:cs="Arial"/>
          <w:sz w:val="24"/>
          <w:szCs w:val="24"/>
        </w:rPr>
        <w:t>“RESERVED”</w:t>
      </w:r>
      <w:r w:rsidR="00023C98">
        <w:rPr>
          <w:rFonts w:ascii="Arial" w:hAnsi="Arial" w:cs="Arial"/>
          <w:b/>
          <w:sz w:val="24"/>
          <w:szCs w:val="24"/>
        </w:rPr>
        <w:t xml:space="preserve"> </w:t>
      </w:r>
      <w:r w:rsidR="004B0832" w:rsidRPr="00BC5ED9">
        <w:rPr>
          <w:rFonts w:ascii="Arial" w:hAnsi="Arial" w:cs="Arial"/>
          <w:sz w:val="24"/>
          <w:szCs w:val="24"/>
        </w:rPr>
        <w:t xml:space="preserve"> </w:t>
      </w:r>
    </w:p>
    <w:p w14:paraId="7DBF06E9" w14:textId="77777777" w:rsidR="004B0832" w:rsidRPr="00BC5ED9" w:rsidRDefault="004B0832" w:rsidP="004B0832">
      <w:pPr>
        <w:suppressAutoHyphens/>
        <w:rPr>
          <w:rFonts w:ascii="Arial" w:hAnsi="Arial" w:cs="Arial"/>
          <w:sz w:val="24"/>
          <w:szCs w:val="24"/>
        </w:rPr>
      </w:pPr>
    </w:p>
    <w:p w14:paraId="24791447" w14:textId="4895EAD2" w:rsidR="004B0832" w:rsidRPr="00BC5ED9" w:rsidRDefault="004B0832" w:rsidP="004B0832">
      <w:pPr>
        <w:rPr>
          <w:rFonts w:ascii="Arial" w:hAnsi="Arial" w:cs="Arial"/>
          <w:sz w:val="24"/>
          <w:szCs w:val="24"/>
        </w:rPr>
      </w:pPr>
      <w:r w:rsidRPr="00BC5ED9">
        <w:rPr>
          <w:rFonts w:ascii="Arial" w:hAnsi="Arial" w:cs="Arial"/>
          <w:b/>
          <w:sz w:val="24"/>
          <w:szCs w:val="24"/>
        </w:rPr>
        <w:t>1.15</w:t>
      </w:r>
      <w:r w:rsidR="00023C98">
        <w:rPr>
          <w:rFonts w:ascii="Arial" w:hAnsi="Arial" w:cs="Arial"/>
          <w:b/>
          <w:sz w:val="24"/>
          <w:szCs w:val="24"/>
        </w:rPr>
        <w:t xml:space="preserve"> </w:t>
      </w:r>
      <w:r w:rsidRPr="00BC5ED9">
        <w:rPr>
          <w:rFonts w:ascii="Arial" w:hAnsi="Arial" w:cs="Arial"/>
          <w:b/>
          <w:sz w:val="24"/>
          <w:szCs w:val="24"/>
          <w:u w:val="single"/>
        </w:rPr>
        <w:t>Data Rights:</w:t>
      </w:r>
      <w:r w:rsidRPr="00BC5ED9">
        <w:rPr>
          <w:rFonts w:ascii="Arial" w:hAnsi="Arial" w:cs="Arial"/>
          <w:b/>
          <w:sz w:val="24"/>
          <w:szCs w:val="24"/>
        </w:rPr>
        <w:t xml:space="preserve"> </w:t>
      </w:r>
      <w:r w:rsidR="001A0D6E" w:rsidRPr="001A0D6E">
        <w:rPr>
          <w:rFonts w:ascii="Arial" w:hAnsi="Arial" w:cs="Arial"/>
          <w:sz w:val="24"/>
          <w:szCs w:val="24"/>
        </w:rPr>
        <w:t>“RESERVED”</w:t>
      </w:r>
    </w:p>
    <w:p w14:paraId="540BB68B" w14:textId="77777777" w:rsidR="004B0832" w:rsidRPr="00BC5ED9" w:rsidRDefault="004B0832" w:rsidP="004B0832">
      <w:pPr>
        <w:suppressAutoHyphens/>
        <w:rPr>
          <w:rFonts w:ascii="Arial" w:hAnsi="Arial" w:cs="Arial"/>
          <w:sz w:val="24"/>
          <w:szCs w:val="24"/>
        </w:rPr>
      </w:pPr>
    </w:p>
    <w:p w14:paraId="6066C8A9" w14:textId="0A63360A" w:rsidR="004B0832" w:rsidRPr="00BC5ED9" w:rsidRDefault="00B37572" w:rsidP="004B0832">
      <w:pPr>
        <w:widowControl w:val="0"/>
        <w:autoSpaceDE w:val="0"/>
        <w:autoSpaceDN w:val="0"/>
        <w:adjustRightInd w:val="0"/>
        <w:rPr>
          <w:rFonts w:ascii="Arial" w:hAnsi="Arial" w:cs="Arial"/>
          <w:sz w:val="24"/>
          <w:szCs w:val="24"/>
        </w:rPr>
      </w:pPr>
      <w:r w:rsidRPr="00BC5ED9">
        <w:rPr>
          <w:rFonts w:ascii="Arial" w:hAnsi="Arial" w:cs="Arial"/>
          <w:b/>
          <w:sz w:val="24"/>
          <w:szCs w:val="24"/>
        </w:rPr>
        <w:t xml:space="preserve">1.16 </w:t>
      </w:r>
      <w:r w:rsidRPr="00531FBE">
        <w:rPr>
          <w:rFonts w:ascii="Arial" w:hAnsi="Arial" w:cs="Arial"/>
          <w:b/>
          <w:sz w:val="24"/>
          <w:szCs w:val="24"/>
          <w:u w:val="single"/>
        </w:rPr>
        <w:t>Non</w:t>
      </w:r>
      <w:r w:rsidR="004B0832" w:rsidRPr="00BC5ED9">
        <w:rPr>
          <w:rFonts w:ascii="Arial" w:hAnsi="Arial" w:cs="Arial"/>
          <w:b/>
          <w:sz w:val="24"/>
          <w:szCs w:val="24"/>
          <w:u w:val="single"/>
        </w:rPr>
        <w:t>-Disclosure Requirements</w:t>
      </w:r>
      <w:r w:rsidR="004B0832" w:rsidRPr="00BC5ED9">
        <w:rPr>
          <w:rFonts w:ascii="Arial" w:hAnsi="Arial" w:cs="Arial"/>
          <w:sz w:val="24"/>
          <w:szCs w:val="24"/>
          <w:u w:val="single"/>
        </w:rPr>
        <w:t>:</w:t>
      </w:r>
      <w:r w:rsidR="004B0832" w:rsidRPr="00BC5ED9">
        <w:rPr>
          <w:rFonts w:ascii="Arial" w:hAnsi="Arial" w:cs="Arial"/>
          <w:b/>
          <w:sz w:val="24"/>
          <w:szCs w:val="24"/>
        </w:rPr>
        <w:t xml:space="preserve"> </w:t>
      </w:r>
      <w:r w:rsidR="001A0D6E" w:rsidRPr="001A0D6E">
        <w:rPr>
          <w:rFonts w:ascii="Arial" w:hAnsi="Arial" w:cs="Arial"/>
          <w:sz w:val="24"/>
          <w:szCs w:val="24"/>
        </w:rPr>
        <w:t>“RESERVED”</w:t>
      </w:r>
    </w:p>
    <w:p w14:paraId="622CF740" w14:textId="77777777" w:rsidR="004B0832" w:rsidRPr="00BC5ED9" w:rsidRDefault="004B0832" w:rsidP="004B0832">
      <w:pPr>
        <w:widowControl w:val="0"/>
        <w:autoSpaceDE w:val="0"/>
        <w:autoSpaceDN w:val="0"/>
        <w:adjustRightInd w:val="0"/>
        <w:rPr>
          <w:rFonts w:ascii="Arial" w:hAnsi="Arial" w:cs="Arial"/>
          <w:sz w:val="24"/>
          <w:szCs w:val="24"/>
        </w:rPr>
      </w:pPr>
    </w:p>
    <w:p w14:paraId="721635C1" w14:textId="0BB9C116" w:rsidR="004B0832" w:rsidRPr="00BC5ED9" w:rsidRDefault="004B0832" w:rsidP="004B0832">
      <w:pPr>
        <w:widowControl w:val="0"/>
        <w:autoSpaceDE w:val="0"/>
        <w:autoSpaceDN w:val="0"/>
        <w:adjustRightInd w:val="0"/>
        <w:rPr>
          <w:rFonts w:ascii="Arial" w:hAnsi="Arial" w:cs="Arial"/>
          <w:sz w:val="24"/>
          <w:szCs w:val="24"/>
        </w:rPr>
      </w:pPr>
      <w:r w:rsidRPr="00BC5ED9">
        <w:rPr>
          <w:rFonts w:ascii="Arial" w:hAnsi="Arial" w:cs="Arial"/>
          <w:b/>
          <w:sz w:val="24"/>
          <w:szCs w:val="24"/>
        </w:rPr>
        <w:t>1.17</w:t>
      </w:r>
      <w:r w:rsidR="00023C98">
        <w:rPr>
          <w:rFonts w:ascii="Arial" w:hAnsi="Arial" w:cs="Arial"/>
          <w:sz w:val="24"/>
          <w:szCs w:val="24"/>
        </w:rPr>
        <w:t xml:space="preserve"> </w:t>
      </w:r>
      <w:r w:rsidRPr="00BC5ED9">
        <w:rPr>
          <w:rFonts w:ascii="Arial" w:hAnsi="Arial" w:cs="Arial"/>
          <w:b/>
          <w:sz w:val="24"/>
          <w:szCs w:val="24"/>
          <w:u w:val="single"/>
        </w:rPr>
        <w:t>Protection of Government and Contract Information</w:t>
      </w:r>
      <w:r w:rsidRPr="00BC5ED9">
        <w:rPr>
          <w:rFonts w:ascii="Arial" w:hAnsi="Arial" w:cs="Arial"/>
          <w:sz w:val="24"/>
          <w:szCs w:val="24"/>
        </w:rPr>
        <w:t>: Per Public Use Notice of Limitations stated by Defense imagery Management operations Center and contained at</w:t>
      </w:r>
      <w:r w:rsidR="00023C98">
        <w:rPr>
          <w:rFonts w:ascii="Arial" w:hAnsi="Arial" w:cs="Arial"/>
          <w:sz w:val="24"/>
          <w:szCs w:val="24"/>
        </w:rPr>
        <w:t xml:space="preserve"> </w:t>
      </w:r>
      <w:hyperlink r:id="rId11" w:history="1">
        <w:r w:rsidRPr="00BC5ED9">
          <w:rPr>
            <w:rStyle w:val="Hyperlink"/>
            <w:rFonts w:ascii="Arial" w:eastAsiaTheme="majorEastAsia" w:hAnsi="Arial" w:cs="Arial"/>
            <w:sz w:val="24"/>
            <w:szCs w:val="24"/>
          </w:rPr>
          <w:t>www.dimoc.mil/resources/limitations/</w:t>
        </w:r>
      </w:hyperlink>
      <w:r w:rsidRPr="00BC5ED9">
        <w:rPr>
          <w:rStyle w:val="Hyperlink"/>
          <w:rFonts w:ascii="Arial" w:eastAsiaTheme="majorEastAsia" w:hAnsi="Arial" w:cs="Arial"/>
          <w:color w:val="auto"/>
          <w:sz w:val="24"/>
          <w:szCs w:val="24"/>
        </w:rPr>
        <w:t xml:space="preserve"> , t</w:t>
      </w:r>
      <w:r w:rsidRPr="00BC5ED9">
        <w:rPr>
          <w:rFonts w:ascii="Arial" w:hAnsi="Arial" w:cs="Arial"/>
          <w:sz w:val="24"/>
          <w:szCs w:val="24"/>
        </w:rPr>
        <w:t>he Contractor shall not cite any information (e.g., contract information, pictures, locations, etc.) obtained through this contract on any hard copy or digital marketing tools to include its company website.</w:t>
      </w:r>
    </w:p>
    <w:p w14:paraId="59190F58" w14:textId="77777777" w:rsidR="004B0832" w:rsidRPr="00BC5ED9" w:rsidRDefault="004B0832" w:rsidP="004B0832">
      <w:pPr>
        <w:widowControl w:val="0"/>
        <w:autoSpaceDE w:val="0"/>
        <w:autoSpaceDN w:val="0"/>
        <w:adjustRightInd w:val="0"/>
        <w:rPr>
          <w:rFonts w:ascii="Arial" w:hAnsi="Arial" w:cs="Arial"/>
          <w:sz w:val="24"/>
          <w:szCs w:val="24"/>
        </w:rPr>
      </w:pPr>
    </w:p>
    <w:p w14:paraId="316E81E7" w14:textId="28E9E493" w:rsidR="004B0832" w:rsidRPr="00BC5ED9" w:rsidRDefault="00B37572" w:rsidP="004B0832">
      <w:pPr>
        <w:rPr>
          <w:rFonts w:ascii="Arial" w:hAnsi="Arial" w:cs="Arial"/>
          <w:sz w:val="24"/>
          <w:szCs w:val="24"/>
        </w:rPr>
      </w:pPr>
      <w:r w:rsidRPr="00BC5ED9">
        <w:rPr>
          <w:rFonts w:ascii="Arial" w:hAnsi="Arial" w:cs="Arial"/>
          <w:b/>
          <w:sz w:val="24"/>
          <w:szCs w:val="24"/>
        </w:rPr>
        <w:t xml:space="preserve">1.18 </w:t>
      </w:r>
      <w:r w:rsidRPr="00531FBE">
        <w:rPr>
          <w:rFonts w:ascii="Arial" w:hAnsi="Arial" w:cs="Arial"/>
          <w:b/>
          <w:sz w:val="24"/>
          <w:szCs w:val="24"/>
          <w:u w:val="single"/>
        </w:rPr>
        <w:t>Non</w:t>
      </w:r>
      <w:r w:rsidR="004B0832" w:rsidRPr="00BC5ED9">
        <w:rPr>
          <w:rFonts w:ascii="Arial" w:hAnsi="Arial" w:cs="Arial"/>
          <w:b/>
          <w:sz w:val="24"/>
          <w:szCs w:val="24"/>
          <w:u w:val="single"/>
        </w:rPr>
        <w:t>-Disclosure Statements:</w:t>
      </w:r>
      <w:r w:rsidR="004B0832" w:rsidRPr="00BC5ED9">
        <w:rPr>
          <w:rFonts w:ascii="Arial" w:hAnsi="Arial" w:cs="Arial"/>
          <w:sz w:val="24"/>
          <w:szCs w:val="24"/>
        </w:rPr>
        <w:t xml:space="preserve"> </w:t>
      </w:r>
      <w:r w:rsidR="001A0D6E" w:rsidRPr="001A0D6E">
        <w:rPr>
          <w:rFonts w:ascii="Arial" w:hAnsi="Arial" w:cs="Arial"/>
          <w:sz w:val="24"/>
          <w:szCs w:val="24"/>
        </w:rPr>
        <w:t>“RESERVED”</w:t>
      </w:r>
      <w:r w:rsidR="00023C98">
        <w:rPr>
          <w:rFonts w:ascii="Arial" w:hAnsi="Arial" w:cs="Arial"/>
          <w:b/>
          <w:sz w:val="24"/>
          <w:szCs w:val="24"/>
        </w:rPr>
        <w:t xml:space="preserve"> </w:t>
      </w:r>
    </w:p>
    <w:p w14:paraId="777A5A13" w14:textId="77777777" w:rsidR="004B0832" w:rsidRPr="00BC5ED9" w:rsidRDefault="004B0832" w:rsidP="004B0832">
      <w:pPr>
        <w:widowControl w:val="0"/>
        <w:autoSpaceDE w:val="0"/>
        <w:autoSpaceDN w:val="0"/>
        <w:adjustRightInd w:val="0"/>
        <w:rPr>
          <w:rFonts w:ascii="Arial" w:hAnsi="Arial" w:cs="Arial"/>
          <w:sz w:val="24"/>
          <w:szCs w:val="24"/>
        </w:rPr>
      </w:pPr>
    </w:p>
    <w:p w14:paraId="2BDE7EF8" w14:textId="63CDE188" w:rsidR="004B0832" w:rsidRPr="00BC5ED9" w:rsidRDefault="004B0832" w:rsidP="004B0832">
      <w:pPr>
        <w:rPr>
          <w:rFonts w:ascii="Arial" w:hAnsi="Arial" w:cs="Arial"/>
          <w:sz w:val="24"/>
          <w:szCs w:val="24"/>
        </w:rPr>
      </w:pPr>
      <w:r w:rsidRPr="00BC5ED9">
        <w:rPr>
          <w:rFonts w:ascii="Arial" w:hAnsi="Arial" w:cs="Arial"/>
          <w:b/>
          <w:sz w:val="24"/>
          <w:szCs w:val="24"/>
        </w:rPr>
        <w:t>1.19</w:t>
      </w:r>
      <w:r w:rsidR="00023C98">
        <w:rPr>
          <w:rFonts w:ascii="Arial" w:hAnsi="Arial" w:cs="Arial"/>
          <w:b/>
          <w:sz w:val="24"/>
          <w:szCs w:val="24"/>
        </w:rPr>
        <w:t xml:space="preserve"> </w:t>
      </w:r>
      <w:r w:rsidRPr="00BC5ED9">
        <w:rPr>
          <w:rFonts w:ascii="Arial" w:hAnsi="Arial" w:cs="Arial"/>
          <w:b/>
          <w:sz w:val="24"/>
          <w:szCs w:val="24"/>
          <w:u w:val="single"/>
        </w:rPr>
        <w:t>Organizational Conflict of Interest (OCI)</w:t>
      </w:r>
      <w:r w:rsidRPr="00BC5ED9">
        <w:rPr>
          <w:rFonts w:ascii="Arial" w:hAnsi="Arial" w:cs="Arial"/>
          <w:b/>
          <w:sz w:val="24"/>
          <w:szCs w:val="24"/>
        </w:rPr>
        <w:t>:</w:t>
      </w:r>
      <w:r w:rsidR="00023C98">
        <w:rPr>
          <w:rFonts w:ascii="Arial" w:hAnsi="Arial" w:cs="Arial"/>
          <w:sz w:val="24"/>
          <w:szCs w:val="24"/>
        </w:rPr>
        <w:t xml:space="preserve"> </w:t>
      </w:r>
      <w:r w:rsidRPr="00BC5ED9">
        <w:rPr>
          <w:rFonts w:ascii="Arial" w:hAnsi="Arial" w:cs="Arial"/>
          <w:sz w:val="24"/>
          <w:szCs w:val="24"/>
        </w:rPr>
        <w:t xml:space="preserve">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The Contractor’s </w:t>
      </w:r>
      <w:r w:rsidRPr="00BC5ED9">
        <w:rPr>
          <w:rFonts w:ascii="Arial" w:hAnsi="Arial" w:cs="Arial"/>
          <w:sz w:val="24"/>
          <w:szCs w:val="24"/>
        </w:rPr>
        <w:lastRenderedPageBreak/>
        <w:t>OCI Mitigation Plan will be determined to be acceptable solely at the discretion of the Contracting Officer. In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11B9B182" w14:textId="77777777" w:rsidR="004B0832" w:rsidRPr="00BC5ED9" w:rsidRDefault="004B0832" w:rsidP="004B0832">
      <w:pPr>
        <w:suppressAutoHyphens/>
        <w:rPr>
          <w:rFonts w:ascii="Arial" w:hAnsi="Arial" w:cs="Arial"/>
          <w:sz w:val="24"/>
          <w:szCs w:val="24"/>
        </w:rPr>
      </w:pPr>
    </w:p>
    <w:p w14:paraId="1BDB91A9" w14:textId="245924C3" w:rsidR="004B0832" w:rsidRPr="00BC5ED9" w:rsidRDefault="00B37572" w:rsidP="004B0832">
      <w:pPr>
        <w:suppressAutoHyphens/>
        <w:rPr>
          <w:rFonts w:ascii="Arial" w:hAnsi="Arial" w:cs="Arial"/>
          <w:sz w:val="24"/>
          <w:szCs w:val="24"/>
        </w:rPr>
      </w:pPr>
      <w:r w:rsidRPr="00BC5ED9">
        <w:rPr>
          <w:rFonts w:ascii="Arial" w:hAnsi="Arial" w:cs="Arial"/>
          <w:b/>
          <w:sz w:val="24"/>
          <w:szCs w:val="24"/>
        </w:rPr>
        <w:t xml:space="preserve">1.20 </w:t>
      </w:r>
      <w:r w:rsidRPr="00531FBE">
        <w:rPr>
          <w:rFonts w:ascii="Arial" w:hAnsi="Arial" w:cs="Arial"/>
          <w:b/>
          <w:sz w:val="24"/>
          <w:szCs w:val="24"/>
          <w:u w:val="single"/>
        </w:rPr>
        <w:t>Phase</w:t>
      </w:r>
      <w:r w:rsidR="004B0832" w:rsidRPr="00BC5ED9">
        <w:rPr>
          <w:rFonts w:ascii="Arial" w:hAnsi="Arial" w:cs="Arial"/>
          <w:b/>
          <w:sz w:val="24"/>
          <w:szCs w:val="24"/>
          <w:u w:val="single"/>
        </w:rPr>
        <w:t xml:space="preserve"> In /Phase Out Period:</w:t>
      </w:r>
      <w:r w:rsidR="00D57683">
        <w:rPr>
          <w:rFonts w:ascii="Arial" w:hAnsi="Arial" w:cs="Arial"/>
          <w:b/>
          <w:sz w:val="24"/>
          <w:szCs w:val="24"/>
          <w:u w:val="single"/>
        </w:rPr>
        <w:t xml:space="preserve"> </w:t>
      </w:r>
      <w:r w:rsidR="001A0D6E" w:rsidRPr="001A0D6E">
        <w:rPr>
          <w:rFonts w:ascii="Arial" w:hAnsi="Arial" w:cs="Arial"/>
          <w:sz w:val="24"/>
          <w:szCs w:val="24"/>
        </w:rPr>
        <w:t>“RESERVED”</w:t>
      </w:r>
      <w:r w:rsidR="00023C98">
        <w:rPr>
          <w:rFonts w:ascii="Arial" w:hAnsi="Arial" w:cs="Arial"/>
          <w:b/>
          <w:sz w:val="24"/>
          <w:szCs w:val="24"/>
        </w:rPr>
        <w:t xml:space="preserve"> </w:t>
      </w:r>
      <w:r w:rsidR="004B0832" w:rsidRPr="00BC5ED9">
        <w:rPr>
          <w:rFonts w:ascii="Arial" w:hAnsi="Arial" w:cs="Arial"/>
          <w:sz w:val="24"/>
          <w:szCs w:val="24"/>
        </w:rPr>
        <w:t xml:space="preserve"> </w:t>
      </w:r>
    </w:p>
    <w:p w14:paraId="516FB42B" w14:textId="77777777" w:rsidR="004B0832" w:rsidRPr="00BC5ED9" w:rsidRDefault="004B0832" w:rsidP="004B0832">
      <w:pPr>
        <w:suppressAutoHyphens/>
        <w:rPr>
          <w:rFonts w:ascii="Arial" w:hAnsi="Arial" w:cs="Arial"/>
          <w:color w:val="0000FF"/>
          <w:sz w:val="24"/>
          <w:szCs w:val="24"/>
        </w:rPr>
      </w:pPr>
    </w:p>
    <w:p w14:paraId="455FC32B" w14:textId="422A98D9" w:rsidR="00C85313" w:rsidRPr="00BC5ED9" w:rsidRDefault="00B37572" w:rsidP="00C85313">
      <w:pPr>
        <w:rPr>
          <w:rFonts w:ascii="Arial" w:hAnsi="Arial" w:cs="Arial"/>
          <w:color w:val="FF0000"/>
          <w:sz w:val="24"/>
          <w:szCs w:val="24"/>
        </w:rPr>
      </w:pPr>
      <w:r w:rsidRPr="00BC5ED9">
        <w:rPr>
          <w:rFonts w:ascii="Arial" w:hAnsi="Arial" w:cs="Arial"/>
          <w:b/>
          <w:sz w:val="24"/>
          <w:szCs w:val="24"/>
        </w:rPr>
        <w:t xml:space="preserve">1.21 </w:t>
      </w:r>
      <w:r w:rsidRPr="00531FBE">
        <w:rPr>
          <w:rFonts w:ascii="Arial" w:hAnsi="Arial" w:cs="Arial"/>
          <w:b/>
          <w:sz w:val="24"/>
          <w:szCs w:val="24"/>
          <w:u w:val="single"/>
        </w:rPr>
        <w:t>Safety</w:t>
      </w:r>
      <w:r w:rsidRPr="00BC5ED9">
        <w:rPr>
          <w:rFonts w:ascii="Arial" w:hAnsi="Arial" w:cs="Arial"/>
          <w:b/>
          <w:sz w:val="24"/>
          <w:szCs w:val="24"/>
          <w:u w:val="single"/>
        </w:rPr>
        <w:t>:</w:t>
      </w:r>
      <w:r w:rsidRPr="00BC5ED9">
        <w:rPr>
          <w:rFonts w:ascii="Arial" w:hAnsi="Arial" w:cs="Arial"/>
          <w:sz w:val="24"/>
          <w:szCs w:val="24"/>
        </w:rPr>
        <w:t xml:space="preserve"> “</w:t>
      </w:r>
      <w:r w:rsidR="001A0D6E" w:rsidRPr="001A0D6E">
        <w:rPr>
          <w:rFonts w:ascii="Arial" w:hAnsi="Arial" w:cs="Arial"/>
          <w:bCs/>
          <w:sz w:val="24"/>
          <w:szCs w:val="24"/>
        </w:rPr>
        <w:t>RESERVED”</w:t>
      </w:r>
      <w:r w:rsidR="004D27DC" w:rsidRPr="00BC5ED9">
        <w:rPr>
          <w:rFonts w:ascii="Arial" w:hAnsi="Arial" w:cs="Arial"/>
          <w:sz w:val="24"/>
          <w:szCs w:val="24"/>
        </w:rPr>
        <w:t xml:space="preserve"> </w:t>
      </w:r>
    </w:p>
    <w:p w14:paraId="5A913E4D" w14:textId="77777777" w:rsidR="004B0832" w:rsidRPr="00BC5ED9" w:rsidRDefault="004B0832" w:rsidP="004B0832">
      <w:pPr>
        <w:rPr>
          <w:rFonts w:ascii="Arial" w:hAnsi="Arial" w:cs="Arial"/>
          <w:sz w:val="24"/>
          <w:szCs w:val="24"/>
        </w:rPr>
      </w:pPr>
    </w:p>
    <w:p w14:paraId="110FFF52" w14:textId="3E2464D0" w:rsidR="004B0832" w:rsidRPr="00BC5ED9" w:rsidRDefault="00B37572" w:rsidP="004B0832">
      <w:pPr>
        <w:rPr>
          <w:rFonts w:ascii="Arial" w:hAnsi="Arial" w:cs="Arial"/>
          <w:sz w:val="24"/>
          <w:szCs w:val="24"/>
        </w:rPr>
      </w:pPr>
      <w:r w:rsidRPr="00BC5ED9">
        <w:rPr>
          <w:rFonts w:ascii="Arial" w:hAnsi="Arial" w:cs="Arial"/>
          <w:b/>
          <w:sz w:val="24"/>
          <w:szCs w:val="24"/>
        </w:rPr>
        <w:t xml:space="preserve">1.22 </w:t>
      </w:r>
      <w:r w:rsidRPr="00531FBE">
        <w:rPr>
          <w:rFonts w:ascii="Arial" w:hAnsi="Arial" w:cs="Arial"/>
          <w:b/>
          <w:sz w:val="24"/>
          <w:szCs w:val="24"/>
          <w:u w:val="single"/>
        </w:rPr>
        <w:t>Environmental</w:t>
      </w:r>
      <w:r w:rsidR="004B0832" w:rsidRPr="00531FBE">
        <w:rPr>
          <w:rFonts w:ascii="Arial" w:hAnsi="Arial" w:cs="Arial"/>
          <w:b/>
          <w:sz w:val="24"/>
          <w:szCs w:val="24"/>
          <w:u w:val="single"/>
        </w:rPr>
        <w:t xml:space="preserve"> </w:t>
      </w:r>
      <w:r w:rsidR="004B0832" w:rsidRPr="00BC5ED9">
        <w:rPr>
          <w:rFonts w:ascii="Arial" w:hAnsi="Arial" w:cs="Arial"/>
          <w:b/>
          <w:sz w:val="24"/>
          <w:szCs w:val="24"/>
          <w:u w:val="single"/>
        </w:rPr>
        <w:t>Compliance:</w:t>
      </w:r>
      <w:r w:rsidR="004B0832" w:rsidRPr="00BC5ED9">
        <w:rPr>
          <w:rFonts w:ascii="Arial" w:hAnsi="Arial" w:cs="Arial"/>
          <w:sz w:val="24"/>
          <w:szCs w:val="24"/>
        </w:rPr>
        <w:t xml:space="preserve"> </w:t>
      </w:r>
      <w:r w:rsidR="001A0D6E" w:rsidRPr="001A0D6E">
        <w:rPr>
          <w:rFonts w:ascii="Arial" w:hAnsi="Arial" w:cs="Arial"/>
          <w:sz w:val="24"/>
          <w:szCs w:val="24"/>
        </w:rPr>
        <w:t>“RESERVED”</w:t>
      </w:r>
      <w:r w:rsidR="00023C98">
        <w:rPr>
          <w:rFonts w:ascii="Arial" w:hAnsi="Arial" w:cs="Arial"/>
          <w:b/>
          <w:sz w:val="24"/>
          <w:szCs w:val="24"/>
        </w:rPr>
        <w:t xml:space="preserve"> </w:t>
      </w:r>
    </w:p>
    <w:p w14:paraId="6B962BA9" w14:textId="5A13925D" w:rsidR="004B0832" w:rsidRPr="00BC5ED9" w:rsidRDefault="004B0832" w:rsidP="004B0832">
      <w:pPr>
        <w:rPr>
          <w:rFonts w:ascii="Arial" w:hAnsi="Arial" w:cs="Arial"/>
          <w:color w:val="FF0000"/>
          <w:sz w:val="24"/>
          <w:szCs w:val="24"/>
        </w:rPr>
      </w:pPr>
    </w:p>
    <w:p w14:paraId="7B15D11A" w14:textId="02CE2E78" w:rsidR="004B0832" w:rsidRPr="00BC5ED9" w:rsidRDefault="004B0832" w:rsidP="004B0832">
      <w:pPr>
        <w:rPr>
          <w:rFonts w:ascii="Arial" w:hAnsi="Arial" w:cs="Arial"/>
          <w:sz w:val="24"/>
          <w:szCs w:val="24"/>
        </w:rPr>
      </w:pPr>
      <w:r w:rsidRPr="00BC5ED9">
        <w:rPr>
          <w:rFonts w:ascii="Arial" w:hAnsi="Arial" w:cs="Arial"/>
          <w:b/>
          <w:sz w:val="24"/>
          <w:szCs w:val="24"/>
        </w:rPr>
        <w:t>1.23</w:t>
      </w:r>
      <w:r w:rsidR="00023C98">
        <w:rPr>
          <w:rFonts w:ascii="Arial" w:hAnsi="Arial" w:cs="Arial"/>
          <w:b/>
          <w:sz w:val="24"/>
          <w:szCs w:val="24"/>
        </w:rPr>
        <w:t xml:space="preserve"> </w:t>
      </w:r>
      <w:r w:rsidRPr="00BC5ED9">
        <w:rPr>
          <w:rFonts w:ascii="Arial" w:hAnsi="Arial" w:cs="Arial"/>
          <w:b/>
          <w:sz w:val="24"/>
          <w:szCs w:val="24"/>
          <w:u w:val="single"/>
        </w:rPr>
        <w:t>Required Training:</w:t>
      </w:r>
      <w:r w:rsidR="00023C98">
        <w:rPr>
          <w:rFonts w:ascii="Arial" w:hAnsi="Arial" w:cs="Arial"/>
          <w:b/>
          <w:sz w:val="24"/>
          <w:szCs w:val="24"/>
        </w:rPr>
        <w:t xml:space="preserve"> </w:t>
      </w:r>
      <w:r w:rsidRPr="00BC5ED9">
        <w:rPr>
          <w:rFonts w:ascii="Arial" w:hAnsi="Arial" w:cs="Arial"/>
          <w:sz w:val="24"/>
          <w:szCs w:val="24"/>
        </w:rPr>
        <w:t>The following provides information on training requirements.</w:t>
      </w:r>
    </w:p>
    <w:p w14:paraId="0F03C311" w14:textId="77777777" w:rsidR="004B0832" w:rsidRPr="00BC5ED9" w:rsidRDefault="004B0832" w:rsidP="004B0832">
      <w:pPr>
        <w:rPr>
          <w:rFonts w:ascii="Arial" w:hAnsi="Arial" w:cs="Arial"/>
          <w:sz w:val="24"/>
          <w:szCs w:val="24"/>
        </w:rPr>
      </w:pPr>
    </w:p>
    <w:p w14:paraId="1E5F16F4" w14:textId="532630BD" w:rsidR="004B0832" w:rsidRPr="00BC5ED9" w:rsidRDefault="00B37572" w:rsidP="004B0832">
      <w:pPr>
        <w:rPr>
          <w:rFonts w:ascii="Arial" w:hAnsi="Arial" w:cs="Arial"/>
          <w:sz w:val="24"/>
          <w:szCs w:val="24"/>
        </w:rPr>
      </w:pPr>
      <w:r w:rsidRPr="00BC5ED9">
        <w:rPr>
          <w:rFonts w:ascii="Arial" w:hAnsi="Arial" w:cs="Arial"/>
          <w:b/>
          <w:sz w:val="24"/>
          <w:szCs w:val="24"/>
        </w:rPr>
        <w:t xml:space="preserve">1.23.1 </w:t>
      </w:r>
      <w:r w:rsidRPr="00531FBE">
        <w:rPr>
          <w:rFonts w:ascii="Arial" w:hAnsi="Arial" w:cs="Arial"/>
          <w:b/>
          <w:sz w:val="24"/>
          <w:szCs w:val="24"/>
          <w:u w:val="single"/>
        </w:rPr>
        <w:t>Anti</w:t>
      </w:r>
      <w:r w:rsidR="004B0832" w:rsidRPr="00BC5ED9">
        <w:rPr>
          <w:rFonts w:ascii="Arial" w:hAnsi="Arial" w:cs="Arial"/>
          <w:b/>
          <w:sz w:val="24"/>
          <w:szCs w:val="24"/>
          <w:u w:val="single"/>
        </w:rPr>
        <w:t>-Terrorism (AT) Level I Training</w:t>
      </w:r>
      <w:r w:rsidRPr="00BC5ED9">
        <w:rPr>
          <w:rFonts w:ascii="Arial" w:hAnsi="Arial" w:cs="Arial"/>
          <w:b/>
          <w:sz w:val="24"/>
          <w:szCs w:val="24"/>
          <w:u w:val="single"/>
        </w:rPr>
        <w:t>:</w:t>
      </w:r>
      <w:r w:rsidRPr="00BC5ED9">
        <w:rPr>
          <w:rFonts w:ascii="Arial" w:hAnsi="Arial" w:cs="Arial"/>
          <w:color w:val="FF0000"/>
          <w:sz w:val="24"/>
          <w:szCs w:val="24"/>
        </w:rPr>
        <w:t xml:space="preserve"> </w:t>
      </w:r>
      <w:r w:rsidRPr="00B37572">
        <w:rPr>
          <w:rFonts w:ascii="Arial" w:hAnsi="Arial" w:cs="Arial"/>
          <w:sz w:val="24"/>
          <w:szCs w:val="24"/>
        </w:rPr>
        <w:t>All</w:t>
      </w:r>
      <w:r w:rsidR="004B0832" w:rsidRPr="00B37572">
        <w:rPr>
          <w:rFonts w:ascii="Arial" w:hAnsi="Arial" w:cs="Arial"/>
          <w:sz w:val="24"/>
          <w:szCs w:val="24"/>
        </w:rPr>
        <w:t xml:space="preserve"> </w:t>
      </w:r>
      <w:r w:rsidR="004B0832" w:rsidRPr="00BC5ED9">
        <w:rPr>
          <w:rFonts w:ascii="Arial" w:hAnsi="Arial" w:cs="Arial"/>
          <w:sz w:val="24"/>
          <w:szCs w:val="24"/>
        </w:rPr>
        <w:t xml:space="preserve">Contractor employees, including subcontractor employees, who are employed under the </w:t>
      </w:r>
      <w:r w:rsidRPr="00BC5ED9">
        <w:rPr>
          <w:rFonts w:ascii="Arial" w:hAnsi="Arial" w:cs="Arial"/>
          <w:sz w:val="24"/>
          <w:szCs w:val="24"/>
        </w:rPr>
        <w:t>contract</w:t>
      </w:r>
      <w:r w:rsidR="004B0832" w:rsidRPr="00BC5ED9">
        <w:rPr>
          <w:rFonts w:ascii="Arial" w:hAnsi="Arial" w:cs="Arial"/>
          <w:sz w:val="24"/>
          <w:szCs w:val="24"/>
        </w:rPr>
        <w:t xml:space="preserve"> shall complete AT Level I Training within </w:t>
      </w:r>
      <w:r w:rsidR="00DC5E4A" w:rsidRPr="00BC5ED9">
        <w:rPr>
          <w:rFonts w:ascii="Arial" w:hAnsi="Arial" w:cs="Arial"/>
          <w:sz w:val="24"/>
          <w:szCs w:val="24"/>
        </w:rPr>
        <w:t>30 day</w:t>
      </w:r>
      <w:r w:rsidR="00D5203F" w:rsidRPr="00BC5ED9">
        <w:rPr>
          <w:rFonts w:ascii="Arial" w:hAnsi="Arial" w:cs="Arial"/>
          <w:sz w:val="24"/>
          <w:szCs w:val="24"/>
        </w:rPr>
        <w:t>s</w:t>
      </w:r>
      <w:r w:rsidR="00562184">
        <w:rPr>
          <w:rFonts w:ascii="Arial" w:hAnsi="Arial" w:cs="Arial"/>
          <w:sz w:val="24"/>
          <w:szCs w:val="24"/>
        </w:rPr>
        <w:t xml:space="preserve"> (</w:t>
      </w:r>
      <w:r w:rsidRPr="00963A4E">
        <w:rPr>
          <w:rFonts w:ascii="Arial" w:hAnsi="Arial" w:cs="Arial"/>
          <w:color w:val="FF0000"/>
          <w:sz w:val="24"/>
          <w:szCs w:val="24"/>
        </w:rPr>
        <w:t>Deliverable</w:t>
      </w:r>
      <w:r w:rsidR="00963A4E">
        <w:rPr>
          <w:rFonts w:ascii="Arial" w:hAnsi="Arial" w:cs="Arial"/>
          <w:sz w:val="24"/>
          <w:szCs w:val="24"/>
        </w:rPr>
        <w:t xml:space="preserve"> </w:t>
      </w:r>
      <w:r w:rsidR="00963A4E" w:rsidRPr="00963A4E">
        <w:rPr>
          <w:rFonts w:ascii="Arial" w:hAnsi="Arial" w:cs="Arial"/>
          <w:color w:val="FF0000"/>
          <w:sz w:val="24"/>
          <w:szCs w:val="24"/>
        </w:rPr>
        <w:t>#1</w:t>
      </w:r>
      <w:r>
        <w:rPr>
          <w:rFonts w:ascii="Arial" w:hAnsi="Arial" w:cs="Arial"/>
          <w:sz w:val="24"/>
          <w:szCs w:val="24"/>
        </w:rPr>
        <w:t>)</w:t>
      </w:r>
      <w:r w:rsidR="004B0832" w:rsidRPr="00BC5ED9">
        <w:rPr>
          <w:rFonts w:ascii="Arial" w:hAnsi="Arial" w:cs="Arial"/>
          <w:sz w:val="24"/>
          <w:szCs w:val="24"/>
        </w:rPr>
        <w:t xml:space="preserve"> after contract start date or effective date of incorporation of this requirement into the contract, whichever applies, or </w:t>
      </w:r>
      <w:r w:rsidR="00DC5E4A" w:rsidRPr="00BC5ED9">
        <w:rPr>
          <w:rFonts w:ascii="Arial" w:hAnsi="Arial" w:cs="Arial"/>
          <w:sz w:val="24"/>
          <w:szCs w:val="24"/>
        </w:rPr>
        <w:t>30 days</w:t>
      </w:r>
      <w:r w:rsidR="004B0832" w:rsidRPr="00BC5ED9">
        <w:rPr>
          <w:rFonts w:ascii="Arial" w:hAnsi="Arial" w:cs="Arial"/>
          <w:sz w:val="24"/>
          <w:szCs w:val="24"/>
        </w:rPr>
        <w:t xml:space="preserve"> after employment of new personnel. Contractor personnel travelling overseas shall complete area of responsibility (AOR) specific AT awareness training for U.S. based Contractor employees and associated subcontractor employees. The Contractor shall submit certificates of completion</w:t>
      </w:r>
      <w:r w:rsidR="000E5CE3">
        <w:rPr>
          <w:rFonts w:ascii="Arial" w:hAnsi="Arial" w:cs="Arial"/>
          <w:sz w:val="24"/>
          <w:szCs w:val="24"/>
        </w:rPr>
        <w:t xml:space="preserve"> </w:t>
      </w:r>
      <w:r w:rsidR="004B0832" w:rsidRPr="00BC5ED9">
        <w:rPr>
          <w:rFonts w:ascii="Arial" w:hAnsi="Arial" w:cs="Arial"/>
          <w:sz w:val="24"/>
          <w:szCs w:val="24"/>
        </w:rPr>
        <w:t xml:space="preserve">for each affected Contractor employee and subcontractor employee to the COR (or to the Contracting Officer, if a COR is not assigned) within </w:t>
      </w:r>
      <w:r w:rsidR="00DC5E4A" w:rsidRPr="00BC5ED9">
        <w:rPr>
          <w:rFonts w:ascii="Arial" w:hAnsi="Arial" w:cs="Arial"/>
          <w:sz w:val="24"/>
          <w:szCs w:val="24"/>
        </w:rPr>
        <w:t xml:space="preserve">30 days </w:t>
      </w:r>
      <w:r w:rsidR="004B0832" w:rsidRPr="00BC5ED9">
        <w:rPr>
          <w:rFonts w:ascii="Arial" w:hAnsi="Arial" w:cs="Arial"/>
          <w:sz w:val="24"/>
          <w:szCs w:val="24"/>
        </w:rPr>
        <w:t>after completion of this training by all employees and subcontractor personnel.</w:t>
      </w:r>
      <w:r w:rsidR="00023C98">
        <w:rPr>
          <w:rFonts w:ascii="Arial" w:hAnsi="Arial" w:cs="Arial"/>
          <w:sz w:val="24"/>
          <w:szCs w:val="24"/>
        </w:rPr>
        <w:t xml:space="preserve"> </w:t>
      </w:r>
      <w:r w:rsidR="004B0832" w:rsidRPr="00BC5ED9">
        <w:rPr>
          <w:rFonts w:ascii="Arial" w:hAnsi="Arial" w:cs="Arial"/>
          <w:sz w:val="24"/>
          <w:szCs w:val="24"/>
        </w:rPr>
        <w:t xml:space="preserve">AT Level I awareness training is available at </w:t>
      </w:r>
      <w:hyperlink r:id="rId12" w:history="1">
        <w:r w:rsidR="004B0832" w:rsidRPr="00BC5ED9">
          <w:rPr>
            <w:rStyle w:val="Hyperlink"/>
            <w:rFonts w:ascii="Arial" w:eastAsiaTheme="majorEastAsia" w:hAnsi="Arial" w:cs="Arial"/>
            <w:sz w:val="24"/>
            <w:szCs w:val="24"/>
          </w:rPr>
          <w:t>https://jkodirect.jten.mil</w:t>
        </w:r>
      </w:hyperlink>
      <w:r w:rsidR="004B0832" w:rsidRPr="00BC5ED9">
        <w:rPr>
          <w:rStyle w:val="Hyperlink"/>
          <w:rFonts w:ascii="Arial" w:eastAsiaTheme="majorEastAsia" w:hAnsi="Arial" w:cs="Arial"/>
          <w:sz w:val="24"/>
          <w:szCs w:val="24"/>
        </w:rPr>
        <w:t>.</w:t>
      </w:r>
      <w:r w:rsidR="004B0832" w:rsidRPr="00BC5ED9">
        <w:rPr>
          <w:rFonts w:ascii="Arial" w:hAnsi="Arial" w:cs="Arial"/>
          <w:sz w:val="24"/>
          <w:szCs w:val="24"/>
        </w:rPr>
        <w:t xml:space="preserve"> </w:t>
      </w:r>
    </w:p>
    <w:p w14:paraId="410055D3" w14:textId="77777777" w:rsidR="004B0832" w:rsidRPr="00BC5ED9" w:rsidRDefault="004B0832" w:rsidP="004B0832">
      <w:pPr>
        <w:rPr>
          <w:rFonts w:ascii="Arial" w:hAnsi="Arial" w:cs="Arial"/>
          <w:sz w:val="24"/>
          <w:szCs w:val="24"/>
        </w:rPr>
      </w:pPr>
    </w:p>
    <w:p w14:paraId="44E9488F" w14:textId="7B289F1E" w:rsidR="004B0832" w:rsidRPr="00BC5ED9" w:rsidRDefault="004B0832" w:rsidP="004B0832">
      <w:pPr>
        <w:rPr>
          <w:rFonts w:ascii="Arial" w:hAnsi="Arial" w:cs="Arial"/>
          <w:sz w:val="24"/>
          <w:szCs w:val="24"/>
        </w:rPr>
      </w:pPr>
      <w:r w:rsidRPr="00BC5ED9">
        <w:rPr>
          <w:rFonts w:ascii="Arial" w:hAnsi="Arial" w:cs="Arial"/>
          <w:sz w:val="24"/>
          <w:szCs w:val="24"/>
        </w:rPr>
        <w:t>If training cannot be conducted on the website, the Contractor shall coordinate with the COR who will contact the local AT Officer at their assigned location for classroom training. Contractor personnel completing training in the classroom will receive a certificate or the training attendance roster signed by the AT Officer. Verification of the training shall be provided to the COR within</w:t>
      </w:r>
      <w:r w:rsidR="00DC5E4A" w:rsidRPr="00BC5ED9">
        <w:rPr>
          <w:rFonts w:ascii="Arial" w:hAnsi="Arial" w:cs="Arial"/>
          <w:sz w:val="24"/>
          <w:szCs w:val="24"/>
        </w:rPr>
        <w:t xml:space="preserve"> 30 days</w:t>
      </w:r>
      <w:r w:rsidRPr="00BC5ED9">
        <w:rPr>
          <w:rFonts w:ascii="Arial" w:hAnsi="Arial" w:cs="Arial"/>
          <w:sz w:val="24"/>
          <w:szCs w:val="24"/>
        </w:rPr>
        <w:t xml:space="preserve"> after completion of the training.</w:t>
      </w:r>
    </w:p>
    <w:p w14:paraId="449165AC" w14:textId="77777777" w:rsidR="004B0832" w:rsidRPr="00BC5ED9" w:rsidRDefault="004B0832" w:rsidP="004B0832">
      <w:pPr>
        <w:rPr>
          <w:rFonts w:ascii="Arial" w:hAnsi="Arial" w:cs="Arial"/>
          <w:sz w:val="24"/>
          <w:szCs w:val="24"/>
        </w:rPr>
      </w:pPr>
    </w:p>
    <w:p w14:paraId="18F65B84" w14:textId="7D2A4D6E" w:rsidR="004B0832" w:rsidRPr="00BC5ED9" w:rsidRDefault="00B37572" w:rsidP="004B0832">
      <w:pPr>
        <w:rPr>
          <w:rFonts w:ascii="Arial" w:hAnsi="Arial" w:cs="Arial"/>
          <w:sz w:val="24"/>
          <w:szCs w:val="24"/>
        </w:rPr>
      </w:pPr>
      <w:r w:rsidRPr="00BC5ED9">
        <w:rPr>
          <w:rFonts w:ascii="Arial" w:hAnsi="Arial" w:cs="Arial"/>
          <w:b/>
          <w:sz w:val="24"/>
          <w:szCs w:val="24"/>
        </w:rPr>
        <w:t xml:space="preserve">1.23.2 </w:t>
      </w:r>
      <w:r w:rsidRPr="00531FBE">
        <w:rPr>
          <w:rFonts w:ascii="Arial" w:hAnsi="Arial" w:cs="Arial"/>
          <w:b/>
          <w:sz w:val="24"/>
          <w:szCs w:val="24"/>
          <w:u w:val="single"/>
        </w:rPr>
        <w:t>OPSEC</w:t>
      </w:r>
      <w:r w:rsidR="004B0832" w:rsidRPr="00BC5ED9">
        <w:rPr>
          <w:rFonts w:ascii="Arial" w:hAnsi="Arial" w:cs="Arial"/>
          <w:b/>
          <w:sz w:val="24"/>
          <w:szCs w:val="24"/>
          <w:u w:val="single"/>
        </w:rPr>
        <w:t xml:space="preserve"> Training</w:t>
      </w:r>
      <w:r w:rsidRPr="00BC5ED9">
        <w:rPr>
          <w:rFonts w:ascii="Arial" w:hAnsi="Arial" w:cs="Arial"/>
          <w:b/>
          <w:sz w:val="24"/>
          <w:szCs w:val="24"/>
        </w:rPr>
        <w:t>:</w:t>
      </w:r>
      <w:r w:rsidRPr="00BC5ED9">
        <w:rPr>
          <w:rFonts w:ascii="Arial" w:hAnsi="Arial" w:cs="Arial"/>
          <w:sz w:val="24"/>
          <w:szCs w:val="24"/>
        </w:rPr>
        <w:t xml:space="preserve"> All</w:t>
      </w:r>
      <w:r w:rsidR="004B0832" w:rsidRPr="00BC5ED9">
        <w:rPr>
          <w:rFonts w:ascii="Arial" w:hAnsi="Arial" w:cs="Arial"/>
          <w:sz w:val="24"/>
          <w:szCs w:val="24"/>
        </w:rPr>
        <w:t xml:space="preserve"> Contractor employees, including subcontractors, shall complete</w:t>
      </w:r>
      <w:r w:rsidR="00023C98">
        <w:rPr>
          <w:rFonts w:ascii="Arial" w:hAnsi="Arial" w:cs="Arial"/>
          <w:sz w:val="24"/>
          <w:szCs w:val="24"/>
        </w:rPr>
        <w:t xml:space="preserve"> </w:t>
      </w:r>
      <w:r w:rsidR="004B0832" w:rsidRPr="00BC5ED9">
        <w:rPr>
          <w:rFonts w:ascii="Arial" w:hAnsi="Arial" w:cs="Arial"/>
          <w:sz w:val="24"/>
          <w:szCs w:val="24"/>
        </w:rPr>
        <w:t>within</w:t>
      </w:r>
      <w:r w:rsidR="00DC5E4A" w:rsidRPr="00BC5ED9">
        <w:rPr>
          <w:rFonts w:ascii="Arial" w:hAnsi="Arial" w:cs="Arial"/>
          <w:sz w:val="24"/>
          <w:szCs w:val="24"/>
        </w:rPr>
        <w:t xml:space="preserve"> 30 days</w:t>
      </w:r>
      <w:r w:rsidR="004B0832" w:rsidRPr="00BC5ED9">
        <w:rPr>
          <w:rFonts w:ascii="Arial" w:hAnsi="Arial" w:cs="Arial"/>
          <w:sz w:val="24"/>
          <w:szCs w:val="24"/>
        </w:rPr>
        <w:t xml:space="preserve"> of employment under this contract</w:t>
      </w:r>
      <w:r w:rsidR="005E2DCC">
        <w:rPr>
          <w:rFonts w:ascii="Arial" w:hAnsi="Arial" w:cs="Arial"/>
          <w:sz w:val="24"/>
          <w:szCs w:val="24"/>
        </w:rPr>
        <w:t xml:space="preserve"> (</w:t>
      </w:r>
      <w:r w:rsidR="005E2DCC" w:rsidRPr="00FB4A01">
        <w:rPr>
          <w:rFonts w:ascii="Arial" w:hAnsi="Arial" w:cs="Arial"/>
          <w:color w:val="FF0000"/>
          <w:sz w:val="24"/>
          <w:szCs w:val="24"/>
        </w:rPr>
        <w:t>Deliverable #</w:t>
      </w:r>
      <w:r w:rsidR="00FB4A01" w:rsidRPr="00FB4A01">
        <w:rPr>
          <w:rFonts w:ascii="Arial" w:hAnsi="Arial" w:cs="Arial"/>
          <w:color w:val="FF0000"/>
          <w:sz w:val="24"/>
          <w:szCs w:val="24"/>
        </w:rPr>
        <w:t>2</w:t>
      </w:r>
      <w:r w:rsidR="005E2DCC">
        <w:rPr>
          <w:rFonts w:ascii="Arial" w:hAnsi="Arial" w:cs="Arial"/>
          <w:sz w:val="24"/>
          <w:szCs w:val="24"/>
        </w:rPr>
        <w:t>)</w:t>
      </w:r>
      <w:r w:rsidR="004B0832" w:rsidRPr="00BC5ED9">
        <w:rPr>
          <w:rFonts w:ascii="Arial" w:hAnsi="Arial" w:cs="Arial"/>
          <w:sz w:val="24"/>
          <w:szCs w:val="24"/>
        </w:rPr>
        <w:t xml:space="preserve">. Verification of the training shall be provided to the COR within </w:t>
      </w:r>
      <w:r w:rsidR="00DC5E4A" w:rsidRPr="00BC5ED9">
        <w:rPr>
          <w:rFonts w:ascii="Arial" w:hAnsi="Arial" w:cs="Arial"/>
          <w:sz w:val="24"/>
          <w:szCs w:val="24"/>
        </w:rPr>
        <w:t>30 days</w:t>
      </w:r>
      <w:r w:rsidR="004B0832" w:rsidRPr="00BC5ED9">
        <w:rPr>
          <w:rFonts w:ascii="Arial" w:hAnsi="Arial" w:cs="Arial"/>
          <w:b/>
          <w:sz w:val="24"/>
          <w:szCs w:val="24"/>
        </w:rPr>
        <w:t xml:space="preserve"> </w:t>
      </w:r>
      <w:r w:rsidR="004B0832" w:rsidRPr="00BC5ED9">
        <w:rPr>
          <w:rFonts w:ascii="Arial" w:hAnsi="Arial" w:cs="Arial"/>
          <w:sz w:val="24"/>
          <w:szCs w:val="24"/>
        </w:rPr>
        <w:t>after completion of the training</w:t>
      </w:r>
      <w:r w:rsidR="00FB4A01">
        <w:rPr>
          <w:rFonts w:ascii="Arial" w:hAnsi="Arial" w:cs="Arial"/>
          <w:sz w:val="24"/>
          <w:szCs w:val="24"/>
        </w:rPr>
        <w:t>.</w:t>
      </w:r>
      <w:r w:rsidR="004B0832" w:rsidRPr="00BC5ED9">
        <w:rPr>
          <w:rFonts w:ascii="Arial" w:hAnsi="Arial" w:cs="Arial"/>
          <w:sz w:val="24"/>
          <w:szCs w:val="24"/>
        </w:rPr>
        <w:t xml:space="preserve"> OPSEC Level I training is available at </w:t>
      </w:r>
      <w:hyperlink r:id="rId13" w:history="1">
        <w:r w:rsidR="004B0832" w:rsidRPr="00BC5ED9">
          <w:rPr>
            <w:rStyle w:val="Hyperlink"/>
            <w:rFonts w:ascii="Arial" w:eastAsiaTheme="majorEastAsia" w:hAnsi="Arial" w:cs="Arial"/>
            <w:sz w:val="24"/>
            <w:szCs w:val="24"/>
          </w:rPr>
          <w:t>http://www.cdse.edu/catalog/elearning/GS130.html</w:t>
        </w:r>
      </w:hyperlink>
      <w:r w:rsidR="004B0832" w:rsidRPr="00BC5ED9">
        <w:rPr>
          <w:rStyle w:val="Hyperlink"/>
          <w:rFonts w:ascii="Arial" w:eastAsiaTheme="majorEastAsia" w:hAnsi="Arial" w:cs="Arial"/>
          <w:sz w:val="24"/>
          <w:szCs w:val="24"/>
        </w:rPr>
        <w:t>.</w:t>
      </w:r>
      <w:r w:rsidR="004B0832" w:rsidRPr="00BC5ED9">
        <w:rPr>
          <w:rFonts w:ascii="Arial" w:hAnsi="Arial" w:cs="Arial"/>
          <w:sz w:val="24"/>
          <w:szCs w:val="24"/>
        </w:rPr>
        <w:t xml:space="preserve"> </w:t>
      </w:r>
    </w:p>
    <w:p w14:paraId="3E219D3C" w14:textId="77777777" w:rsidR="004B0832" w:rsidRPr="00BC5ED9" w:rsidRDefault="004B0832" w:rsidP="004B0832">
      <w:pPr>
        <w:rPr>
          <w:rFonts w:ascii="Arial" w:hAnsi="Arial" w:cs="Arial"/>
          <w:sz w:val="24"/>
          <w:szCs w:val="24"/>
        </w:rPr>
      </w:pPr>
    </w:p>
    <w:p w14:paraId="2A99EF2C" w14:textId="40C4E77D" w:rsidR="004B0832" w:rsidRPr="00BC5ED9" w:rsidRDefault="004B0832" w:rsidP="004B0832">
      <w:pPr>
        <w:rPr>
          <w:rFonts w:ascii="Arial" w:hAnsi="Arial" w:cs="Arial"/>
          <w:sz w:val="24"/>
          <w:szCs w:val="24"/>
        </w:rPr>
      </w:pPr>
      <w:r w:rsidRPr="00BC5ED9">
        <w:rPr>
          <w:rFonts w:ascii="Arial" w:hAnsi="Arial" w:cs="Arial"/>
          <w:sz w:val="24"/>
          <w:szCs w:val="24"/>
        </w:rPr>
        <w:t xml:space="preserve">If training cannot be conducted on the website, the Contractor shall coordinate with the COR, who will contact the local OPSEC Officer at their assigned location for classroom training. Contractor personnel completing training in the classroom will receive a certificate or the training attendance roster signed by the OPSEC Officer. Verification of the training shall be provided to the COR within </w:t>
      </w:r>
      <w:r w:rsidR="00B420E2" w:rsidRPr="00BC5ED9">
        <w:rPr>
          <w:rFonts w:ascii="Arial" w:hAnsi="Arial" w:cs="Arial"/>
          <w:sz w:val="24"/>
          <w:szCs w:val="24"/>
        </w:rPr>
        <w:t>30 days</w:t>
      </w:r>
      <w:r w:rsidRPr="00BC5ED9">
        <w:rPr>
          <w:rFonts w:ascii="Arial" w:hAnsi="Arial" w:cs="Arial"/>
          <w:b/>
          <w:sz w:val="24"/>
          <w:szCs w:val="24"/>
        </w:rPr>
        <w:t xml:space="preserve"> </w:t>
      </w:r>
      <w:r w:rsidRPr="00BC5ED9">
        <w:rPr>
          <w:rFonts w:ascii="Arial" w:hAnsi="Arial" w:cs="Arial"/>
          <w:sz w:val="24"/>
          <w:szCs w:val="24"/>
        </w:rPr>
        <w:t xml:space="preserve">after completion of the </w:t>
      </w:r>
      <w:r w:rsidR="00FB4A01">
        <w:rPr>
          <w:rFonts w:ascii="Arial" w:hAnsi="Arial" w:cs="Arial"/>
          <w:sz w:val="24"/>
          <w:szCs w:val="24"/>
        </w:rPr>
        <w:t>training.</w:t>
      </w:r>
    </w:p>
    <w:p w14:paraId="6E7945CC" w14:textId="77777777" w:rsidR="004B0832" w:rsidRPr="00BC5ED9" w:rsidRDefault="004B0832" w:rsidP="004B0832">
      <w:pPr>
        <w:rPr>
          <w:rFonts w:ascii="Arial" w:hAnsi="Arial" w:cs="Arial"/>
          <w:sz w:val="24"/>
          <w:szCs w:val="24"/>
        </w:rPr>
      </w:pPr>
    </w:p>
    <w:p w14:paraId="3D7782A5" w14:textId="3EA9A241" w:rsidR="004B0832" w:rsidRPr="00BC5ED9" w:rsidRDefault="004B0832" w:rsidP="004B0832">
      <w:pPr>
        <w:rPr>
          <w:rFonts w:ascii="Arial" w:hAnsi="Arial" w:cs="Arial"/>
          <w:sz w:val="24"/>
          <w:szCs w:val="24"/>
        </w:rPr>
      </w:pPr>
      <w:r w:rsidRPr="00BC5ED9">
        <w:rPr>
          <w:rFonts w:ascii="Arial" w:hAnsi="Arial" w:cs="Arial"/>
          <w:b/>
          <w:sz w:val="24"/>
          <w:szCs w:val="24"/>
        </w:rPr>
        <w:t>1.23.3</w:t>
      </w:r>
      <w:r w:rsidR="00023C98">
        <w:rPr>
          <w:rFonts w:ascii="Arial" w:hAnsi="Arial" w:cs="Arial"/>
          <w:b/>
          <w:bCs/>
          <w:sz w:val="24"/>
          <w:szCs w:val="24"/>
        </w:rPr>
        <w:t xml:space="preserve"> </w:t>
      </w:r>
      <w:r w:rsidRPr="00BC5ED9">
        <w:rPr>
          <w:rFonts w:ascii="Arial" w:hAnsi="Arial" w:cs="Arial"/>
          <w:b/>
          <w:bCs/>
          <w:sz w:val="24"/>
          <w:szCs w:val="24"/>
          <w:u w:val="single"/>
        </w:rPr>
        <w:t>iWATCH Training</w:t>
      </w:r>
      <w:r w:rsidRPr="00BC5ED9">
        <w:rPr>
          <w:rFonts w:ascii="Arial" w:hAnsi="Arial" w:cs="Arial"/>
          <w:b/>
          <w:color w:val="000000" w:themeColor="text1"/>
          <w:sz w:val="24"/>
          <w:szCs w:val="24"/>
          <w:u w:val="single"/>
        </w:rPr>
        <w:t>:</w:t>
      </w:r>
      <w:r w:rsidR="00023C98">
        <w:rPr>
          <w:rFonts w:ascii="Arial" w:hAnsi="Arial" w:cs="Arial"/>
          <w:bCs/>
          <w:color w:val="0000FF"/>
          <w:sz w:val="24"/>
          <w:szCs w:val="24"/>
        </w:rPr>
        <w:t xml:space="preserve"> </w:t>
      </w:r>
      <w:r w:rsidRPr="00BC5ED9">
        <w:rPr>
          <w:rFonts w:ascii="Arial" w:hAnsi="Arial" w:cs="Arial"/>
          <w:sz w:val="24"/>
          <w:szCs w:val="24"/>
        </w:rPr>
        <w:t xml:space="preserve">The Contractor and all associated subcontractors shall brief all employees on the local iWATCH program (training standards provided by the requiring activity ATO). This locally developed training will be used to inform employees of the types of behavior </w:t>
      </w:r>
      <w:r w:rsidRPr="00BC5ED9">
        <w:rPr>
          <w:rFonts w:ascii="Arial" w:hAnsi="Arial" w:cs="Arial"/>
          <w:sz w:val="24"/>
          <w:szCs w:val="24"/>
        </w:rPr>
        <w:lastRenderedPageBreak/>
        <w:t>to watch for and instruct employees to report suspicious activity to the COR. This training shall be completed within</w:t>
      </w:r>
      <w:r w:rsidR="00DC5E4A" w:rsidRPr="00BC5ED9">
        <w:rPr>
          <w:rFonts w:ascii="Arial" w:hAnsi="Arial" w:cs="Arial"/>
          <w:sz w:val="24"/>
          <w:szCs w:val="24"/>
        </w:rPr>
        <w:t xml:space="preserve"> 30 days</w:t>
      </w:r>
      <w:r w:rsidRPr="00BC5ED9">
        <w:rPr>
          <w:rFonts w:ascii="Arial" w:hAnsi="Arial" w:cs="Arial"/>
          <w:b/>
          <w:sz w:val="24"/>
          <w:szCs w:val="24"/>
        </w:rPr>
        <w:t xml:space="preserve"> </w:t>
      </w:r>
      <w:r w:rsidRPr="00BC5ED9">
        <w:rPr>
          <w:rFonts w:ascii="Arial" w:hAnsi="Arial" w:cs="Arial"/>
          <w:sz w:val="24"/>
          <w:szCs w:val="24"/>
        </w:rPr>
        <w:t xml:space="preserve">after the contract is awarded and within </w:t>
      </w:r>
      <w:r w:rsidR="00DC5E4A" w:rsidRPr="00BC5ED9">
        <w:rPr>
          <w:rFonts w:ascii="Arial" w:hAnsi="Arial" w:cs="Arial"/>
          <w:sz w:val="24"/>
          <w:szCs w:val="24"/>
        </w:rPr>
        <w:t xml:space="preserve">30 days </w:t>
      </w:r>
      <w:r w:rsidRPr="00BC5ED9">
        <w:rPr>
          <w:rFonts w:ascii="Arial" w:hAnsi="Arial" w:cs="Arial"/>
          <w:sz w:val="24"/>
          <w:szCs w:val="24"/>
        </w:rPr>
        <w:t>after new employees commence contract performance, with the results reported to the COR within</w:t>
      </w:r>
      <w:r w:rsidR="00DC5E4A" w:rsidRPr="00BC5ED9">
        <w:rPr>
          <w:rFonts w:ascii="Arial" w:hAnsi="Arial" w:cs="Arial"/>
          <w:sz w:val="24"/>
          <w:szCs w:val="24"/>
        </w:rPr>
        <w:t xml:space="preserve"> 30 days</w:t>
      </w:r>
      <w:r w:rsidRPr="00BC5ED9">
        <w:rPr>
          <w:rFonts w:ascii="Arial" w:hAnsi="Arial" w:cs="Arial"/>
          <w:b/>
          <w:sz w:val="24"/>
          <w:szCs w:val="24"/>
        </w:rPr>
        <w:t xml:space="preserve"> </w:t>
      </w:r>
      <w:r w:rsidRPr="00BC5ED9">
        <w:rPr>
          <w:rFonts w:ascii="Arial" w:hAnsi="Arial" w:cs="Arial"/>
          <w:sz w:val="24"/>
          <w:szCs w:val="24"/>
        </w:rPr>
        <w:t>after the contract is awarded and within</w:t>
      </w:r>
      <w:r w:rsidR="00DC5E4A" w:rsidRPr="00BC5ED9">
        <w:rPr>
          <w:rFonts w:ascii="Arial" w:hAnsi="Arial" w:cs="Arial"/>
          <w:sz w:val="24"/>
          <w:szCs w:val="24"/>
        </w:rPr>
        <w:t xml:space="preserve"> 30 days</w:t>
      </w:r>
      <w:r w:rsidRPr="00BC5ED9">
        <w:rPr>
          <w:rFonts w:ascii="Arial" w:hAnsi="Arial" w:cs="Arial"/>
          <w:b/>
          <w:sz w:val="24"/>
          <w:szCs w:val="24"/>
        </w:rPr>
        <w:t xml:space="preserve"> </w:t>
      </w:r>
      <w:r w:rsidRPr="00BC5ED9">
        <w:rPr>
          <w:rFonts w:ascii="Arial" w:hAnsi="Arial" w:cs="Arial"/>
          <w:sz w:val="24"/>
          <w:szCs w:val="24"/>
        </w:rPr>
        <w:t>after new employees commence contract performance. Verification of the training shall be provided to the COR within</w:t>
      </w:r>
      <w:r w:rsidR="00DC5E4A" w:rsidRPr="00BC5ED9">
        <w:rPr>
          <w:rFonts w:ascii="Arial" w:hAnsi="Arial" w:cs="Arial"/>
          <w:sz w:val="24"/>
          <w:szCs w:val="24"/>
        </w:rPr>
        <w:t xml:space="preserve"> 30 days</w:t>
      </w:r>
      <w:r w:rsidRPr="00BC5ED9">
        <w:rPr>
          <w:rFonts w:ascii="Arial" w:hAnsi="Arial" w:cs="Arial"/>
          <w:b/>
          <w:sz w:val="24"/>
          <w:szCs w:val="24"/>
        </w:rPr>
        <w:t xml:space="preserve"> </w:t>
      </w:r>
      <w:r w:rsidRPr="00BC5ED9">
        <w:rPr>
          <w:rFonts w:ascii="Arial" w:hAnsi="Arial" w:cs="Arial"/>
          <w:sz w:val="24"/>
          <w:szCs w:val="24"/>
        </w:rPr>
        <w:t>after completion of the training</w:t>
      </w:r>
      <w:r w:rsidR="004F6F77">
        <w:rPr>
          <w:rFonts w:ascii="Arial" w:hAnsi="Arial" w:cs="Arial"/>
          <w:sz w:val="24"/>
          <w:szCs w:val="24"/>
        </w:rPr>
        <w:t xml:space="preserve"> (</w:t>
      </w:r>
      <w:r w:rsidR="004F6F77" w:rsidRPr="00453CF8">
        <w:rPr>
          <w:rFonts w:ascii="Arial" w:hAnsi="Arial" w:cs="Arial"/>
          <w:color w:val="FF0000"/>
          <w:sz w:val="24"/>
          <w:szCs w:val="24"/>
        </w:rPr>
        <w:t>Deliverable #</w:t>
      </w:r>
      <w:r w:rsidR="00453CF8" w:rsidRPr="00453CF8">
        <w:rPr>
          <w:rFonts w:ascii="Arial" w:hAnsi="Arial" w:cs="Arial"/>
          <w:color w:val="FF0000"/>
          <w:sz w:val="24"/>
          <w:szCs w:val="24"/>
        </w:rPr>
        <w:t>3</w:t>
      </w:r>
      <w:r w:rsidR="004F6F77">
        <w:rPr>
          <w:rFonts w:ascii="Arial" w:hAnsi="Arial" w:cs="Arial"/>
          <w:sz w:val="24"/>
          <w:szCs w:val="24"/>
        </w:rPr>
        <w:t>)</w:t>
      </w:r>
      <w:r w:rsidRPr="00BC5ED9">
        <w:rPr>
          <w:rFonts w:ascii="Arial" w:hAnsi="Arial" w:cs="Arial"/>
          <w:sz w:val="24"/>
          <w:szCs w:val="24"/>
        </w:rPr>
        <w:t xml:space="preserve">. Training slides can be found on the Army OneSource we site: </w:t>
      </w:r>
      <w:hyperlink r:id="rId14" w:history="1">
        <w:r w:rsidRPr="00BC5ED9">
          <w:rPr>
            <w:rStyle w:val="Hyperlink"/>
            <w:rFonts w:ascii="Arial" w:eastAsiaTheme="majorEastAsia" w:hAnsi="Arial" w:cs="Arial"/>
            <w:sz w:val="24"/>
            <w:szCs w:val="24"/>
          </w:rPr>
          <w:t>http://www.myarmyonesource.com/familyprogramsandservices/iwatchprogram/default.aspx</w:t>
        </w:r>
      </w:hyperlink>
      <w:r w:rsidRPr="00BC5ED9">
        <w:rPr>
          <w:rFonts w:ascii="Arial" w:hAnsi="Arial" w:cs="Arial"/>
          <w:sz w:val="24"/>
          <w:szCs w:val="24"/>
        </w:rPr>
        <w:t xml:space="preserve"> </w:t>
      </w:r>
    </w:p>
    <w:p w14:paraId="6F478E93" w14:textId="4ED432E9" w:rsidR="004B0832" w:rsidRPr="00BC5ED9" w:rsidRDefault="004B0832" w:rsidP="004B0832">
      <w:pPr>
        <w:pStyle w:val="PlainText"/>
        <w:rPr>
          <w:rFonts w:ascii="Arial" w:hAnsi="Arial" w:cs="Arial"/>
          <w:sz w:val="24"/>
          <w:szCs w:val="24"/>
        </w:rPr>
      </w:pPr>
      <w:r w:rsidRPr="00BC5ED9">
        <w:rPr>
          <w:rFonts w:ascii="Arial" w:hAnsi="Arial" w:cs="Arial"/>
          <w:sz w:val="24"/>
          <w:szCs w:val="24"/>
        </w:rPr>
        <w:br w:type="page"/>
      </w:r>
    </w:p>
    <w:p w14:paraId="27358C39" w14:textId="77777777" w:rsidR="004B0832" w:rsidRPr="00BC5ED9" w:rsidRDefault="004B0832" w:rsidP="004B0832">
      <w:pPr>
        <w:jc w:val="center"/>
        <w:rPr>
          <w:rFonts w:ascii="Arial" w:hAnsi="Arial" w:cs="Arial"/>
          <w:sz w:val="24"/>
          <w:szCs w:val="24"/>
        </w:rPr>
      </w:pPr>
      <w:r w:rsidRPr="00BC5ED9">
        <w:rPr>
          <w:rFonts w:ascii="Arial" w:hAnsi="Arial" w:cs="Arial"/>
          <w:b/>
          <w:sz w:val="24"/>
          <w:szCs w:val="24"/>
        </w:rPr>
        <w:lastRenderedPageBreak/>
        <w:t>PART 2</w:t>
      </w:r>
    </w:p>
    <w:p w14:paraId="6E0AE693" w14:textId="741301D4" w:rsidR="004B0832" w:rsidRPr="00BC5ED9" w:rsidRDefault="004B0832" w:rsidP="00716D8F">
      <w:pPr>
        <w:jc w:val="center"/>
        <w:rPr>
          <w:rFonts w:ascii="Arial" w:hAnsi="Arial" w:cs="Arial"/>
          <w:sz w:val="24"/>
          <w:szCs w:val="24"/>
        </w:rPr>
      </w:pPr>
      <w:r w:rsidRPr="00BC5ED9">
        <w:rPr>
          <w:rFonts w:ascii="Arial" w:hAnsi="Arial" w:cs="Arial"/>
          <w:b/>
          <w:sz w:val="24"/>
          <w:szCs w:val="24"/>
        </w:rPr>
        <w:t>DEFINITIONS &amp; ACRONYMS</w:t>
      </w:r>
    </w:p>
    <w:p w14:paraId="333C7B75" w14:textId="77777777" w:rsidR="004B0832" w:rsidRPr="00BC5ED9" w:rsidRDefault="004B0832" w:rsidP="004B0832">
      <w:pPr>
        <w:rPr>
          <w:rFonts w:ascii="Arial" w:hAnsi="Arial" w:cs="Arial"/>
          <w:sz w:val="24"/>
          <w:szCs w:val="24"/>
        </w:rPr>
      </w:pPr>
    </w:p>
    <w:p w14:paraId="3258FA44" w14:textId="19262AE9" w:rsidR="004B0832" w:rsidRPr="00BC5ED9" w:rsidRDefault="004B0832" w:rsidP="004B0832">
      <w:pPr>
        <w:rPr>
          <w:rFonts w:ascii="Arial" w:hAnsi="Arial" w:cs="Arial"/>
          <w:b/>
          <w:bCs/>
          <w:sz w:val="24"/>
          <w:szCs w:val="24"/>
        </w:rPr>
      </w:pPr>
      <w:r w:rsidRPr="00BC5ED9">
        <w:rPr>
          <w:rFonts w:ascii="Arial" w:hAnsi="Arial" w:cs="Arial"/>
          <w:b/>
          <w:bCs/>
          <w:sz w:val="24"/>
          <w:szCs w:val="24"/>
        </w:rPr>
        <w:t>2.</w:t>
      </w:r>
      <w:r w:rsidR="00023C98">
        <w:rPr>
          <w:rFonts w:ascii="Arial" w:hAnsi="Arial" w:cs="Arial"/>
          <w:b/>
          <w:bCs/>
          <w:sz w:val="24"/>
          <w:szCs w:val="24"/>
        </w:rPr>
        <w:t xml:space="preserve"> </w:t>
      </w:r>
      <w:r w:rsidRPr="00BC5ED9">
        <w:rPr>
          <w:rFonts w:ascii="Arial" w:hAnsi="Arial" w:cs="Arial"/>
          <w:b/>
          <w:bCs/>
          <w:sz w:val="24"/>
          <w:szCs w:val="24"/>
          <w:u w:val="single"/>
        </w:rPr>
        <w:t>Definitions and Acronyms</w:t>
      </w:r>
    </w:p>
    <w:p w14:paraId="1A85D67A" w14:textId="77777777" w:rsidR="004B0832" w:rsidRPr="00BC5ED9" w:rsidRDefault="004B0832" w:rsidP="004B0832">
      <w:pPr>
        <w:rPr>
          <w:rFonts w:ascii="Arial" w:hAnsi="Arial" w:cs="Arial"/>
          <w:sz w:val="24"/>
          <w:szCs w:val="24"/>
        </w:rPr>
      </w:pPr>
    </w:p>
    <w:p w14:paraId="5B2ED3DE" w14:textId="121495D0" w:rsidR="004B0832" w:rsidRPr="00BC5ED9" w:rsidRDefault="004B0832" w:rsidP="00716D8F">
      <w:pPr>
        <w:rPr>
          <w:rFonts w:ascii="Arial" w:hAnsi="Arial" w:cs="Arial"/>
          <w:color w:val="FF0000"/>
          <w:sz w:val="24"/>
          <w:szCs w:val="24"/>
        </w:rPr>
      </w:pPr>
      <w:r w:rsidRPr="00BC5ED9">
        <w:rPr>
          <w:rFonts w:ascii="Arial" w:hAnsi="Arial" w:cs="Arial"/>
          <w:b/>
          <w:sz w:val="24"/>
          <w:szCs w:val="24"/>
        </w:rPr>
        <w:t>2.1</w:t>
      </w:r>
      <w:r w:rsidR="00023C98">
        <w:rPr>
          <w:rFonts w:ascii="Arial" w:hAnsi="Arial" w:cs="Arial"/>
          <w:b/>
          <w:sz w:val="24"/>
          <w:szCs w:val="24"/>
        </w:rPr>
        <w:t xml:space="preserve"> </w:t>
      </w:r>
      <w:r w:rsidRPr="00BC5ED9">
        <w:rPr>
          <w:rFonts w:ascii="Arial" w:hAnsi="Arial" w:cs="Arial"/>
          <w:b/>
          <w:sz w:val="24"/>
          <w:szCs w:val="24"/>
          <w:u w:val="single"/>
        </w:rPr>
        <w:t>Definitions</w:t>
      </w:r>
      <w:r w:rsidRPr="00BC5ED9">
        <w:rPr>
          <w:rFonts w:ascii="Arial" w:hAnsi="Arial" w:cs="Arial"/>
          <w:b/>
          <w:sz w:val="24"/>
          <w:szCs w:val="24"/>
        </w:rPr>
        <w:t>:</w:t>
      </w:r>
      <w:r w:rsidR="00023C98">
        <w:rPr>
          <w:rFonts w:ascii="Arial" w:hAnsi="Arial" w:cs="Arial"/>
          <w:sz w:val="24"/>
          <w:szCs w:val="24"/>
        </w:rPr>
        <w:t xml:space="preserve"> </w:t>
      </w:r>
      <w:r w:rsidRPr="00BC5ED9">
        <w:rPr>
          <w:rFonts w:ascii="Arial" w:hAnsi="Arial" w:cs="Arial"/>
          <w:sz w:val="24"/>
          <w:szCs w:val="24"/>
        </w:rPr>
        <w:t>Although not inclusive of every term used within this PWS, the following provides a list of definitions used throughout this PWS and commonly used in the acquisition field.</w:t>
      </w:r>
      <w:r w:rsidRPr="00BC5ED9">
        <w:rPr>
          <w:rFonts w:ascii="Arial" w:hAnsi="Arial" w:cs="Arial"/>
          <w:color w:val="0000FF"/>
          <w:sz w:val="24"/>
          <w:szCs w:val="24"/>
        </w:rPr>
        <w:t xml:space="preserve"> </w:t>
      </w:r>
    </w:p>
    <w:p w14:paraId="63A0C54C" w14:textId="77777777" w:rsidR="00716D8F" w:rsidRPr="00BC5ED9" w:rsidRDefault="00716D8F" w:rsidP="00716D8F">
      <w:pPr>
        <w:rPr>
          <w:rFonts w:ascii="Arial" w:hAnsi="Arial" w:cs="Arial"/>
          <w:b/>
          <w:color w:val="0000FF"/>
          <w:sz w:val="24"/>
          <w:szCs w:val="24"/>
        </w:rPr>
      </w:pPr>
    </w:p>
    <w:p w14:paraId="2E82C1E4" w14:textId="77777777" w:rsidR="004B0832" w:rsidRPr="00BC5ED9" w:rsidRDefault="004B0832" w:rsidP="004B0832">
      <w:pPr>
        <w:suppressAutoHyphens/>
        <w:rPr>
          <w:rFonts w:ascii="Arial" w:hAnsi="Arial" w:cs="Arial"/>
          <w:sz w:val="24"/>
          <w:szCs w:val="24"/>
        </w:rPr>
      </w:pPr>
      <w:r w:rsidRPr="00BC5ED9">
        <w:rPr>
          <w:rFonts w:ascii="Arial" w:hAnsi="Arial" w:cs="Arial"/>
          <w:b/>
          <w:sz w:val="24"/>
          <w:szCs w:val="24"/>
        </w:rPr>
        <w:t>Contracting Officer</w:t>
      </w:r>
      <w:r w:rsidRPr="00BC5ED9">
        <w:rPr>
          <w:rFonts w:ascii="Arial" w:hAnsi="Arial" w:cs="Arial"/>
          <w:sz w:val="24"/>
          <w:szCs w:val="24"/>
        </w:rPr>
        <w:t xml:space="preserve"> – means a person with the authority to enter into, administer, and/or terminate contracts and make related determinations and findings on behalf of the Government. Note: The only individual who can legally bind the Government.</w:t>
      </w:r>
    </w:p>
    <w:p w14:paraId="6955244A" w14:textId="77777777" w:rsidR="004B0832" w:rsidRPr="00BC5ED9" w:rsidRDefault="004B0832" w:rsidP="004B0832">
      <w:pPr>
        <w:suppressAutoHyphens/>
        <w:rPr>
          <w:rFonts w:ascii="Arial" w:hAnsi="Arial" w:cs="Arial"/>
          <w:sz w:val="24"/>
          <w:szCs w:val="24"/>
        </w:rPr>
      </w:pPr>
    </w:p>
    <w:p w14:paraId="025E0A45" w14:textId="77777777" w:rsidR="004B0832" w:rsidRPr="00BC5ED9" w:rsidRDefault="004B0832" w:rsidP="004B0832">
      <w:pPr>
        <w:autoSpaceDE w:val="0"/>
        <w:autoSpaceDN w:val="0"/>
        <w:adjustRightInd w:val="0"/>
        <w:rPr>
          <w:rFonts w:ascii="Arial" w:hAnsi="Arial" w:cs="Arial"/>
          <w:sz w:val="24"/>
          <w:szCs w:val="24"/>
        </w:rPr>
      </w:pPr>
      <w:r w:rsidRPr="00BC5ED9">
        <w:rPr>
          <w:rFonts w:ascii="Arial" w:hAnsi="Arial" w:cs="Arial"/>
          <w:b/>
          <w:sz w:val="24"/>
          <w:szCs w:val="24"/>
        </w:rPr>
        <w:t>Contracting Officer's Representative (COR)</w:t>
      </w:r>
      <w:r w:rsidRPr="00BC5ED9">
        <w:rPr>
          <w:rFonts w:ascii="Arial" w:hAnsi="Arial" w:cs="Arial"/>
          <w:sz w:val="24"/>
          <w:szCs w:val="24"/>
        </w:rPr>
        <w:t xml:space="preserve"> – As defined in DFARS 202.101, </w:t>
      </w:r>
      <w:r w:rsidRPr="00BC5ED9">
        <w:rPr>
          <w:rFonts w:ascii="Arial" w:hAnsi="Arial" w:cs="Arial"/>
          <w:sz w:val="24"/>
          <w:szCs w:val="24"/>
          <w:lang w:val="en"/>
        </w:rPr>
        <w:t>means an individual designated and authorized in writing by the Contracting Officer to perform specific technical or administrative functions. DoD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Contracting Officer’s technical representative, technical point of contact, technical representative, alternate COR, administrative COR, assistant COR, line item manager, task order manager, quality assurance personnel, quality assurance evaluator, or COR management.” In addition, Army Regulation 70-13, Chapter 2, paragraph 2-2g, states, in part, the following when providing other surveillance support personnel to assist the COR when needed, “…</w:t>
      </w:r>
      <w:r w:rsidRPr="00BC5ED9">
        <w:rPr>
          <w:rFonts w:ascii="Arial" w:hAnsi="Arial" w:cs="Arial"/>
          <w:sz w:val="24"/>
          <w:szCs w:val="24"/>
        </w:rPr>
        <w:t xml:space="preserve">These other surveillance support personnel may serve as on-site representatives of the COR in performance of actual contract surveillance if they meet all COR requirements and have been appointed by the Contracting Officer as alternate CORs.” </w:t>
      </w:r>
    </w:p>
    <w:p w14:paraId="6CBCB54E" w14:textId="77777777" w:rsidR="004B0832" w:rsidRPr="00BC5ED9" w:rsidRDefault="004B0832" w:rsidP="004B0832">
      <w:pPr>
        <w:suppressAutoHyphens/>
        <w:rPr>
          <w:rFonts w:ascii="Arial" w:hAnsi="Arial" w:cs="Arial"/>
          <w:sz w:val="24"/>
          <w:szCs w:val="24"/>
        </w:rPr>
      </w:pPr>
    </w:p>
    <w:p w14:paraId="1E84730B" w14:textId="77777777" w:rsidR="004B0832" w:rsidRPr="00BC5ED9" w:rsidRDefault="004B0832" w:rsidP="004B0832">
      <w:pPr>
        <w:suppressAutoHyphens/>
        <w:rPr>
          <w:rFonts w:ascii="Arial" w:hAnsi="Arial" w:cs="Arial"/>
          <w:sz w:val="24"/>
          <w:szCs w:val="24"/>
        </w:rPr>
      </w:pPr>
      <w:r w:rsidRPr="00BC5ED9">
        <w:rPr>
          <w:rFonts w:ascii="Arial" w:hAnsi="Arial" w:cs="Arial"/>
          <w:b/>
          <w:sz w:val="24"/>
          <w:szCs w:val="24"/>
        </w:rPr>
        <w:t>Contractor</w:t>
      </w:r>
      <w:r w:rsidRPr="00BC5ED9">
        <w:rPr>
          <w:rFonts w:ascii="Arial" w:hAnsi="Arial" w:cs="Arial"/>
          <w:sz w:val="24"/>
          <w:szCs w:val="24"/>
        </w:rPr>
        <w:t xml:space="preserve"> – means a supplier or vendor awarded a contract to provide specific supplies or service to the Government. The term used in this contract refers to the prime.</w:t>
      </w:r>
    </w:p>
    <w:p w14:paraId="5A3E2138" w14:textId="77777777" w:rsidR="004B0832" w:rsidRPr="00BC5ED9" w:rsidRDefault="004B0832" w:rsidP="004B0832">
      <w:pPr>
        <w:suppressAutoHyphens/>
        <w:rPr>
          <w:rFonts w:ascii="Arial" w:hAnsi="Arial" w:cs="Arial"/>
          <w:sz w:val="24"/>
          <w:szCs w:val="24"/>
        </w:rPr>
      </w:pPr>
    </w:p>
    <w:p w14:paraId="1C8D5257" w14:textId="77777777" w:rsidR="004B0832" w:rsidRPr="00BC5ED9" w:rsidRDefault="004B0832" w:rsidP="004B0832">
      <w:pPr>
        <w:suppressAutoHyphens/>
        <w:rPr>
          <w:rFonts w:ascii="Arial" w:hAnsi="Arial" w:cs="Arial"/>
          <w:sz w:val="24"/>
          <w:szCs w:val="24"/>
        </w:rPr>
      </w:pPr>
      <w:r w:rsidRPr="00BC5ED9">
        <w:rPr>
          <w:rStyle w:val="Emphasis"/>
          <w:rFonts w:ascii="Arial" w:hAnsi="Arial" w:cs="Arial"/>
          <w:b/>
          <w:bCs/>
          <w:i w:val="0"/>
          <w:iCs w:val="0"/>
          <w:sz w:val="24"/>
          <w:szCs w:val="24"/>
        </w:rPr>
        <w:t>Contractor-acquired Property</w:t>
      </w:r>
      <w:r w:rsidRPr="00BC5ED9">
        <w:rPr>
          <w:rStyle w:val="Emphasis"/>
          <w:rFonts w:ascii="Arial" w:hAnsi="Arial" w:cs="Arial"/>
          <w:i w:val="0"/>
          <w:iCs w:val="0"/>
          <w:sz w:val="24"/>
          <w:szCs w:val="24"/>
        </w:rPr>
        <w:t xml:space="preserve"> - </w:t>
      </w:r>
      <w:r w:rsidRPr="00BC5ED9">
        <w:rPr>
          <w:rFonts w:ascii="Arial" w:hAnsi="Arial" w:cs="Arial"/>
          <w:sz w:val="24"/>
          <w:szCs w:val="24"/>
        </w:rPr>
        <w:t>means property acquired, fabricated, or otherwise provided by the Contractor for performing a contract and to which the Government has title.</w:t>
      </w:r>
    </w:p>
    <w:p w14:paraId="749C83C8" w14:textId="77777777" w:rsidR="004B0832" w:rsidRPr="00BC5ED9" w:rsidRDefault="004B0832" w:rsidP="004B0832">
      <w:pPr>
        <w:suppressAutoHyphens/>
        <w:rPr>
          <w:rFonts w:ascii="Arial" w:hAnsi="Arial" w:cs="Arial"/>
          <w:sz w:val="24"/>
          <w:szCs w:val="24"/>
          <w:lang w:val="en"/>
        </w:rPr>
      </w:pPr>
    </w:p>
    <w:p w14:paraId="337887FE" w14:textId="77777777" w:rsidR="004B0832" w:rsidRPr="00BC5ED9" w:rsidRDefault="004B0832" w:rsidP="004B0832">
      <w:pPr>
        <w:suppressAutoHyphens/>
        <w:rPr>
          <w:rFonts w:ascii="Arial" w:hAnsi="Arial" w:cs="Arial"/>
          <w:sz w:val="24"/>
          <w:szCs w:val="24"/>
        </w:rPr>
      </w:pPr>
      <w:r w:rsidRPr="00BC5ED9">
        <w:rPr>
          <w:rFonts w:ascii="Arial" w:hAnsi="Arial" w:cs="Arial"/>
          <w:b/>
          <w:sz w:val="24"/>
          <w:szCs w:val="24"/>
          <w:lang w:val="en"/>
        </w:rPr>
        <w:t>Day</w:t>
      </w:r>
      <w:r w:rsidRPr="00BC5ED9">
        <w:rPr>
          <w:rFonts w:ascii="Arial" w:hAnsi="Arial" w:cs="Arial"/>
          <w:sz w:val="24"/>
          <w:szCs w:val="24"/>
          <w:lang w:val="en"/>
        </w:rPr>
        <w:t xml:space="preserve"> – means, unless otherwise specified, a calendar day.</w:t>
      </w:r>
    </w:p>
    <w:p w14:paraId="3205EA53" w14:textId="77777777" w:rsidR="004B0832" w:rsidRPr="00BC5ED9" w:rsidRDefault="004B0832" w:rsidP="004B0832">
      <w:pPr>
        <w:suppressAutoHyphens/>
        <w:rPr>
          <w:rFonts w:ascii="Arial" w:hAnsi="Arial" w:cs="Arial"/>
          <w:b/>
          <w:sz w:val="24"/>
          <w:szCs w:val="24"/>
        </w:rPr>
      </w:pPr>
    </w:p>
    <w:p w14:paraId="27FB3DD5" w14:textId="77777777" w:rsidR="004B0832" w:rsidRPr="00BC5ED9" w:rsidRDefault="004B0832" w:rsidP="004B0832">
      <w:pPr>
        <w:suppressAutoHyphens/>
        <w:rPr>
          <w:rFonts w:ascii="Arial" w:hAnsi="Arial" w:cs="Arial"/>
          <w:sz w:val="24"/>
          <w:szCs w:val="24"/>
        </w:rPr>
      </w:pPr>
      <w:r w:rsidRPr="00BC5ED9">
        <w:rPr>
          <w:rFonts w:ascii="Arial" w:hAnsi="Arial" w:cs="Arial"/>
          <w:b/>
          <w:sz w:val="24"/>
          <w:szCs w:val="24"/>
        </w:rPr>
        <w:t>Defective Service</w:t>
      </w:r>
      <w:r w:rsidRPr="00BC5ED9">
        <w:rPr>
          <w:rFonts w:ascii="Arial" w:hAnsi="Arial" w:cs="Arial"/>
          <w:sz w:val="24"/>
          <w:szCs w:val="24"/>
        </w:rPr>
        <w:t xml:space="preserve"> – means a service output that does not meet the standard of performance associated with the Performance Work Statement.</w:t>
      </w:r>
    </w:p>
    <w:p w14:paraId="6C7FD963" w14:textId="77777777" w:rsidR="004B0832" w:rsidRPr="00BC5ED9" w:rsidRDefault="004B0832" w:rsidP="004B0832">
      <w:pPr>
        <w:suppressAutoHyphens/>
        <w:rPr>
          <w:rFonts w:ascii="Arial" w:hAnsi="Arial" w:cs="Arial"/>
          <w:sz w:val="24"/>
          <w:szCs w:val="24"/>
        </w:rPr>
      </w:pPr>
    </w:p>
    <w:p w14:paraId="7FC38FF7" w14:textId="77777777" w:rsidR="004B0832" w:rsidRPr="00BC5ED9" w:rsidRDefault="004B0832" w:rsidP="004B0832">
      <w:pPr>
        <w:suppressAutoHyphens/>
        <w:rPr>
          <w:rFonts w:ascii="Arial" w:hAnsi="Arial" w:cs="Arial"/>
          <w:sz w:val="24"/>
          <w:szCs w:val="24"/>
        </w:rPr>
      </w:pPr>
      <w:r w:rsidRPr="00BC5ED9">
        <w:rPr>
          <w:rFonts w:ascii="Arial" w:hAnsi="Arial" w:cs="Arial"/>
          <w:b/>
          <w:sz w:val="24"/>
          <w:szCs w:val="24"/>
        </w:rPr>
        <w:t>Deliverable</w:t>
      </w:r>
      <w:r w:rsidRPr="00BC5ED9">
        <w:rPr>
          <w:rFonts w:ascii="Arial" w:hAnsi="Arial" w:cs="Arial"/>
          <w:sz w:val="24"/>
          <w:szCs w:val="24"/>
        </w:rPr>
        <w:t xml:space="preserve"> – means anything that can be physically delivered, but may include non-manufactured things such as meeting minutes or reports.</w:t>
      </w:r>
    </w:p>
    <w:p w14:paraId="0C76F13E" w14:textId="77777777" w:rsidR="004B0832" w:rsidRPr="00BC5ED9" w:rsidRDefault="004B0832" w:rsidP="004B0832">
      <w:pPr>
        <w:suppressAutoHyphens/>
        <w:rPr>
          <w:rFonts w:ascii="Arial" w:hAnsi="Arial" w:cs="Arial"/>
          <w:sz w:val="24"/>
          <w:szCs w:val="24"/>
        </w:rPr>
      </w:pPr>
    </w:p>
    <w:p w14:paraId="4A118A66" w14:textId="77777777" w:rsidR="004B0832" w:rsidRPr="00BC5ED9" w:rsidRDefault="004B0832" w:rsidP="004B0832">
      <w:pPr>
        <w:pStyle w:val="CommentText"/>
        <w:rPr>
          <w:rFonts w:ascii="Arial" w:hAnsi="Arial" w:cs="Arial"/>
          <w:sz w:val="24"/>
          <w:szCs w:val="24"/>
        </w:rPr>
      </w:pPr>
      <w:r w:rsidRPr="00BC5ED9">
        <w:rPr>
          <w:rFonts w:ascii="Arial" w:hAnsi="Arial" w:cs="Arial"/>
          <w:b/>
          <w:sz w:val="24"/>
          <w:szCs w:val="24"/>
        </w:rPr>
        <w:t>Government-furnished Property</w:t>
      </w:r>
      <w:r w:rsidRPr="00BC5ED9">
        <w:rPr>
          <w:rFonts w:ascii="Arial" w:hAnsi="Arial" w:cs="Arial"/>
          <w:sz w:val="24"/>
          <w:szCs w:val="24"/>
        </w:rPr>
        <w:t xml:space="preserve"> – As reflected in FAR 52.245-1, Government-furnished Property “</w:t>
      </w:r>
      <w:r w:rsidRPr="00BC5ED9">
        <w:rPr>
          <w:rFonts w:ascii="Arial" w:hAnsi="Arial" w:cs="Arial"/>
          <w:color w:val="000000"/>
          <w:sz w:val="24"/>
          <w:szCs w:val="24"/>
          <w:shd w:val="clear" w:color="auto" w:fill="FFFFFF"/>
        </w:rPr>
        <w:t>means </w:t>
      </w:r>
      <w:r w:rsidRPr="00BC5ED9">
        <w:rPr>
          <w:rFonts w:ascii="Arial" w:hAnsi="Arial" w:cs="Arial"/>
          <w:color w:val="000000"/>
          <w:sz w:val="24"/>
          <w:szCs w:val="24"/>
          <w:bdr w:val="none" w:sz="0" w:space="0" w:color="auto" w:frame="1"/>
          <w:shd w:val="clear" w:color="auto" w:fill="FFFFFF"/>
        </w:rPr>
        <w:t>property</w:t>
      </w:r>
      <w:r w:rsidRPr="00BC5ED9">
        <w:rPr>
          <w:rFonts w:ascii="Arial" w:hAnsi="Arial" w:cs="Arial"/>
          <w:color w:val="000000"/>
          <w:sz w:val="24"/>
          <w:szCs w:val="24"/>
          <w:shd w:val="clear" w:color="auto" w:fill="FFFFFF"/>
        </w:rPr>
        <w:t> in the possession of, or directly acquired by, the Government and subsequently furnished to the Contractor for performance of a contract. </w:t>
      </w:r>
      <w:r w:rsidRPr="00BC5ED9">
        <w:rPr>
          <w:rFonts w:ascii="Arial" w:hAnsi="Arial" w:cs="Arial"/>
          <w:color w:val="000000"/>
          <w:sz w:val="24"/>
          <w:szCs w:val="24"/>
          <w:bdr w:val="none" w:sz="0" w:space="0" w:color="auto" w:frame="1"/>
          <w:shd w:val="clear" w:color="auto" w:fill="FFFFFF"/>
        </w:rPr>
        <w:t>Government-furnished property</w:t>
      </w:r>
      <w:r w:rsidRPr="00BC5ED9">
        <w:rPr>
          <w:rFonts w:ascii="Arial" w:hAnsi="Arial" w:cs="Arial"/>
          <w:color w:val="000000"/>
          <w:sz w:val="24"/>
          <w:szCs w:val="24"/>
          <w:shd w:val="clear" w:color="auto" w:fill="FFFFFF"/>
        </w:rPr>
        <w:t> includes, but is not limited to, spares and </w:t>
      </w:r>
      <w:r w:rsidRPr="00BC5ED9">
        <w:rPr>
          <w:rFonts w:ascii="Arial" w:hAnsi="Arial" w:cs="Arial"/>
          <w:color w:val="000000"/>
          <w:sz w:val="24"/>
          <w:szCs w:val="24"/>
          <w:bdr w:val="none" w:sz="0" w:space="0" w:color="auto" w:frame="1"/>
          <w:shd w:val="clear" w:color="auto" w:fill="FFFFFF"/>
        </w:rPr>
        <w:t>property</w:t>
      </w:r>
      <w:r w:rsidRPr="00BC5ED9">
        <w:rPr>
          <w:rFonts w:ascii="Arial" w:hAnsi="Arial" w:cs="Arial"/>
          <w:color w:val="000000"/>
          <w:sz w:val="24"/>
          <w:szCs w:val="24"/>
          <w:shd w:val="clear" w:color="auto" w:fill="FFFFFF"/>
        </w:rPr>
        <w:t xml:space="preserve"> furnished for repair, maintenance, </w:t>
      </w:r>
      <w:r w:rsidRPr="00BC5ED9">
        <w:rPr>
          <w:rFonts w:ascii="Arial" w:hAnsi="Arial" w:cs="Arial"/>
          <w:color w:val="000000"/>
          <w:sz w:val="24"/>
          <w:szCs w:val="24"/>
          <w:shd w:val="clear" w:color="auto" w:fill="FFFFFF"/>
        </w:rPr>
        <w:lastRenderedPageBreak/>
        <w:t>overhaul, or modification. </w:t>
      </w:r>
      <w:r w:rsidRPr="00BC5ED9">
        <w:rPr>
          <w:rFonts w:ascii="Arial" w:hAnsi="Arial" w:cs="Arial"/>
          <w:color w:val="000000"/>
          <w:sz w:val="24"/>
          <w:szCs w:val="24"/>
          <w:bdr w:val="none" w:sz="0" w:space="0" w:color="auto" w:frame="1"/>
          <w:shd w:val="clear" w:color="auto" w:fill="FFFFFF"/>
        </w:rPr>
        <w:t>Government-furnished property</w:t>
      </w:r>
      <w:r w:rsidRPr="00BC5ED9">
        <w:rPr>
          <w:rFonts w:ascii="Arial" w:hAnsi="Arial" w:cs="Arial"/>
          <w:color w:val="000000"/>
          <w:sz w:val="24"/>
          <w:szCs w:val="24"/>
          <w:shd w:val="clear" w:color="auto" w:fill="FFFFFF"/>
        </w:rPr>
        <w:t> also includes </w:t>
      </w:r>
      <w:r w:rsidRPr="00BC5ED9">
        <w:rPr>
          <w:rFonts w:ascii="Arial" w:hAnsi="Arial" w:cs="Arial"/>
          <w:color w:val="000000"/>
          <w:sz w:val="24"/>
          <w:szCs w:val="24"/>
          <w:bdr w:val="none" w:sz="0" w:space="0" w:color="auto" w:frame="1"/>
          <w:shd w:val="clear" w:color="auto" w:fill="FFFFFF"/>
        </w:rPr>
        <w:t>contractor-acquired property</w:t>
      </w:r>
      <w:r w:rsidRPr="00BC5ED9">
        <w:rPr>
          <w:rFonts w:ascii="Arial" w:hAnsi="Arial" w:cs="Arial"/>
          <w:color w:val="000000"/>
          <w:sz w:val="24"/>
          <w:szCs w:val="24"/>
          <w:shd w:val="clear" w:color="auto" w:fill="FFFFFF"/>
        </w:rPr>
        <w:t> if the </w:t>
      </w:r>
      <w:r w:rsidRPr="00BC5ED9">
        <w:rPr>
          <w:rFonts w:ascii="Arial" w:hAnsi="Arial" w:cs="Arial"/>
          <w:color w:val="000000"/>
          <w:sz w:val="24"/>
          <w:szCs w:val="24"/>
          <w:bdr w:val="none" w:sz="0" w:space="0" w:color="auto" w:frame="1"/>
          <w:shd w:val="clear" w:color="auto" w:fill="FFFFFF"/>
        </w:rPr>
        <w:t>contractor-acquired property</w:t>
      </w:r>
      <w:r w:rsidRPr="00BC5ED9">
        <w:rPr>
          <w:rFonts w:ascii="Arial" w:hAnsi="Arial" w:cs="Arial"/>
          <w:color w:val="000000"/>
          <w:sz w:val="24"/>
          <w:szCs w:val="24"/>
          <w:shd w:val="clear" w:color="auto" w:fill="FFFFFF"/>
        </w:rPr>
        <w:t> is a deliverable under a cost contract when accepted by the Government for continued use under the contract</w:t>
      </w:r>
    </w:p>
    <w:p w14:paraId="1DF751B5" w14:textId="77777777" w:rsidR="004B0832" w:rsidRPr="00BC5ED9" w:rsidRDefault="004B0832" w:rsidP="004B0832">
      <w:pPr>
        <w:pStyle w:val="CommentText"/>
        <w:rPr>
          <w:rFonts w:ascii="Arial" w:hAnsi="Arial" w:cs="Arial"/>
          <w:sz w:val="24"/>
          <w:szCs w:val="24"/>
        </w:rPr>
      </w:pPr>
    </w:p>
    <w:p w14:paraId="340660C0" w14:textId="1EF5D242" w:rsidR="004B0832" w:rsidRPr="00BC5ED9" w:rsidRDefault="004B0832" w:rsidP="004B0832">
      <w:pPr>
        <w:pStyle w:val="CommentText"/>
        <w:rPr>
          <w:rFonts w:ascii="Arial" w:hAnsi="Arial" w:cs="Arial"/>
          <w:sz w:val="24"/>
          <w:szCs w:val="24"/>
        </w:rPr>
      </w:pPr>
      <w:r w:rsidRPr="00BC5ED9">
        <w:rPr>
          <w:rFonts w:ascii="Arial" w:hAnsi="Arial" w:cs="Arial"/>
          <w:b/>
          <w:sz w:val="24"/>
          <w:szCs w:val="24"/>
        </w:rPr>
        <w:t>Government Property</w:t>
      </w:r>
      <w:r w:rsidRPr="00BC5ED9">
        <w:rPr>
          <w:rFonts w:ascii="Arial" w:hAnsi="Arial" w:cs="Arial"/>
          <w:sz w:val="24"/>
          <w:szCs w:val="24"/>
        </w:rPr>
        <w:t xml:space="preserve"> - </w:t>
      </w:r>
      <w:r w:rsidRPr="00BC5ED9">
        <w:rPr>
          <w:rFonts w:ascii="Arial" w:hAnsi="Arial" w:cs="Arial"/>
          <w:sz w:val="24"/>
          <w:szCs w:val="24"/>
          <w:lang w:val="en"/>
        </w:rPr>
        <w:t>means all property owned or leased by the Government</w:t>
      </w:r>
      <w:r w:rsidR="00044D53" w:rsidRPr="00BC5ED9">
        <w:rPr>
          <w:rFonts w:ascii="Arial" w:hAnsi="Arial" w:cs="Arial"/>
          <w:sz w:val="24"/>
          <w:szCs w:val="24"/>
          <w:lang w:val="en"/>
        </w:rPr>
        <w:t xml:space="preserve">. </w:t>
      </w:r>
      <w:r w:rsidRPr="00BC5ED9">
        <w:rPr>
          <w:rFonts w:ascii="Arial" w:hAnsi="Arial" w:cs="Arial"/>
          <w:sz w:val="24"/>
          <w:szCs w:val="24"/>
          <w:lang w:val="en"/>
        </w:rPr>
        <w:t>Government property includes both Government-furnished</w:t>
      </w:r>
      <w:r w:rsidR="00044D53" w:rsidRPr="00BC5ED9">
        <w:rPr>
          <w:rFonts w:ascii="Arial" w:hAnsi="Arial" w:cs="Arial"/>
          <w:sz w:val="24"/>
          <w:szCs w:val="24"/>
          <w:lang w:val="en"/>
        </w:rPr>
        <w:t xml:space="preserve"> </w:t>
      </w:r>
      <w:r w:rsidRPr="00BC5ED9">
        <w:rPr>
          <w:rFonts w:ascii="Arial" w:hAnsi="Arial" w:cs="Arial"/>
          <w:sz w:val="24"/>
          <w:szCs w:val="24"/>
          <w:lang w:val="en"/>
        </w:rPr>
        <w:t>and Contractor-acquired property. Government property includes material, equipment, special tooling, special test equipment, and real property. Government property does not include intellectual property and software.</w:t>
      </w:r>
    </w:p>
    <w:p w14:paraId="73BA70FA" w14:textId="77777777" w:rsidR="004B0832" w:rsidRPr="00BC5ED9" w:rsidRDefault="004B0832" w:rsidP="004B0832">
      <w:pPr>
        <w:suppressAutoHyphens/>
        <w:rPr>
          <w:rFonts w:ascii="Arial" w:hAnsi="Arial" w:cs="Arial"/>
          <w:sz w:val="24"/>
          <w:szCs w:val="24"/>
        </w:rPr>
      </w:pPr>
    </w:p>
    <w:p w14:paraId="528D0EBF" w14:textId="77777777" w:rsidR="004B0832" w:rsidRPr="00BC5ED9" w:rsidRDefault="004B0832" w:rsidP="004B0832">
      <w:pPr>
        <w:pStyle w:val="CommentText"/>
        <w:rPr>
          <w:rFonts w:ascii="Arial" w:hAnsi="Arial" w:cs="Arial"/>
          <w:sz w:val="24"/>
          <w:szCs w:val="24"/>
        </w:rPr>
      </w:pPr>
      <w:r w:rsidRPr="00BC5ED9">
        <w:rPr>
          <w:rFonts w:ascii="Arial" w:hAnsi="Arial" w:cs="Arial"/>
          <w:b/>
          <w:sz w:val="24"/>
          <w:szCs w:val="24"/>
        </w:rPr>
        <w:t>Property Administrator</w:t>
      </w:r>
      <w:r w:rsidRPr="00BC5ED9">
        <w:rPr>
          <w:rFonts w:ascii="Arial" w:hAnsi="Arial" w:cs="Arial"/>
          <w:sz w:val="24"/>
          <w:szCs w:val="24"/>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14:paraId="087B8CD5" w14:textId="77777777" w:rsidR="004B0832" w:rsidRPr="00BC5ED9" w:rsidRDefault="004B0832" w:rsidP="004B0832">
      <w:pPr>
        <w:suppressAutoHyphens/>
        <w:rPr>
          <w:rFonts w:ascii="Arial" w:hAnsi="Arial" w:cs="Arial"/>
          <w:sz w:val="24"/>
          <w:szCs w:val="24"/>
        </w:rPr>
      </w:pPr>
    </w:p>
    <w:p w14:paraId="06D679E2" w14:textId="77777777" w:rsidR="004B0832" w:rsidRPr="00BC5ED9" w:rsidRDefault="004B0832" w:rsidP="004B0832">
      <w:pPr>
        <w:suppressAutoHyphens/>
        <w:rPr>
          <w:rFonts w:ascii="Arial" w:hAnsi="Arial" w:cs="Arial"/>
          <w:sz w:val="24"/>
          <w:szCs w:val="24"/>
        </w:rPr>
      </w:pPr>
      <w:r w:rsidRPr="00BC5ED9">
        <w:rPr>
          <w:rFonts w:ascii="Arial" w:hAnsi="Arial" w:cs="Arial"/>
          <w:b/>
          <w:sz w:val="24"/>
          <w:szCs w:val="24"/>
        </w:rPr>
        <w:t>High Level Objective (HLO)</w:t>
      </w:r>
      <w:r w:rsidRPr="00BC5ED9">
        <w:rPr>
          <w:rFonts w:ascii="Arial" w:hAnsi="Arial" w:cs="Arial"/>
          <w:sz w:val="24"/>
          <w:szCs w:val="24"/>
        </w:rPr>
        <w:t xml:space="preserve"> – means a key overarching result-based objective for a project necessary to achieve the project’s vision. HLOs are similar to Level 2 in a Work Breakdown Structure. Each HLO may contain several statements to flesh out the areas necessary to meet the objective.</w:t>
      </w:r>
    </w:p>
    <w:p w14:paraId="6D0E96E9" w14:textId="77777777" w:rsidR="004B0832" w:rsidRPr="00BC5ED9" w:rsidRDefault="004B0832" w:rsidP="004B0832">
      <w:pPr>
        <w:suppressAutoHyphens/>
        <w:rPr>
          <w:rFonts w:ascii="Arial" w:hAnsi="Arial" w:cs="Arial"/>
          <w:sz w:val="24"/>
          <w:szCs w:val="24"/>
        </w:rPr>
      </w:pPr>
    </w:p>
    <w:p w14:paraId="63C0513E" w14:textId="77777777" w:rsidR="004B0832" w:rsidRPr="00BC5ED9" w:rsidRDefault="004B0832" w:rsidP="004B0832">
      <w:pPr>
        <w:tabs>
          <w:tab w:val="left" w:pos="7790"/>
        </w:tabs>
        <w:suppressAutoHyphens/>
        <w:rPr>
          <w:rFonts w:ascii="Arial" w:hAnsi="Arial" w:cs="Arial"/>
          <w:sz w:val="24"/>
          <w:szCs w:val="24"/>
        </w:rPr>
      </w:pPr>
      <w:r w:rsidRPr="00BC5ED9">
        <w:rPr>
          <w:rFonts w:ascii="Arial" w:hAnsi="Arial" w:cs="Arial"/>
          <w:b/>
          <w:sz w:val="24"/>
          <w:szCs w:val="24"/>
        </w:rPr>
        <w:t>Physical Security</w:t>
      </w:r>
      <w:r w:rsidRPr="00BC5ED9">
        <w:rPr>
          <w:rFonts w:ascii="Arial" w:hAnsi="Arial" w:cs="Arial"/>
          <w:sz w:val="24"/>
          <w:szCs w:val="24"/>
        </w:rPr>
        <w:t xml:space="preserve"> – means that part of security concerned with physical measures designed to safeguard personnel; to prevent unauthorized access to equipment, installations, material, and documents; and to safeguard against espionage, sabotage, damage, and theft.</w:t>
      </w:r>
      <w:r w:rsidRPr="00BC5ED9">
        <w:rPr>
          <w:rFonts w:ascii="Arial" w:hAnsi="Arial" w:cs="Arial"/>
          <w:sz w:val="24"/>
          <w:szCs w:val="24"/>
        </w:rPr>
        <w:tab/>
      </w:r>
    </w:p>
    <w:p w14:paraId="63F9A73D" w14:textId="77777777" w:rsidR="004B0832" w:rsidRPr="00BC5ED9" w:rsidRDefault="004B0832" w:rsidP="004B0832">
      <w:pPr>
        <w:suppressAutoHyphens/>
        <w:rPr>
          <w:rFonts w:ascii="Arial" w:hAnsi="Arial" w:cs="Arial"/>
          <w:sz w:val="24"/>
          <w:szCs w:val="24"/>
        </w:rPr>
      </w:pPr>
    </w:p>
    <w:p w14:paraId="7B91C8B1" w14:textId="77777777" w:rsidR="004B0832" w:rsidRPr="00BC5ED9" w:rsidRDefault="004B0832" w:rsidP="004B0832">
      <w:pPr>
        <w:suppressAutoHyphens/>
        <w:rPr>
          <w:rFonts w:ascii="Arial" w:hAnsi="Arial" w:cs="Arial"/>
          <w:sz w:val="24"/>
          <w:szCs w:val="24"/>
        </w:rPr>
      </w:pPr>
      <w:r w:rsidRPr="00BC5ED9">
        <w:rPr>
          <w:rFonts w:ascii="Arial" w:hAnsi="Arial" w:cs="Arial"/>
          <w:b/>
          <w:sz w:val="24"/>
          <w:szCs w:val="24"/>
        </w:rPr>
        <w:t>Quality Assurance</w:t>
      </w:r>
      <w:r w:rsidRPr="00BC5ED9">
        <w:rPr>
          <w:rFonts w:ascii="Arial" w:hAnsi="Arial" w:cs="Arial"/>
          <w:sz w:val="24"/>
          <w:szCs w:val="24"/>
        </w:rPr>
        <w:t xml:space="preserve"> – (or Government contract quality assurance) means the various functions, including, inspection, performed by the Government to determine whether a Contractor has fulfilled the contract obligations pertaining to quality and quantity.</w:t>
      </w:r>
    </w:p>
    <w:p w14:paraId="22CD1FF8" w14:textId="77777777" w:rsidR="004B0832" w:rsidRPr="00BC5ED9" w:rsidRDefault="004B0832" w:rsidP="004B0832">
      <w:pPr>
        <w:suppressAutoHyphens/>
        <w:rPr>
          <w:rFonts w:ascii="Arial" w:hAnsi="Arial" w:cs="Arial"/>
          <w:sz w:val="24"/>
          <w:szCs w:val="24"/>
        </w:rPr>
      </w:pPr>
    </w:p>
    <w:p w14:paraId="325035B3" w14:textId="0D1FA75A" w:rsidR="004B0832" w:rsidRPr="00BC5ED9" w:rsidRDefault="004B0832" w:rsidP="004B0832">
      <w:pPr>
        <w:suppressAutoHyphens/>
        <w:rPr>
          <w:rFonts w:ascii="Arial" w:hAnsi="Arial" w:cs="Arial"/>
          <w:sz w:val="24"/>
          <w:szCs w:val="24"/>
        </w:rPr>
      </w:pPr>
      <w:r w:rsidRPr="00BC5ED9">
        <w:rPr>
          <w:rFonts w:ascii="Arial" w:hAnsi="Arial" w:cs="Arial"/>
          <w:b/>
          <w:sz w:val="24"/>
          <w:szCs w:val="24"/>
        </w:rPr>
        <w:t>Quality Assurance Surveillance Plan (QASP)</w:t>
      </w:r>
      <w:r w:rsidRPr="00BC5ED9">
        <w:rPr>
          <w:rFonts w:ascii="Arial" w:hAnsi="Arial" w:cs="Arial"/>
          <w:sz w:val="24"/>
          <w:szCs w:val="24"/>
        </w:rPr>
        <w:t xml:space="preserve"> – means the key Government-developed surveillance process document and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w:t>
      </w:r>
      <w:r w:rsidR="00023C98">
        <w:rPr>
          <w:rFonts w:ascii="Arial" w:hAnsi="Arial" w:cs="Arial"/>
          <w:sz w:val="24"/>
          <w:szCs w:val="24"/>
        </w:rPr>
        <w:t xml:space="preserve"> </w:t>
      </w:r>
    </w:p>
    <w:p w14:paraId="4A28EE3E" w14:textId="77777777" w:rsidR="004B0832" w:rsidRPr="00BC5ED9" w:rsidRDefault="004B0832" w:rsidP="004B0832">
      <w:pPr>
        <w:suppressAutoHyphens/>
        <w:rPr>
          <w:rFonts w:ascii="Arial" w:hAnsi="Arial" w:cs="Arial"/>
          <w:sz w:val="24"/>
          <w:szCs w:val="24"/>
        </w:rPr>
      </w:pPr>
    </w:p>
    <w:p w14:paraId="1F488EAD" w14:textId="77777777" w:rsidR="004B0832" w:rsidRPr="00BC5ED9" w:rsidRDefault="004B0832" w:rsidP="004B0832">
      <w:pPr>
        <w:suppressAutoHyphens/>
        <w:rPr>
          <w:rFonts w:ascii="Arial" w:hAnsi="Arial" w:cs="Arial"/>
          <w:sz w:val="24"/>
          <w:szCs w:val="24"/>
        </w:rPr>
      </w:pPr>
      <w:r w:rsidRPr="00BC5ED9">
        <w:rPr>
          <w:rFonts w:ascii="Arial" w:hAnsi="Arial" w:cs="Arial"/>
          <w:b/>
          <w:sz w:val="24"/>
          <w:szCs w:val="24"/>
        </w:rPr>
        <w:t>Quality Control</w:t>
      </w:r>
      <w:r w:rsidRPr="00BC5ED9">
        <w:rPr>
          <w:rFonts w:ascii="Arial" w:hAnsi="Arial" w:cs="Arial"/>
          <w:sz w:val="24"/>
          <w:szCs w:val="24"/>
        </w:rPr>
        <w:t xml:space="preserve"> – means all necessary measures taken by the Contractor to assure that the quality of an end product or service shall meet contract requirements.</w:t>
      </w:r>
    </w:p>
    <w:p w14:paraId="3D9647A2" w14:textId="77777777" w:rsidR="004B0832" w:rsidRPr="00BC5ED9" w:rsidRDefault="004B0832" w:rsidP="004B0832">
      <w:pPr>
        <w:suppressAutoHyphens/>
        <w:rPr>
          <w:rFonts w:ascii="Arial" w:hAnsi="Arial" w:cs="Arial"/>
          <w:sz w:val="24"/>
          <w:szCs w:val="24"/>
        </w:rPr>
      </w:pPr>
    </w:p>
    <w:p w14:paraId="4946E1F3" w14:textId="77777777" w:rsidR="004B0832" w:rsidRPr="00BC5ED9" w:rsidRDefault="004B0832" w:rsidP="004B0832">
      <w:pPr>
        <w:rPr>
          <w:rFonts w:ascii="Arial" w:hAnsi="Arial" w:cs="Arial"/>
          <w:sz w:val="24"/>
          <w:szCs w:val="24"/>
        </w:rPr>
      </w:pPr>
      <w:r w:rsidRPr="00BC5ED9">
        <w:rPr>
          <w:rFonts w:ascii="Arial" w:hAnsi="Arial" w:cs="Arial"/>
          <w:b/>
          <w:bCs/>
          <w:sz w:val="24"/>
          <w:szCs w:val="24"/>
        </w:rPr>
        <w:t>Statement</w:t>
      </w:r>
      <w:r w:rsidRPr="00BC5ED9">
        <w:rPr>
          <w:rFonts w:ascii="Arial" w:hAnsi="Arial" w:cs="Arial"/>
          <w:bCs/>
          <w:sz w:val="24"/>
          <w:szCs w:val="24"/>
        </w:rPr>
        <w:t xml:space="preserve"> – means t</w:t>
      </w:r>
      <w:r w:rsidRPr="00BC5ED9">
        <w:rPr>
          <w:rFonts w:ascii="Arial" w:hAnsi="Arial" w:cs="Arial"/>
          <w:sz w:val="24"/>
          <w:szCs w:val="24"/>
        </w:rPr>
        <w:t xml:space="preserve">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w:t>
      </w:r>
      <w:r w:rsidRPr="00BC5ED9">
        <w:rPr>
          <w:rFonts w:ascii="Arial" w:hAnsi="Arial" w:cs="Arial"/>
          <w:sz w:val="24"/>
          <w:szCs w:val="24"/>
        </w:rPr>
        <w:lastRenderedPageBreak/>
        <w:t>necessary to meet the objective. Statements are similar to Level 3 in a Work Breakdown Structure.</w:t>
      </w:r>
    </w:p>
    <w:p w14:paraId="3F5707C9" w14:textId="77777777" w:rsidR="004B0832" w:rsidRPr="00BC5ED9" w:rsidRDefault="004B0832" w:rsidP="004B0832">
      <w:pPr>
        <w:suppressAutoHyphens/>
        <w:rPr>
          <w:rFonts w:ascii="Arial" w:hAnsi="Arial" w:cs="Arial"/>
          <w:sz w:val="24"/>
          <w:szCs w:val="24"/>
        </w:rPr>
      </w:pPr>
    </w:p>
    <w:p w14:paraId="08D28210" w14:textId="77777777" w:rsidR="004B0832" w:rsidRPr="00BC5ED9" w:rsidRDefault="004B0832" w:rsidP="004B0832">
      <w:pPr>
        <w:suppressAutoHyphens/>
        <w:rPr>
          <w:rFonts w:ascii="Arial" w:hAnsi="Arial" w:cs="Arial"/>
          <w:sz w:val="24"/>
          <w:szCs w:val="24"/>
        </w:rPr>
      </w:pPr>
      <w:r w:rsidRPr="00BC5ED9">
        <w:rPr>
          <w:rFonts w:ascii="Arial" w:hAnsi="Arial" w:cs="Arial"/>
          <w:b/>
          <w:sz w:val="24"/>
          <w:szCs w:val="24"/>
        </w:rPr>
        <w:t>Subcontractor</w:t>
      </w:r>
      <w:r w:rsidRPr="00BC5ED9">
        <w:rPr>
          <w:rFonts w:ascii="Arial" w:hAnsi="Arial" w:cs="Arial"/>
          <w:sz w:val="24"/>
          <w:szCs w:val="24"/>
        </w:rPr>
        <w:t xml:space="preserve"> – means one that enters into a contract with a prime Contractor. The Government does not have privity of contract with the subcontractor.</w:t>
      </w:r>
    </w:p>
    <w:p w14:paraId="0ED463B3" w14:textId="77777777" w:rsidR="004B0832" w:rsidRPr="00BC5ED9" w:rsidRDefault="004B0832" w:rsidP="004B0832">
      <w:pPr>
        <w:suppressAutoHyphens/>
        <w:rPr>
          <w:rFonts w:ascii="Arial" w:hAnsi="Arial" w:cs="Arial"/>
          <w:sz w:val="24"/>
          <w:szCs w:val="24"/>
        </w:rPr>
      </w:pPr>
    </w:p>
    <w:p w14:paraId="0501933C" w14:textId="77777777" w:rsidR="004B0832" w:rsidRPr="00BC5ED9" w:rsidRDefault="004B0832" w:rsidP="004B0832">
      <w:pPr>
        <w:suppressAutoHyphens/>
        <w:rPr>
          <w:rFonts w:ascii="Arial" w:hAnsi="Arial" w:cs="Arial"/>
          <w:sz w:val="24"/>
          <w:szCs w:val="24"/>
        </w:rPr>
      </w:pPr>
      <w:r w:rsidRPr="00BC5ED9">
        <w:rPr>
          <w:rFonts w:ascii="Arial" w:hAnsi="Arial" w:cs="Arial"/>
          <w:b/>
          <w:sz w:val="24"/>
          <w:szCs w:val="24"/>
        </w:rPr>
        <w:t>Work Day</w:t>
      </w:r>
      <w:r w:rsidRPr="00BC5ED9">
        <w:rPr>
          <w:rFonts w:ascii="Arial" w:hAnsi="Arial" w:cs="Arial"/>
          <w:sz w:val="24"/>
          <w:szCs w:val="24"/>
        </w:rPr>
        <w:t xml:space="preserve"> - The number of hours per day the Contractor provides services in accordance with the contract.</w:t>
      </w:r>
    </w:p>
    <w:p w14:paraId="287A2A08" w14:textId="77777777" w:rsidR="004B0832" w:rsidRPr="00BC5ED9" w:rsidRDefault="004B0832" w:rsidP="004B0832">
      <w:pPr>
        <w:suppressAutoHyphens/>
        <w:rPr>
          <w:rFonts w:ascii="Arial" w:hAnsi="Arial" w:cs="Arial"/>
          <w:sz w:val="24"/>
          <w:szCs w:val="24"/>
        </w:rPr>
      </w:pPr>
    </w:p>
    <w:p w14:paraId="71AB4873" w14:textId="77777777" w:rsidR="004B0832" w:rsidRPr="00BC5ED9" w:rsidRDefault="004B0832" w:rsidP="004B0832">
      <w:pPr>
        <w:suppressAutoHyphens/>
        <w:rPr>
          <w:rFonts w:ascii="Arial" w:hAnsi="Arial" w:cs="Arial"/>
          <w:sz w:val="24"/>
          <w:szCs w:val="24"/>
        </w:rPr>
      </w:pPr>
      <w:r w:rsidRPr="00BC5ED9">
        <w:rPr>
          <w:rFonts w:ascii="Arial" w:hAnsi="Arial" w:cs="Arial"/>
          <w:b/>
          <w:sz w:val="24"/>
          <w:szCs w:val="24"/>
        </w:rPr>
        <w:t>Work Week</w:t>
      </w:r>
      <w:r w:rsidRPr="00BC5ED9">
        <w:rPr>
          <w:rFonts w:ascii="Arial" w:hAnsi="Arial" w:cs="Arial"/>
          <w:sz w:val="24"/>
          <w:szCs w:val="24"/>
        </w:rPr>
        <w:t xml:space="preserve"> - Monday through Friday, unless otherwise specified.</w:t>
      </w:r>
    </w:p>
    <w:p w14:paraId="530751EC" w14:textId="77777777" w:rsidR="004B0832" w:rsidRPr="00BC5ED9" w:rsidRDefault="004B0832" w:rsidP="004B0832">
      <w:pPr>
        <w:suppressAutoHyphens/>
        <w:rPr>
          <w:rFonts w:ascii="Arial" w:hAnsi="Arial" w:cs="Arial"/>
          <w:sz w:val="24"/>
          <w:szCs w:val="24"/>
        </w:rPr>
      </w:pPr>
    </w:p>
    <w:p w14:paraId="5ADEA52C" w14:textId="0C657610" w:rsidR="004B0832" w:rsidRPr="00BC5ED9" w:rsidRDefault="004B0832" w:rsidP="004B0832">
      <w:pPr>
        <w:rPr>
          <w:rFonts w:ascii="Arial" w:hAnsi="Arial" w:cs="Arial"/>
          <w:b/>
          <w:color w:val="0000FF"/>
          <w:sz w:val="24"/>
          <w:szCs w:val="24"/>
        </w:rPr>
      </w:pPr>
      <w:r w:rsidRPr="00BC5ED9">
        <w:rPr>
          <w:rFonts w:ascii="Arial" w:hAnsi="Arial" w:cs="Arial"/>
          <w:b/>
          <w:sz w:val="24"/>
          <w:szCs w:val="24"/>
        </w:rPr>
        <w:t>2.2</w:t>
      </w:r>
      <w:r w:rsidR="00023C98">
        <w:rPr>
          <w:rFonts w:ascii="Arial" w:hAnsi="Arial" w:cs="Arial"/>
          <w:b/>
          <w:sz w:val="24"/>
          <w:szCs w:val="24"/>
        </w:rPr>
        <w:t xml:space="preserve"> </w:t>
      </w:r>
      <w:r w:rsidRPr="00BC5ED9">
        <w:rPr>
          <w:rFonts w:ascii="Arial" w:hAnsi="Arial" w:cs="Arial"/>
          <w:b/>
          <w:sz w:val="24"/>
          <w:szCs w:val="24"/>
          <w:u w:val="single"/>
        </w:rPr>
        <w:t>Acronyms</w:t>
      </w:r>
      <w:r w:rsidRPr="00BC5ED9">
        <w:rPr>
          <w:rFonts w:ascii="Arial" w:hAnsi="Arial" w:cs="Arial"/>
          <w:b/>
          <w:sz w:val="24"/>
          <w:szCs w:val="24"/>
        </w:rPr>
        <w:t>:</w:t>
      </w:r>
      <w:r w:rsidR="00023C98">
        <w:rPr>
          <w:rFonts w:ascii="Arial" w:hAnsi="Arial" w:cs="Arial"/>
          <w:sz w:val="24"/>
          <w:szCs w:val="24"/>
        </w:rPr>
        <w:t xml:space="preserve"> </w:t>
      </w:r>
      <w:r w:rsidRPr="00BC5ED9">
        <w:rPr>
          <w:rFonts w:ascii="Arial" w:hAnsi="Arial" w:cs="Arial"/>
          <w:sz w:val="24"/>
          <w:szCs w:val="24"/>
        </w:rPr>
        <w:t>Although not inclusive of every term used within this PWS, or that may be included in an acquisition, the following provides a list of acronyms commonly used in the acquisition field.</w:t>
      </w:r>
      <w:r w:rsidRPr="00BC5ED9">
        <w:rPr>
          <w:rFonts w:ascii="Arial" w:hAnsi="Arial" w:cs="Arial"/>
          <w:b/>
          <w:color w:val="0000FF"/>
          <w:sz w:val="24"/>
          <w:szCs w:val="24"/>
        </w:rPr>
        <w:t xml:space="preserve"> </w:t>
      </w:r>
    </w:p>
    <w:p w14:paraId="2A736C0B" w14:textId="77777777" w:rsidR="004B0832" w:rsidRPr="00BC5ED9" w:rsidRDefault="004B0832" w:rsidP="004B0832">
      <w:pPr>
        <w:rPr>
          <w:rFonts w:ascii="Arial" w:hAnsi="Arial" w:cs="Arial"/>
          <w:b/>
          <w:color w:val="0000FF"/>
          <w:sz w:val="24"/>
          <w:szCs w:val="24"/>
        </w:rPr>
      </w:pPr>
    </w:p>
    <w:p w14:paraId="29049A6B"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ACOR</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Alternate Contracting Officer's Representative</w:t>
      </w:r>
    </w:p>
    <w:p w14:paraId="3D368AA9"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AFARS</w:t>
      </w:r>
      <w:r w:rsidRPr="00BC5ED9">
        <w:rPr>
          <w:rFonts w:ascii="Arial" w:hAnsi="Arial" w:cs="Arial"/>
          <w:sz w:val="24"/>
          <w:szCs w:val="24"/>
        </w:rPr>
        <w:tab/>
      </w:r>
      <w:r w:rsidRPr="00BC5ED9">
        <w:rPr>
          <w:rFonts w:ascii="Arial" w:hAnsi="Arial" w:cs="Arial"/>
          <w:sz w:val="24"/>
          <w:szCs w:val="24"/>
        </w:rPr>
        <w:tab/>
        <w:t>Army Federal Acquisition Regulation Supplement</w:t>
      </w:r>
    </w:p>
    <w:p w14:paraId="70725C58"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AHA</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Activity Hazard Analysis</w:t>
      </w:r>
    </w:p>
    <w:p w14:paraId="6E4D8BD6"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AOR</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Area of Responsibility</w:t>
      </w:r>
    </w:p>
    <w:p w14:paraId="2FFA71ED"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AR</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Army Regulation</w:t>
      </w:r>
    </w:p>
    <w:p w14:paraId="35F15B34"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AT</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Anti-terrorism</w:t>
      </w:r>
    </w:p>
    <w:p w14:paraId="0744A606"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ATCTS</w:t>
      </w:r>
      <w:r w:rsidRPr="00BC5ED9">
        <w:rPr>
          <w:rFonts w:ascii="Arial" w:hAnsi="Arial" w:cs="Arial"/>
          <w:sz w:val="24"/>
          <w:szCs w:val="24"/>
        </w:rPr>
        <w:tab/>
      </w:r>
      <w:r w:rsidRPr="00BC5ED9">
        <w:rPr>
          <w:rFonts w:ascii="Arial" w:hAnsi="Arial" w:cs="Arial"/>
          <w:sz w:val="24"/>
          <w:szCs w:val="24"/>
        </w:rPr>
        <w:tab/>
        <w:t>Army Training Certification Tracking System</w:t>
      </w:r>
    </w:p>
    <w:p w14:paraId="6FA1D645"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CAC</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Common Access Card</w:t>
      </w:r>
    </w:p>
    <w:p w14:paraId="2EA607B5"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CCE</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 xml:space="preserve">Contracting Center of Excellence </w:t>
      </w:r>
    </w:p>
    <w:p w14:paraId="53A71294"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CFR</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Code of Federal Regulations</w:t>
      </w:r>
    </w:p>
    <w:p w14:paraId="4B80AD07"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CONUS</w:t>
      </w:r>
      <w:r w:rsidRPr="00BC5ED9">
        <w:rPr>
          <w:rFonts w:ascii="Arial" w:hAnsi="Arial" w:cs="Arial"/>
          <w:sz w:val="24"/>
          <w:szCs w:val="24"/>
        </w:rPr>
        <w:tab/>
      </w:r>
      <w:r w:rsidRPr="00BC5ED9">
        <w:rPr>
          <w:rFonts w:ascii="Arial" w:hAnsi="Arial" w:cs="Arial"/>
          <w:sz w:val="24"/>
          <w:szCs w:val="24"/>
        </w:rPr>
        <w:tab/>
        <w:t>Continental United States (excludes Alaska and Hawaii)</w:t>
      </w:r>
    </w:p>
    <w:p w14:paraId="227AC9A6"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COR</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Contracting Officer’s Representative</w:t>
      </w:r>
    </w:p>
    <w:p w14:paraId="5B96B28E"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COTS</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Commercial-Off-the-Shelf</w:t>
      </w:r>
    </w:p>
    <w:p w14:paraId="3F4CD5D7"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DA</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Department of the Army</w:t>
      </w:r>
    </w:p>
    <w:p w14:paraId="01B4744C"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DD250</w:t>
      </w:r>
      <w:r w:rsidRPr="00BC5ED9">
        <w:rPr>
          <w:rFonts w:ascii="Arial" w:hAnsi="Arial" w:cs="Arial"/>
          <w:sz w:val="24"/>
          <w:szCs w:val="24"/>
        </w:rPr>
        <w:tab/>
      </w:r>
      <w:r w:rsidRPr="00BC5ED9">
        <w:rPr>
          <w:rFonts w:ascii="Arial" w:hAnsi="Arial" w:cs="Arial"/>
          <w:sz w:val="24"/>
          <w:szCs w:val="24"/>
        </w:rPr>
        <w:tab/>
        <w:t>Department of Defense Form 250 (Receiving Report)</w:t>
      </w:r>
    </w:p>
    <w:p w14:paraId="02DE3D43"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DD254</w:t>
      </w:r>
      <w:r w:rsidRPr="00BC5ED9">
        <w:rPr>
          <w:rFonts w:ascii="Arial" w:hAnsi="Arial" w:cs="Arial"/>
          <w:sz w:val="24"/>
          <w:szCs w:val="24"/>
        </w:rPr>
        <w:tab/>
      </w:r>
      <w:r w:rsidRPr="00BC5ED9">
        <w:rPr>
          <w:rFonts w:ascii="Arial" w:hAnsi="Arial" w:cs="Arial"/>
          <w:sz w:val="24"/>
          <w:szCs w:val="24"/>
        </w:rPr>
        <w:tab/>
        <w:t>Department of Defense Contract Security Requirement List</w:t>
      </w:r>
    </w:p>
    <w:p w14:paraId="22E0E8EB"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DFARS</w:t>
      </w:r>
      <w:r w:rsidRPr="00BC5ED9">
        <w:rPr>
          <w:rFonts w:ascii="Arial" w:hAnsi="Arial" w:cs="Arial"/>
          <w:sz w:val="24"/>
          <w:szCs w:val="24"/>
        </w:rPr>
        <w:tab/>
      </w:r>
      <w:r w:rsidRPr="00BC5ED9">
        <w:rPr>
          <w:rFonts w:ascii="Arial" w:hAnsi="Arial" w:cs="Arial"/>
          <w:sz w:val="24"/>
          <w:szCs w:val="24"/>
        </w:rPr>
        <w:tab/>
        <w:t>Defense Federal Acquisition Regulation Supplement</w:t>
      </w:r>
    </w:p>
    <w:p w14:paraId="295444FA"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DMDC</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Defense Manpower Data Center</w:t>
      </w:r>
    </w:p>
    <w:p w14:paraId="20E6F334"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DoD</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Department of Defense</w:t>
      </w:r>
    </w:p>
    <w:p w14:paraId="570CD733"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FAR</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 xml:space="preserve">Federal Acquisition Regulation </w:t>
      </w:r>
    </w:p>
    <w:p w14:paraId="392A5BA8"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GFP</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Government Furnished Property</w:t>
      </w:r>
    </w:p>
    <w:p w14:paraId="290B16B2"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HLO</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High Level Objective</w:t>
      </w:r>
      <w:r w:rsidRPr="00BC5ED9">
        <w:rPr>
          <w:rFonts w:ascii="Arial" w:hAnsi="Arial" w:cs="Arial"/>
          <w:sz w:val="24"/>
          <w:szCs w:val="24"/>
        </w:rPr>
        <w:tab/>
      </w:r>
    </w:p>
    <w:p w14:paraId="29727C43"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HIPAA</w:t>
      </w:r>
      <w:r w:rsidRPr="00BC5ED9">
        <w:rPr>
          <w:rFonts w:ascii="Arial" w:hAnsi="Arial" w:cs="Arial"/>
          <w:sz w:val="24"/>
          <w:szCs w:val="24"/>
        </w:rPr>
        <w:tab/>
      </w:r>
      <w:r w:rsidRPr="00BC5ED9">
        <w:rPr>
          <w:rFonts w:ascii="Arial" w:hAnsi="Arial" w:cs="Arial"/>
          <w:sz w:val="24"/>
          <w:szCs w:val="24"/>
        </w:rPr>
        <w:tab/>
        <w:t>Health Insurance Portability and Accountability Act of 1996</w:t>
      </w:r>
    </w:p>
    <w:p w14:paraId="2815E8C3"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IA</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Information Awareness</w:t>
      </w:r>
    </w:p>
    <w:p w14:paraId="6B8F532F"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IAC</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Installation Access Control</w:t>
      </w:r>
    </w:p>
    <w:p w14:paraId="747723D0"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IACO</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Installation Access Control Office</w:t>
      </w:r>
    </w:p>
    <w:p w14:paraId="19A5D894"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ID</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Identification</w:t>
      </w:r>
    </w:p>
    <w:p w14:paraId="0A725C8B"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IGCE</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Independent Government Cost Estimate</w:t>
      </w:r>
    </w:p>
    <w:p w14:paraId="6054EB81"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IT</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Information Technology</w:t>
      </w:r>
    </w:p>
    <w:p w14:paraId="675932BB"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JPAS</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Joint Personnel Adjudication System</w:t>
      </w:r>
    </w:p>
    <w:p w14:paraId="63FC208D"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KO</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 xml:space="preserve">Contracting Officer </w:t>
      </w:r>
    </w:p>
    <w:p w14:paraId="5A799B49"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lastRenderedPageBreak/>
        <w:t>OCI</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Organizational Conflict of Interest</w:t>
      </w:r>
    </w:p>
    <w:p w14:paraId="33C6B386"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OPSEC</w:t>
      </w:r>
      <w:r w:rsidRPr="00BC5ED9">
        <w:rPr>
          <w:rFonts w:ascii="Arial" w:hAnsi="Arial" w:cs="Arial"/>
          <w:sz w:val="24"/>
          <w:szCs w:val="24"/>
        </w:rPr>
        <w:tab/>
      </w:r>
      <w:r w:rsidRPr="00BC5ED9">
        <w:rPr>
          <w:rFonts w:ascii="Arial" w:hAnsi="Arial" w:cs="Arial"/>
          <w:sz w:val="24"/>
          <w:szCs w:val="24"/>
        </w:rPr>
        <w:tab/>
        <w:t>Operations Security</w:t>
      </w:r>
    </w:p>
    <w:p w14:paraId="635681CC" w14:textId="02912621" w:rsidR="00C04390" w:rsidRPr="00BC5ED9" w:rsidRDefault="00C04390" w:rsidP="004B0832">
      <w:pPr>
        <w:suppressAutoHyphens/>
        <w:rPr>
          <w:rFonts w:ascii="Arial" w:hAnsi="Arial" w:cs="Arial"/>
          <w:sz w:val="24"/>
          <w:szCs w:val="24"/>
        </w:rPr>
      </w:pPr>
      <w:r w:rsidRPr="00BC5ED9">
        <w:rPr>
          <w:rFonts w:ascii="Arial" w:hAnsi="Arial" w:cs="Arial"/>
          <w:sz w:val="24"/>
          <w:szCs w:val="24"/>
        </w:rPr>
        <w:t>NSS-DEP</w:t>
      </w:r>
      <w:r w:rsidRPr="00BC5ED9">
        <w:rPr>
          <w:rFonts w:ascii="Arial" w:hAnsi="Arial" w:cs="Arial"/>
          <w:sz w:val="24"/>
          <w:szCs w:val="24"/>
        </w:rPr>
        <w:tab/>
      </w:r>
      <w:r w:rsidRPr="00BC5ED9">
        <w:rPr>
          <w:rFonts w:ascii="Arial" w:hAnsi="Arial" w:cs="Arial"/>
          <w:sz w:val="24"/>
          <w:szCs w:val="24"/>
        </w:rPr>
        <w:tab/>
        <w:t>National Security Seminar – Distance Education Program</w:t>
      </w:r>
    </w:p>
    <w:p w14:paraId="50594B0D" w14:textId="3990BD08" w:rsidR="00246C3C" w:rsidRPr="00BC5ED9" w:rsidRDefault="00246C3C" w:rsidP="004B0832">
      <w:pPr>
        <w:suppressAutoHyphens/>
        <w:rPr>
          <w:rFonts w:ascii="Arial" w:hAnsi="Arial" w:cs="Arial"/>
          <w:sz w:val="24"/>
          <w:szCs w:val="24"/>
        </w:rPr>
      </w:pPr>
      <w:r w:rsidRPr="00BC5ED9">
        <w:rPr>
          <w:rFonts w:ascii="Arial" w:hAnsi="Arial" w:cs="Arial"/>
          <w:sz w:val="24"/>
          <w:szCs w:val="24"/>
        </w:rPr>
        <w:t>NSS-REP</w:t>
      </w:r>
      <w:r w:rsidRPr="00BC5ED9">
        <w:rPr>
          <w:rFonts w:ascii="Arial" w:hAnsi="Arial" w:cs="Arial"/>
          <w:sz w:val="24"/>
          <w:szCs w:val="24"/>
        </w:rPr>
        <w:tab/>
      </w:r>
      <w:r w:rsidRPr="00BC5ED9">
        <w:rPr>
          <w:rFonts w:ascii="Arial" w:hAnsi="Arial" w:cs="Arial"/>
          <w:sz w:val="24"/>
          <w:szCs w:val="24"/>
        </w:rPr>
        <w:tab/>
        <w:t>National Security Seminar – Resident Education Program</w:t>
      </w:r>
    </w:p>
    <w:p w14:paraId="68E1DCF1"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PA</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Property Administrator</w:t>
      </w:r>
    </w:p>
    <w:p w14:paraId="7E84D729" w14:textId="6D019EF1" w:rsidR="004B0832" w:rsidRPr="00BC5ED9" w:rsidRDefault="004B0832" w:rsidP="004B0832">
      <w:pPr>
        <w:suppressAutoHyphens/>
        <w:rPr>
          <w:rFonts w:ascii="Arial" w:hAnsi="Arial" w:cs="Arial"/>
          <w:sz w:val="24"/>
          <w:szCs w:val="24"/>
        </w:rPr>
      </w:pPr>
      <w:r w:rsidRPr="00BC5ED9">
        <w:rPr>
          <w:rFonts w:ascii="Arial" w:hAnsi="Arial" w:cs="Arial"/>
          <w:sz w:val="24"/>
          <w:szCs w:val="24"/>
        </w:rPr>
        <w:t>PII</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Personally Identifiable Information</w:t>
      </w:r>
    </w:p>
    <w:p w14:paraId="493F2CB1"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POC</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Point of Contact</w:t>
      </w:r>
    </w:p>
    <w:p w14:paraId="17A25241"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PRS</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Performance Requirements Summary</w:t>
      </w:r>
    </w:p>
    <w:p w14:paraId="493A33D2"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PWS</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Performance Work Statement</w:t>
      </w:r>
    </w:p>
    <w:p w14:paraId="58E2DF92"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QA</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Quality Assurance</w:t>
      </w:r>
    </w:p>
    <w:p w14:paraId="12A7CD8B"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QAP</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Quality Assurance Program</w:t>
      </w:r>
    </w:p>
    <w:p w14:paraId="6A1332AE"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QC</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Quality Control</w:t>
      </w:r>
    </w:p>
    <w:p w14:paraId="7D8C335F"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QCP</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Quality Control Program</w:t>
      </w:r>
    </w:p>
    <w:p w14:paraId="069BAE83"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RA</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Requiring Activity</w:t>
      </w:r>
    </w:p>
    <w:p w14:paraId="1D8299C1"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RCO</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Regional Contracting Office</w:t>
      </w:r>
    </w:p>
    <w:p w14:paraId="36514380"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SIGE</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Safety and Health Protection Plan</w:t>
      </w:r>
    </w:p>
    <w:p w14:paraId="66975CCA" w14:textId="77777777" w:rsidR="004B0832" w:rsidRPr="00BC5ED9" w:rsidRDefault="004B0832" w:rsidP="004B0832">
      <w:pPr>
        <w:suppressAutoHyphens/>
        <w:rPr>
          <w:rFonts w:ascii="Arial" w:hAnsi="Arial" w:cs="Arial"/>
          <w:sz w:val="24"/>
          <w:szCs w:val="24"/>
        </w:rPr>
      </w:pPr>
      <w:r w:rsidRPr="00BC5ED9">
        <w:rPr>
          <w:rFonts w:ascii="Arial" w:hAnsi="Arial" w:cs="Arial"/>
          <w:sz w:val="24"/>
          <w:szCs w:val="24"/>
        </w:rPr>
        <w:t>TE</w:t>
      </w:r>
      <w:r w:rsidRPr="00BC5ED9">
        <w:rPr>
          <w:rFonts w:ascii="Arial" w:hAnsi="Arial" w:cs="Arial"/>
          <w:sz w:val="24"/>
          <w:szCs w:val="24"/>
        </w:rPr>
        <w:tab/>
      </w:r>
      <w:r w:rsidRPr="00BC5ED9">
        <w:rPr>
          <w:rFonts w:ascii="Arial" w:hAnsi="Arial" w:cs="Arial"/>
          <w:sz w:val="24"/>
          <w:szCs w:val="24"/>
        </w:rPr>
        <w:tab/>
      </w:r>
      <w:r w:rsidRPr="00BC5ED9">
        <w:rPr>
          <w:rFonts w:ascii="Arial" w:hAnsi="Arial" w:cs="Arial"/>
          <w:sz w:val="24"/>
          <w:szCs w:val="24"/>
        </w:rPr>
        <w:tab/>
        <w:t>Technical Exhibit</w:t>
      </w:r>
    </w:p>
    <w:p w14:paraId="756BB7FE" w14:textId="433263D9" w:rsidR="00716D8F" w:rsidRPr="00BC5ED9" w:rsidRDefault="004B0832" w:rsidP="004B0832">
      <w:pPr>
        <w:suppressAutoHyphens/>
        <w:rPr>
          <w:rFonts w:ascii="Arial" w:hAnsi="Arial" w:cs="Arial"/>
          <w:sz w:val="24"/>
          <w:szCs w:val="24"/>
        </w:rPr>
      </w:pPr>
      <w:r w:rsidRPr="00BC5ED9">
        <w:rPr>
          <w:rFonts w:ascii="Arial" w:hAnsi="Arial" w:cs="Arial"/>
          <w:sz w:val="24"/>
          <w:szCs w:val="24"/>
        </w:rPr>
        <w:t>USAG</w:t>
      </w:r>
      <w:r w:rsidR="00531FBE">
        <w:rPr>
          <w:rFonts w:ascii="Arial" w:hAnsi="Arial" w:cs="Arial"/>
          <w:sz w:val="24"/>
          <w:szCs w:val="24"/>
        </w:rPr>
        <w:tab/>
      </w:r>
      <w:r w:rsidR="00531FBE">
        <w:rPr>
          <w:rFonts w:ascii="Arial" w:hAnsi="Arial" w:cs="Arial"/>
          <w:sz w:val="24"/>
          <w:szCs w:val="24"/>
        </w:rPr>
        <w:tab/>
      </w:r>
      <w:r w:rsidR="00531FBE">
        <w:rPr>
          <w:rFonts w:ascii="Arial" w:hAnsi="Arial" w:cs="Arial"/>
          <w:sz w:val="24"/>
          <w:szCs w:val="24"/>
        </w:rPr>
        <w:tab/>
      </w:r>
      <w:r w:rsidRPr="00BC5ED9">
        <w:rPr>
          <w:rFonts w:ascii="Arial" w:hAnsi="Arial" w:cs="Arial"/>
          <w:sz w:val="24"/>
          <w:szCs w:val="24"/>
        </w:rPr>
        <w:t xml:space="preserve">United States Army Garrison </w:t>
      </w:r>
    </w:p>
    <w:p w14:paraId="53A092E6" w14:textId="4299A231" w:rsidR="004B0832" w:rsidRPr="00BC5ED9" w:rsidRDefault="00716D8F" w:rsidP="004B0832">
      <w:pPr>
        <w:suppressAutoHyphens/>
        <w:rPr>
          <w:rFonts w:ascii="Arial" w:hAnsi="Arial" w:cs="Arial"/>
          <w:sz w:val="24"/>
          <w:szCs w:val="24"/>
        </w:rPr>
      </w:pPr>
      <w:r w:rsidRPr="00BC5ED9">
        <w:rPr>
          <w:rFonts w:ascii="Arial" w:hAnsi="Arial" w:cs="Arial"/>
          <w:sz w:val="24"/>
          <w:szCs w:val="24"/>
        </w:rPr>
        <w:t>USAWC</w:t>
      </w:r>
      <w:r w:rsidRPr="00BC5ED9">
        <w:rPr>
          <w:rFonts w:ascii="Arial" w:hAnsi="Arial" w:cs="Arial"/>
          <w:sz w:val="24"/>
          <w:szCs w:val="24"/>
        </w:rPr>
        <w:tab/>
      </w:r>
      <w:r w:rsidRPr="00BC5ED9">
        <w:rPr>
          <w:rFonts w:ascii="Arial" w:hAnsi="Arial" w:cs="Arial"/>
          <w:sz w:val="24"/>
          <w:szCs w:val="24"/>
        </w:rPr>
        <w:tab/>
        <w:t>United States Army War College</w:t>
      </w:r>
      <w:r w:rsidR="004B0832" w:rsidRPr="00BC5ED9">
        <w:rPr>
          <w:rFonts w:ascii="Arial" w:hAnsi="Arial" w:cs="Arial"/>
          <w:sz w:val="24"/>
          <w:szCs w:val="24"/>
        </w:rPr>
        <w:br/>
        <w:t xml:space="preserve">UOM </w:t>
      </w:r>
      <w:r w:rsidR="004B0832" w:rsidRPr="00BC5ED9">
        <w:rPr>
          <w:rFonts w:ascii="Arial" w:hAnsi="Arial" w:cs="Arial"/>
          <w:sz w:val="24"/>
          <w:szCs w:val="24"/>
        </w:rPr>
        <w:tab/>
      </w:r>
      <w:r w:rsidR="004B0832" w:rsidRPr="00BC5ED9">
        <w:rPr>
          <w:rFonts w:ascii="Arial" w:hAnsi="Arial" w:cs="Arial"/>
          <w:sz w:val="24"/>
          <w:szCs w:val="24"/>
        </w:rPr>
        <w:tab/>
      </w:r>
      <w:r w:rsidR="004B0832" w:rsidRPr="00BC5ED9">
        <w:rPr>
          <w:rFonts w:ascii="Arial" w:hAnsi="Arial" w:cs="Arial"/>
          <w:sz w:val="24"/>
          <w:szCs w:val="24"/>
        </w:rPr>
        <w:tab/>
        <w:t xml:space="preserve">Unit of Measure </w:t>
      </w:r>
    </w:p>
    <w:p w14:paraId="52306968" w14:textId="77777777" w:rsidR="004B0832" w:rsidRPr="00BC5ED9" w:rsidRDefault="004B0832" w:rsidP="004B0832">
      <w:pPr>
        <w:rPr>
          <w:rFonts w:ascii="Arial" w:hAnsi="Arial" w:cs="Arial"/>
          <w:b/>
          <w:sz w:val="24"/>
          <w:szCs w:val="24"/>
        </w:rPr>
      </w:pPr>
      <w:r w:rsidRPr="00BC5ED9">
        <w:rPr>
          <w:rFonts w:ascii="Arial" w:hAnsi="Arial" w:cs="Arial"/>
          <w:b/>
          <w:sz w:val="24"/>
          <w:szCs w:val="24"/>
        </w:rPr>
        <w:br w:type="page"/>
      </w:r>
    </w:p>
    <w:p w14:paraId="26488B2E" w14:textId="77777777" w:rsidR="004B0832" w:rsidRPr="00BC5ED9" w:rsidRDefault="004B0832" w:rsidP="004B08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BC5ED9">
        <w:rPr>
          <w:rFonts w:ascii="Arial" w:hAnsi="Arial" w:cs="Arial"/>
          <w:b/>
          <w:sz w:val="24"/>
          <w:szCs w:val="24"/>
        </w:rPr>
        <w:lastRenderedPageBreak/>
        <w:t>PART 3</w:t>
      </w:r>
    </w:p>
    <w:p w14:paraId="5C6F61FE" w14:textId="2E089790" w:rsidR="004B0832" w:rsidRPr="00BC5ED9" w:rsidRDefault="004B0832" w:rsidP="00C81A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BC5ED9">
        <w:rPr>
          <w:rFonts w:ascii="Arial" w:hAnsi="Arial" w:cs="Arial"/>
          <w:b/>
          <w:sz w:val="24"/>
          <w:szCs w:val="24"/>
        </w:rPr>
        <w:t>GOVERNMENT PROPERTY (GP) AND SERVICES</w:t>
      </w:r>
    </w:p>
    <w:p w14:paraId="35FA47AC" w14:textId="77777777" w:rsidR="00C81ACF" w:rsidRPr="00BC5ED9" w:rsidRDefault="00C81ACF" w:rsidP="00C81A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p>
    <w:p w14:paraId="380F2850" w14:textId="00953535" w:rsidR="004B0832" w:rsidRPr="00BC5ED9" w:rsidRDefault="004B0832" w:rsidP="004B0832">
      <w:pPr>
        <w:suppressAutoHyphens/>
        <w:rPr>
          <w:rFonts w:ascii="Arial" w:hAnsi="Arial" w:cs="Arial"/>
          <w:b/>
          <w:bCs/>
          <w:sz w:val="24"/>
          <w:szCs w:val="24"/>
        </w:rPr>
      </w:pPr>
      <w:r w:rsidRPr="00BC5ED9">
        <w:rPr>
          <w:rFonts w:ascii="Arial" w:hAnsi="Arial" w:cs="Arial"/>
          <w:b/>
          <w:bCs/>
          <w:sz w:val="24"/>
          <w:szCs w:val="24"/>
        </w:rPr>
        <w:t>3.</w:t>
      </w:r>
      <w:r w:rsidR="00023C98">
        <w:rPr>
          <w:rFonts w:ascii="Arial" w:hAnsi="Arial" w:cs="Arial"/>
          <w:b/>
          <w:bCs/>
          <w:sz w:val="24"/>
          <w:szCs w:val="24"/>
        </w:rPr>
        <w:t xml:space="preserve"> </w:t>
      </w:r>
      <w:r w:rsidRPr="00BC5ED9">
        <w:rPr>
          <w:rFonts w:ascii="Arial" w:hAnsi="Arial" w:cs="Arial"/>
          <w:b/>
          <w:bCs/>
          <w:sz w:val="24"/>
          <w:szCs w:val="24"/>
          <w:u w:val="single"/>
        </w:rPr>
        <w:t>Government Property and Services</w:t>
      </w:r>
    </w:p>
    <w:p w14:paraId="388A5323" w14:textId="77777777" w:rsidR="004B0832" w:rsidRPr="00BC5ED9" w:rsidRDefault="004B0832" w:rsidP="004B0832">
      <w:pPr>
        <w:suppressAutoHyphens/>
        <w:rPr>
          <w:rFonts w:ascii="Arial" w:hAnsi="Arial" w:cs="Arial"/>
          <w:sz w:val="24"/>
          <w:szCs w:val="24"/>
        </w:rPr>
      </w:pPr>
    </w:p>
    <w:p w14:paraId="2DA449E5" w14:textId="29A9EFB9" w:rsidR="004B0832" w:rsidRPr="00BC5ED9" w:rsidRDefault="004B0832" w:rsidP="004B0832">
      <w:pPr>
        <w:rPr>
          <w:rFonts w:ascii="Arial" w:hAnsi="Arial" w:cs="Arial"/>
          <w:sz w:val="24"/>
          <w:szCs w:val="24"/>
        </w:rPr>
      </w:pPr>
      <w:r w:rsidRPr="00BC5ED9">
        <w:rPr>
          <w:rFonts w:ascii="Arial" w:hAnsi="Arial" w:cs="Arial"/>
          <w:b/>
          <w:sz w:val="24"/>
          <w:szCs w:val="24"/>
        </w:rPr>
        <w:t>3.1</w:t>
      </w:r>
      <w:r w:rsidR="00023C98">
        <w:rPr>
          <w:rFonts w:ascii="Arial" w:hAnsi="Arial" w:cs="Arial"/>
          <w:b/>
          <w:sz w:val="24"/>
          <w:szCs w:val="24"/>
        </w:rPr>
        <w:t xml:space="preserve"> </w:t>
      </w:r>
      <w:r w:rsidRPr="00BC5ED9">
        <w:rPr>
          <w:rFonts w:ascii="Arial" w:hAnsi="Arial" w:cs="Arial"/>
          <w:b/>
          <w:sz w:val="24"/>
          <w:szCs w:val="24"/>
          <w:u w:val="single"/>
        </w:rPr>
        <w:t>Services:</w:t>
      </w:r>
      <w:r w:rsidRPr="00BC5ED9">
        <w:rPr>
          <w:rFonts w:ascii="Arial" w:hAnsi="Arial" w:cs="Arial"/>
          <w:sz w:val="24"/>
          <w:szCs w:val="24"/>
        </w:rPr>
        <w:t xml:space="preserve"> The Government will provide</w:t>
      </w:r>
      <w:r w:rsidR="00C81ACF" w:rsidRPr="00BC5ED9">
        <w:rPr>
          <w:rFonts w:ascii="Arial" w:hAnsi="Arial" w:cs="Arial"/>
          <w:sz w:val="24"/>
          <w:szCs w:val="24"/>
        </w:rPr>
        <w:t xml:space="preserve"> </w:t>
      </w:r>
      <w:r w:rsidR="005659F8" w:rsidRPr="00BC5ED9">
        <w:rPr>
          <w:rFonts w:ascii="Arial" w:hAnsi="Arial" w:cs="Arial"/>
          <w:sz w:val="24"/>
          <w:szCs w:val="24"/>
        </w:rPr>
        <w:t>representatives present at meals who shall evaluate the contractor’s performance under this contract in accordance with food service and catering performance standards.</w:t>
      </w:r>
    </w:p>
    <w:p w14:paraId="12B3AA6A" w14:textId="77777777" w:rsidR="004B0832" w:rsidRPr="00BC5ED9" w:rsidRDefault="004B0832" w:rsidP="004B0832">
      <w:pPr>
        <w:rPr>
          <w:rFonts w:ascii="Arial" w:hAnsi="Arial" w:cs="Arial"/>
          <w:sz w:val="24"/>
          <w:szCs w:val="24"/>
        </w:rPr>
      </w:pPr>
    </w:p>
    <w:p w14:paraId="119D5E48" w14:textId="76E3210D" w:rsidR="004B0832" w:rsidRPr="00BC5ED9" w:rsidRDefault="004B0832" w:rsidP="004B0832">
      <w:pPr>
        <w:pStyle w:val="CommentText"/>
        <w:rPr>
          <w:rFonts w:ascii="Arial" w:hAnsi="Arial" w:cs="Arial"/>
          <w:b/>
          <w:color w:val="0000FF"/>
          <w:sz w:val="24"/>
          <w:szCs w:val="24"/>
        </w:rPr>
      </w:pPr>
      <w:r w:rsidRPr="00BC5ED9">
        <w:rPr>
          <w:rFonts w:ascii="Arial" w:hAnsi="Arial" w:cs="Arial"/>
          <w:b/>
          <w:sz w:val="24"/>
          <w:szCs w:val="24"/>
        </w:rPr>
        <w:t>3.2</w:t>
      </w:r>
      <w:r w:rsidR="00023C98">
        <w:rPr>
          <w:rFonts w:ascii="Arial" w:hAnsi="Arial" w:cs="Arial"/>
          <w:b/>
          <w:sz w:val="24"/>
          <w:szCs w:val="24"/>
        </w:rPr>
        <w:t xml:space="preserve"> </w:t>
      </w:r>
      <w:r w:rsidRPr="00BC5ED9">
        <w:rPr>
          <w:rFonts w:ascii="Arial" w:hAnsi="Arial" w:cs="Arial"/>
          <w:b/>
          <w:sz w:val="24"/>
          <w:szCs w:val="24"/>
          <w:u w:val="single"/>
        </w:rPr>
        <w:t>Facilities:</w:t>
      </w:r>
      <w:r w:rsidRPr="00BC5ED9">
        <w:rPr>
          <w:rFonts w:ascii="Arial" w:hAnsi="Arial" w:cs="Arial"/>
          <w:sz w:val="24"/>
          <w:szCs w:val="24"/>
        </w:rPr>
        <w:t xml:space="preserve"> The Government will provide</w:t>
      </w:r>
      <w:r w:rsidR="005659F8" w:rsidRPr="00BC5ED9">
        <w:rPr>
          <w:rFonts w:ascii="Arial" w:hAnsi="Arial" w:cs="Arial"/>
          <w:sz w:val="24"/>
          <w:szCs w:val="24"/>
        </w:rPr>
        <w:t xml:space="preserve"> physical space for services to be provided. </w:t>
      </w:r>
    </w:p>
    <w:p w14:paraId="5D36A55B" w14:textId="77777777" w:rsidR="004B0832" w:rsidRPr="00BC5ED9" w:rsidRDefault="004B0832" w:rsidP="004B0832">
      <w:pPr>
        <w:rPr>
          <w:rFonts w:ascii="Arial" w:hAnsi="Arial" w:cs="Arial"/>
          <w:sz w:val="24"/>
          <w:szCs w:val="24"/>
        </w:rPr>
      </w:pPr>
    </w:p>
    <w:p w14:paraId="3857D29D" w14:textId="67FE2639" w:rsidR="005659F8" w:rsidRPr="00BC5ED9" w:rsidRDefault="004B0832" w:rsidP="005659F8">
      <w:pPr>
        <w:suppressAutoHyphens/>
        <w:rPr>
          <w:rFonts w:ascii="Arial" w:hAnsi="Arial" w:cs="Arial"/>
          <w:sz w:val="24"/>
          <w:szCs w:val="24"/>
        </w:rPr>
      </w:pPr>
      <w:r w:rsidRPr="00BC5ED9">
        <w:rPr>
          <w:rFonts w:ascii="Arial" w:hAnsi="Arial" w:cs="Arial"/>
          <w:b/>
          <w:sz w:val="24"/>
          <w:szCs w:val="24"/>
        </w:rPr>
        <w:t>3.3</w:t>
      </w:r>
      <w:r w:rsidR="00023C98">
        <w:rPr>
          <w:rFonts w:ascii="Arial" w:hAnsi="Arial" w:cs="Arial"/>
          <w:b/>
          <w:sz w:val="24"/>
          <w:szCs w:val="24"/>
        </w:rPr>
        <w:t xml:space="preserve"> </w:t>
      </w:r>
      <w:r w:rsidRPr="00BC5ED9">
        <w:rPr>
          <w:rFonts w:ascii="Arial" w:hAnsi="Arial" w:cs="Arial"/>
          <w:b/>
          <w:sz w:val="24"/>
          <w:szCs w:val="24"/>
          <w:u w:val="single"/>
        </w:rPr>
        <w:t>Utilities:</w:t>
      </w:r>
      <w:r w:rsidRPr="00BC5ED9">
        <w:rPr>
          <w:rFonts w:ascii="Arial" w:hAnsi="Arial" w:cs="Arial"/>
          <w:sz w:val="24"/>
          <w:szCs w:val="24"/>
        </w:rPr>
        <w:t xml:space="preserve"> The Government will provide</w:t>
      </w:r>
      <w:r w:rsidR="005659F8" w:rsidRPr="00BC5ED9">
        <w:rPr>
          <w:rFonts w:ascii="Arial" w:hAnsi="Arial" w:cs="Arial"/>
          <w:sz w:val="24"/>
          <w:szCs w:val="24"/>
        </w:rPr>
        <w:t xml:space="preserve">. </w:t>
      </w:r>
      <w:r w:rsidRPr="00BC5ED9">
        <w:rPr>
          <w:rFonts w:ascii="Arial" w:hAnsi="Arial" w:cs="Arial"/>
          <w:sz w:val="24"/>
          <w:szCs w:val="24"/>
        </w:rPr>
        <w:t>The Contractor shall instruct employees in utilities conservation practices. The Contractor shall operate under conditions that preclude the waste of utilities, which include turning off the water faucets or valves, light switches, etc. after using the required amount to accomplish tasks requiring the use of the utilities.</w:t>
      </w:r>
      <w:r w:rsidR="005659F8" w:rsidRPr="00BC5ED9">
        <w:rPr>
          <w:rFonts w:ascii="Arial" w:hAnsi="Arial" w:cs="Arial"/>
          <w:sz w:val="24"/>
          <w:szCs w:val="24"/>
        </w:rPr>
        <w:t xml:space="preserve"> Government will provide all utilities in the facility for contractor’s use in performance of tasks outlined in the PWS.</w:t>
      </w:r>
    </w:p>
    <w:p w14:paraId="04BB248F" w14:textId="77777777" w:rsidR="004B0832" w:rsidRPr="00BC5ED9" w:rsidRDefault="004B0832" w:rsidP="004B0832">
      <w:pPr>
        <w:rPr>
          <w:rFonts w:ascii="Arial" w:hAnsi="Arial" w:cs="Arial"/>
          <w:sz w:val="24"/>
          <w:szCs w:val="24"/>
        </w:rPr>
      </w:pPr>
    </w:p>
    <w:p w14:paraId="1A76326E" w14:textId="2B67CD28" w:rsidR="004B0832" w:rsidRPr="00BC5ED9" w:rsidRDefault="00B37572" w:rsidP="004B0832">
      <w:pPr>
        <w:rPr>
          <w:rFonts w:ascii="Arial" w:hAnsi="Arial" w:cs="Arial"/>
          <w:sz w:val="24"/>
          <w:szCs w:val="24"/>
        </w:rPr>
      </w:pPr>
      <w:r w:rsidRPr="00BC5ED9">
        <w:rPr>
          <w:rFonts w:ascii="Arial" w:hAnsi="Arial" w:cs="Arial"/>
          <w:b/>
          <w:sz w:val="24"/>
          <w:szCs w:val="24"/>
        </w:rPr>
        <w:t xml:space="preserve">3.4 </w:t>
      </w:r>
      <w:r w:rsidRPr="003F39F9">
        <w:rPr>
          <w:rFonts w:ascii="Arial" w:hAnsi="Arial" w:cs="Arial"/>
          <w:b/>
          <w:sz w:val="24"/>
          <w:szCs w:val="24"/>
          <w:u w:val="single"/>
        </w:rPr>
        <w:t>Equipment</w:t>
      </w:r>
      <w:r w:rsidR="004B0832" w:rsidRPr="00BC5ED9">
        <w:rPr>
          <w:rFonts w:ascii="Arial" w:hAnsi="Arial" w:cs="Arial"/>
          <w:b/>
          <w:sz w:val="24"/>
          <w:szCs w:val="24"/>
          <w:u w:val="single"/>
        </w:rPr>
        <w:t>:</w:t>
      </w:r>
      <w:r w:rsidR="004B0832" w:rsidRPr="00BC5ED9">
        <w:rPr>
          <w:rFonts w:ascii="Arial" w:hAnsi="Arial" w:cs="Arial"/>
          <w:sz w:val="24"/>
          <w:szCs w:val="24"/>
        </w:rPr>
        <w:t xml:space="preserve"> The Contractor will have access to</w:t>
      </w:r>
      <w:r w:rsidR="00B00773">
        <w:rPr>
          <w:rFonts w:ascii="Arial" w:hAnsi="Arial" w:cs="Arial"/>
          <w:sz w:val="24"/>
          <w:szCs w:val="24"/>
        </w:rPr>
        <w:t xml:space="preserve"> required equipment</w:t>
      </w:r>
      <w:r w:rsidR="004B0832" w:rsidRPr="00BC5ED9">
        <w:rPr>
          <w:rFonts w:ascii="Arial" w:hAnsi="Arial" w:cs="Arial"/>
          <w:sz w:val="24"/>
          <w:szCs w:val="24"/>
        </w:rPr>
        <w:t>, e.g. telephones, computers, scanners, fax machines, printers,</w:t>
      </w:r>
      <w:r w:rsidR="00AA2776" w:rsidRPr="00BC5ED9">
        <w:rPr>
          <w:rFonts w:ascii="Arial" w:hAnsi="Arial" w:cs="Arial"/>
          <w:sz w:val="24"/>
          <w:szCs w:val="24"/>
        </w:rPr>
        <w:t xml:space="preserve"> and </w:t>
      </w:r>
      <w:r w:rsidR="004B0832" w:rsidRPr="00BC5ED9">
        <w:rPr>
          <w:rFonts w:ascii="Arial" w:hAnsi="Arial" w:cs="Arial"/>
          <w:sz w:val="24"/>
          <w:szCs w:val="24"/>
        </w:rPr>
        <w:t>lighting</w:t>
      </w:r>
      <w:r w:rsidR="00AA2776" w:rsidRPr="00BC5ED9">
        <w:rPr>
          <w:rFonts w:ascii="Arial" w:hAnsi="Arial" w:cs="Arial"/>
          <w:sz w:val="24"/>
          <w:szCs w:val="24"/>
        </w:rPr>
        <w:t>.</w:t>
      </w:r>
    </w:p>
    <w:p w14:paraId="737F4727" w14:textId="74D99701" w:rsidR="00C35788" w:rsidRDefault="00C35788">
      <w:pPr>
        <w:spacing w:after="160" w:line="278" w:lineRule="auto"/>
      </w:pPr>
      <w:r>
        <w:br w:type="page"/>
      </w:r>
    </w:p>
    <w:p w14:paraId="5A82FAAC" w14:textId="77777777" w:rsidR="00C35788" w:rsidRPr="00523020" w:rsidRDefault="00C35788" w:rsidP="004B0832">
      <w:pPr>
        <w:rPr>
          <w:rStyle w:val="Hyperlink"/>
          <w:rFonts w:ascii="Arial" w:eastAsiaTheme="majorEastAsia" w:hAnsi="Arial" w:cs="Arial"/>
          <w:b/>
          <w:color w:val="auto"/>
          <w:sz w:val="24"/>
          <w:szCs w:val="24"/>
        </w:rPr>
      </w:pPr>
    </w:p>
    <w:p w14:paraId="51A62FF5" w14:textId="77777777" w:rsidR="004B0832" w:rsidRPr="00523020" w:rsidRDefault="004B0832" w:rsidP="004B08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523020">
        <w:rPr>
          <w:rFonts w:ascii="Arial" w:hAnsi="Arial" w:cs="Arial"/>
          <w:b/>
          <w:sz w:val="24"/>
          <w:szCs w:val="24"/>
        </w:rPr>
        <w:t>PART 4</w:t>
      </w:r>
    </w:p>
    <w:p w14:paraId="520ED19C" w14:textId="1CE13E3A" w:rsidR="004B0832" w:rsidRPr="00523020" w:rsidRDefault="004B0832" w:rsidP="00AA27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523020">
        <w:rPr>
          <w:rFonts w:ascii="Arial" w:hAnsi="Arial" w:cs="Arial"/>
          <w:b/>
          <w:sz w:val="24"/>
          <w:szCs w:val="24"/>
        </w:rPr>
        <w:t>CONTRACTOR FURNISHED ITEMS AND SERVICES</w:t>
      </w:r>
    </w:p>
    <w:p w14:paraId="145B6062" w14:textId="77777777" w:rsidR="002878C5" w:rsidRPr="00523020" w:rsidRDefault="002878C5" w:rsidP="00AA27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1D8C3A05" w14:textId="77777777" w:rsidR="004B0832" w:rsidRPr="00523020" w:rsidRDefault="004B0832" w:rsidP="004B0832">
      <w:pPr>
        <w:suppressAutoHyphens/>
        <w:rPr>
          <w:rFonts w:ascii="Arial" w:hAnsi="Arial" w:cs="Arial"/>
          <w:sz w:val="24"/>
          <w:szCs w:val="24"/>
        </w:rPr>
      </w:pPr>
    </w:p>
    <w:p w14:paraId="279A9E52" w14:textId="462321B8" w:rsidR="004B0832" w:rsidRPr="00523020" w:rsidRDefault="004B0832" w:rsidP="004B0832">
      <w:pPr>
        <w:rPr>
          <w:rFonts w:ascii="Arial" w:hAnsi="Arial" w:cs="Arial"/>
          <w:sz w:val="24"/>
          <w:szCs w:val="24"/>
        </w:rPr>
      </w:pPr>
      <w:r w:rsidRPr="00523020">
        <w:rPr>
          <w:rFonts w:ascii="Arial" w:hAnsi="Arial" w:cs="Arial"/>
          <w:b/>
          <w:bCs/>
          <w:sz w:val="24"/>
          <w:szCs w:val="24"/>
        </w:rPr>
        <w:t>4.</w:t>
      </w:r>
      <w:r w:rsidR="00023C98" w:rsidRPr="00523020">
        <w:rPr>
          <w:rFonts w:ascii="Arial" w:hAnsi="Arial" w:cs="Arial"/>
          <w:b/>
          <w:bCs/>
          <w:sz w:val="24"/>
          <w:szCs w:val="24"/>
        </w:rPr>
        <w:t xml:space="preserve"> </w:t>
      </w:r>
      <w:r w:rsidRPr="00523020">
        <w:rPr>
          <w:rFonts w:ascii="Arial" w:hAnsi="Arial" w:cs="Arial"/>
          <w:b/>
          <w:bCs/>
          <w:sz w:val="24"/>
          <w:szCs w:val="24"/>
          <w:u w:val="single"/>
        </w:rPr>
        <w:t>Contractor Furnished Property and Services</w:t>
      </w:r>
      <w:r w:rsidRPr="00523020">
        <w:rPr>
          <w:rFonts w:ascii="Arial" w:hAnsi="Arial" w:cs="Arial"/>
          <w:sz w:val="24"/>
          <w:szCs w:val="24"/>
        </w:rPr>
        <w:t xml:space="preserve"> </w:t>
      </w:r>
    </w:p>
    <w:p w14:paraId="71B874B8" w14:textId="77777777" w:rsidR="004B0832" w:rsidRPr="00523020" w:rsidRDefault="004B0832" w:rsidP="004B0832">
      <w:pPr>
        <w:rPr>
          <w:rFonts w:ascii="Arial" w:hAnsi="Arial" w:cs="Arial"/>
          <w:sz w:val="24"/>
          <w:szCs w:val="24"/>
        </w:rPr>
      </w:pPr>
    </w:p>
    <w:p w14:paraId="4C62BB3E" w14:textId="1B42EB0F" w:rsidR="004B0832" w:rsidRPr="00523020" w:rsidRDefault="004B0832" w:rsidP="004B0832">
      <w:pPr>
        <w:rPr>
          <w:rFonts w:ascii="Arial" w:hAnsi="Arial" w:cs="Arial"/>
          <w:sz w:val="24"/>
          <w:szCs w:val="24"/>
        </w:rPr>
      </w:pPr>
      <w:r w:rsidRPr="00523020">
        <w:rPr>
          <w:rFonts w:ascii="Arial" w:hAnsi="Arial" w:cs="Arial"/>
          <w:b/>
          <w:sz w:val="24"/>
          <w:szCs w:val="24"/>
        </w:rPr>
        <w:t>4.1</w:t>
      </w:r>
      <w:r w:rsidR="00023C98" w:rsidRPr="00523020">
        <w:rPr>
          <w:rFonts w:ascii="Arial" w:hAnsi="Arial" w:cs="Arial"/>
          <w:b/>
          <w:sz w:val="24"/>
          <w:szCs w:val="24"/>
        </w:rPr>
        <w:t xml:space="preserve"> </w:t>
      </w:r>
      <w:r w:rsidRPr="00523020">
        <w:rPr>
          <w:rFonts w:ascii="Arial" w:hAnsi="Arial" w:cs="Arial"/>
          <w:b/>
          <w:sz w:val="24"/>
          <w:szCs w:val="24"/>
          <w:u w:val="single"/>
        </w:rPr>
        <w:t>General:</w:t>
      </w:r>
      <w:r w:rsidRPr="00523020">
        <w:rPr>
          <w:rFonts w:ascii="Arial" w:hAnsi="Arial" w:cs="Arial"/>
          <w:sz w:val="24"/>
          <w:szCs w:val="24"/>
        </w:rPr>
        <w:t xml:space="preserve"> The Contractor shall furnish</w:t>
      </w:r>
      <w:r w:rsidR="00590AB3" w:rsidRPr="00523020">
        <w:rPr>
          <w:rFonts w:ascii="Arial" w:hAnsi="Arial" w:cs="Arial"/>
          <w:sz w:val="24"/>
          <w:szCs w:val="24"/>
        </w:rPr>
        <w:t xml:space="preserve"> all supplies, equipment, facilities and services required to perform work under this contract that are not listed in this PWS. </w:t>
      </w:r>
    </w:p>
    <w:p w14:paraId="02B611DE" w14:textId="77777777" w:rsidR="004B0832" w:rsidRPr="00523020" w:rsidRDefault="004B0832" w:rsidP="004B0832">
      <w:pPr>
        <w:suppressAutoHyphens/>
        <w:rPr>
          <w:rFonts w:ascii="Arial" w:hAnsi="Arial" w:cs="Arial"/>
          <w:sz w:val="24"/>
          <w:szCs w:val="24"/>
        </w:rPr>
      </w:pPr>
    </w:p>
    <w:p w14:paraId="706F42B4" w14:textId="60BF3AE3" w:rsidR="00590AB3" w:rsidRPr="00523020" w:rsidRDefault="00B37572" w:rsidP="00590AB3">
      <w:pPr>
        <w:suppressAutoHyphens/>
        <w:rPr>
          <w:rFonts w:ascii="Arial" w:hAnsi="Arial" w:cs="Arial"/>
          <w:sz w:val="24"/>
          <w:szCs w:val="24"/>
        </w:rPr>
      </w:pPr>
      <w:r w:rsidRPr="00523020">
        <w:rPr>
          <w:rFonts w:ascii="Arial" w:hAnsi="Arial" w:cs="Arial"/>
          <w:b/>
          <w:sz w:val="24"/>
          <w:szCs w:val="24"/>
        </w:rPr>
        <w:t xml:space="preserve">4.2 </w:t>
      </w:r>
      <w:r w:rsidRPr="00523020">
        <w:rPr>
          <w:rFonts w:ascii="Arial" w:hAnsi="Arial" w:cs="Arial"/>
          <w:b/>
          <w:sz w:val="24"/>
          <w:szCs w:val="24"/>
          <w:u w:val="single"/>
        </w:rPr>
        <w:t>Materials</w:t>
      </w:r>
      <w:r w:rsidR="004B0832" w:rsidRPr="00523020">
        <w:rPr>
          <w:rFonts w:ascii="Arial" w:hAnsi="Arial" w:cs="Arial"/>
          <w:b/>
          <w:sz w:val="24"/>
          <w:szCs w:val="24"/>
          <w:u w:val="single"/>
        </w:rPr>
        <w:t>:</w:t>
      </w:r>
      <w:r w:rsidR="004B0832" w:rsidRPr="00523020">
        <w:rPr>
          <w:rFonts w:ascii="Arial" w:hAnsi="Arial" w:cs="Arial"/>
          <w:sz w:val="24"/>
          <w:szCs w:val="24"/>
        </w:rPr>
        <w:t xml:space="preserve"> The Contractor shall provide </w:t>
      </w:r>
      <w:r w:rsidR="00590AB3" w:rsidRPr="00523020">
        <w:rPr>
          <w:rFonts w:ascii="Arial" w:hAnsi="Arial" w:cs="Arial"/>
          <w:sz w:val="24"/>
          <w:szCs w:val="24"/>
        </w:rPr>
        <w:t xml:space="preserve">the following level of support/supplies as necessary </w:t>
      </w:r>
      <w:r w:rsidR="001C0551" w:rsidRPr="00523020">
        <w:rPr>
          <w:rFonts w:ascii="Arial" w:hAnsi="Arial" w:cs="Arial"/>
          <w:sz w:val="24"/>
          <w:szCs w:val="24"/>
        </w:rPr>
        <w:t>to</w:t>
      </w:r>
      <w:r w:rsidR="00590AB3" w:rsidRPr="00523020">
        <w:rPr>
          <w:rFonts w:ascii="Arial" w:hAnsi="Arial" w:cs="Arial"/>
          <w:sz w:val="24"/>
          <w:szCs w:val="24"/>
        </w:rPr>
        <w:t xml:space="preserve"> meet the requirements under this PWS:</w:t>
      </w:r>
    </w:p>
    <w:p w14:paraId="244518C1" w14:textId="77777777" w:rsidR="00A848F3" w:rsidRPr="00523020" w:rsidRDefault="00A848F3" w:rsidP="00590AB3">
      <w:pPr>
        <w:suppressAutoHyphens/>
        <w:rPr>
          <w:rFonts w:ascii="Arial" w:hAnsi="Arial" w:cs="Arial"/>
          <w:sz w:val="24"/>
          <w:szCs w:val="24"/>
        </w:rPr>
      </w:pPr>
    </w:p>
    <w:p w14:paraId="4C030F1B" w14:textId="1513EBB4" w:rsidR="00590AB3" w:rsidRPr="00453CF8" w:rsidRDefault="00531FBE" w:rsidP="00590AB3">
      <w:pPr>
        <w:suppressAutoHyphens/>
        <w:rPr>
          <w:rFonts w:ascii="Arial" w:hAnsi="Arial" w:cs="Arial"/>
          <w:b/>
          <w:bCs/>
          <w:sz w:val="24"/>
          <w:szCs w:val="24"/>
        </w:rPr>
      </w:pPr>
      <w:r w:rsidRPr="00453CF8">
        <w:rPr>
          <w:rFonts w:ascii="Arial" w:hAnsi="Arial" w:cs="Arial"/>
          <w:b/>
          <w:bCs/>
          <w:sz w:val="24"/>
          <w:szCs w:val="24"/>
        </w:rPr>
        <w:t xml:space="preserve">4.2.1 </w:t>
      </w:r>
      <w:r w:rsidR="00590AB3" w:rsidRPr="00453CF8">
        <w:rPr>
          <w:rFonts w:ascii="Arial" w:hAnsi="Arial" w:cs="Arial"/>
          <w:b/>
          <w:bCs/>
          <w:sz w:val="24"/>
          <w:szCs w:val="24"/>
          <w:u w:val="single"/>
        </w:rPr>
        <w:t>Food Service/Display Items</w:t>
      </w:r>
      <w:r w:rsidR="00590AB3" w:rsidRPr="00453CF8">
        <w:rPr>
          <w:rFonts w:ascii="Arial" w:hAnsi="Arial" w:cs="Arial"/>
          <w:b/>
          <w:bCs/>
          <w:sz w:val="24"/>
          <w:szCs w:val="24"/>
        </w:rPr>
        <w:t xml:space="preserve">: </w:t>
      </w:r>
    </w:p>
    <w:p w14:paraId="2C676DA1" w14:textId="4D7F4CA7" w:rsidR="00590AB3" w:rsidRPr="00523020" w:rsidRDefault="00590AB3" w:rsidP="00590AB3">
      <w:pPr>
        <w:suppressAutoHyphens/>
        <w:rPr>
          <w:rFonts w:ascii="Arial" w:hAnsi="Arial" w:cs="Arial"/>
          <w:sz w:val="24"/>
          <w:szCs w:val="24"/>
        </w:rPr>
      </w:pPr>
      <w:r w:rsidRPr="00523020">
        <w:rPr>
          <w:rFonts w:ascii="Arial" w:hAnsi="Arial" w:cs="Arial"/>
          <w:sz w:val="24"/>
          <w:szCs w:val="24"/>
        </w:rPr>
        <w:t xml:space="preserve">Serving trays/plates/bowls (various shapes and sizes), tiered display stands, pedestals, baskets, food domes with lids, </w:t>
      </w:r>
      <w:r w:rsidRPr="00523020">
        <w:rPr>
          <w:rFonts w:ascii="Arial" w:hAnsi="Arial" w:cs="Arial"/>
          <w:bCs/>
          <w:sz w:val="24"/>
          <w:szCs w:val="24"/>
        </w:rPr>
        <w:t>etc.</w:t>
      </w:r>
      <w:r w:rsidR="00023C98" w:rsidRPr="00523020">
        <w:rPr>
          <w:rFonts w:ascii="Arial" w:hAnsi="Arial" w:cs="Arial"/>
          <w:sz w:val="24"/>
          <w:szCs w:val="24"/>
        </w:rPr>
        <w:t xml:space="preserve"> </w:t>
      </w:r>
      <w:r w:rsidRPr="00523020">
        <w:rPr>
          <w:rFonts w:ascii="Arial" w:hAnsi="Arial" w:cs="Arial"/>
          <w:sz w:val="24"/>
          <w:szCs w:val="24"/>
        </w:rPr>
        <w:t xml:space="preserve">The display of the food shall be creative using elevation and different styles that remain professional. </w:t>
      </w:r>
    </w:p>
    <w:p w14:paraId="16E585C5" w14:textId="77777777" w:rsidR="00590AB3" w:rsidRPr="00523020" w:rsidRDefault="00590AB3" w:rsidP="00590AB3">
      <w:pPr>
        <w:suppressAutoHyphens/>
        <w:rPr>
          <w:rFonts w:ascii="Arial" w:hAnsi="Arial" w:cs="Arial"/>
          <w:sz w:val="24"/>
          <w:szCs w:val="24"/>
        </w:rPr>
      </w:pPr>
    </w:p>
    <w:p w14:paraId="7E498698" w14:textId="5CFC0086" w:rsidR="00590AB3" w:rsidRPr="00523020" w:rsidRDefault="006F70B4" w:rsidP="00590AB3">
      <w:pPr>
        <w:suppressAutoHyphens/>
        <w:rPr>
          <w:rFonts w:ascii="Arial" w:hAnsi="Arial" w:cs="Arial"/>
          <w:sz w:val="24"/>
          <w:szCs w:val="24"/>
        </w:rPr>
      </w:pPr>
      <w:r w:rsidRPr="00453CF8">
        <w:rPr>
          <w:rFonts w:ascii="Arial" w:hAnsi="Arial" w:cs="Arial"/>
          <w:b/>
          <w:bCs/>
          <w:sz w:val="24"/>
          <w:szCs w:val="24"/>
        </w:rPr>
        <w:t xml:space="preserve">4.2.2 </w:t>
      </w:r>
      <w:r w:rsidR="00590AB3" w:rsidRPr="00453CF8">
        <w:rPr>
          <w:rFonts w:ascii="Arial" w:hAnsi="Arial" w:cs="Arial"/>
          <w:b/>
          <w:bCs/>
          <w:sz w:val="24"/>
          <w:szCs w:val="24"/>
          <w:u w:val="single"/>
        </w:rPr>
        <w:t>Table Linens</w:t>
      </w:r>
      <w:r w:rsidR="00590AB3" w:rsidRPr="00523020">
        <w:rPr>
          <w:rFonts w:ascii="Arial" w:hAnsi="Arial" w:cs="Arial"/>
          <w:sz w:val="24"/>
          <w:szCs w:val="24"/>
        </w:rPr>
        <w:t xml:space="preserve"> (cloth) and skirting: all matching in color</w:t>
      </w:r>
    </w:p>
    <w:p w14:paraId="65BD5F9D" w14:textId="77777777" w:rsidR="00590AB3" w:rsidRPr="00523020" w:rsidRDefault="00590AB3" w:rsidP="00590AB3">
      <w:pPr>
        <w:suppressAutoHyphens/>
        <w:rPr>
          <w:rFonts w:ascii="Arial" w:hAnsi="Arial" w:cs="Arial"/>
          <w:sz w:val="24"/>
          <w:szCs w:val="24"/>
        </w:rPr>
      </w:pPr>
    </w:p>
    <w:p w14:paraId="2D0A078B" w14:textId="7B5BB6BE" w:rsidR="00590AB3" w:rsidRPr="00523020" w:rsidRDefault="006F70B4" w:rsidP="00590AB3">
      <w:pPr>
        <w:suppressAutoHyphens/>
        <w:rPr>
          <w:rFonts w:ascii="Arial" w:hAnsi="Arial" w:cs="Arial"/>
          <w:sz w:val="24"/>
          <w:szCs w:val="24"/>
        </w:rPr>
      </w:pPr>
      <w:r w:rsidRPr="00453CF8">
        <w:rPr>
          <w:rFonts w:ascii="Arial" w:hAnsi="Arial" w:cs="Arial"/>
          <w:b/>
          <w:bCs/>
          <w:sz w:val="24"/>
          <w:szCs w:val="24"/>
        </w:rPr>
        <w:t xml:space="preserve">4.2.3 </w:t>
      </w:r>
      <w:r w:rsidR="00590AB3" w:rsidRPr="00453CF8">
        <w:rPr>
          <w:rFonts w:ascii="Arial" w:hAnsi="Arial" w:cs="Arial"/>
          <w:b/>
          <w:bCs/>
          <w:sz w:val="24"/>
          <w:szCs w:val="24"/>
          <w:u w:val="single"/>
        </w:rPr>
        <w:t>Cutlery</w:t>
      </w:r>
      <w:r w:rsidR="00590AB3" w:rsidRPr="00523020">
        <w:rPr>
          <w:rFonts w:ascii="Arial" w:hAnsi="Arial" w:cs="Arial"/>
          <w:sz w:val="24"/>
          <w:szCs w:val="24"/>
        </w:rPr>
        <w:t xml:space="preserve"> (eating and serving): Spoons, forks, knives, any kitchen/serving cutlery needed (not plastic) or “upscale plastic” as marked in </w:t>
      </w:r>
      <w:r w:rsidR="008C6A08" w:rsidRPr="00523020">
        <w:rPr>
          <w:rFonts w:ascii="Arial" w:hAnsi="Arial" w:cs="Arial"/>
          <w:sz w:val="24"/>
          <w:szCs w:val="24"/>
        </w:rPr>
        <w:t>5.2</w:t>
      </w:r>
      <w:r w:rsidR="00590AB3" w:rsidRPr="00523020">
        <w:rPr>
          <w:rFonts w:ascii="Arial" w:hAnsi="Arial" w:cs="Arial"/>
          <w:sz w:val="24"/>
          <w:szCs w:val="24"/>
        </w:rPr>
        <w:t>.</w:t>
      </w:r>
    </w:p>
    <w:p w14:paraId="74D01C7C" w14:textId="77777777" w:rsidR="00590AB3" w:rsidRPr="00523020" w:rsidRDefault="00590AB3" w:rsidP="00590AB3">
      <w:pPr>
        <w:suppressAutoHyphens/>
        <w:rPr>
          <w:rFonts w:ascii="Arial" w:hAnsi="Arial" w:cs="Arial"/>
          <w:sz w:val="24"/>
          <w:szCs w:val="24"/>
        </w:rPr>
      </w:pPr>
    </w:p>
    <w:p w14:paraId="6EE1BBB4" w14:textId="7314567C" w:rsidR="00590AB3" w:rsidRPr="00523020" w:rsidRDefault="006F70B4" w:rsidP="00590AB3">
      <w:pPr>
        <w:suppressAutoHyphens/>
        <w:rPr>
          <w:rFonts w:ascii="Arial" w:hAnsi="Arial" w:cs="Arial"/>
          <w:sz w:val="24"/>
          <w:szCs w:val="24"/>
        </w:rPr>
      </w:pPr>
      <w:r w:rsidRPr="00453CF8">
        <w:rPr>
          <w:rFonts w:ascii="Arial" w:hAnsi="Arial" w:cs="Arial"/>
          <w:b/>
          <w:bCs/>
          <w:sz w:val="24"/>
          <w:szCs w:val="24"/>
        </w:rPr>
        <w:t xml:space="preserve">4.2.4 </w:t>
      </w:r>
      <w:r w:rsidR="00590AB3" w:rsidRPr="00453CF8">
        <w:rPr>
          <w:rFonts w:ascii="Arial" w:hAnsi="Arial" w:cs="Arial"/>
          <w:b/>
          <w:bCs/>
          <w:sz w:val="24"/>
          <w:szCs w:val="24"/>
          <w:u w:val="single"/>
        </w:rPr>
        <w:t>Plates</w:t>
      </w:r>
      <w:r w:rsidR="00590AB3" w:rsidRPr="00453CF8">
        <w:rPr>
          <w:rFonts w:ascii="Arial" w:hAnsi="Arial" w:cs="Arial"/>
          <w:b/>
          <w:bCs/>
          <w:sz w:val="24"/>
          <w:szCs w:val="24"/>
        </w:rPr>
        <w:t>:</w:t>
      </w:r>
      <w:r w:rsidR="00590AB3" w:rsidRPr="00523020">
        <w:rPr>
          <w:rFonts w:ascii="Arial" w:hAnsi="Arial" w:cs="Arial"/>
          <w:sz w:val="24"/>
          <w:szCs w:val="24"/>
        </w:rPr>
        <w:t xml:space="preserve"> Non-plastic or paper or plastic clamshells (“upscale plastic”) as marked in </w:t>
      </w:r>
      <w:r w:rsidR="008C6A08" w:rsidRPr="00523020">
        <w:rPr>
          <w:rFonts w:ascii="Arial" w:hAnsi="Arial" w:cs="Arial"/>
          <w:sz w:val="24"/>
          <w:szCs w:val="24"/>
        </w:rPr>
        <w:t>5.2</w:t>
      </w:r>
      <w:r w:rsidR="00590AB3" w:rsidRPr="00523020">
        <w:rPr>
          <w:rFonts w:ascii="Arial" w:hAnsi="Arial" w:cs="Arial"/>
          <w:sz w:val="24"/>
          <w:szCs w:val="24"/>
        </w:rPr>
        <w:t>.</w:t>
      </w:r>
    </w:p>
    <w:p w14:paraId="64EACF91" w14:textId="77777777" w:rsidR="00590AB3" w:rsidRPr="00523020" w:rsidRDefault="00590AB3" w:rsidP="00590AB3">
      <w:pPr>
        <w:suppressAutoHyphens/>
        <w:rPr>
          <w:rFonts w:ascii="Arial" w:hAnsi="Arial" w:cs="Arial"/>
          <w:sz w:val="24"/>
          <w:szCs w:val="24"/>
        </w:rPr>
      </w:pPr>
    </w:p>
    <w:p w14:paraId="1F29CC2A" w14:textId="7CCAB2A4" w:rsidR="00590AB3" w:rsidRPr="00523020" w:rsidRDefault="006F70B4" w:rsidP="00590AB3">
      <w:pPr>
        <w:suppressAutoHyphens/>
        <w:rPr>
          <w:rFonts w:ascii="Arial" w:hAnsi="Arial" w:cs="Arial"/>
          <w:sz w:val="24"/>
          <w:szCs w:val="24"/>
        </w:rPr>
      </w:pPr>
      <w:r w:rsidRPr="00453CF8">
        <w:rPr>
          <w:rFonts w:ascii="Arial" w:hAnsi="Arial" w:cs="Arial"/>
          <w:b/>
          <w:bCs/>
          <w:sz w:val="24"/>
          <w:szCs w:val="24"/>
        </w:rPr>
        <w:t xml:space="preserve">4.2.5 </w:t>
      </w:r>
      <w:r w:rsidR="00590AB3" w:rsidRPr="00453CF8">
        <w:rPr>
          <w:rFonts w:ascii="Arial" w:hAnsi="Arial" w:cs="Arial"/>
          <w:b/>
          <w:bCs/>
          <w:sz w:val="24"/>
          <w:szCs w:val="24"/>
          <w:u w:val="single"/>
        </w:rPr>
        <w:t>Cups with handle/Saucers (Hot Beverages</w:t>
      </w:r>
      <w:r w:rsidR="00590AB3" w:rsidRPr="003F39F9">
        <w:rPr>
          <w:rFonts w:ascii="Arial" w:hAnsi="Arial" w:cs="Arial"/>
          <w:sz w:val="24"/>
          <w:szCs w:val="24"/>
          <w:u w:val="single"/>
        </w:rPr>
        <w:t>)</w:t>
      </w:r>
      <w:r w:rsidR="00590AB3" w:rsidRPr="00523020">
        <w:rPr>
          <w:rFonts w:ascii="Arial" w:hAnsi="Arial" w:cs="Arial"/>
          <w:sz w:val="24"/>
          <w:szCs w:val="24"/>
        </w:rPr>
        <w:t xml:space="preserve">: Small cups (non-plastic or paper) size range 6-16 ounce with appropriate matching saucer in color and size; or paper or plastic cups with lids “upscale plastic” as marked in </w:t>
      </w:r>
      <w:r w:rsidR="008C6A08" w:rsidRPr="00523020">
        <w:rPr>
          <w:rFonts w:ascii="Arial" w:hAnsi="Arial" w:cs="Arial"/>
          <w:sz w:val="24"/>
          <w:szCs w:val="24"/>
        </w:rPr>
        <w:t>5.2</w:t>
      </w:r>
      <w:r w:rsidR="00590AB3" w:rsidRPr="00523020">
        <w:rPr>
          <w:rFonts w:ascii="Arial" w:hAnsi="Arial" w:cs="Arial"/>
          <w:sz w:val="24"/>
          <w:szCs w:val="24"/>
        </w:rPr>
        <w:t>.</w:t>
      </w:r>
      <w:r w:rsidR="00023C98" w:rsidRPr="00523020">
        <w:rPr>
          <w:rFonts w:ascii="Arial" w:hAnsi="Arial" w:cs="Arial"/>
          <w:sz w:val="24"/>
          <w:szCs w:val="24"/>
        </w:rPr>
        <w:t xml:space="preserve"> </w:t>
      </w:r>
    </w:p>
    <w:p w14:paraId="218A1C9C" w14:textId="77777777" w:rsidR="00590AB3" w:rsidRPr="00523020" w:rsidRDefault="00590AB3" w:rsidP="00590AB3">
      <w:pPr>
        <w:suppressAutoHyphens/>
        <w:rPr>
          <w:rFonts w:ascii="Arial" w:hAnsi="Arial" w:cs="Arial"/>
          <w:sz w:val="24"/>
          <w:szCs w:val="24"/>
        </w:rPr>
      </w:pPr>
    </w:p>
    <w:p w14:paraId="4A784CBC" w14:textId="6E99B3B2" w:rsidR="00590AB3" w:rsidRPr="00523020" w:rsidRDefault="006F70B4" w:rsidP="00590AB3">
      <w:pPr>
        <w:suppressAutoHyphens/>
        <w:rPr>
          <w:rFonts w:ascii="Arial" w:hAnsi="Arial" w:cs="Arial"/>
          <w:sz w:val="24"/>
          <w:szCs w:val="24"/>
        </w:rPr>
      </w:pPr>
      <w:r w:rsidRPr="00453CF8">
        <w:rPr>
          <w:rFonts w:ascii="Arial" w:hAnsi="Arial" w:cs="Arial"/>
          <w:b/>
          <w:bCs/>
          <w:sz w:val="24"/>
          <w:szCs w:val="24"/>
        </w:rPr>
        <w:t xml:space="preserve">4.2.6 </w:t>
      </w:r>
      <w:r w:rsidR="00590AB3" w:rsidRPr="00453CF8">
        <w:rPr>
          <w:rFonts w:ascii="Arial" w:hAnsi="Arial" w:cs="Arial"/>
          <w:b/>
          <w:bCs/>
          <w:sz w:val="24"/>
          <w:szCs w:val="24"/>
          <w:u w:val="single"/>
        </w:rPr>
        <w:t>Glasses (Cold Beverages):</w:t>
      </w:r>
      <w:r w:rsidR="00590AB3" w:rsidRPr="00523020">
        <w:rPr>
          <w:rFonts w:ascii="Arial" w:hAnsi="Arial" w:cs="Arial"/>
          <w:sz w:val="24"/>
          <w:szCs w:val="24"/>
        </w:rPr>
        <w:t xml:space="preserve"> non-paper or plastic up to 12oz. or paper or plastic cups with lids “upscale plastic” as marked in </w:t>
      </w:r>
      <w:r w:rsidR="008C6A08" w:rsidRPr="00523020">
        <w:rPr>
          <w:rFonts w:ascii="Arial" w:hAnsi="Arial" w:cs="Arial"/>
          <w:sz w:val="24"/>
          <w:szCs w:val="24"/>
        </w:rPr>
        <w:t>5.2</w:t>
      </w:r>
      <w:r w:rsidR="00590AB3" w:rsidRPr="00523020">
        <w:rPr>
          <w:rFonts w:ascii="Arial" w:hAnsi="Arial" w:cs="Arial"/>
          <w:sz w:val="24"/>
          <w:szCs w:val="24"/>
        </w:rPr>
        <w:t>.</w:t>
      </w:r>
      <w:r w:rsidR="00023C98" w:rsidRPr="00523020">
        <w:rPr>
          <w:rFonts w:ascii="Arial" w:hAnsi="Arial" w:cs="Arial"/>
          <w:sz w:val="24"/>
          <w:szCs w:val="24"/>
        </w:rPr>
        <w:t xml:space="preserve"> </w:t>
      </w:r>
    </w:p>
    <w:p w14:paraId="0424ADC1" w14:textId="77777777" w:rsidR="00590AB3" w:rsidRPr="00523020" w:rsidRDefault="00590AB3" w:rsidP="00590AB3">
      <w:pPr>
        <w:suppressAutoHyphens/>
        <w:rPr>
          <w:rFonts w:ascii="Arial" w:hAnsi="Arial" w:cs="Arial"/>
          <w:sz w:val="24"/>
          <w:szCs w:val="24"/>
        </w:rPr>
      </w:pPr>
    </w:p>
    <w:p w14:paraId="0E2A7658" w14:textId="0963288F" w:rsidR="00590AB3" w:rsidRPr="00523020" w:rsidRDefault="006F70B4" w:rsidP="00590AB3">
      <w:pPr>
        <w:suppressAutoHyphens/>
        <w:rPr>
          <w:rFonts w:ascii="Arial" w:hAnsi="Arial" w:cs="Arial"/>
          <w:sz w:val="24"/>
          <w:szCs w:val="24"/>
        </w:rPr>
      </w:pPr>
      <w:r w:rsidRPr="00453CF8">
        <w:rPr>
          <w:rFonts w:ascii="Arial" w:hAnsi="Arial" w:cs="Arial"/>
          <w:b/>
          <w:bCs/>
          <w:sz w:val="24"/>
          <w:szCs w:val="24"/>
        </w:rPr>
        <w:t xml:space="preserve">4.2.7 </w:t>
      </w:r>
      <w:r w:rsidR="00590AB3" w:rsidRPr="00453CF8">
        <w:rPr>
          <w:rFonts w:ascii="Arial" w:hAnsi="Arial" w:cs="Arial"/>
          <w:b/>
          <w:bCs/>
          <w:sz w:val="24"/>
          <w:szCs w:val="24"/>
          <w:u w:val="single"/>
        </w:rPr>
        <w:t>Napkins</w:t>
      </w:r>
      <w:r w:rsidR="00590AB3" w:rsidRPr="00453CF8">
        <w:rPr>
          <w:rFonts w:ascii="Arial" w:hAnsi="Arial" w:cs="Arial"/>
          <w:b/>
          <w:bCs/>
          <w:sz w:val="24"/>
          <w:szCs w:val="24"/>
        </w:rPr>
        <w:t>:</w:t>
      </w:r>
      <w:r w:rsidR="00590AB3" w:rsidRPr="00523020">
        <w:rPr>
          <w:rFonts w:ascii="Arial" w:hAnsi="Arial" w:cs="Arial"/>
          <w:sz w:val="24"/>
          <w:szCs w:val="24"/>
        </w:rPr>
        <w:t xml:space="preserve"> Cloth or paper.</w:t>
      </w:r>
      <w:r w:rsidR="00023C98" w:rsidRPr="00523020">
        <w:rPr>
          <w:rFonts w:ascii="Arial" w:hAnsi="Arial" w:cs="Arial"/>
          <w:sz w:val="24"/>
          <w:szCs w:val="24"/>
        </w:rPr>
        <w:t xml:space="preserve"> </w:t>
      </w:r>
    </w:p>
    <w:p w14:paraId="0E0ACE69" w14:textId="77777777" w:rsidR="00590AB3" w:rsidRPr="00523020" w:rsidRDefault="00590AB3" w:rsidP="00590AB3">
      <w:pPr>
        <w:suppressAutoHyphens/>
        <w:rPr>
          <w:rFonts w:ascii="Arial" w:hAnsi="Arial" w:cs="Arial"/>
          <w:sz w:val="24"/>
          <w:szCs w:val="24"/>
        </w:rPr>
      </w:pPr>
    </w:p>
    <w:p w14:paraId="2236CC47" w14:textId="5CB30E44" w:rsidR="006F70B4" w:rsidRPr="00523020" w:rsidRDefault="006F70B4" w:rsidP="00590AB3">
      <w:pPr>
        <w:suppressAutoHyphens/>
        <w:rPr>
          <w:rFonts w:ascii="Arial" w:hAnsi="Arial" w:cs="Arial"/>
          <w:sz w:val="24"/>
          <w:szCs w:val="24"/>
        </w:rPr>
      </w:pPr>
      <w:r w:rsidRPr="00453CF8">
        <w:rPr>
          <w:rFonts w:ascii="Arial" w:hAnsi="Arial" w:cs="Arial"/>
          <w:b/>
          <w:bCs/>
          <w:sz w:val="24"/>
          <w:szCs w:val="24"/>
        </w:rPr>
        <w:t xml:space="preserve">4.2.8 </w:t>
      </w:r>
      <w:r w:rsidR="00590AB3" w:rsidRPr="00453CF8">
        <w:rPr>
          <w:rFonts w:ascii="Arial" w:hAnsi="Arial" w:cs="Arial"/>
          <w:b/>
          <w:bCs/>
          <w:sz w:val="24"/>
          <w:szCs w:val="24"/>
          <w:u w:val="single"/>
        </w:rPr>
        <w:t>Tables</w:t>
      </w:r>
      <w:r w:rsidR="00590AB3" w:rsidRPr="00453CF8">
        <w:rPr>
          <w:rFonts w:ascii="Arial" w:hAnsi="Arial" w:cs="Arial"/>
          <w:b/>
          <w:bCs/>
          <w:sz w:val="24"/>
          <w:szCs w:val="24"/>
        </w:rPr>
        <w:t>:</w:t>
      </w:r>
      <w:r w:rsidR="00590AB3" w:rsidRPr="00523020">
        <w:rPr>
          <w:rFonts w:ascii="Arial" w:hAnsi="Arial" w:cs="Arial"/>
          <w:sz w:val="24"/>
          <w:szCs w:val="24"/>
        </w:rPr>
        <w:t xml:space="preserve"> </w:t>
      </w:r>
      <w:r w:rsidRPr="00523020">
        <w:rPr>
          <w:rFonts w:ascii="Arial" w:hAnsi="Arial" w:cs="Arial"/>
          <w:sz w:val="24"/>
          <w:szCs w:val="24"/>
        </w:rPr>
        <w:t>Who is providing the tables depends on the location of the event.</w:t>
      </w:r>
    </w:p>
    <w:p w14:paraId="3494AFEB" w14:textId="77777777" w:rsidR="006F70B4" w:rsidRPr="00523020" w:rsidRDefault="006F70B4" w:rsidP="00590AB3">
      <w:pPr>
        <w:suppressAutoHyphens/>
        <w:rPr>
          <w:rFonts w:ascii="Arial" w:hAnsi="Arial" w:cs="Arial"/>
          <w:sz w:val="24"/>
          <w:szCs w:val="24"/>
        </w:rPr>
      </w:pPr>
    </w:p>
    <w:p w14:paraId="1A07FCBF" w14:textId="31227689" w:rsidR="006F70B4" w:rsidRPr="00523020" w:rsidRDefault="006F70B4" w:rsidP="00590AB3">
      <w:pPr>
        <w:suppressAutoHyphens/>
        <w:rPr>
          <w:rFonts w:ascii="Arial" w:hAnsi="Arial" w:cs="Arial"/>
          <w:sz w:val="24"/>
          <w:szCs w:val="24"/>
        </w:rPr>
      </w:pPr>
      <w:r w:rsidRPr="00453CF8">
        <w:rPr>
          <w:rFonts w:ascii="Arial" w:hAnsi="Arial" w:cs="Arial"/>
          <w:b/>
          <w:bCs/>
          <w:sz w:val="24"/>
          <w:szCs w:val="24"/>
        </w:rPr>
        <w:t>4.2.8.</w:t>
      </w:r>
      <w:r w:rsidR="00453CF8">
        <w:rPr>
          <w:rFonts w:ascii="Arial" w:hAnsi="Arial" w:cs="Arial"/>
          <w:b/>
          <w:bCs/>
          <w:sz w:val="24"/>
          <w:szCs w:val="24"/>
        </w:rPr>
        <w:t>1:</w:t>
      </w:r>
      <w:r w:rsidRPr="00523020">
        <w:rPr>
          <w:rFonts w:ascii="Arial" w:hAnsi="Arial" w:cs="Arial"/>
          <w:sz w:val="24"/>
          <w:szCs w:val="24"/>
        </w:rPr>
        <w:t xml:space="preserve"> </w:t>
      </w:r>
      <w:r w:rsidR="00590AB3" w:rsidRPr="00523020">
        <w:rPr>
          <w:rFonts w:ascii="Arial" w:hAnsi="Arial" w:cs="Arial"/>
          <w:sz w:val="24"/>
          <w:szCs w:val="24"/>
        </w:rPr>
        <w:t>Tables for meals in Root Hall and AHEC will be provided by the US Government</w:t>
      </w:r>
      <w:r w:rsidRPr="00523020">
        <w:rPr>
          <w:rFonts w:ascii="Arial" w:hAnsi="Arial" w:cs="Arial"/>
          <w:sz w:val="24"/>
          <w:szCs w:val="24"/>
        </w:rPr>
        <w:t>.</w:t>
      </w:r>
    </w:p>
    <w:p w14:paraId="39B7432F" w14:textId="77777777" w:rsidR="006F70B4" w:rsidRPr="00523020" w:rsidRDefault="006F70B4" w:rsidP="00590AB3">
      <w:pPr>
        <w:suppressAutoHyphens/>
        <w:rPr>
          <w:rFonts w:ascii="Arial" w:hAnsi="Arial" w:cs="Arial"/>
          <w:sz w:val="24"/>
          <w:szCs w:val="24"/>
        </w:rPr>
      </w:pPr>
    </w:p>
    <w:p w14:paraId="4F9D4DB6" w14:textId="0CC278B9" w:rsidR="00590AB3" w:rsidRPr="00523020" w:rsidRDefault="006F70B4" w:rsidP="00590AB3">
      <w:pPr>
        <w:suppressAutoHyphens/>
        <w:rPr>
          <w:rFonts w:ascii="Arial" w:hAnsi="Arial" w:cs="Arial"/>
          <w:sz w:val="24"/>
          <w:szCs w:val="24"/>
        </w:rPr>
      </w:pPr>
      <w:r w:rsidRPr="00453CF8">
        <w:rPr>
          <w:rFonts w:ascii="Arial" w:hAnsi="Arial" w:cs="Arial"/>
          <w:b/>
          <w:bCs/>
          <w:sz w:val="24"/>
          <w:szCs w:val="24"/>
        </w:rPr>
        <w:t>4.2.8.2</w:t>
      </w:r>
      <w:r w:rsidR="00453CF8" w:rsidRPr="00453CF8">
        <w:rPr>
          <w:rFonts w:ascii="Arial" w:hAnsi="Arial" w:cs="Arial"/>
          <w:b/>
          <w:bCs/>
          <w:sz w:val="24"/>
          <w:szCs w:val="24"/>
        </w:rPr>
        <w:t>:</w:t>
      </w:r>
      <w:r w:rsidR="00590AB3" w:rsidRPr="00523020">
        <w:rPr>
          <w:rFonts w:ascii="Arial" w:hAnsi="Arial" w:cs="Arial"/>
          <w:sz w:val="24"/>
          <w:szCs w:val="24"/>
        </w:rPr>
        <w:t xml:space="preserve"> </w:t>
      </w:r>
      <w:r w:rsidRPr="00523020">
        <w:rPr>
          <w:rFonts w:ascii="Arial" w:hAnsi="Arial" w:cs="Arial"/>
          <w:sz w:val="24"/>
          <w:szCs w:val="24"/>
        </w:rPr>
        <w:t>T</w:t>
      </w:r>
      <w:r w:rsidR="00590AB3" w:rsidRPr="00523020">
        <w:rPr>
          <w:rFonts w:ascii="Arial" w:hAnsi="Arial" w:cs="Arial"/>
          <w:sz w:val="24"/>
          <w:szCs w:val="24"/>
        </w:rPr>
        <w:t xml:space="preserve">ables for meals in LVCC will be provided by vendor awarded this contract. </w:t>
      </w:r>
    </w:p>
    <w:p w14:paraId="60BB2877" w14:textId="77777777" w:rsidR="00590AB3" w:rsidRPr="00523020" w:rsidRDefault="00590AB3" w:rsidP="00590AB3">
      <w:pPr>
        <w:suppressAutoHyphens/>
        <w:rPr>
          <w:rFonts w:ascii="Arial" w:hAnsi="Arial" w:cs="Arial"/>
          <w:sz w:val="24"/>
          <w:szCs w:val="24"/>
        </w:rPr>
      </w:pPr>
    </w:p>
    <w:p w14:paraId="070C45E9" w14:textId="6E5C10E4" w:rsidR="00590AB3" w:rsidRPr="00523020" w:rsidRDefault="006F70B4" w:rsidP="00590AB3">
      <w:pPr>
        <w:suppressAutoHyphens/>
        <w:rPr>
          <w:rFonts w:ascii="Arial" w:hAnsi="Arial" w:cs="Arial"/>
          <w:sz w:val="24"/>
          <w:szCs w:val="24"/>
        </w:rPr>
      </w:pPr>
      <w:r w:rsidRPr="00AB1D4D">
        <w:rPr>
          <w:rFonts w:ascii="Arial" w:hAnsi="Arial" w:cs="Arial"/>
          <w:b/>
          <w:bCs/>
          <w:sz w:val="24"/>
          <w:szCs w:val="24"/>
        </w:rPr>
        <w:t xml:space="preserve">4.2.9 </w:t>
      </w:r>
      <w:r w:rsidR="00590AB3" w:rsidRPr="00AB1D4D">
        <w:rPr>
          <w:rFonts w:ascii="Arial" w:hAnsi="Arial" w:cs="Arial"/>
          <w:b/>
          <w:bCs/>
          <w:sz w:val="24"/>
          <w:szCs w:val="24"/>
        </w:rPr>
        <w:t>Contractor shall furnish</w:t>
      </w:r>
      <w:r w:rsidR="00AB1D4D" w:rsidRPr="00AB1D4D">
        <w:rPr>
          <w:rFonts w:ascii="Arial" w:hAnsi="Arial" w:cs="Arial"/>
          <w:b/>
          <w:bCs/>
          <w:sz w:val="24"/>
          <w:szCs w:val="24"/>
        </w:rPr>
        <w:t>:</w:t>
      </w:r>
      <w:r w:rsidR="00590AB3" w:rsidRPr="00523020">
        <w:rPr>
          <w:rFonts w:ascii="Arial" w:hAnsi="Arial" w:cs="Arial"/>
          <w:sz w:val="24"/>
          <w:szCs w:val="24"/>
        </w:rPr>
        <w:t xml:space="preserve"> </w:t>
      </w:r>
      <w:r w:rsidR="00AB1D4D">
        <w:rPr>
          <w:rFonts w:ascii="Arial" w:hAnsi="Arial" w:cs="Arial"/>
          <w:sz w:val="24"/>
          <w:szCs w:val="24"/>
        </w:rPr>
        <w:t>T</w:t>
      </w:r>
      <w:r w:rsidR="00590AB3" w:rsidRPr="00523020">
        <w:rPr>
          <w:rFonts w:ascii="Arial" w:hAnsi="Arial" w:cs="Arial"/>
          <w:sz w:val="24"/>
          <w:szCs w:val="24"/>
        </w:rPr>
        <w:t xml:space="preserve">he following equipment necessary but not limited to meet the requirements under this PWS; food labels, appetizer picks, condiment servers/gravy boat, warming covered dishes with required items to keep warm (i.e. tea light candle or gel fuel, etc.), chafing dishes, </w:t>
      </w:r>
      <w:r w:rsidR="00590AB3" w:rsidRPr="00523020">
        <w:rPr>
          <w:rFonts w:ascii="Arial" w:hAnsi="Arial" w:cs="Arial"/>
          <w:bCs/>
          <w:sz w:val="24"/>
          <w:szCs w:val="24"/>
        </w:rPr>
        <w:t>etc.</w:t>
      </w:r>
      <w:r w:rsidR="00023C98" w:rsidRPr="00523020">
        <w:rPr>
          <w:rFonts w:ascii="Arial" w:hAnsi="Arial" w:cs="Arial"/>
          <w:b/>
          <w:sz w:val="24"/>
          <w:szCs w:val="24"/>
        </w:rPr>
        <w:t xml:space="preserve"> </w:t>
      </w:r>
    </w:p>
    <w:p w14:paraId="7CE2A59A" w14:textId="77777777" w:rsidR="00590AB3" w:rsidRPr="00523020" w:rsidRDefault="00590AB3" w:rsidP="00590AB3">
      <w:pPr>
        <w:suppressAutoHyphens/>
        <w:rPr>
          <w:rFonts w:ascii="Arial" w:hAnsi="Arial" w:cs="Arial"/>
          <w:sz w:val="24"/>
          <w:szCs w:val="24"/>
        </w:rPr>
      </w:pPr>
    </w:p>
    <w:p w14:paraId="1DF7FA5C" w14:textId="2ABCF47A" w:rsidR="00590AB3" w:rsidRPr="00523020" w:rsidRDefault="006F70B4" w:rsidP="00590AB3">
      <w:pPr>
        <w:suppressAutoHyphens/>
        <w:rPr>
          <w:rFonts w:ascii="Arial" w:hAnsi="Arial" w:cs="Arial"/>
          <w:sz w:val="24"/>
          <w:szCs w:val="24"/>
        </w:rPr>
      </w:pPr>
      <w:r w:rsidRPr="00AB1D4D">
        <w:rPr>
          <w:rFonts w:ascii="Arial" w:hAnsi="Arial" w:cs="Arial"/>
          <w:b/>
          <w:bCs/>
          <w:sz w:val="24"/>
          <w:szCs w:val="24"/>
        </w:rPr>
        <w:lastRenderedPageBreak/>
        <w:t xml:space="preserve">4.2.10 </w:t>
      </w:r>
      <w:r w:rsidR="00590AB3" w:rsidRPr="00AB1D4D">
        <w:rPr>
          <w:rFonts w:ascii="Arial" w:hAnsi="Arial" w:cs="Arial"/>
          <w:b/>
          <w:bCs/>
          <w:sz w:val="24"/>
          <w:szCs w:val="24"/>
        </w:rPr>
        <w:t xml:space="preserve">The Contractor shall </w:t>
      </w:r>
      <w:r w:rsidR="009F1018" w:rsidRPr="00AB1D4D">
        <w:rPr>
          <w:rFonts w:ascii="Arial" w:hAnsi="Arial" w:cs="Arial"/>
          <w:b/>
          <w:bCs/>
          <w:sz w:val="24"/>
          <w:szCs w:val="24"/>
        </w:rPr>
        <w:t>collec</w:t>
      </w:r>
      <w:r w:rsidR="009F1018">
        <w:rPr>
          <w:rFonts w:ascii="Arial" w:hAnsi="Arial" w:cs="Arial"/>
          <w:b/>
          <w:bCs/>
          <w:sz w:val="24"/>
          <w:szCs w:val="24"/>
        </w:rPr>
        <w:t xml:space="preserve">t: </w:t>
      </w:r>
      <w:r w:rsidR="009F1018">
        <w:rPr>
          <w:rFonts w:ascii="Arial" w:hAnsi="Arial" w:cs="Arial"/>
          <w:sz w:val="24"/>
          <w:szCs w:val="24"/>
        </w:rPr>
        <w:t>U</w:t>
      </w:r>
      <w:r w:rsidR="00590AB3" w:rsidRPr="00523020">
        <w:rPr>
          <w:rFonts w:ascii="Arial" w:hAnsi="Arial" w:cs="Arial"/>
          <w:sz w:val="24"/>
          <w:szCs w:val="24"/>
        </w:rPr>
        <w:t xml:space="preserve">sed glasses, plates, cutlery, and bottles, collect and dispose of any refuse, and replenish all food/beverage items for the duration of the event, ensuring a clean and professional environment. </w:t>
      </w:r>
    </w:p>
    <w:p w14:paraId="4D4C672D" w14:textId="77777777" w:rsidR="00590AB3" w:rsidRPr="00523020" w:rsidRDefault="00590AB3" w:rsidP="00590AB3">
      <w:pPr>
        <w:suppressAutoHyphens/>
        <w:rPr>
          <w:rFonts w:ascii="Arial" w:hAnsi="Arial" w:cs="Arial"/>
          <w:sz w:val="24"/>
          <w:szCs w:val="24"/>
        </w:rPr>
      </w:pPr>
    </w:p>
    <w:p w14:paraId="49B65209" w14:textId="7889BD3B" w:rsidR="00590AB3" w:rsidRPr="00523020" w:rsidRDefault="006F70B4" w:rsidP="00590AB3">
      <w:pPr>
        <w:rPr>
          <w:rFonts w:ascii="Arial" w:hAnsi="Arial" w:cs="Arial"/>
          <w:bCs/>
          <w:sz w:val="24"/>
          <w:szCs w:val="24"/>
        </w:rPr>
      </w:pPr>
      <w:r w:rsidRPr="00AB1D4D">
        <w:rPr>
          <w:rFonts w:ascii="Arial" w:hAnsi="Arial" w:cs="Arial"/>
          <w:b/>
          <w:bCs/>
          <w:sz w:val="24"/>
          <w:szCs w:val="24"/>
        </w:rPr>
        <w:t xml:space="preserve">4.2.11 </w:t>
      </w:r>
      <w:r w:rsidR="00590AB3" w:rsidRPr="00AB1D4D">
        <w:rPr>
          <w:rFonts w:ascii="Arial" w:hAnsi="Arial" w:cs="Arial"/>
          <w:b/>
          <w:bCs/>
          <w:sz w:val="24"/>
          <w:szCs w:val="24"/>
          <w:u w:val="single"/>
        </w:rPr>
        <w:t>Serving Attendants Attire</w:t>
      </w:r>
      <w:r w:rsidR="00590AB3" w:rsidRPr="00AB1D4D">
        <w:rPr>
          <w:rFonts w:ascii="Arial" w:hAnsi="Arial" w:cs="Arial"/>
          <w:b/>
          <w:bCs/>
          <w:sz w:val="24"/>
          <w:szCs w:val="24"/>
        </w:rPr>
        <w:t>:</w:t>
      </w:r>
      <w:r w:rsidR="00590AB3" w:rsidRPr="00523020">
        <w:rPr>
          <w:rFonts w:ascii="Arial" w:hAnsi="Arial" w:cs="Arial"/>
          <w:bCs/>
          <w:sz w:val="24"/>
          <w:szCs w:val="24"/>
        </w:rPr>
        <w:t xml:space="preserve"> </w:t>
      </w:r>
      <w:r w:rsidR="00590AB3" w:rsidRPr="00523020">
        <w:rPr>
          <w:rFonts w:ascii="Arial" w:hAnsi="Arial" w:cs="Arial"/>
          <w:sz w:val="24"/>
          <w:szCs w:val="24"/>
        </w:rPr>
        <w:t xml:space="preserve">Professional appearance and grooming are required. </w:t>
      </w:r>
    </w:p>
    <w:p w14:paraId="6C023ADA" w14:textId="2342F21B" w:rsidR="004B0832" w:rsidRPr="00BC5ED9" w:rsidRDefault="004B0832" w:rsidP="004B0832">
      <w:pPr>
        <w:rPr>
          <w:rFonts w:ascii="Arial" w:hAnsi="Arial" w:cs="Arial"/>
          <w:b/>
          <w:sz w:val="24"/>
          <w:szCs w:val="24"/>
        </w:rPr>
      </w:pPr>
      <w:r w:rsidRPr="00BC5ED9">
        <w:rPr>
          <w:rFonts w:ascii="Arial" w:hAnsi="Arial" w:cs="Arial"/>
          <w:b/>
          <w:sz w:val="24"/>
          <w:szCs w:val="24"/>
        </w:rPr>
        <w:br w:type="page"/>
      </w:r>
    </w:p>
    <w:p w14:paraId="2C98B23C" w14:textId="77777777" w:rsidR="004B0832" w:rsidRPr="00BC5ED9" w:rsidRDefault="004B0832" w:rsidP="004B08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BC5ED9">
        <w:rPr>
          <w:rFonts w:ascii="Arial" w:hAnsi="Arial" w:cs="Arial"/>
          <w:b/>
          <w:sz w:val="24"/>
          <w:szCs w:val="24"/>
        </w:rPr>
        <w:lastRenderedPageBreak/>
        <w:t>PART 5</w:t>
      </w:r>
    </w:p>
    <w:p w14:paraId="3977C5E5" w14:textId="2F227434" w:rsidR="004B0832" w:rsidRPr="00BC5ED9" w:rsidRDefault="004B0832" w:rsidP="009F75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BC5ED9">
        <w:rPr>
          <w:rFonts w:ascii="Arial" w:hAnsi="Arial" w:cs="Arial"/>
          <w:b/>
          <w:sz w:val="24"/>
          <w:szCs w:val="24"/>
        </w:rPr>
        <w:t>SPECIFIC TASKS</w:t>
      </w:r>
    </w:p>
    <w:p w14:paraId="42EFB669" w14:textId="77777777" w:rsidR="004B0832" w:rsidRPr="00BC5ED9" w:rsidRDefault="004B0832" w:rsidP="004B0832">
      <w:pPr>
        <w:suppressAutoHyphens/>
        <w:rPr>
          <w:rFonts w:ascii="Arial" w:hAnsi="Arial" w:cs="Arial"/>
          <w:sz w:val="24"/>
          <w:szCs w:val="24"/>
        </w:rPr>
      </w:pPr>
    </w:p>
    <w:p w14:paraId="12F48F5E" w14:textId="7A7CDB07" w:rsidR="00093305" w:rsidRPr="00BC5ED9" w:rsidRDefault="004B0832" w:rsidP="00093305">
      <w:pPr>
        <w:rPr>
          <w:rFonts w:ascii="Arial" w:hAnsi="Arial" w:cs="Arial"/>
          <w:sz w:val="24"/>
          <w:szCs w:val="24"/>
        </w:rPr>
      </w:pPr>
      <w:r w:rsidRPr="00BC5ED9">
        <w:rPr>
          <w:rFonts w:ascii="Arial" w:hAnsi="Arial" w:cs="Arial"/>
          <w:b/>
          <w:sz w:val="24"/>
          <w:szCs w:val="24"/>
        </w:rPr>
        <w:t>5.1</w:t>
      </w:r>
      <w:r w:rsidR="00023C98">
        <w:rPr>
          <w:rFonts w:ascii="Arial" w:hAnsi="Arial" w:cs="Arial"/>
          <w:b/>
          <w:sz w:val="24"/>
          <w:szCs w:val="24"/>
        </w:rPr>
        <w:t xml:space="preserve"> </w:t>
      </w:r>
      <w:r w:rsidRPr="00BC5ED9">
        <w:rPr>
          <w:rFonts w:ascii="Arial" w:hAnsi="Arial" w:cs="Arial"/>
          <w:b/>
          <w:sz w:val="24"/>
          <w:szCs w:val="24"/>
          <w:u w:val="single"/>
        </w:rPr>
        <w:t>Basic Services:</w:t>
      </w:r>
      <w:r w:rsidR="00023C98">
        <w:rPr>
          <w:rFonts w:ascii="Arial" w:hAnsi="Arial" w:cs="Arial"/>
          <w:sz w:val="24"/>
          <w:szCs w:val="24"/>
        </w:rPr>
        <w:t xml:space="preserve"> </w:t>
      </w:r>
      <w:r w:rsidRPr="00BC5ED9">
        <w:rPr>
          <w:rFonts w:ascii="Arial" w:hAnsi="Arial" w:cs="Arial"/>
          <w:sz w:val="24"/>
          <w:szCs w:val="24"/>
        </w:rPr>
        <w:t>The Contractor shall provide services for</w:t>
      </w:r>
      <w:r w:rsidR="00093305" w:rsidRPr="00BC5ED9">
        <w:rPr>
          <w:rFonts w:ascii="Arial" w:hAnsi="Arial" w:cs="Arial"/>
          <w:sz w:val="24"/>
          <w:szCs w:val="24"/>
        </w:rPr>
        <w:t xml:space="preserve"> catering services for authorized guests as defined by AR 37-47, par 2-2 for official functions hosted by the Commandant. The contractor shall provide a professional, well-groomed, and well-trained staff to support set up of food and drinks and to provide food and drink service.</w:t>
      </w:r>
    </w:p>
    <w:p w14:paraId="191C7C6C" w14:textId="77777777" w:rsidR="00093305" w:rsidRPr="00BC5ED9" w:rsidRDefault="00093305" w:rsidP="00093305">
      <w:pPr>
        <w:rPr>
          <w:rFonts w:ascii="Arial" w:hAnsi="Arial" w:cs="Arial"/>
          <w:sz w:val="24"/>
          <w:szCs w:val="24"/>
        </w:rPr>
      </w:pPr>
    </w:p>
    <w:p w14:paraId="0135BA48" w14:textId="0E9903C4" w:rsidR="004B0832" w:rsidRPr="00BC5ED9" w:rsidRDefault="004B0832" w:rsidP="004B0832">
      <w:pPr>
        <w:rPr>
          <w:rFonts w:ascii="Arial" w:hAnsi="Arial" w:cs="Arial"/>
          <w:b/>
          <w:color w:val="FF0000"/>
          <w:sz w:val="24"/>
          <w:szCs w:val="24"/>
        </w:rPr>
      </w:pPr>
      <w:hyperlink r:id="rId15" w:history="1">
        <w:r w:rsidRPr="00BC5ED9">
          <w:rPr>
            <w:rStyle w:val="Hyperlink"/>
            <w:rFonts w:ascii="Arial" w:eastAsiaTheme="majorEastAsia" w:hAnsi="Arial" w:cs="Arial"/>
            <w:sz w:val="24"/>
            <w:szCs w:val="24"/>
          </w:rPr>
          <w:t>http://www.dtic.mil/whs/directives/corres/pub1.html</w:t>
        </w:r>
      </w:hyperlink>
      <w:r w:rsidR="00023C98">
        <w:rPr>
          <w:rFonts w:ascii="Arial" w:hAnsi="Arial" w:cs="Arial"/>
          <w:color w:val="FF0000"/>
          <w:sz w:val="24"/>
          <w:szCs w:val="24"/>
        </w:rPr>
        <w:t xml:space="preserve"> </w:t>
      </w:r>
      <w:r w:rsidR="00093305" w:rsidRPr="00BC5ED9">
        <w:rPr>
          <w:rFonts w:ascii="Arial" w:hAnsi="Arial" w:cs="Arial"/>
          <w:color w:val="000000" w:themeColor="text1"/>
          <w:sz w:val="24"/>
          <w:szCs w:val="24"/>
        </w:rPr>
        <w:t>and</w:t>
      </w:r>
      <w:r w:rsidR="00093305" w:rsidRPr="00BC5ED9">
        <w:rPr>
          <w:rFonts w:ascii="Arial" w:hAnsi="Arial" w:cs="Arial"/>
          <w:color w:val="FF0000"/>
          <w:sz w:val="24"/>
          <w:szCs w:val="24"/>
        </w:rPr>
        <w:t xml:space="preserve"> </w:t>
      </w:r>
      <w:hyperlink r:id="rId16" w:history="1">
        <w:r w:rsidRPr="00BC5ED9">
          <w:rPr>
            <w:rStyle w:val="Hyperlink"/>
            <w:rFonts w:ascii="Arial" w:eastAsiaTheme="majorEastAsia" w:hAnsi="Arial" w:cs="Arial"/>
            <w:sz w:val="24"/>
            <w:szCs w:val="24"/>
          </w:rPr>
          <w:t>http://armypubs.army.mil/</w:t>
        </w:r>
      </w:hyperlink>
      <w:r w:rsidR="00023C98">
        <w:rPr>
          <w:rFonts w:ascii="Arial" w:hAnsi="Arial" w:cs="Arial"/>
          <w:color w:val="FF0000"/>
          <w:sz w:val="24"/>
          <w:szCs w:val="24"/>
        </w:rPr>
        <w:t xml:space="preserve"> </w:t>
      </w:r>
    </w:p>
    <w:p w14:paraId="0538115C" w14:textId="77777777" w:rsidR="004B0832" w:rsidRPr="00BC5ED9" w:rsidRDefault="004B0832" w:rsidP="004B0832">
      <w:pPr>
        <w:rPr>
          <w:rFonts w:ascii="Arial" w:hAnsi="Arial" w:cs="Arial"/>
          <w:b/>
          <w:color w:val="0000FF"/>
          <w:sz w:val="24"/>
          <w:szCs w:val="24"/>
        </w:rPr>
      </w:pPr>
    </w:p>
    <w:p w14:paraId="08FA7039" w14:textId="6A8FC8EB" w:rsidR="004B0832" w:rsidRPr="00BC5ED9" w:rsidRDefault="004B0832" w:rsidP="0005789C">
      <w:pPr>
        <w:rPr>
          <w:rFonts w:ascii="Arial" w:hAnsi="Arial" w:cs="Arial"/>
          <w:sz w:val="24"/>
          <w:szCs w:val="24"/>
        </w:rPr>
      </w:pPr>
      <w:r w:rsidRPr="00BC5ED9">
        <w:rPr>
          <w:rFonts w:ascii="Arial" w:hAnsi="Arial" w:cs="Arial"/>
          <w:b/>
          <w:sz w:val="24"/>
          <w:szCs w:val="24"/>
        </w:rPr>
        <w:t>5.2</w:t>
      </w:r>
      <w:r w:rsidR="00023C98">
        <w:rPr>
          <w:rFonts w:ascii="Arial" w:hAnsi="Arial" w:cs="Arial"/>
          <w:b/>
          <w:sz w:val="24"/>
          <w:szCs w:val="24"/>
        </w:rPr>
        <w:t xml:space="preserve"> </w:t>
      </w:r>
      <w:r w:rsidRPr="00BC5ED9">
        <w:rPr>
          <w:rFonts w:ascii="Arial" w:hAnsi="Arial" w:cs="Arial"/>
          <w:b/>
          <w:sz w:val="24"/>
          <w:szCs w:val="24"/>
          <w:u w:val="single"/>
        </w:rPr>
        <w:t>Tasks:</w:t>
      </w:r>
      <w:r w:rsidR="00023C98">
        <w:rPr>
          <w:rFonts w:ascii="Arial" w:hAnsi="Arial" w:cs="Arial"/>
          <w:b/>
          <w:sz w:val="24"/>
          <w:szCs w:val="24"/>
        </w:rPr>
        <w:t xml:space="preserve"> </w:t>
      </w:r>
      <w:r w:rsidRPr="00BC5ED9">
        <w:rPr>
          <w:rFonts w:ascii="Arial" w:hAnsi="Arial" w:cs="Arial"/>
          <w:sz w:val="24"/>
          <w:szCs w:val="24"/>
        </w:rPr>
        <w:t>Tasks consist of the following:</w:t>
      </w:r>
    </w:p>
    <w:p w14:paraId="70A0F048" w14:textId="77777777" w:rsidR="0005789C" w:rsidRPr="00BC5ED9" w:rsidRDefault="0005789C" w:rsidP="0005789C">
      <w:pPr>
        <w:rPr>
          <w:rFonts w:ascii="Arial" w:hAnsi="Arial" w:cs="Arial"/>
          <w:sz w:val="24"/>
          <w:szCs w:val="24"/>
        </w:rPr>
      </w:pPr>
    </w:p>
    <w:p w14:paraId="45AFC223" w14:textId="67807562" w:rsidR="0005789C" w:rsidRPr="00BC5ED9" w:rsidRDefault="0005789C" w:rsidP="0005789C">
      <w:pPr>
        <w:rPr>
          <w:rFonts w:ascii="Arial" w:hAnsi="Arial" w:cs="Arial"/>
          <w:sz w:val="24"/>
          <w:szCs w:val="24"/>
        </w:rPr>
      </w:pPr>
      <w:r w:rsidRPr="00BC5ED9">
        <w:rPr>
          <w:rFonts w:ascii="Arial" w:hAnsi="Arial" w:cs="Arial"/>
          <w:sz w:val="24"/>
          <w:szCs w:val="24"/>
        </w:rPr>
        <w:t xml:space="preserve">Lunch and dinner menus will vary according to the daily itinerary and will be buffet-style hot lunches or sandwich/salad bar with soup. Headcounts will vary between 100 - 265 people. The contractor must be able to provide a limited number of meals that can accommodate guests’ special dietary needs and requests, to include food allergies, vegan or vegetarian meals, kosher meals, etc. To further address these concerns, all food items shall be labeled with name of item </w:t>
      </w:r>
      <w:r w:rsidRPr="00BC5ED9">
        <w:rPr>
          <w:rFonts w:ascii="Arial" w:hAnsi="Arial" w:cs="Arial"/>
          <w:sz w:val="24"/>
          <w:szCs w:val="24"/>
          <w:u w:val="single"/>
        </w:rPr>
        <w:t>and</w:t>
      </w:r>
      <w:r w:rsidRPr="00BC5ED9">
        <w:rPr>
          <w:rFonts w:ascii="Arial" w:hAnsi="Arial" w:cs="Arial"/>
          <w:sz w:val="24"/>
          <w:szCs w:val="24"/>
        </w:rPr>
        <w:t xml:space="preserve"> if it includes nuts, shellfish, or other kinds/types of ingredients as specified by the Government.</w:t>
      </w:r>
      <w:r w:rsidR="004340DD">
        <w:rPr>
          <w:rFonts w:ascii="Arial" w:hAnsi="Arial" w:cs="Arial"/>
          <w:sz w:val="24"/>
          <w:szCs w:val="24"/>
        </w:rPr>
        <w:t xml:space="preserve"> Guests will have up to one</w:t>
      </w:r>
      <w:r w:rsidR="00527048">
        <w:rPr>
          <w:rFonts w:ascii="Arial" w:hAnsi="Arial" w:cs="Arial"/>
          <w:sz w:val="24"/>
          <w:szCs w:val="24"/>
        </w:rPr>
        <w:t>-half hour</w:t>
      </w:r>
      <w:r w:rsidR="004340DD">
        <w:rPr>
          <w:rFonts w:ascii="Arial" w:hAnsi="Arial" w:cs="Arial"/>
          <w:sz w:val="24"/>
          <w:szCs w:val="24"/>
        </w:rPr>
        <w:t xml:space="preserve"> to finish their meals and depart after the completion of serving times (without the serving of any refreshments).</w:t>
      </w:r>
    </w:p>
    <w:p w14:paraId="48CE42F8" w14:textId="77777777" w:rsidR="0005789C" w:rsidRDefault="0005789C" w:rsidP="0005789C">
      <w:pPr>
        <w:rPr>
          <w:rFonts w:ascii="Arial" w:hAnsi="Arial" w:cs="Arial"/>
          <w:sz w:val="24"/>
          <w:szCs w:val="24"/>
        </w:rPr>
      </w:pPr>
    </w:p>
    <w:p w14:paraId="59D3EE1A" w14:textId="77777777" w:rsidR="00527048" w:rsidRPr="00BC5ED9" w:rsidRDefault="00527048" w:rsidP="005A7A08">
      <w:pPr>
        <w:jc w:val="center"/>
        <w:rPr>
          <w:rFonts w:ascii="Arial" w:hAnsi="Arial" w:cs="Arial"/>
          <w:b/>
          <w:bCs/>
          <w:sz w:val="24"/>
          <w:szCs w:val="24"/>
        </w:rPr>
      </w:pPr>
      <w:r w:rsidRPr="00BC5ED9">
        <w:rPr>
          <w:rFonts w:ascii="Arial" w:hAnsi="Arial" w:cs="Arial"/>
          <w:b/>
          <w:bCs/>
          <w:sz w:val="24"/>
          <w:szCs w:val="24"/>
        </w:rPr>
        <w:t>NSS-REP - 2026</w:t>
      </w:r>
    </w:p>
    <w:tbl>
      <w:tblPr>
        <w:tblStyle w:val="TableGrid"/>
        <w:tblW w:w="0" w:type="auto"/>
        <w:tblLook w:val="04A0" w:firstRow="1" w:lastRow="0" w:firstColumn="1" w:lastColumn="0" w:noHBand="0" w:noVBand="1"/>
      </w:tblPr>
      <w:tblGrid>
        <w:gridCol w:w="1165"/>
        <w:gridCol w:w="1890"/>
        <w:gridCol w:w="1440"/>
        <w:gridCol w:w="2863"/>
        <w:gridCol w:w="2610"/>
      </w:tblGrid>
      <w:tr w:rsidR="00523020" w14:paraId="57719A63" w14:textId="77777777" w:rsidTr="004340DD">
        <w:tc>
          <w:tcPr>
            <w:tcW w:w="1165" w:type="dxa"/>
          </w:tcPr>
          <w:p w14:paraId="2D1928BE" w14:textId="23F11A0E" w:rsidR="00523020" w:rsidRDefault="00523020" w:rsidP="0005789C">
            <w:pPr>
              <w:rPr>
                <w:rFonts w:ascii="Arial" w:hAnsi="Arial" w:cs="Arial"/>
                <w:sz w:val="24"/>
                <w:szCs w:val="24"/>
              </w:rPr>
            </w:pPr>
            <w:r>
              <w:rPr>
                <w:rFonts w:ascii="Arial" w:hAnsi="Arial" w:cs="Arial"/>
                <w:sz w:val="24"/>
                <w:szCs w:val="24"/>
              </w:rPr>
              <w:t>Date</w:t>
            </w:r>
          </w:p>
        </w:tc>
        <w:tc>
          <w:tcPr>
            <w:tcW w:w="1890" w:type="dxa"/>
          </w:tcPr>
          <w:p w14:paraId="393CC97B" w14:textId="5691C849" w:rsidR="00523020" w:rsidRDefault="004340DD" w:rsidP="0005789C">
            <w:pPr>
              <w:rPr>
                <w:rFonts w:ascii="Arial" w:hAnsi="Arial" w:cs="Arial"/>
                <w:sz w:val="24"/>
                <w:szCs w:val="24"/>
              </w:rPr>
            </w:pPr>
            <w:r>
              <w:rPr>
                <w:rFonts w:ascii="Arial" w:hAnsi="Arial" w:cs="Arial"/>
                <w:sz w:val="24"/>
                <w:szCs w:val="24"/>
              </w:rPr>
              <w:t>Serving Times</w:t>
            </w:r>
          </w:p>
        </w:tc>
        <w:tc>
          <w:tcPr>
            <w:tcW w:w="1440" w:type="dxa"/>
          </w:tcPr>
          <w:p w14:paraId="6C0A3FF5" w14:textId="44521754" w:rsidR="00523020" w:rsidRDefault="00523020" w:rsidP="0005789C">
            <w:pPr>
              <w:rPr>
                <w:rFonts w:ascii="Arial" w:hAnsi="Arial" w:cs="Arial"/>
                <w:sz w:val="24"/>
                <w:szCs w:val="24"/>
              </w:rPr>
            </w:pPr>
            <w:r>
              <w:rPr>
                <w:rFonts w:ascii="Arial" w:hAnsi="Arial" w:cs="Arial"/>
                <w:sz w:val="24"/>
                <w:szCs w:val="24"/>
              </w:rPr>
              <w:t>Count (est)</w:t>
            </w:r>
          </w:p>
        </w:tc>
        <w:tc>
          <w:tcPr>
            <w:tcW w:w="2863" w:type="dxa"/>
          </w:tcPr>
          <w:p w14:paraId="604496C2" w14:textId="1A0AFC70" w:rsidR="00523020" w:rsidRDefault="00523020" w:rsidP="0005789C">
            <w:pPr>
              <w:rPr>
                <w:rFonts w:ascii="Arial" w:hAnsi="Arial" w:cs="Arial"/>
                <w:sz w:val="24"/>
                <w:szCs w:val="24"/>
              </w:rPr>
            </w:pPr>
            <w:r>
              <w:rPr>
                <w:rFonts w:ascii="Arial" w:hAnsi="Arial" w:cs="Arial"/>
                <w:sz w:val="24"/>
                <w:szCs w:val="24"/>
              </w:rPr>
              <w:t>Location</w:t>
            </w:r>
          </w:p>
        </w:tc>
        <w:tc>
          <w:tcPr>
            <w:tcW w:w="2610" w:type="dxa"/>
          </w:tcPr>
          <w:p w14:paraId="42587AF3" w14:textId="580852E8" w:rsidR="00523020" w:rsidRDefault="00CF38FF" w:rsidP="0005789C">
            <w:pPr>
              <w:rPr>
                <w:rFonts w:ascii="Arial" w:hAnsi="Arial" w:cs="Arial"/>
                <w:sz w:val="24"/>
                <w:szCs w:val="24"/>
              </w:rPr>
            </w:pPr>
            <w:r>
              <w:rPr>
                <w:rFonts w:ascii="Arial" w:hAnsi="Arial" w:cs="Arial"/>
                <w:sz w:val="24"/>
                <w:szCs w:val="24"/>
              </w:rPr>
              <w:t>Cutlery/ Dishes</w:t>
            </w:r>
          </w:p>
        </w:tc>
      </w:tr>
      <w:tr w:rsidR="00523020" w14:paraId="3B5E43DF" w14:textId="77777777" w:rsidTr="004340DD">
        <w:tc>
          <w:tcPr>
            <w:tcW w:w="1165" w:type="dxa"/>
          </w:tcPr>
          <w:p w14:paraId="3C3CA733" w14:textId="3DFCA3F7" w:rsidR="00CF38FF" w:rsidRDefault="00CF38FF" w:rsidP="00527048">
            <w:pPr>
              <w:rPr>
                <w:rFonts w:ascii="Arial" w:hAnsi="Arial" w:cs="Arial"/>
                <w:sz w:val="24"/>
                <w:szCs w:val="24"/>
              </w:rPr>
            </w:pPr>
            <w:r>
              <w:rPr>
                <w:rFonts w:ascii="Arial" w:hAnsi="Arial" w:cs="Arial"/>
                <w:sz w:val="24"/>
                <w:szCs w:val="24"/>
              </w:rPr>
              <w:t>1 June</w:t>
            </w:r>
          </w:p>
        </w:tc>
        <w:tc>
          <w:tcPr>
            <w:tcW w:w="1890" w:type="dxa"/>
          </w:tcPr>
          <w:p w14:paraId="7DE72431" w14:textId="79681E35" w:rsidR="00523020" w:rsidRDefault="004340DD" w:rsidP="0005789C">
            <w:pPr>
              <w:rPr>
                <w:rFonts w:ascii="Arial" w:hAnsi="Arial" w:cs="Arial"/>
                <w:sz w:val="24"/>
                <w:szCs w:val="24"/>
              </w:rPr>
            </w:pPr>
            <w:r w:rsidRPr="00BC5ED9">
              <w:rPr>
                <w:rFonts w:ascii="Arial" w:hAnsi="Arial" w:cs="Arial"/>
                <w:sz w:val="24"/>
                <w:szCs w:val="24"/>
              </w:rPr>
              <w:t>1130 – 1230</w:t>
            </w:r>
          </w:p>
        </w:tc>
        <w:tc>
          <w:tcPr>
            <w:tcW w:w="1440" w:type="dxa"/>
          </w:tcPr>
          <w:p w14:paraId="276475BF" w14:textId="0FF489CF" w:rsidR="00523020" w:rsidRDefault="00CF38FF" w:rsidP="0005789C">
            <w:pPr>
              <w:rPr>
                <w:rFonts w:ascii="Arial" w:hAnsi="Arial" w:cs="Arial"/>
                <w:sz w:val="24"/>
                <w:szCs w:val="24"/>
              </w:rPr>
            </w:pPr>
            <w:r w:rsidRPr="00BC5ED9">
              <w:rPr>
                <w:rFonts w:ascii="Arial" w:hAnsi="Arial" w:cs="Arial"/>
                <w:sz w:val="24"/>
                <w:szCs w:val="24"/>
              </w:rPr>
              <w:t>168 pax</w:t>
            </w:r>
          </w:p>
        </w:tc>
        <w:tc>
          <w:tcPr>
            <w:tcW w:w="2863" w:type="dxa"/>
          </w:tcPr>
          <w:p w14:paraId="5405E34C" w14:textId="5929C360" w:rsidR="00523020" w:rsidRDefault="00CF38FF" w:rsidP="0005789C">
            <w:pPr>
              <w:rPr>
                <w:rFonts w:ascii="Arial" w:hAnsi="Arial" w:cs="Arial"/>
                <w:sz w:val="24"/>
                <w:szCs w:val="24"/>
              </w:rPr>
            </w:pPr>
            <w:r w:rsidRPr="00BC5ED9">
              <w:rPr>
                <w:rFonts w:ascii="Arial" w:hAnsi="Arial" w:cs="Arial"/>
                <w:color w:val="4B4B4B"/>
                <w:sz w:val="24"/>
                <w:szCs w:val="24"/>
              </w:rPr>
              <w:t>Root Hall (Lecture Halls East/West</w:t>
            </w:r>
            <w:r>
              <w:rPr>
                <w:rFonts w:ascii="Arial" w:hAnsi="Arial" w:cs="Arial"/>
                <w:color w:val="4B4B4B"/>
                <w:sz w:val="24"/>
                <w:szCs w:val="24"/>
              </w:rPr>
              <w:t>)</w:t>
            </w:r>
          </w:p>
        </w:tc>
        <w:tc>
          <w:tcPr>
            <w:tcW w:w="2610" w:type="dxa"/>
          </w:tcPr>
          <w:p w14:paraId="00EDBC52" w14:textId="6DB0DFD0" w:rsidR="00523020" w:rsidRDefault="00CF38FF" w:rsidP="0005789C">
            <w:pPr>
              <w:rPr>
                <w:rFonts w:ascii="Arial" w:hAnsi="Arial" w:cs="Arial"/>
                <w:sz w:val="24"/>
                <w:szCs w:val="24"/>
              </w:rPr>
            </w:pPr>
            <w:r w:rsidRPr="00BC5ED9">
              <w:rPr>
                <w:rFonts w:ascii="Arial" w:hAnsi="Arial" w:cs="Arial"/>
                <w:sz w:val="24"/>
                <w:szCs w:val="24"/>
              </w:rPr>
              <w:t>Upscale Plastic</w:t>
            </w:r>
          </w:p>
        </w:tc>
      </w:tr>
      <w:tr w:rsidR="00523020" w14:paraId="2C2E1C39" w14:textId="77777777" w:rsidTr="004340DD">
        <w:tc>
          <w:tcPr>
            <w:tcW w:w="1165" w:type="dxa"/>
          </w:tcPr>
          <w:p w14:paraId="2A5E90B0" w14:textId="6B56A1C2" w:rsidR="00CF38FF" w:rsidRDefault="00CF38FF" w:rsidP="004340DD">
            <w:pPr>
              <w:rPr>
                <w:rFonts w:ascii="Arial" w:hAnsi="Arial" w:cs="Arial"/>
                <w:sz w:val="24"/>
                <w:szCs w:val="24"/>
              </w:rPr>
            </w:pPr>
            <w:r w:rsidRPr="00BC5ED9">
              <w:rPr>
                <w:rFonts w:ascii="Arial" w:hAnsi="Arial" w:cs="Arial"/>
                <w:sz w:val="24"/>
                <w:szCs w:val="24"/>
              </w:rPr>
              <w:t>1 June</w:t>
            </w:r>
          </w:p>
        </w:tc>
        <w:tc>
          <w:tcPr>
            <w:tcW w:w="1890" w:type="dxa"/>
          </w:tcPr>
          <w:p w14:paraId="08E18A9B" w14:textId="4790C64B" w:rsidR="00523020" w:rsidRDefault="004340DD" w:rsidP="0005789C">
            <w:pPr>
              <w:rPr>
                <w:rFonts w:ascii="Arial" w:hAnsi="Arial" w:cs="Arial"/>
                <w:sz w:val="24"/>
                <w:szCs w:val="24"/>
              </w:rPr>
            </w:pPr>
            <w:r w:rsidRPr="00BC5ED9">
              <w:rPr>
                <w:rFonts w:ascii="Arial" w:hAnsi="Arial" w:cs="Arial"/>
                <w:sz w:val="24"/>
                <w:szCs w:val="24"/>
              </w:rPr>
              <w:t>1700 – 1830</w:t>
            </w:r>
          </w:p>
        </w:tc>
        <w:tc>
          <w:tcPr>
            <w:tcW w:w="1440" w:type="dxa"/>
          </w:tcPr>
          <w:p w14:paraId="4F8F078B" w14:textId="1F1A8FF1" w:rsidR="00523020" w:rsidRDefault="00CF38FF" w:rsidP="0005789C">
            <w:pPr>
              <w:rPr>
                <w:rFonts w:ascii="Arial" w:hAnsi="Arial" w:cs="Arial"/>
                <w:sz w:val="24"/>
                <w:szCs w:val="24"/>
              </w:rPr>
            </w:pPr>
            <w:r w:rsidRPr="00BC5ED9">
              <w:rPr>
                <w:rFonts w:ascii="Arial" w:hAnsi="Arial" w:cs="Arial"/>
                <w:sz w:val="24"/>
                <w:szCs w:val="24"/>
              </w:rPr>
              <w:t>264 pax</w:t>
            </w:r>
          </w:p>
        </w:tc>
        <w:tc>
          <w:tcPr>
            <w:tcW w:w="2863" w:type="dxa"/>
          </w:tcPr>
          <w:p w14:paraId="3D2131EB" w14:textId="0C0E3377" w:rsidR="00523020" w:rsidRPr="00527048" w:rsidRDefault="00CF38FF" w:rsidP="0005789C">
            <w:pPr>
              <w:rPr>
                <w:rFonts w:ascii="Arial" w:hAnsi="Arial" w:cs="Arial"/>
                <w:color w:val="4B4B4B"/>
                <w:sz w:val="24"/>
                <w:szCs w:val="24"/>
              </w:rPr>
            </w:pPr>
            <w:r w:rsidRPr="00BC5ED9">
              <w:rPr>
                <w:rFonts w:ascii="Arial" w:hAnsi="Arial" w:cs="Arial"/>
                <w:color w:val="4B4B4B"/>
                <w:sz w:val="24"/>
                <w:szCs w:val="24"/>
              </w:rPr>
              <w:t>LVCC</w:t>
            </w:r>
            <w:r w:rsidR="004340DD">
              <w:rPr>
                <w:rFonts w:ascii="Arial" w:hAnsi="Arial" w:cs="Arial"/>
                <w:color w:val="4B4B4B"/>
                <w:sz w:val="24"/>
                <w:szCs w:val="24"/>
              </w:rPr>
              <w:t xml:space="preserve"> </w:t>
            </w:r>
          </w:p>
        </w:tc>
        <w:tc>
          <w:tcPr>
            <w:tcW w:w="2610" w:type="dxa"/>
          </w:tcPr>
          <w:p w14:paraId="3D84D6B8" w14:textId="4000EBC7" w:rsidR="00523020" w:rsidRDefault="00CF38FF" w:rsidP="0005789C">
            <w:pPr>
              <w:rPr>
                <w:rFonts w:ascii="Arial" w:hAnsi="Arial" w:cs="Arial"/>
                <w:sz w:val="24"/>
                <w:szCs w:val="24"/>
              </w:rPr>
            </w:pPr>
            <w:r w:rsidRPr="00BC5ED9">
              <w:rPr>
                <w:rFonts w:ascii="Arial" w:hAnsi="Arial" w:cs="Arial"/>
                <w:sz w:val="24"/>
                <w:szCs w:val="24"/>
              </w:rPr>
              <w:t>Real Dishes and Silverware</w:t>
            </w:r>
          </w:p>
        </w:tc>
      </w:tr>
      <w:tr w:rsidR="00523020" w14:paraId="55498586" w14:textId="77777777" w:rsidTr="004340DD">
        <w:tc>
          <w:tcPr>
            <w:tcW w:w="1165" w:type="dxa"/>
          </w:tcPr>
          <w:p w14:paraId="7FFD8634" w14:textId="0AFD99A9" w:rsidR="00CF38FF" w:rsidRDefault="00CF38FF" w:rsidP="00527048">
            <w:pPr>
              <w:rPr>
                <w:rFonts w:ascii="Arial" w:hAnsi="Arial" w:cs="Arial"/>
                <w:sz w:val="24"/>
                <w:szCs w:val="24"/>
              </w:rPr>
            </w:pPr>
            <w:r w:rsidRPr="00BC5ED9">
              <w:rPr>
                <w:rFonts w:ascii="Arial" w:hAnsi="Arial" w:cs="Arial"/>
                <w:sz w:val="24"/>
                <w:szCs w:val="24"/>
              </w:rPr>
              <w:t>2 June</w:t>
            </w:r>
            <w:r>
              <w:rPr>
                <w:rFonts w:ascii="Arial" w:hAnsi="Arial" w:cs="Arial"/>
                <w:sz w:val="24"/>
                <w:szCs w:val="24"/>
              </w:rPr>
              <w:t xml:space="preserve"> </w:t>
            </w:r>
          </w:p>
        </w:tc>
        <w:tc>
          <w:tcPr>
            <w:tcW w:w="1890" w:type="dxa"/>
          </w:tcPr>
          <w:p w14:paraId="3C126E61" w14:textId="7920B253" w:rsidR="00523020" w:rsidRDefault="004340DD" w:rsidP="0005789C">
            <w:pPr>
              <w:rPr>
                <w:rFonts w:ascii="Arial" w:hAnsi="Arial" w:cs="Arial"/>
                <w:sz w:val="24"/>
                <w:szCs w:val="24"/>
              </w:rPr>
            </w:pPr>
            <w:r w:rsidRPr="00BC5ED9">
              <w:rPr>
                <w:rFonts w:ascii="Arial" w:hAnsi="Arial" w:cs="Arial"/>
                <w:color w:val="4B4B4B"/>
                <w:sz w:val="24"/>
                <w:szCs w:val="24"/>
              </w:rPr>
              <w:t>1130 – 1230</w:t>
            </w:r>
          </w:p>
        </w:tc>
        <w:tc>
          <w:tcPr>
            <w:tcW w:w="1440" w:type="dxa"/>
          </w:tcPr>
          <w:p w14:paraId="2A2151E3" w14:textId="032E4688" w:rsidR="00523020" w:rsidRDefault="00CF38FF" w:rsidP="0005789C">
            <w:pPr>
              <w:rPr>
                <w:rFonts w:ascii="Arial" w:hAnsi="Arial" w:cs="Arial"/>
                <w:sz w:val="24"/>
                <w:szCs w:val="24"/>
              </w:rPr>
            </w:pPr>
            <w:r w:rsidRPr="00BC5ED9">
              <w:rPr>
                <w:rFonts w:ascii="Arial" w:hAnsi="Arial" w:cs="Arial"/>
                <w:sz w:val="24"/>
                <w:szCs w:val="24"/>
              </w:rPr>
              <w:t>168 pax</w:t>
            </w:r>
          </w:p>
        </w:tc>
        <w:tc>
          <w:tcPr>
            <w:tcW w:w="2863" w:type="dxa"/>
          </w:tcPr>
          <w:p w14:paraId="5B4F325A" w14:textId="35B5DBCF" w:rsidR="00523020" w:rsidRDefault="00CF38FF" w:rsidP="0005789C">
            <w:pPr>
              <w:rPr>
                <w:rFonts w:ascii="Arial" w:hAnsi="Arial" w:cs="Arial"/>
                <w:sz w:val="24"/>
                <w:szCs w:val="24"/>
              </w:rPr>
            </w:pPr>
            <w:r w:rsidRPr="00BC5ED9">
              <w:rPr>
                <w:rFonts w:ascii="Arial" w:hAnsi="Arial" w:cs="Arial"/>
                <w:color w:val="4B4B4B"/>
                <w:sz w:val="24"/>
                <w:szCs w:val="24"/>
              </w:rPr>
              <w:t>Root Hall (Lecture Halls East/West</w:t>
            </w:r>
            <w:r>
              <w:rPr>
                <w:rFonts w:ascii="Arial" w:hAnsi="Arial" w:cs="Arial"/>
                <w:color w:val="4B4B4B"/>
                <w:sz w:val="24"/>
                <w:szCs w:val="24"/>
              </w:rPr>
              <w:t>)</w:t>
            </w:r>
          </w:p>
        </w:tc>
        <w:tc>
          <w:tcPr>
            <w:tcW w:w="2610" w:type="dxa"/>
          </w:tcPr>
          <w:p w14:paraId="084B8C14" w14:textId="25CDAC5C" w:rsidR="00523020" w:rsidRDefault="00CF38FF" w:rsidP="0005789C">
            <w:pPr>
              <w:rPr>
                <w:rFonts w:ascii="Arial" w:hAnsi="Arial" w:cs="Arial"/>
                <w:sz w:val="24"/>
                <w:szCs w:val="24"/>
              </w:rPr>
            </w:pPr>
            <w:r w:rsidRPr="00BC5ED9">
              <w:rPr>
                <w:rFonts w:ascii="Arial" w:hAnsi="Arial" w:cs="Arial"/>
                <w:sz w:val="24"/>
                <w:szCs w:val="24"/>
              </w:rPr>
              <w:t>Upscale Plastic</w:t>
            </w:r>
          </w:p>
        </w:tc>
      </w:tr>
      <w:tr w:rsidR="00CF38FF" w14:paraId="5028C8F5" w14:textId="77777777" w:rsidTr="004340DD">
        <w:tc>
          <w:tcPr>
            <w:tcW w:w="1165" w:type="dxa"/>
          </w:tcPr>
          <w:p w14:paraId="38D6805A" w14:textId="7C1349A8" w:rsidR="00CF38FF" w:rsidRDefault="00CF38FF" w:rsidP="00527048">
            <w:pPr>
              <w:rPr>
                <w:rFonts w:ascii="Arial" w:hAnsi="Arial" w:cs="Arial"/>
                <w:sz w:val="24"/>
                <w:szCs w:val="24"/>
              </w:rPr>
            </w:pPr>
            <w:r>
              <w:rPr>
                <w:rFonts w:ascii="Arial" w:hAnsi="Arial" w:cs="Arial"/>
                <w:sz w:val="24"/>
                <w:szCs w:val="24"/>
              </w:rPr>
              <w:t xml:space="preserve">3 </w:t>
            </w:r>
            <w:r w:rsidRPr="00BC5ED9">
              <w:rPr>
                <w:rFonts w:ascii="Arial" w:hAnsi="Arial" w:cs="Arial"/>
                <w:sz w:val="24"/>
                <w:szCs w:val="24"/>
              </w:rPr>
              <w:t>June</w:t>
            </w:r>
          </w:p>
        </w:tc>
        <w:tc>
          <w:tcPr>
            <w:tcW w:w="1890" w:type="dxa"/>
          </w:tcPr>
          <w:p w14:paraId="1806E05A" w14:textId="6DB1A91D" w:rsidR="00CF38FF" w:rsidRDefault="004340DD" w:rsidP="00CF38FF">
            <w:pPr>
              <w:rPr>
                <w:rFonts w:ascii="Arial" w:hAnsi="Arial" w:cs="Arial"/>
                <w:sz w:val="24"/>
                <w:szCs w:val="24"/>
              </w:rPr>
            </w:pPr>
            <w:r w:rsidRPr="00BC5ED9">
              <w:rPr>
                <w:rFonts w:ascii="Arial" w:hAnsi="Arial" w:cs="Arial"/>
                <w:color w:val="4B4B4B"/>
                <w:sz w:val="24"/>
                <w:szCs w:val="24"/>
              </w:rPr>
              <w:t>1130 – 1230</w:t>
            </w:r>
          </w:p>
        </w:tc>
        <w:tc>
          <w:tcPr>
            <w:tcW w:w="1440" w:type="dxa"/>
          </w:tcPr>
          <w:p w14:paraId="5AD9A680" w14:textId="64D52543" w:rsidR="00CF38FF" w:rsidRDefault="00CF38FF" w:rsidP="00CF38FF">
            <w:pPr>
              <w:rPr>
                <w:rFonts w:ascii="Arial" w:hAnsi="Arial" w:cs="Arial"/>
                <w:sz w:val="24"/>
                <w:szCs w:val="24"/>
              </w:rPr>
            </w:pPr>
            <w:r w:rsidRPr="00BC5ED9">
              <w:rPr>
                <w:rFonts w:ascii="Arial" w:hAnsi="Arial" w:cs="Arial"/>
                <w:color w:val="4B4B4B"/>
                <w:sz w:val="24"/>
                <w:szCs w:val="24"/>
              </w:rPr>
              <w:t>198 pax</w:t>
            </w:r>
          </w:p>
        </w:tc>
        <w:tc>
          <w:tcPr>
            <w:tcW w:w="2863" w:type="dxa"/>
          </w:tcPr>
          <w:p w14:paraId="6AD5531D" w14:textId="724B76D8" w:rsidR="00CF38FF" w:rsidRDefault="00CF38FF" w:rsidP="00CF38FF">
            <w:pPr>
              <w:rPr>
                <w:rFonts w:ascii="Arial" w:hAnsi="Arial" w:cs="Arial"/>
                <w:sz w:val="24"/>
                <w:szCs w:val="24"/>
              </w:rPr>
            </w:pPr>
            <w:r w:rsidRPr="00BC5ED9">
              <w:rPr>
                <w:rFonts w:ascii="Arial" w:hAnsi="Arial" w:cs="Arial"/>
                <w:color w:val="4B4B4B"/>
                <w:sz w:val="24"/>
                <w:szCs w:val="24"/>
              </w:rPr>
              <w:t>AHEC</w:t>
            </w:r>
          </w:p>
        </w:tc>
        <w:tc>
          <w:tcPr>
            <w:tcW w:w="2610" w:type="dxa"/>
          </w:tcPr>
          <w:p w14:paraId="14E27ED7" w14:textId="5E5A17FE" w:rsidR="00CF38FF" w:rsidRDefault="00CF38FF" w:rsidP="00CF38FF">
            <w:pPr>
              <w:rPr>
                <w:rFonts w:ascii="Arial" w:hAnsi="Arial" w:cs="Arial"/>
                <w:sz w:val="24"/>
                <w:szCs w:val="24"/>
              </w:rPr>
            </w:pPr>
            <w:r w:rsidRPr="00BC5ED9">
              <w:rPr>
                <w:rFonts w:ascii="Arial" w:hAnsi="Arial" w:cs="Arial"/>
                <w:sz w:val="24"/>
                <w:szCs w:val="24"/>
              </w:rPr>
              <w:t>Upscale Plastic</w:t>
            </w:r>
          </w:p>
        </w:tc>
      </w:tr>
    </w:tbl>
    <w:p w14:paraId="15D81ADF" w14:textId="77777777" w:rsidR="00324E2D" w:rsidRDefault="00324E2D" w:rsidP="0005789C">
      <w:pPr>
        <w:rPr>
          <w:rFonts w:ascii="Arial" w:hAnsi="Arial" w:cs="Arial"/>
          <w:sz w:val="24"/>
          <w:szCs w:val="24"/>
        </w:rPr>
      </w:pPr>
    </w:p>
    <w:p w14:paraId="35BC959E" w14:textId="77777777" w:rsidR="00324E2D" w:rsidRPr="00BC5ED9" w:rsidRDefault="00324E2D" w:rsidP="005A7A08">
      <w:pPr>
        <w:jc w:val="center"/>
        <w:rPr>
          <w:rFonts w:ascii="Arial" w:hAnsi="Arial" w:cs="Arial"/>
          <w:b/>
          <w:bCs/>
          <w:sz w:val="24"/>
          <w:szCs w:val="24"/>
        </w:rPr>
      </w:pPr>
      <w:r w:rsidRPr="00BC5ED9">
        <w:rPr>
          <w:rFonts w:ascii="Arial" w:hAnsi="Arial" w:cs="Arial"/>
          <w:b/>
          <w:bCs/>
          <w:sz w:val="24"/>
          <w:szCs w:val="24"/>
        </w:rPr>
        <w:t>NSS-DEP - 2026</w:t>
      </w:r>
    </w:p>
    <w:tbl>
      <w:tblPr>
        <w:tblStyle w:val="TableGrid"/>
        <w:tblW w:w="0" w:type="auto"/>
        <w:tblLook w:val="04A0" w:firstRow="1" w:lastRow="0" w:firstColumn="1" w:lastColumn="0" w:noHBand="0" w:noVBand="1"/>
      </w:tblPr>
      <w:tblGrid>
        <w:gridCol w:w="1165"/>
        <w:gridCol w:w="1890"/>
        <w:gridCol w:w="1440"/>
        <w:gridCol w:w="2880"/>
        <w:gridCol w:w="2610"/>
      </w:tblGrid>
      <w:tr w:rsidR="00EB22B6" w14:paraId="0519571E" w14:textId="77777777" w:rsidTr="00EB22B6">
        <w:tc>
          <w:tcPr>
            <w:tcW w:w="1165" w:type="dxa"/>
          </w:tcPr>
          <w:p w14:paraId="018D5655" w14:textId="0474D898" w:rsidR="00EB22B6" w:rsidRDefault="00EB22B6" w:rsidP="0005789C">
            <w:pPr>
              <w:rPr>
                <w:rFonts w:ascii="Arial" w:hAnsi="Arial" w:cs="Arial"/>
                <w:sz w:val="24"/>
                <w:szCs w:val="24"/>
              </w:rPr>
            </w:pPr>
            <w:r>
              <w:rPr>
                <w:rFonts w:ascii="Arial" w:hAnsi="Arial" w:cs="Arial"/>
                <w:sz w:val="24"/>
                <w:szCs w:val="24"/>
              </w:rPr>
              <w:t>Date</w:t>
            </w:r>
          </w:p>
        </w:tc>
        <w:tc>
          <w:tcPr>
            <w:tcW w:w="1890" w:type="dxa"/>
          </w:tcPr>
          <w:p w14:paraId="2635BF22" w14:textId="5B1ABDD7" w:rsidR="00EB22B6" w:rsidRDefault="00EB22B6" w:rsidP="0005789C">
            <w:pPr>
              <w:rPr>
                <w:rFonts w:ascii="Arial" w:hAnsi="Arial" w:cs="Arial"/>
                <w:sz w:val="24"/>
                <w:szCs w:val="24"/>
              </w:rPr>
            </w:pPr>
            <w:r>
              <w:rPr>
                <w:rFonts w:ascii="Arial" w:hAnsi="Arial" w:cs="Arial"/>
                <w:sz w:val="24"/>
                <w:szCs w:val="24"/>
              </w:rPr>
              <w:t>Serving Times</w:t>
            </w:r>
          </w:p>
        </w:tc>
        <w:tc>
          <w:tcPr>
            <w:tcW w:w="1440" w:type="dxa"/>
          </w:tcPr>
          <w:p w14:paraId="76F231C7" w14:textId="45E92639" w:rsidR="00EB22B6" w:rsidRDefault="00EB22B6" w:rsidP="0005789C">
            <w:pPr>
              <w:rPr>
                <w:rFonts w:ascii="Arial" w:hAnsi="Arial" w:cs="Arial"/>
                <w:sz w:val="24"/>
                <w:szCs w:val="24"/>
              </w:rPr>
            </w:pPr>
            <w:r>
              <w:rPr>
                <w:rFonts w:ascii="Arial" w:hAnsi="Arial" w:cs="Arial"/>
                <w:sz w:val="24"/>
                <w:szCs w:val="24"/>
              </w:rPr>
              <w:t>Count (est)</w:t>
            </w:r>
          </w:p>
        </w:tc>
        <w:tc>
          <w:tcPr>
            <w:tcW w:w="2880" w:type="dxa"/>
          </w:tcPr>
          <w:p w14:paraId="446C871B" w14:textId="6C30117B" w:rsidR="00EB22B6" w:rsidRDefault="00EB22B6" w:rsidP="0005789C">
            <w:pPr>
              <w:rPr>
                <w:rFonts w:ascii="Arial" w:hAnsi="Arial" w:cs="Arial"/>
                <w:sz w:val="24"/>
                <w:szCs w:val="24"/>
              </w:rPr>
            </w:pPr>
            <w:r>
              <w:rPr>
                <w:rFonts w:ascii="Arial" w:hAnsi="Arial" w:cs="Arial"/>
                <w:sz w:val="24"/>
                <w:szCs w:val="24"/>
              </w:rPr>
              <w:t>Location</w:t>
            </w:r>
          </w:p>
        </w:tc>
        <w:tc>
          <w:tcPr>
            <w:tcW w:w="2610" w:type="dxa"/>
          </w:tcPr>
          <w:p w14:paraId="1287F6F2" w14:textId="479629C7" w:rsidR="00EB22B6" w:rsidRDefault="00EB22B6" w:rsidP="0005789C">
            <w:pPr>
              <w:rPr>
                <w:rFonts w:ascii="Arial" w:hAnsi="Arial" w:cs="Arial"/>
                <w:sz w:val="24"/>
                <w:szCs w:val="24"/>
              </w:rPr>
            </w:pPr>
            <w:r>
              <w:rPr>
                <w:rFonts w:ascii="Arial" w:hAnsi="Arial" w:cs="Arial"/>
                <w:sz w:val="24"/>
                <w:szCs w:val="24"/>
              </w:rPr>
              <w:t>Cutlery/ Dishes</w:t>
            </w:r>
          </w:p>
        </w:tc>
      </w:tr>
      <w:tr w:rsidR="00EB22B6" w14:paraId="5C7EE290" w14:textId="77777777" w:rsidTr="00EB22B6">
        <w:tc>
          <w:tcPr>
            <w:tcW w:w="1165" w:type="dxa"/>
          </w:tcPr>
          <w:p w14:paraId="382FCC07" w14:textId="795FEBD9" w:rsidR="00EB22B6" w:rsidRDefault="00EB22B6" w:rsidP="0005789C">
            <w:pPr>
              <w:rPr>
                <w:rFonts w:ascii="Arial" w:hAnsi="Arial" w:cs="Arial"/>
                <w:sz w:val="24"/>
                <w:szCs w:val="24"/>
              </w:rPr>
            </w:pPr>
            <w:r w:rsidRPr="00BC5ED9">
              <w:rPr>
                <w:rFonts w:ascii="Arial" w:hAnsi="Arial" w:cs="Arial"/>
                <w:sz w:val="24"/>
                <w:szCs w:val="24"/>
              </w:rPr>
              <w:t>22 June</w:t>
            </w:r>
          </w:p>
        </w:tc>
        <w:tc>
          <w:tcPr>
            <w:tcW w:w="1890" w:type="dxa"/>
          </w:tcPr>
          <w:p w14:paraId="1CB2EFE1" w14:textId="052EF7D8" w:rsidR="00EB22B6" w:rsidRDefault="00EB22B6" w:rsidP="0005789C">
            <w:pPr>
              <w:rPr>
                <w:rFonts w:ascii="Arial" w:hAnsi="Arial" w:cs="Arial"/>
                <w:sz w:val="24"/>
                <w:szCs w:val="24"/>
              </w:rPr>
            </w:pPr>
            <w:r w:rsidRPr="00BC5ED9">
              <w:rPr>
                <w:rFonts w:ascii="Arial" w:hAnsi="Arial" w:cs="Arial"/>
                <w:sz w:val="24"/>
                <w:szCs w:val="24"/>
              </w:rPr>
              <w:t>1130 -1230</w:t>
            </w:r>
          </w:p>
        </w:tc>
        <w:tc>
          <w:tcPr>
            <w:tcW w:w="1440" w:type="dxa"/>
          </w:tcPr>
          <w:p w14:paraId="17A93B38" w14:textId="3C5E0808" w:rsidR="00EB22B6" w:rsidRDefault="00EB22B6" w:rsidP="0005789C">
            <w:pPr>
              <w:rPr>
                <w:rFonts w:ascii="Arial" w:hAnsi="Arial" w:cs="Arial"/>
                <w:sz w:val="24"/>
                <w:szCs w:val="24"/>
              </w:rPr>
            </w:pPr>
            <w:r w:rsidRPr="00BC5ED9">
              <w:rPr>
                <w:rFonts w:ascii="Arial" w:hAnsi="Arial" w:cs="Arial"/>
                <w:sz w:val="24"/>
                <w:szCs w:val="24"/>
              </w:rPr>
              <w:t>110 pax</w:t>
            </w:r>
          </w:p>
        </w:tc>
        <w:tc>
          <w:tcPr>
            <w:tcW w:w="2880" w:type="dxa"/>
          </w:tcPr>
          <w:p w14:paraId="52519AD3" w14:textId="11C0FC33" w:rsidR="00EB22B6" w:rsidRDefault="00EB22B6" w:rsidP="0005789C">
            <w:pPr>
              <w:rPr>
                <w:rFonts w:ascii="Arial" w:hAnsi="Arial" w:cs="Arial"/>
                <w:sz w:val="24"/>
                <w:szCs w:val="24"/>
              </w:rPr>
            </w:pPr>
            <w:r w:rsidRPr="00BC5ED9">
              <w:rPr>
                <w:rFonts w:ascii="Arial" w:eastAsia="Calibri" w:hAnsi="Arial" w:cs="Arial"/>
                <w:sz w:val="24"/>
                <w:szCs w:val="24"/>
              </w:rPr>
              <w:t>Root Hall (Lecture Halls East/West area)</w:t>
            </w:r>
          </w:p>
        </w:tc>
        <w:tc>
          <w:tcPr>
            <w:tcW w:w="2610" w:type="dxa"/>
          </w:tcPr>
          <w:p w14:paraId="1FAD756F" w14:textId="6FB839B1" w:rsidR="00EB22B6" w:rsidRDefault="00EB22B6" w:rsidP="0005789C">
            <w:pPr>
              <w:rPr>
                <w:rFonts w:ascii="Arial" w:hAnsi="Arial" w:cs="Arial"/>
                <w:sz w:val="24"/>
                <w:szCs w:val="24"/>
              </w:rPr>
            </w:pPr>
            <w:r w:rsidRPr="00BC5ED9">
              <w:rPr>
                <w:rFonts w:ascii="Arial" w:hAnsi="Arial" w:cs="Arial"/>
                <w:sz w:val="24"/>
                <w:szCs w:val="24"/>
              </w:rPr>
              <w:t>Upscale Plastic</w:t>
            </w:r>
          </w:p>
        </w:tc>
      </w:tr>
      <w:tr w:rsidR="00EB22B6" w14:paraId="213DD468" w14:textId="77777777" w:rsidTr="00EB22B6">
        <w:tc>
          <w:tcPr>
            <w:tcW w:w="1165" w:type="dxa"/>
          </w:tcPr>
          <w:p w14:paraId="0AC693D8" w14:textId="515CFCD5" w:rsidR="00EB22B6" w:rsidRDefault="00EB22B6" w:rsidP="0005789C">
            <w:pPr>
              <w:rPr>
                <w:rFonts w:ascii="Arial" w:hAnsi="Arial" w:cs="Arial"/>
                <w:sz w:val="24"/>
                <w:szCs w:val="24"/>
              </w:rPr>
            </w:pPr>
            <w:r w:rsidRPr="00BC5ED9">
              <w:rPr>
                <w:rFonts w:ascii="Arial" w:hAnsi="Arial" w:cs="Arial"/>
                <w:sz w:val="24"/>
                <w:szCs w:val="24"/>
              </w:rPr>
              <w:t>23 June</w:t>
            </w:r>
          </w:p>
        </w:tc>
        <w:tc>
          <w:tcPr>
            <w:tcW w:w="1890" w:type="dxa"/>
          </w:tcPr>
          <w:p w14:paraId="7F227DA9" w14:textId="11873B17" w:rsidR="00EB22B6" w:rsidRDefault="00EB22B6" w:rsidP="0005789C">
            <w:pPr>
              <w:rPr>
                <w:rFonts w:ascii="Arial" w:hAnsi="Arial" w:cs="Arial"/>
                <w:sz w:val="24"/>
                <w:szCs w:val="24"/>
              </w:rPr>
            </w:pPr>
            <w:r w:rsidRPr="00BC5ED9">
              <w:rPr>
                <w:rFonts w:ascii="Arial" w:hAnsi="Arial" w:cs="Arial"/>
                <w:sz w:val="24"/>
                <w:szCs w:val="24"/>
              </w:rPr>
              <w:t>1730 -1830</w:t>
            </w:r>
          </w:p>
        </w:tc>
        <w:tc>
          <w:tcPr>
            <w:tcW w:w="1440" w:type="dxa"/>
          </w:tcPr>
          <w:p w14:paraId="693BC570" w14:textId="4CA61403" w:rsidR="00EB22B6" w:rsidRDefault="00EB22B6" w:rsidP="0005789C">
            <w:pPr>
              <w:rPr>
                <w:rFonts w:ascii="Arial" w:hAnsi="Arial" w:cs="Arial"/>
                <w:sz w:val="24"/>
                <w:szCs w:val="24"/>
              </w:rPr>
            </w:pPr>
            <w:r w:rsidRPr="00BC5ED9">
              <w:rPr>
                <w:rFonts w:ascii="Arial" w:hAnsi="Arial" w:cs="Arial"/>
                <w:sz w:val="24"/>
                <w:szCs w:val="24"/>
              </w:rPr>
              <w:t>110 pax</w:t>
            </w:r>
          </w:p>
        </w:tc>
        <w:tc>
          <w:tcPr>
            <w:tcW w:w="2880" w:type="dxa"/>
          </w:tcPr>
          <w:p w14:paraId="35123C12" w14:textId="5AE41A1F" w:rsidR="00EB22B6" w:rsidRDefault="00EB22B6" w:rsidP="0005789C">
            <w:pPr>
              <w:rPr>
                <w:rFonts w:ascii="Arial" w:hAnsi="Arial" w:cs="Arial"/>
                <w:sz w:val="24"/>
                <w:szCs w:val="24"/>
              </w:rPr>
            </w:pPr>
            <w:r w:rsidRPr="00BC5ED9">
              <w:rPr>
                <w:rFonts w:ascii="Arial" w:eastAsia="Calibri" w:hAnsi="Arial" w:cs="Arial"/>
                <w:sz w:val="24"/>
                <w:szCs w:val="24"/>
              </w:rPr>
              <w:t>LVCC</w:t>
            </w:r>
          </w:p>
        </w:tc>
        <w:tc>
          <w:tcPr>
            <w:tcW w:w="2610" w:type="dxa"/>
          </w:tcPr>
          <w:p w14:paraId="179744F9" w14:textId="5BEB82D4" w:rsidR="00EB22B6" w:rsidRDefault="00EB22B6" w:rsidP="0005789C">
            <w:pPr>
              <w:rPr>
                <w:rFonts w:ascii="Arial" w:hAnsi="Arial" w:cs="Arial"/>
                <w:sz w:val="24"/>
                <w:szCs w:val="24"/>
              </w:rPr>
            </w:pPr>
            <w:r w:rsidRPr="00BC5ED9">
              <w:rPr>
                <w:rFonts w:ascii="Arial" w:hAnsi="Arial" w:cs="Arial"/>
                <w:sz w:val="24"/>
                <w:szCs w:val="24"/>
              </w:rPr>
              <w:t>Real Dishes and Silverware</w:t>
            </w:r>
          </w:p>
        </w:tc>
      </w:tr>
      <w:tr w:rsidR="00EB22B6" w14:paraId="39BAD7CD" w14:textId="77777777" w:rsidTr="00EB22B6">
        <w:tc>
          <w:tcPr>
            <w:tcW w:w="1165" w:type="dxa"/>
          </w:tcPr>
          <w:p w14:paraId="5B959990" w14:textId="1A7A7350" w:rsidR="00EB22B6" w:rsidRDefault="00EB22B6" w:rsidP="0005789C">
            <w:pPr>
              <w:rPr>
                <w:rFonts w:ascii="Arial" w:hAnsi="Arial" w:cs="Arial"/>
                <w:sz w:val="24"/>
                <w:szCs w:val="24"/>
              </w:rPr>
            </w:pPr>
            <w:r w:rsidRPr="00BC5ED9">
              <w:rPr>
                <w:rFonts w:ascii="Arial" w:hAnsi="Arial" w:cs="Arial"/>
                <w:sz w:val="24"/>
                <w:szCs w:val="24"/>
              </w:rPr>
              <w:t>24 June</w:t>
            </w:r>
          </w:p>
        </w:tc>
        <w:tc>
          <w:tcPr>
            <w:tcW w:w="1890" w:type="dxa"/>
          </w:tcPr>
          <w:p w14:paraId="15311477" w14:textId="46770E23" w:rsidR="00EB22B6" w:rsidRDefault="00EB22B6" w:rsidP="0005789C">
            <w:pPr>
              <w:rPr>
                <w:rFonts w:ascii="Arial" w:hAnsi="Arial" w:cs="Arial"/>
                <w:sz w:val="24"/>
                <w:szCs w:val="24"/>
              </w:rPr>
            </w:pPr>
            <w:r w:rsidRPr="00BC5ED9">
              <w:rPr>
                <w:rFonts w:ascii="Arial" w:hAnsi="Arial" w:cs="Arial"/>
                <w:sz w:val="24"/>
                <w:szCs w:val="24"/>
              </w:rPr>
              <w:t>1130 -1230</w:t>
            </w:r>
          </w:p>
        </w:tc>
        <w:tc>
          <w:tcPr>
            <w:tcW w:w="1440" w:type="dxa"/>
          </w:tcPr>
          <w:p w14:paraId="16EACE6F" w14:textId="63E61D1B" w:rsidR="00EB22B6" w:rsidRDefault="00EB22B6" w:rsidP="0005789C">
            <w:pPr>
              <w:rPr>
                <w:rFonts w:ascii="Arial" w:hAnsi="Arial" w:cs="Arial"/>
                <w:sz w:val="24"/>
                <w:szCs w:val="24"/>
              </w:rPr>
            </w:pPr>
            <w:r w:rsidRPr="00BC5ED9">
              <w:rPr>
                <w:rFonts w:ascii="Arial" w:hAnsi="Arial" w:cs="Arial"/>
                <w:sz w:val="24"/>
                <w:szCs w:val="24"/>
              </w:rPr>
              <w:t>115 pax</w:t>
            </w:r>
          </w:p>
        </w:tc>
        <w:tc>
          <w:tcPr>
            <w:tcW w:w="2880" w:type="dxa"/>
          </w:tcPr>
          <w:p w14:paraId="48FE2A73" w14:textId="4DE77D7F" w:rsidR="00EB22B6" w:rsidRDefault="00EB22B6" w:rsidP="0005789C">
            <w:pPr>
              <w:rPr>
                <w:rFonts w:ascii="Arial" w:hAnsi="Arial" w:cs="Arial"/>
                <w:sz w:val="24"/>
                <w:szCs w:val="24"/>
              </w:rPr>
            </w:pPr>
            <w:r w:rsidRPr="00BC5ED9">
              <w:rPr>
                <w:rFonts w:ascii="Arial" w:hAnsi="Arial" w:cs="Arial"/>
                <w:sz w:val="24"/>
                <w:szCs w:val="24"/>
              </w:rPr>
              <w:t>AHEC</w:t>
            </w:r>
          </w:p>
        </w:tc>
        <w:tc>
          <w:tcPr>
            <w:tcW w:w="2610" w:type="dxa"/>
          </w:tcPr>
          <w:p w14:paraId="59AF6B79" w14:textId="0D617FE9" w:rsidR="00EB22B6" w:rsidRDefault="00EB22B6" w:rsidP="0005789C">
            <w:pPr>
              <w:rPr>
                <w:rFonts w:ascii="Arial" w:hAnsi="Arial" w:cs="Arial"/>
                <w:sz w:val="24"/>
                <w:szCs w:val="24"/>
              </w:rPr>
            </w:pPr>
            <w:r w:rsidRPr="00BC5ED9">
              <w:rPr>
                <w:rFonts w:ascii="Arial" w:hAnsi="Arial" w:cs="Arial"/>
                <w:sz w:val="24"/>
                <w:szCs w:val="24"/>
              </w:rPr>
              <w:t>Real Dishes and Silverware</w:t>
            </w:r>
          </w:p>
        </w:tc>
      </w:tr>
    </w:tbl>
    <w:p w14:paraId="73406B8B" w14:textId="77777777" w:rsidR="00796650" w:rsidRDefault="00796650" w:rsidP="00796650">
      <w:pPr>
        <w:jc w:val="center"/>
        <w:rPr>
          <w:rFonts w:ascii="Arial" w:hAnsi="Arial" w:cs="Arial"/>
          <w:b/>
          <w:bCs/>
          <w:sz w:val="28"/>
          <w:szCs w:val="28"/>
          <w:u w:val="single"/>
        </w:rPr>
      </w:pPr>
    </w:p>
    <w:p w14:paraId="4697ADA9" w14:textId="743C9872" w:rsidR="005A7A08" w:rsidRPr="005A7A08" w:rsidRDefault="005B5399" w:rsidP="005A7A08">
      <w:pPr>
        <w:rPr>
          <w:rFonts w:ascii="Arial" w:hAnsi="Arial" w:cs="Arial"/>
          <w:sz w:val="24"/>
          <w:szCs w:val="24"/>
        </w:rPr>
      </w:pPr>
      <w:r>
        <w:rPr>
          <w:rFonts w:ascii="Arial" w:hAnsi="Arial" w:cs="Arial"/>
          <w:sz w:val="24"/>
          <w:szCs w:val="24"/>
        </w:rPr>
        <w:t xml:space="preserve">The final headcounts of each event are due to the vendor Not Later Than two (2) days prior to the event. </w:t>
      </w:r>
    </w:p>
    <w:p w14:paraId="5E79A064" w14:textId="77777777" w:rsidR="00796650" w:rsidRDefault="00796650">
      <w:pPr>
        <w:spacing w:after="160" w:line="278" w:lineRule="auto"/>
        <w:rPr>
          <w:rFonts w:ascii="Arial" w:hAnsi="Arial" w:cs="Arial"/>
          <w:b/>
          <w:bCs/>
          <w:sz w:val="28"/>
          <w:szCs w:val="28"/>
          <w:u w:val="single"/>
        </w:rPr>
      </w:pPr>
      <w:r>
        <w:rPr>
          <w:rFonts w:ascii="Arial" w:hAnsi="Arial" w:cs="Arial"/>
          <w:b/>
          <w:bCs/>
          <w:sz w:val="28"/>
          <w:szCs w:val="28"/>
          <w:u w:val="single"/>
        </w:rPr>
        <w:br w:type="page"/>
      </w:r>
    </w:p>
    <w:p w14:paraId="3C80A625" w14:textId="096ABA4C" w:rsidR="00F20CB3" w:rsidRPr="00796650" w:rsidRDefault="00F20CB3" w:rsidP="00796650">
      <w:pPr>
        <w:jc w:val="center"/>
        <w:rPr>
          <w:rFonts w:ascii="Arial" w:hAnsi="Arial" w:cs="Arial"/>
          <w:b/>
          <w:bCs/>
          <w:sz w:val="28"/>
          <w:szCs w:val="28"/>
          <w:u w:val="single"/>
        </w:rPr>
      </w:pPr>
      <w:r w:rsidRPr="00796650">
        <w:rPr>
          <w:rFonts w:ascii="Arial" w:hAnsi="Arial" w:cs="Arial"/>
          <w:b/>
          <w:bCs/>
          <w:sz w:val="28"/>
          <w:szCs w:val="28"/>
          <w:u w:val="single"/>
        </w:rPr>
        <w:lastRenderedPageBreak/>
        <w:t>Suggested Menu– Can change upon discussion with vendor.</w:t>
      </w:r>
    </w:p>
    <w:p w14:paraId="7ECEDDFF" w14:textId="77777777" w:rsidR="00F20CB3" w:rsidRPr="00BC5ED9" w:rsidRDefault="00F20CB3" w:rsidP="0005789C">
      <w:pPr>
        <w:rPr>
          <w:rFonts w:ascii="Arial" w:hAnsi="Arial" w:cs="Arial"/>
          <w:sz w:val="24"/>
          <w:szCs w:val="24"/>
        </w:rPr>
      </w:pPr>
    </w:p>
    <w:p w14:paraId="219BD970" w14:textId="77777777" w:rsidR="00F20CB3" w:rsidRPr="00796650" w:rsidRDefault="00F20CB3" w:rsidP="00796650">
      <w:pPr>
        <w:jc w:val="center"/>
        <w:rPr>
          <w:rFonts w:ascii="Arial" w:hAnsi="Arial" w:cs="Arial"/>
          <w:b/>
          <w:bCs/>
          <w:sz w:val="24"/>
          <w:szCs w:val="24"/>
          <w:u w:val="single"/>
        </w:rPr>
      </w:pPr>
      <w:r w:rsidRPr="00796650">
        <w:rPr>
          <w:rFonts w:ascii="Arial" w:hAnsi="Arial" w:cs="Arial"/>
          <w:b/>
          <w:bCs/>
          <w:sz w:val="24"/>
          <w:szCs w:val="24"/>
          <w:u w:val="single"/>
        </w:rPr>
        <w:t>NSS-REP – 2026 Meals</w:t>
      </w:r>
    </w:p>
    <w:p w14:paraId="72F172A7" w14:textId="77777777" w:rsidR="00F20CB3" w:rsidRPr="00796650" w:rsidRDefault="00F20CB3" w:rsidP="00F20CB3">
      <w:pPr>
        <w:rPr>
          <w:rFonts w:ascii="Arial" w:hAnsi="Arial" w:cs="Arial"/>
          <w:b/>
          <w:bCs/>
          <w:sz w:val="24"/>
          <w:szCs w:val="24"/>
        </w:rPr>
      </w:pPr>
      <w:r w:rsidRPr="00796650">
        <w:rPr>
          <w:rFonts w:ascii="Arial" w:hAnsi="Arial" w:cs="Arial"/>
          <w:b/>
          <w:bCs/>
          <w:sz w:val="24"/>
          <w:szCs w:val="24"/>
        </w:rPr>
        <w:t>June 1</w:t>
      </w:r>
      <w:r w:rsidRPr="00796650">
        <w:rPr>
          <w:rFonts w:ascii="Arial" w:hAnsi="Arial" w:cs="Arial"/>
          <w:b/>
          <w:bCs/>
          <w:sz w:val="24"/>
          <w:szCs w:val="24"/>
          <w:vertAlign w:val="superscript"/>
        </w:rPr>
        <w:t>st</w:t>
      </w:r>
      <w:r w:rsidRPr="00796650">
        <w:rPr>
          <w:rFonts w:ascii="Arial" w:hAnsi="Arial" w:cs="Arial"/>
          <w:b/>
          <w:bCs/>
          <w:sz w:val="24"/>
          <w:szCs w:val="24"/>
        </w:rPr>
        <w:t xml:space="preserve"> (Monday)</w:t>
      </w:r>
    </w:p>
    <w:p w14:paraId="33C8701F" w14:textId="5FE652B5" w:rsidR="00F20CB3" w:rsidRPr="00796650" w:rsidRDefault="00F20CB3" w:rsidP="00F20CB3">
      <w:pPr>
        <w:rPr>
          <w:rFonts w:ascii="Arial" w:hAnsi="Arial" w:cs="Arial"/>
          <w:sz w:val="24"/>
          <w:szCs w:val="24"/>
          <w:u w:val="single"/>
        </w:rPr>
      </w:pPr>
      <w:r w:rsidRPr="00796650">
        <w:rPr>
          <w:rFonts w:ascii="Arial" w:hAnsi="Arial" w:cs="Arial"/>
          <w:sz w:val="24"/>
          <w:szCs w:val="24"/>
          <w:u w:val="single"/>
        </w:rPr>
        <w:t xml:space="preserve">Lunch Buffet includes the following: (per person) </w:t>
      </w:r>
    </w:p>
    <w:p w14:paraId="2B822E0E"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Garden Salad with Ranch and Balsamic Dressing</w:t>
      </w:r>
    </w:p>
    <w:p w14:paraId="3C2D8BEE"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Garlic Bread</w:t>
      </w:r>
    </w:p>
    <w:p w14:paraId="3A5DEFD2"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Choice of 2 pastas: Cavatappi &amp; Stuffed Shells</w:t>
      </w:r>
    </w:p>
    <w:p w14:paraId="40C61445"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Choice of 2 sauces: Basil Pomodoro &amp; Pesto Alfredo</w:t>
      </w:r>
    </w:p>
    <w:p w14:paraId="0A0471C3"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Choice of 2 proteins: Grilled Chicken &amp; Meatballs</w:t>
      </w:r>
    </w:p>
    <w:p w14:paraId="678CFF62"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Chef Choice Dessert Station</w:t>
      </w:r>
    </w:p>
    <w:p w14:paraId="272E3FA0" w14:textId="2A911C4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r>
      <w:r w:rsidR="00023C98">
        <w:rPr>
          <w:rFonts w:ascii="Arial" w:hAnsi="Arial" w:cs="Arial"/>
          <w:sz w:val="24"/>
          <w:szCs w:val="24"/>
        </w:rPr>
        <w:t xml:space="preserve"> </w:t>
      </w:r>
      <w:r w:rsidRPr="00BC5ED9">
        <w:rPr>
          <w:rFonts w:ascii="Arial" w:hAnsi="Arial" w:cs="Arial"/>
          <w:sz w:val="24"/>
          <w:szCs w:val="24"/>
        </w:rPr>
        <w:t xml:space="preserve">Unsweetened Iced Tea (per gallon) </w:t>
      </w:r>
    </w:p>
    <w:p w14:paraId="344B9B9E" w14:textId="5F526EFB"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r>
      <w:r w:rsidR="00023C98">
        <w:rPr>
          <w:rFonts w:ascii="Arial" w:hAnsi="Arial" w:cs="Arial"/>
          <w:sz w:val="24"/>
          <w:szCs w:val="24"/>
        </w:rPr>
        <w:t xml:space="preserve"> </w:t>
      </w:r>
      <w:r w:rsidRPr="00BC5ED9">
        <w:rPr>
          <w:rFonts w:ascii="Arial" w:hAnsi="Arial" w:cs="Arial"/>
          <w:sz w:val="24"/>
          <w:szCs w:val="24"/>
        </w:rPr>
        <w:t>Water</w:t>
      </w:r>
    </w:p>
    <w:p w14:paraId="7915ED88" w14:textId="1175D5EA" w:rsidR="00796650" w:rsidRPr="00BC5ED9" w:rsidRDefault="00796650" w:rsidP="00796650">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r>
      <w:r>
        <w:rPr>
          <w:rFonts w:ascii="Arial" w:hAnsi="Arial" w:cs="Arial"/>
          <w:sz w:val="24"/>
          <w:szCs w:val="24"/>
        </w:rPr>
        <w:t xml:space="preserve"> </w:t>
      </w:r>
      <w:r w:rsidRPr="00BC5ED9">
        <w:rPr>
          <w:rFonts w:ascii="Arial" w:hAnsi="Arial" w:cs="Arial"/>
          <w:sz w:val="24"/>
          <w:szCs w:val="24"/>
        </w:rPr>
        <w:t xml:space="preserve">Coffee Service (includes 1 gal each of reg, decaf, &amp; hot tea) </w:t>
      </w:r>
    </w:p>
    <w:p w14:paraId="663F95B7" w14:textId="77777777" w:rsidR="00F20CB3" w:rsidRPr="00BC5ED9" w:rsidRDefault="00F20CB3" w:rsidP="00F20CB3">
      <w:pPr>
        <w:rPr>
          <w:rFonts w:ascii="Arial" w:hAnsi="Arial" w:cs="Arial"/>
          <w:sz w:val="24"/>
          <w:szCs w:val="24"/>
        </w:rPr>
      </w:pPr>
    </w:p>
    <w:p w14:paraId="305F6C6A" w14:textId="6437C368" w:rsidR="00F20CB3" w:rsidRPr="00796650" w:rsidRDefault="00F20CB3" w:rsidP="00F20CB3">
      <w:pPr>
        <w:rPr>
          <w:rFonts w:ascii="Arial" w:hAnsi="Arial" w:cs="Arial"/>
          <w:b/>
          <w:bCs/>
          <w:sz w:val="24"/>
          <w:szCs w:val="24"/>
        </w:rPr>
      </w:pPr>
      <w:r w:rsidRPr="00796650">
        <w:rPr>
          <w:rFonts w:ascii="Arial" w:hAnsi="Arial" w:cs="Arial"/>
          <w:b/>
          <w:bCs/>
          <w:sz w:val="24"/>
          <w:szCs w:val="24"/>
        </w:rPr>
        <w:t>June 1</w:t>
      </w:r>
      <w:r w:rsidRPr="00796650">
        <w:rPr>
          <w:rFonts w:ascii="Arial" w:hAnsi="Arial" w:cs="Arial"/>
          <w:b/>
          <w:bCs/>
          <w:sz w:val="24"/>
          <w:szCs w:val="24"/>
          <w:vertAlign w:val="superscript"/>
        </w:rPr>
        <w:t>st</w:t>
      </w:r>
      <w:r w:rsidR="00796650" w:rsidRPr="00796650">
        <w:rPr>
          <w:rFonts w:ascii="Arial" w:hAnsi="Arial" w:cs="Arial"/>
          <w:b/>
          <w:bCs/>
          <w:sz w:val="24"/>
          <w:szCs w:val="24"/>
        </w:rPr>
        <w:t xml:space="preserve">- Dinner </w:t>
      </w:r>
      <w:r w:rsidRPr="00796650">
        <w:rPr>
          <w:rFonts w:ascii="Arial" w:hAnsi="Arial" w:cs="Arial"/>
          <w:b/>
          <w:bCs/>
          <w:sz w:val="24"/>
          <w:szCs w:val="24"/>
        </w:rPr>
        <w:t>(</w:t>
      </w:r>
      <w:r w:rsidR="00796650" w:rsidRPr="00796650">
        <w:rPr>
          <w:rFonts w:ascii="Arial" w:hAnsi="Arial" w:cs="Arial"/>
          <w:b/>
          <w:bCs/>
          <w:sz w:val="24"/>
          <w:szCs w:val="24"/>
        </w:rPr>
        <w:t>Monday</w:t>
      </w:r>
      <w:r w:rsidRPr="00796650">
        <w:rPr>
          <w:rFonts w:ascii="Arial" w:hAnsi="Arial" w:cs="Arial"/>
          <w:b/>
          <w:bCs/>
          <w:sz w:val="24"/>
          <w:szCs w:val="24"/>
        </w:rPr>
        <w:t>)</w:t>
      </w:r>
    </w:p>
    <w:p w14:paraId="57CEFDAA" w14:textId="5FF5B1B9" w:rsidR="00F20CB3" w:rsidRPr="00796650" w:rsidRDefault="00796650" w:rsidP="00F20CB3">
      <w:pPr>
        <w:tabs>
          <w:tab w:val="left" w:pos="576"/>
          <w:tab w:val="left" w:pos="1152"/>
          <w:tab w:val="left" w:pos="1728"/>
        </w:tabs>
        <w:suppressAutoHyphens/>
        <w:rPr>
          <w:rFonts w:ascii="Arial" w:hAnsi="Arial" w:cs="Arial"/>
          <w:sz w:val="24"/>
          <w:szCs w:val="24"/>
        </w:rPr>
      </w:pPr>
      <w:r>
        <w:rPr>
          <w:rFonts w:ascii="Arial" w:hAnsi="Arial" w:cs="Arial"/>
          <w:b/>
          <w:bCs/>
          <w:sz w:val="24"/>
          <w:szCs w:val="24"/>
        </w:rPr>
        <w:tab/>
      </w:r>
      <w:r w:rsidR="00F20CB3" w:rsidRPr="00796650">
        <w:rPr>
          <w:rFonts w:ascii="Arial" w:hAnsi="Arial" w:cs="Arial"/>
          <w:sz w:val="24"/>
          <w:szCs w:val="24"/>
        </w:rPr>
        <w:t xml:space="preserve">Gourmet Soup and Salad Bar with added Protein &amp; Sides </w:t>
      </w:r>
    </w:p>
    <w:p w14:paraId="3AE656D3"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Ham and Bean Soup</w:t>
      </w:r>
    </w:p>
    <w:p w14:paraId="319D9DFE"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Roasted Red Pepper &amp; Guoda Bisque</w:t>
      </w:r>
    </w:p>
    <w:p w14:paraId="06C2DBBD"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Saltine Crackers</w:t>
      </w:r>
    </w:p>
    <w:p w14:paraId="7C74998E"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Warm Rolls with Butter</w:t>
      </w:r>
    </w:p>
    <w:p w14:paraId="2033C9C2"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Salad Bar with Assorted Toppings and Dressings</w:t>
      </w:r>
    </w:p>
    <w:p w14:paraId="7DCFE3FA"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Grilled Chicken, Bacon, Egg, Cheese</w:t>
      </w:r>
    </w:p>
    <w:p w14:paraId="2B69D91F"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Cucumbers, Tomatoes, Red Onion, and Crotons</w:t>
      </w:r>
    </w:p>
    <w:p w14:paraId="16BB31F0"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 xml:space="preserve">Assorted Fresh Baked Cookies </w:t>
      </w:r>
    </w:p>
    <w:p w14:paraId="26777617"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 xml:space="preserve">Unsweetened Iced Tea (per gallon) </w:t>
      </w:r>
    </w:p>
    <w:p w14:paraId="4FFA2925"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Water</w:t>
      </w:r>
    </w:p>
    <w:p w14:paraId="4B0953A5"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 xml:space="preserve">Coffee Service (includes 1 gal each of reg, decaf, &amp; hot tea) </w:t>
      </w:r>
    </w:p>
    <w:p w14:paraId="33032473" w14:textId="77777777" w:rsidR="00796650" w:rsidRDefault="00796650" w:rsidP="00F20CB3">
      <w:pPr>
        <w:rPr>
          <w:rFonts w:ascii="Arial" w:hAnsi="Arial" w:cs="Arial"/>
          <w:sz w:val="24"/>
          <w:szCs w:val="24"/>
        </w:rPr>
      </w:pPr>
    </w:p>
    <w:p w14:paraId="3FDACDAA" w14:textId="709C30A5" w:rsidR="00F20CB3" w:rsidRPr="00796650" w:rsidRDefault="00F20CB3" w:rsidP="00F20CB3">
      <w:pPr>
        <w:rPr>
          <w:rFonts w:ascii="Arial" w:hAnsi="Arial" w:cs="Arial"/>
          <w:b/>
          <w:bCs/>
          <w:sz w:val="24"/>
          <w:szCs w:val="24"/>
        </w:rPr>
      </w:pPr>
      <w:r w:rsidRPr="00796650">
        <w:rPr>
          <w:rFonts w:ascii="Arial" w:hAnsi="Arial" w:cs="Arial"/>
          <w:b/>
          <w:bCs/>
          <w:sz w:val="24"/>
          <w:szCs w:val="24"/>
        </w:rPr>
        <w:t>June 2</w:t>
      </w:r>
      <w:r w:rsidRPr="00796650">
        <w:rPr>
          <w:rFonts w:ascii="Arial" w:hAnsi="Arial" w:cs="Arial"/>
          <w:b/>
          <w:bCs/>
          <w:sz w:val="24"/>
          <w:szCs w:val="24"/>
          <w:vertAlign w:val="superscript"/>
        </w:rPr>
        <w:t>nd</w:t>
      </w:r>
      <w:r w:rsidRPr="00796650">
        <w:rPr>
          <w:rFonts w:ascii="Arial" w:hAnsi="Arial" w:cs="Arial"/>
          <w:b/>
          <w:bCs/>
          <w:sz w:val="24"/>
          <w:szCs w:val="24"/>
        </w:rPr>
        <w:t xml:space="preserve"> (Tuesday)</w:t>
      </w:r>
    </w:p>
    <w:p w14:paraId="4810BBBD" w14:textId="6F694893" w:rsidR="00F20CB3" w:rsidRPr="00796650" w:rsidRDefault="00F20CB3" w:rsidP="00F20CB3">
      <w:pPr>
        <w:rPr>
          <w:rFonts w:ascii="Arial" w:hAnsi="Arial" w:cs="Arial"/>
          <w:sz w:val="24"/>
          <w:szCs w:val="24"/>
          <w:u w:val="single"/>
        </w:rPr>
      </w:pPr>
      <w:r w:rsidRPr="00796650">
        <w:rPr>
          <w:rFonts w:ascii="Arial" w:hAnsi="Arial" w:cs="Arial"/>
          <w:sz w:val="24"/>
          <w:szCs w:val="24"/>
          <w:u w:val="single"/>
        </w:rPr>
        <w:t xml:space="preserve">Lunch Buffet includes the following: (per person) </w:t>
      </w:r>
    </w:p>
    <w:p w14:paraId="44FF185A"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Garden Salad with Ranch and Balsamic Dressing</w:t>
      </w:r>
    </w:p>
    <w:p w14:paraId="0956149B"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Garlic Bread</w:t>
      </w:r>
    </w:p>
    <w:p w14:paraId="466144F7"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Choice of 2 starches: Roasted Potatoes &amp; Macaroni &amp; Cheese</w:t>
      </w:r>
    </w:p>
    <w:p w14:paraId="1C9F9C96"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Choice of 2 vegetables: Glazed Green Beans &amp; Roasted Cauliflower</w:t>
      </w:r>
    </w:p>
    <w:p w14:paraId="3246ECB3"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Choice of 2 proteins: Grilled Salmon &amp; Beef Tenderloin</w:t>
      </w:r>
    </w:p>
    <w:p w14:paraId="65F3706F"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Chef Choice Dessert Station</w:t>
      </w:r>
    </w:p>
    <w:p w14:paraId="472D3142" w14:textId="257B8F7C"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r>
      <w:r w:rsidR="00023C98">
        <w:rPr>
          <w:rFonts w:ascii="Arial" w:hAnsi="Arial" w:cs="Arial"/>
          <w:sz w:val="24"/>
          <w:szCs w:val="24"/>
        </w:rPr>
        <w:t xml:space="preserve"> </w:t>
      </w:r>
      <w:r w:rsidRPr="00BC5ED9">
        <w:rPr>
          <w:rFonts w:ascii="Arial" w:hAnsi="Arial" w:cs="Arial"/>
          <w:sz w:val="24"/>
          <w:szCs w:val="24"/>
        </w:rPr>
        <w:t xml:space="preserve">Unsweetened Iced Tea (per gallon) </w:t>
      </w:r>
    </w:p>
    <w:p w14:paraId="2BC79023" w14:textId="748D354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r>
      <w:r w:rsidR="00023C98">
        <w:rPr>
          <w:rFonts w:ascii="Arial" w:hAnsi="Arial" w:cs="Arial"/>
          <w:sz w:val="24"/>
          <w:szCs w:val="24"/>
        </w:rPr>
        <w:t xml:space="preserve"> </w:t>
      </w:r>
      <w:r w:rsidRPr="00BC5ED9">
        <w:rPr>
          <w:rFonts w:ascii="Arial" w:hAnsi="Arial" w:cs="Arial"/>
          <w:sz w:val="24"/>
          <w:szCs w:val="24"/>
        </w:rPr>
        <w:t>Water</w:t>
      </w:r>
    </w:p>
    <w:p w14:paraId="21F15C6B" w14:textId="3F3AC794" w:rsidR="00F20CB3" w:rsidRPr="00BC5ED9" w:rsidRDefault="00F20CB3" w:rsidP="00F20CB3">
      <w:pPr>
        <w:rPr>
          <w:rFonts w:ascii="Arial" w:hAnsi="Arial" w:cs="Arial"/>
          <w:sz w:val="24"/>
          <w:szCs w:val="24"/>
        </w:rPr>
      </w:pPr>
      <w:r w:rsidRPr="00BC5ED9">
        <w:rPr>
          <w:rFonts w:ascii="Arial" w:hAnsi="Arial" w:cs="Arial"/>
          <w:sz w:val="24"/>
          <w:szCs w:val="24"/>
        </w:rPr>
        <w:tab/>
      </w:r>
      <w:r w:rsidR="00023C98">
        <w:rPr>
          <w:rFonts w:ascii="Arial" w:hAnsi="Arial" w:cs="Arial"/>
          <w:sz w:val="24"/>
          <w:szCs w:val="24"/>
        </w:rPr>
        <w:t xml:space="preserve"> </w:t>
      </w:r>
      <w:r w:rsidRPr="00BC5ED9">
        <w:rPr>
          <w:rFonts w:ascii="Arial" w:hAnsi="Arial" w:cs="Arial"/>
          <w:sz w:val="24"/>
          <w:szCs w:val="24"/>
        </w:rPr>
        <w:t>Coffee Service (includes 1 gal each of reg, decaf, &amp; hot tea)</w:t>
      </w:r>
    </w:p>
    <w:p w14:paraId="43733635" w14:textId="77777777" w:rsidR="00F20CB3" w:rsidRPr="00BC5ED9" w:rsidRDefault="00F20CB3" w:rsidP="00F20CB3">
      <w:pPr>
        <w:rPr>
          <w:rFonts w:ascii="Arial" w:hAnsi="Arial" w:cs="Arial"/>
          <w:sz w:val="24"/>
          <w:szCs w:val="24"/>
        </w:rPr>
      </w:pPr>
    </w:p>
    <w:p w14:paraId="35F37814" w14:textId="77777777" w:rsidR="00F20CB3" w:rsidRPr="00796650" w:rsidRDefault="00F20CB3" w:rsidP="00F20CB3">
      <w:pPr>
        <w:rPr>
          <w:rFonts w:ascii="Arial" w:hAnsi="Arial" w:cs="Arial"/>
          <w:b/>
          <w:bCs/>
          <w:sz w:val="24"/>
          <w:szCs w:val="24"/>
        </w:rPr>
      </w:pPr>
      <w:r w:rsidRPr="00796650">
        <w:rPr>
          <w:rFonts w:ascii="Arial" w:hAnsi="Arial" w:cs="Arial"/>
          <w:b/>
          <w:bCs/>
          <w:sz w:val="24"/>
          <w:szCs w:val="24"/>
        </w:rPr>
        <w:t>June 3</w:t>
      </w:r>
      <w:r w:rsidRPr="00796650">
        <w:rPr>
          <w:rFonts w:ascii="Arial" w:hAnsi="Arial" w:cs="Arial"/>
          <w:b/>
          <w:bCs/>
          <w:sz w:val="24"/>
          <w:szCs w:val="24"/>
          <w:vertAlign w:val="superscript"/>
        </w:rPr>
        <w:t>rd</w:t>
      </w:r>
      <w:r w:rsidRPr="00796650">
        <w:rPr>
          <w:rFonts w:ascii="Arial" w:hAnsi="Arial" w:cs="Arial"/>
          <w:b/>
          <w:bCs/>
          <w:sz w:val="24"/>
          <w:szCs w:val="24"/>
        </w:rPr>
        <w:t xml:space="preserve"> (Wednesday)</w:t>
      </w:r>
    </w:p>
    <w:p w14:paraId="58527586" w14:textId="351215FB" w:rsidR="00F20CB3" w:rsidRPr="00796650" w:rsidRDefault="00F20CB3" w:rsidP="00F20CB3">
      <w:pPr>
        <w:tabs>
          <w:tab w:val="left" w:pos="576"/>
          <w:tab w:val="left" w:pos="1152"/>
          <w:tab w:val="left" w:pos="1728"/>
        </w:tabs>
        <w:suppressAutoHyphens/>
        <w:rPr>
          <w:rFonts w:ascii="Arial" w:hAnsi="Arial" w:cs="Arial"/>
          <w:sz w:val="24"/>
          <w:szCs w:val="24"/>
          <w:u w:val="single"/>
        </w:rPr>
      </w:pPr>
      <w:r w:rsidRPr="00796650">
        <w:rPr>
          <w:rFonts w:ascii="Arial" w:hAnsi="Arial" w:cs="Arial"/>
          <w:sz w:val="24"/>
          <w:szCs w:val="24"/>
          <w:u w:val="single"/>
        </w:rPr>
        <w:t xml:space="preserve">Lunch Buffet includes the following: (per person) </w:t>
      </w:r>
    </w:p>
    <w:p w14:paraId="6E7382D9" w14:textId="4A46BD15"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 xml:space="preserve">Garden Salad with Ranch and </w:t>
      </w:r>
      <w:r w:rsidR="00044D53" w:rsidRPr="00BC5ED9">
        <w:rPr>
          <w:rFonts w:ascii="Arial" w:hAnsi="Arial" w:cs="Arial"/>
          <w:sz w:val="24"/>
          <w:szCs w:val="24"/>
        </w:rPr>
        <w:t>Balsamic</w:t>
      </w:r>
    </w:p>
    <w:p w14:paraId="606FB19F"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Dinner Rolls with Butter</w:t>
      </w:r>
    </w:p>
    <w:p w14:paraId="37FE0517"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Bruschetta Chicken</w:t>
      </w:r>
    </w:p>
    <w:p w14:paraId="27162583"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lastRenderedPageBreak/>
        <w:tab/>
        <w:t>Wild Rice Pilaf</w:t>
      </w:r>
    </w:p>
    <w:p w14:paraId="17A9EA7C"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Chef Choice Roasted Vegetable</w:t>
      </w:r>
    </w:p>
    <w:p w14:paraId="6C954CFE" w14:textId="24518E00"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Brownies (by doz</w:t>
      </w:r>
      <w:r w:rsidR="00044D53" w:rsidRPr="00BC5ED9">
        <w:rPr>
          <w:rFonts w:ascii="Arial" w:hAnsi="Arial" w:cs="Arial"/>
          <w:sz w:val="24"/>
          <w:szCs w:val="24"/>
        </w:rPr>
        <w:t>.</w:t>
      </w:r>
      <w:r w:rsidRPr="00BC5ED9">
        <w:rPr>
          <w:rFonts w:ascii="Arial" w:hAnsi="Arial" w:cs="Arial"/>
          <w:sz w:val="24"/>
          <w:szCs w:val="24"/>
        </w:rPr>
        <w:t xml:space="preserve">) </w:t>
      </w:r>
    </w:p>
    <w:p w14:paraId="36B7A416"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 xml:space="preserve">Unsweetened Iced Tea (per gallon) </w:t>
      </w:r>
    </w:p>
    <w:p w14:paraId="3E1EA48D"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Water</w:t>
      </w:r>
    </w:p>
    <w:p w14:paraId="389B96C8" w14:textId="77777777" w:rsidR="00F20CB3" w:rsidRPr="00BC5ED9" w:rsidRDefault="00F20CB3" w:rsidP="00F20CB3">
      <w:pPr>
        <w:tabs>
          <w:tab w:val="left" w:pos="576"/>
          <w:tab w:val="left" w:pos="1152"/>
          <w:tab w:val="left" w:pos="1728"/>
        </w:tabs>
        <w:suppressAutoHyphens/>
        <w:rPr>
          <w:rFonts w:ascii="Arial" w:hAnsi="Arial" w:cs="Arial"/>
          <w:color w:val="FF0000"/>
          <w:sz w:val="24"/>
          <w:szCs w:val="24"/>
        </w:rPr>
      </w:pPr>
      <w:r w:rsidRPr="00BC5ED9">
        <w:rPr>
          <w:rFonts w:ascii="Arial" w:hAnsi="Arial" w:cs="Arial"/>
          <w:sz w:val="24"/>
          <w:szCs w:val="24"/>
        </w:rPr>
        <w:tab/>
        <w:t xml:space="preserve">Coffee Service (includes 1 gal each of reg, decaf, &amp; hot tea) </w:t>
      </w:r>
    </w:p>
    <w:p w14:paraId="43F43D2A" w14:textId="77777777" w:rsidR="00F20CB3" w:rsidRPr="00BC5ED9" w:rsidRDefault="00F20CB3" w:rsidP="00F20CB3">
      <w:pPr>
        <w:rPr>
          <w:rFonts w:ascii="Arial" w:hAnsi="Arial" w:cs="Arial"/>
          <w:b/>
          <w:bCs/>
          <w:sz w:val="24"/>
          <w:szCs w:val="24"/>
        </w:rPr>
      </w:pPr>
    </w:p>
    <w:p w14:paraId="0BDB4B2E" w14:textId="77777777" w:rsidR="00F20CB3" w:rsidRPr="00796650" w:rsidRDefault="00F20CB3" w:rsidP="00796650">
      <w:pPr>
        <w:jc w:val="center"/>
        <w:rPr>
          <w:rFonts w:ascii="Arial" w:hAnsi="Arial" w:cs="Arial"/>
          <w:b/>
          <w:bCs/>
          <w:sz w:val="24"/>
          <w:szCs w:val="24"/>
          <w:u w:val="single"/>
        </w:rPr>
      </w:pPr>
      <w:r w:rsidRPr="00796650">
        <w:rPr>
          <w:rFonts w:ascii="Arial" w:hAnsi="Arial" w:cs="Arial"/>
          <w:b/>
          <w:bCs/>
          <w:sz w:val="24"/>
          <w:szCs w:val="24"/>
          <w:u w:val="single"/>
        </w:rPr>
        <w:t>NSS-DEP – 2026 Meals</w:t>
      </w:r>
    </w:p>
    <w:p w14:paraId="76DFCBCB" w14:textId="77777777" w:rsidR="00F20CB3" w:rsidRPr="00796650" w:rsidRDefault="00F20CB3" w:rsidP="00F20CB3">
      <w:pPr>
        <w:rPr>
          <w:rFonts w:ascii="Arial" w:hAnsi="Arial" w:cs="Arial"/>
          <w:b/>
          <w:bCs/>
          <w:sz w:val="24"/>
          <w:szCs w:val="24"/>
        </w:rPr>
      </w:pPr>
      <w:r w:rsidRPr="00796650">
        <w:rPr>
          <w:rFonts w:ascii="Arial" w:hAnsi="Arial" w:cs="Arial"/>
          <w:b/>
          <w:bCs/>
          <w:sz w:val="24"/>
          <w:szCs w:val="24"/>
        </w:rPr>
        <w:t>June 22</w:t>
      </w:r>
      <w:r w:rsidRPr="00796650">
        <w:rPr>
          <w:rFonts w:ascii="Arial" w:hAnsi="Arial" w:cs="Arial"/>
          <w:b/>
          <w:bCs/>
          <w:sz w:val="24"/>
          <w:szCs w:val="24"/>
          <w:vertAlign w:val="superscript"/>
        </w:rPr>
        <w:t>nd</w:t>
      </w:r>
      <w:r w:rsidRPr="00796650">
        <w:rPr>
          <w:rFonts w:ascii="Arial" w:hAnsi="Arial" w:cs="Arial"/>
          <w:b/>
          <w:bCs/>
          <w:sz w:val="24"/>
          <w:szCs w:val="24"/>
        </w:rPr>
        <w:t xml:space="preserve"> (Monday)</w:t>
      </w:r>
    </w:p>
    <w:p w14:paraId="029A31C5" w14:textId="11E20B4A" w:rsidR="00F20CB3" w:rsidRPr="00796650" w:rsidRDefault="00F20CB3" w:rsidP="00F20CB3">
      <w:pPr>
        <w:rPr>
          <w:rFonts w:ascii="Arial" w:hAnsi="Arial" w:cs="Arial"/>
          <w:sz w:val="24"/>
          <w:szCs w:val="24"/>
          <w:u w:val="single"/>
        </w:rPr>
      </w:pPr>
      <w:r w:rsidRPr="00796650">
        <w:rPr>
          <w:rFonts w:ascii="Arial" w:hAnsi="Arial" w:cs="Arial"/>
          <w:sz w:val="24"/>
          <w:szCs w:val="24"/>
          <w:u w:val="single"/>
        </w:rPr>
        <w:t xml:space="preserve">Lunch Buffet includes the following: (per person) </w:t>
      </w:r>
    </w:p>
    <w:p w14:paraId="70741254"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Garden Salad with Ranch and Balsamic Dressing</w:t>
      </w:r>
    </w:p>
    <w:p w14:paraId="2FF01076"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Garlic Bread</w:t>
      </w:r>
    </w:p>
    <w:p w14:paraId="27B457A9"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Choice of 2 pastas: Cavatappi &amp; Stuffed Shells</w:t>
      </w:r>
    </w:p>
    <w:p w14:paraId="4C93AB3C"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Choice of 2 sauces: Basil Pomodoro &amp; Pesto Alfredo</w:t>
      </w:r>
    </w:p>
    <w:p w14:paraId="581D0984"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Choice of 2 proteins: Grilled Chicken &amp; Meatballs</w:t>
      </w:r>
    </w:p>
    <w:p w14:paraId="6D02FC4B" w14:textId="77777777" w:rsidR="00F20CB3" w:rsidRPr="00BC5ED9" w:rsidRDefault="00F20CB3" w:rsidP="00F20CB3">
      <w:pPr>
        <w:ind w:firstLine="720"/>
        <w:rPr>
          <w:rFonts w:ascii="Arial" w:hAnsi="Arial" w:cs="Arial"/>
          <w:sz w:val="24"/>
          <w:szCs w:val="24"/>
        </w:rPr>
      </w:pPr>
      <w:r w:rsidRPr="00BC5ED9">
        <w:rPr>
          <w:rFonts w:ascii="Arial" w:hAnsi="Arial" w:cs="Arial"/>
          <w:sz w:val="24"/>
          <w:szCs w:val="24"/>
        </w:rPr>
        <w:t>Chef Choice Dessert Station</w:t>
      </w:r>
    </w:p>
    <w:p w14:paraId="2695C64E" w14:textId="2D40B2C0"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r>
      <w:r w:rsidR="00023C98">
        <w:rPr>
          <w:rFonts w:ascii="Arial" w:hAnsi="Arial" w:cs="Arial"/>
          <w:sz w:val="24"/>
          <w:szCs w:val="24"/>
        </w:rPr>
        <w:t xml:space="preserve"> </w:t>
      </w:r>
      <w:r w:rsidRPr="00BC5ED9">
        <w:rPr>
          <w:rFonts w:ascii="Arial" w:hAnsi="Arial" w:cs="Arial"/>
          <w:sz w:val="24"/>
          <w:szCs w:val="24"/>
        </w:rPr>
        <w:t xml:space="preserve">Unsweetened Iced Tea (per gallon) </w:t>
      </w:r>
    </w:p>
    <w:p w14:paraId="5AE557F4" w14:textId="3C0FC5B2"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r>
      <w:r w:rsidR="00023C98">
        <w:rPr>
          <w:rFonts w:ascii="Arial" w:hAnsi="Arial" w:cs="Arial"/>
          <w:sz w:val="24"/>
          <w:szCs w:val="24"/>
        </w:rPr>
        <w:t xml:space="preserve"> </w:t>
      </w:r>
      <w:r w:rsidRPr="00BC5ED9">
        <w:rPr>
          <w:rFonts w:ascii="Arial" w:hAnsi="Arial" w:cs="Arial"/>
          <w:sz w:val="24"/>
          <w:szCs w:val="24"/>
        </w:rPr>
        <w:t>Water</w:t>
      </w:r>
    </w:p>
    <w:p w14:paraId="2B6C1FA2" w14:textId="2023CB2A"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r>
      <w:r w:rsidR="00023C98">
        <w:rPr>
          <w:rFonts w:ascii="Arial" w:hAnsi="Arial" w:cs="Arial"/>
          <w:sz w:val="24"/>
          <w:szCs w:val="24"/>
        </w:rPr>
        <w:t xml:space="preserve"> </w:t>
      </w:r>
      <w:r w:rsidRPr="00BC5ED9">
        <w:rPr>
          <w:rFonts w:ascii="Arial" w:hAnsi="Arial" w:cs="Arial"/>
          <w:sz w:val="24"/>
          <w:szCs w:val="24"/>
        </w:rPr>
        <w:t xml:space="preserve">Coffee Service (includes 1 gal each of reg, decaf, &amp; hot tea) </w:t>
      </w:r>
    </w:p>
    <w:p w14:paraId="6E064438" w14:textId="77777777" w:rsidR="00F20CB3" w:rsidRPr="00BC5ED9" w:rsidRDefault="00F20CB3" w:rsidP="00F20CB3">
      <w:pPr>
        <w:tabs>
          <w:tab w:val="left" w:pos="576"/>
          <w:tab w:val="left" w:pos="1152"/>
          <w:tab w:val="left" w:pos="1728"/>
        </w:tabs>
        <w:suppressAutoHyphens/>
        <w:rPr>
          <w:rFonts w:ascii="Arial" w:hAnsi="Arial" w:cs="Arial"/>
          <w:sz w:val="24"/>
          <w:szCs w:val="24"/>
        </w:rPr>
      </w:pPr>
    </w:p>
    <w:p w14:paraId="0174054B" w14:textId="269DD680" w:rsidR="00F20CB3" w:rsidRPr="00796650" w:rsidRDefault="00F20CB3" w:rsidP="00F20CB3">
      <w:pPr>
        <w:rPr>
          <w:rFonts w:ascii="Arial" w:hAnsi="Arial" w:cs="Arial"/>
          <w:b/>
          <w:bCs/>
          <w:sz w:val="24"/>
          <w:szCs w:val="24"/>
        </w:rPr>
      </w:pPr>
      <w:r w:rsidRPr="00796650">
        <w:rPr>
          <w:rFonts w:ascii="Arial" w:hAnsi="Arial" w:cs="Arial"/>
          <w:b/>
          <w:bCs/>
          <w:sz w:val="24"/>
          <w:szCs w:val="24"/>
        </w:rPr>
        <w:t>June 23</w:t>
      </w:r>
      <w:r w:rsidRPr="00796650">
        <w:rPr>
          <w:rFonts w:ascii="Arial" w:hAnsi="Arial" w:cs="Arial"/>
          <w:b/>
          <w:bCs/>
          <w:sz w:val="24"/>
          <w:szCs w:val="24"/>
          <w:vertAlign w:val="superscript"/>
        </w:rPr>
        <w:t>rd</w:t>
      </w:r>
      <w:r w:rsidRPr="00796650">
        <w:rPr>
          <w:rFonts w:ascii="Arial" w:hAnsi="Arial" w:cs="Arial"/>
          <w:b/>
          <w:bCs/>
          <w:sz w:val="24"/>
          <w:szCs w:val="24"/>
        </w:rPr>
        <w:t xml:space="preserve"> </w:t>
      </w:r>
      <w:r w:rsidR="00796650" w:rsidRPr="00796650">
        <w:rPr>
          <w:rFonts w:ascii="Arial" w:hAnsi="Arial" w:cs="Arial"/>
          <w:b/>
          <w:bCs/>
          <w:sz w:val="24"/>
          <w:szCs w:val="24"/>
        </w:rPr>
        <w:t xml:space="preserve">Dinner </w:t>
      </w:r>
      <w:r w:rsidRPr="00796650">
        <w:rPr>
          <w:rFonts w:ascii="Arial" w:hAnsi="Arial" w:cs="Arial"/>
          <w:b/>
          <w:bCs/>
          <w:sz w:val="24"/>
          <w:szCs w:val="24"/>
        </w:rPr>
        <w:t>(Tuesday)</w:t>
      </w:r>
    </w:p>
    <w:p w14:paraId="5AFBC5EB" w14:textId="0977BC79" w:rsidR="00F20CB3" w:rsidRPr="00796650" w:rsidRDefault="00796650" w:rsidP="00F20CB3">
      <w:pPr>
        <w:tabs>
          <w:tab w:val="left" w:pos="576"/>
          <w:tab w:val="left" w:pos="1152"/>
          <w:tab w:val="left" w:pos="1728"/>
        </w:tabs>
        <w:suppressAutoHyphens/>
        <w:rPr>
          <w:rFonts w:ascii="Arial" w:hAnsi="Arial" w:cs="Arial"/>
          <w:sz w:val="24"/>
          <w:szCs w:val="24"/>
        </w:rPr>
      </w:pPr>
      <w:r>
        <w:rPr>
          <w:rFonts w:ascii="Arial" w:hAnsi="Arial" w:cs="Arial"/>
          <w:sz w:val="24"/>
          <w:szCs w:val="24"/>
        </w:rPr>
        <w:tab/>
      </w:r>
      <w:r w:rsidR="00F20CB3" w:rsidRPr="00796650">
        <w:rPr>
          <w:rFonts w:ascii="Arial" w:hAnsi="Arial" w:cs="Arial"/>
          <w:sz w:val="24"/>
          <w:szCs w:val="24"/>
        </w:rPr>
        <w:t xml:space="preserve">Gourmet Soup and Salad Bar with added Protein &amp; Sides </w:t>
      </w:r>
    </w:p>
    <w:p w14:paraId="07E4A0A4"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Ham and Bean Soup</w:t>
      </w:r>
    </w:p>
    <w:p w14:paraId="68F37177"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Roasted Red Pepper &amp; Guoda Bisque</w:t>
      </w:r>
    </w:p>
    <w:p w14:paraId="5E54E3C8"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Saltine Crackers</w:t>
      </w:r>
    </w:p>
    <w:p w14:paraId="79B34BAA"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Warm Rolls with Butter</w:t>
      </w:r>
    </w:p>
    <w:p w14:paraId="6E6ABB0E"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Salad Bar with Assorted Toppings and Dressings</w:t>
      </w:r>
    </w:p>
    <w:p w14:paraId="0F97037F"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Grilled Chicken, Bacon, Egg, Cheese</w:t>
      </w:r>
    </w:p>
    <w:p w14:paraId="2F6DD8E8"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Cucumbers, Tomatoes, Red Onion, and Crotons</w:t>
      </w:r>
    </w:p>
    <w:p w14:paraId="242717D8"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 xml:space="preserve">Assorted Fresh Baked Cookies </w:t>
      </w:r>
    </w:p>
    <w:p w14:paraId="0ACA91F6"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 xml:space="preserve">Unsweetened Iced Tea (per gallon) </w:t>
      </w:r>
    </w:p>
    <w:p w14:paraId="184E51B4"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Water</w:t>
      </w:r>
    </w:p>
    <w:p w14:paraId="0FA116DF"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 xml:space="preserve">Coffee Service (includes 1 gal each of reg, decaf, &amp; hot tea) </w:t>
      </w:r>
    </w:p>
    <w:p w14:paraId="730C368D" w14:textId="77777777" w:rsidR="00F20CB3" w:rsidRPr="00BC5ED9" w:rsidRDefault="00F20CB3" w:rsidP="00F20CB3">
      <w:pPr>
        <w:tabs>
          <w:tab w:val="left" w:pos="576"/>
          <w:tab w:val="left" w:pos="1152"/>
          <w:tab w:val="left" w:pos="1728"/>
        </w:tabs>
        <w:suppressAutoHyphens/>
        <w:rPr>
          <w:rFonts w:ascii="Arial" w:hAnsi="Arial" w:cs="Arial"/>
          <w:color w:val="FF0000"/>
          <w:sz w:val="24"/>
          <w:szCs w:val="24"/>
        </w:rPr>
      </w:pPr>
    </w:p>
    <w:p w14:paraId="3695A4D4" w14:textId="77777777" w:rsidR="00F20CB3" w:rsidRPr="00796650" w:rsidRDefault="00F20CB3" w:rsidP="00F20CB3">
      <w:pPr>
        <w:rPr>
          <w:rFonts w:ascii="Arial" w:hAnsi="Arial" w:cs="Arial"/>
          <w:b/>
          <w:bCs/>
          <w:sz w:val="24"/>
          <w:szCs w:val="24"/>
        </w:rPr>
      </w:pPr>
      <w:r w:rsidRPr="00796650">
        <w:rPr>
          <w:rFonts w:ascii="Arial" w:hAnsi="Arial" w:cs="Arial"/>
          <w:b/>
          <w:bCs/>
          <w:sz w:val="24"/>
          <w:szCs w:val="24"/>
        </w:rPr>
        <w:t>June 24</w:t>
      </w:r>
      <w:r w:rsidRPr="00796650">
        <w:rPr>
          <w:rFonts w:ascii="Arial" w:hAnsi="Arial" w:cs="Arial"/>
          <w:b/>
          <w:bCs/>
          <w:sz w:val="24"/>
          <w:szCs w:val="24"/>
          <w:vertAlign w:val="superscript"/>
        </w:rPr>
        <w:t>th</w:t>
      </w:r>
      <w:r w:rsidRPr="00796650">
        <w:rPr>
          <w:rFonts w:ascii="Arial" w:hAnsi="Arial" w:cs="Arial"/>
          <w:b/>
          <w:bCs/>
          <w:sz w:val="24"/>
          <w:szCs w:val="24"/>
        </w:rPr>
        <w:t xml:space="preserve"> (Wednesday)</w:t>
      </w:r>
    </w:p>
    <w:p w14:paraId="25E1182F" w14:textId="1BCD862D" w:rsidR="00F20CB3" w:rsidRPr="00796650" w:rsidRDefault="00F20CB3" w:rsidP="00F20CB3">
      <w:pPr>
        <w:tabs>
          <w:tab w:val="left" w:pos="576"/>
          <w:tab w:val="left" w:pos="1152"/>
          <w:tab w:val="left" w:pos="1728"/>
        </w:tabs>
        <w:suppressAutoHyphens/>
        <w:rPr>
          <w:rFonts w:ascii="Arial" w:hAnsi="Arial" w:cs="Arial"/>
          <w:sz w:val="24"/>
          <w:szCs w:val="24"/>
          <w:u w:val="single"/>
        </w:rPr>
      </w:pPr>
      <w:r w:rsidRPr="00796650">
        <w:rPr>
          <w:rFonts w:ascii="Arial" w:hAnsi="Arial" w:cs="Arial"/>
          <w:sz w:val="24"/>
          <w:szCs w:val="24"/>
          <w:u w:val="single"/>
        </w:rPr>
        <w:t xml:space="preserve">Lunch Buffet includes the following: (per person) </w:t>
      </w:r>
    </w:p>
    <w:p w14:paraId="47697B45" w14:textId="01BE8A5C"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 xml:space="preserve">Garden Salad with Ranch and </w:t>
      </w:r>
      <w:r w:rsidR="00044D53" w:rsidRPr="00BC5ED9">
        <w:rPr>
          <w:rFonts w:ascii="Arial" w:hAnsi="Arial" w:cs="Arial"/>
          <w:sz w:val="24"/>
          <w:szCs w:val="24"/>
        </w:rPr>
        <w:t>Balsamic</w:t>
      </w:r>
    </w:p>
    <w:p w14:paraId="34AAE8BF"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Dinner Rolls with Butter</w:t>
      </w:r>
    </w:p>
    <w:p w14:paraId="1BAFC9B2"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Bruschetta Chicken</w:t>
      </w:r>
    </w:p>
    <w:p w14:paraId="41D97121"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Wild Rice Pilaf</w:t>
      </w:r>
    </w:p>
    <w:p w14:paraId="4DD5D30F"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Chef Choice Roasted Vegetable</w:t>
      </w:r>
    </w:p>
    <w:p w14:paraId="1F0EB8A6" w14:textId="05CEA92B"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Brownies (by doz</w:t>
      </w:r>
      <w:r w:rsidR="00044D53" w:rsidRPr="00BC5ED9">
        <w:rPr>
          <w:rFonts w:ascii="Arial" w:hAnsi="Arial" w:cs="Arial"/>
          <w:sz w:val="24"/>
          <w:szCs w:val="24"/>
        </w:rPr>
        <w:t>.</w:t>
      </w:r>
      <w:r w:rsidRPr="00BC5ED9">
        <w:rPr>
          <w:rFonts w:ascii="Arial" w:hAnsi="Arial" w:cs="Arial"/>
          <w:sz w:val="24"/>
          <w:szCs w:val="24"/>
        </w:rPr>
        <w:t xml:space="preserve">) </w:t>
      </w:r>
    </w:p>
    <w:p w14:paraId="12CE75C0"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 xml:space="preserve">Unsweetened Iced Tea (per gallon) </w:t>
      </w:r>
    </w:p>
    <w:p w14:paraId="1587F821" w14:textId="77777777" w:rsidR="00F20CB3" w:rsidRPr="00BC5ED9" w:rsidRDefault="00F20CB3" w:rsidP="00F20CB3">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Water</w:t>
      </w:r>
    </w:p>
    <w:p w14:paraId="422F7A90" w14:textId="583488D2" w:rsidR="00F20CB3" w:rsidRPr="00BC5ED9" w:rsidRDefault="00F20CB3" w:rsidP="00796650">
      <w:pPr>
        <w:tabs>
          <w:tab w:val="left" w:pos="576"/>
          <w:tab w:val="left" w:pos="1152"/>
          <w:tab w:val="left" w:pos="1728"/>
        </w:tabs>
        <w:suppressAutoHyphens/>
        <w:rPr>
          <w:rFonts w:ascii="Arial" w:hAnsi="Arial" w:cs="Arial"/>
          <w:sz w:val="24"/>
          <w:szCs w:val="24"/>
        </w:rPr>
      </w:pPr>
      <w:r w:rsidRPr="00BC5ED9">
        <w:rPr>
          <w:rFonts w:ascii="Arial" w:hAnsi="Arial" w:cs="Arial"/>
          <w:sz w:val="24"/>
          <w:szCs w:val="24"/>
        </w:rPr>
        <w:tab/>
        <w:t xml:space="preserve">Coffee Service (includes 1 gal each of reg, decaf, &amp; hot tea) </w:t>
      </w:r>
    </w:p>
    <w:p w14:paraId="57DA3AE4" w14:textId="7E867862" w:rsidR="00F41E38" w:rsidRDefault="00F41E38">
      <w:pPr>
        <w:spacing w:after="160" w:line="278" w:lineRule="auto"/>
        <w:rPr>
          <w:rFonts w:ascii="Arial" w:hAnsi="Arial" w:cs="Arial"/>
          <w:b/>
          <w:sz w:val="24"/>
          <w:szCs w:val="24"/>
        </w:rPr>
      </w:pPr>
      <w:r>
        <w:rPr>
          <w:rFonts w:ascii="Arial" w:hAnsi="Arial" w:cs="Arial"/>
          <w:b/>
          <w:sz w:val="24"/>
          <w:szCs w:val="24"/>
        </w:rPr>
        <w:br w:type="page"/>
      </w:r>
    </w:p>
    <w:p w14:paraId="07C53932" w14:textId="77777777" w:rsidR="004B0832" w:rsidRPr="00BC5ED9" w:rsidRDefault="004B0832" w:rsidP="004B08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6A1225BA" w14:textId="77777777" w:rsidR="004B0832" w:rsidRPr="00BC5ED9" w:rsidRDefault="004B0832" w:rsidP="004B08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BC5ED9">
        <w:rPr>
          <w:rFonts w:ascii="Arial" w:hAnsi="Arial" w:cs="Arial"/>
          <w:b/>
          <w:sz w:val="24"/>
          <w:szCs w:val="24"/>
        </w:rPr>
        <w:t>PART 6</w:t>
      </w:r>
    </w:p>
    <w:p w14:paraId="04450D83" w14:textId="4F7DB936" w:rsidR="004B0832" w:rsidRPr="00BC5ED9" w:rsidRDefault="004B0832" w:rsidP="005409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BC5ED9">
        <w:rPr>
          <w:rFonts w:ascii="Arial" w:hAnsi="Arial" w:cs="Arial"/>
          <w:b/>
          <w:sz w:val="24"/>
          <w:szCs w:val="24"/>
        </w:rPr>
        <w:t>APPLICABLE PUBLICATIONS</w:t>
      </w:r>
    </w:p>
    <w:p w14:paraId="68240DFD" w14:textId="77777777" w:rsidR="004B0832" w:rsidRPr="00BC5ED9" w:rsidRDefault="004B0832" w:rsidP="004B0832">
      <w:pPr>
        <w:rPr>
          <w:rFonts w:ascii="Arial" w:hAnsi="Arial" w:cs="Arial"/>
          <w:sz w:val="24"/>
          <w:szCs w:val="24"/>
        </w:rPr>
      </w:pPr>
    </w:p>
    <w:p w14:paraId="4A3993FA" w14:textId="5E0C586F" w:rsidR="004B0832" w:rsidRPr="00BC5ED9" w:rsidRDefault="004B0832" w:rsidP="004B0832">
      <w:pPr>
        <w:rPr>
          <w:rFonts w:ascii="Arial" w:hAnsi="Arial" w:cs="Arial"/>
          <w:b/>
          <w:bCs/>
          <w:sz w:val="24"/>
          <w:szCs w:val="24"/>
        </w:rPr>
      </w:pPr>
      <w:r w:rsidRPr="00BC5ED9">
        <w:rPr>
          <w:rFonts w:ascii="Arial" w:hAnsi="Arial" w:cs="Arial"/>
          <w:b/>
          <w:bCs/>
          <w:sz w:val="24"/>
          <w:szCs w:val="24"/>
        </w:rPr>
        <w:t>6</w:t>
      </w:r>
      <w:r w:rsidRPr="00BC5ED9">
        <w:rPr>
          <w:rFonts w:ascii="Arial" w:hAnsi="Arial" w:cs="Arial"/>
          <w:bCs/>
          <w:sz w:val="24"/>
          <w:szCs w:val="24"/>
        </w:rPr>
        <w:t>.</w:t>
      </w:r>
      <w:r w:rsidR="00023C98">
        <w:rPr>
          <w:rFonts w:ascii="Arial" w:hAnsi="Arial" w:cs="Arial"/>
          <w:bCs/>
          <w:sz w:val="24"/>
          <w:szCs w:val="24"/>
        </w:rPr>
        <w:t xml:space="preserve"> </w:t>
      </w:r>
      <w:r w:rsidRPr="00BC5ED9">
        <w:rPr>
          <w:rFonts w:ascii="Arial" w:hAnsi="Arial" w:cs="Arial"/>
          <w:b/>
          <w:bCs/>
          <w:sz w:val="24"/>
          <w:szCs w:val="24"/>
          <w:u w:val="single"/>
        </w:rPr>
        <w:t xml:space="preserve">Applicable Publications </w:t>
      </w:r>
      <w:r w:rsidRPr="00BC5ED9">
        <w:rPr>
          <w:rFonts w:ascii="Arial" w:hAnsi="Arial" w:cs="Arial"/>
          <w:b/>
          <w:sz w:val="24"/>
          <w:szCs w:val="24"/>
          <w:u w:val="single"/>
        </w:rPr>
        <w:t>(Current Editions):</w:t>
      </w:r>
      <w:r w:rsidR="00023C98">
        <w:rPr>
          <w:rFonts w:ascii="Arial" w:hAnsi="Arial" w:cs="Arial"/>
          <w:sz w:val="24"/>
          <w:szCs w:val="24"/>
        </w:rPr>
        <w:t xml:space="preserve"> </w:t>
      </w:r>
      <w:r w:rsidRPr="00BC5ED9">
        <w:rPr>
          <w:rFonts w:ascii="Arial" w:hAnsi="Arial" w:cs="Arial"/>
          <w:sz w:val="24"/>
          <w:szCs w:val="24"/>
        </w:rPr>
        <w:t>The following publications, manuals, regulations, etc. are mentioned in this PWS and are listed below.</w:t>
      </w:r>
      <w:r w:rsidR="00023C98">
        <w:rPr>
          <w:rFonts w:ascii="Arial" w:hAnsi="Arial" w:cs="Arial"/>
          <w:sz w:val="24"/>
          <w:szCs w:val="24"/>
        </w:rPr>
        <w:t xml:space="preserve"> </w:t>
      </w:r>
    </w:p>
    <w:p w14:paraId="1DEEBB55" w14:textId="77777777" w:rsidR="004B0832" w:rsidRPr="00BC5ED9" w:rsidRDefault="004B0832" w:rsidP="004B0832">
      <w:pPr>
        <w:rPr>
          <w:rFonts w:ascii="Arial" w:hAnsi="Arial" w:cs="Arial"/>
          <w:bCs/>
          <w:sz w:val="24"/>
          <w:szCs w:val="24"/>
        </w:rPr>
      </w:pPr>
    </w:p>
    <w:p w14:paraId="6A9579BA" w14:textId="626E7341" w:rsidR="004B0832" w:rsidRPr="00BC5ED9" w:rsidRDefault="004B0832" w:rsidP="004B0832">
      <w:pPr>
        <w:rPr>
          <w:rFonts w:ascii="Arial" w:hAnsi="Arial" w:cs="Arial"/>
          <w:sz w:val="24"/>
          <w:szCs w:val="24"/>
        </w:rPr>
      </w:pPr>
      <w:r w:rsidRPr="00BC5ED9">
        <w:rPr>
          <w:rFonts w:ascii="Arial" w:hAnsi="Arial" w:cs="Arial"/>
          <w:bCs/>
          <w:sz w:val="24"/>
          <w:szCs w:val="24"/>
        </w:rPr>
        <w:t>6.1.1</w:t>
      </w:r>
      <w:r w:rsidRPr="00BC5ED9">
        <w:rPr>
          <w:rFonts w:ascii="Arial" w:hAnsi="Arial" w:cs="Arial"/>
          <w:bCs/>
          <w:sz w:val="24"/>
          <w:szCs w:val="24"/>
        </w:rPr>
        <w:tab/>
      </w:r>
      <w:r w:rsidR="00527048" w:rsidRPr="00BC5ED9">
        <w:rPr>
          <w:rFonts w:ascii="Arial" w:hAnsi="Arial" w:cs="Arial"/>
          <w:sz w:val="24"/>
          <w:szCs w:val="24"/>
        </w:rPr>
        <w:t>National Industrial Security Program Operating Manual (DoD 5220.22-M)</w:t>
      </w:r>
    </w:p>
    <w:p w14:paraId="036BCA36" w14:textId="77A8DFA4" w:rsidR="004B0832" w:rsidRPr="00BC5ED9" w:rsidRDefault="004B0832" w:rsidP="004B0832">
      <w:pPr>
        <w:rPr>
          <w:rFonts w:ascii="Arial" w:hAnsi="Arial" w:cs="Arial"/>
          <w:sz w:val="24"/>
          <w:szCs w:val="24"/>
        </w:rPr>
      </w:pPr>
      <w:r w:rsidRPr="00BC5ED9">
        <w:rPr>
          <w:rFonts w:ascii="Arial" w:hAnsi="Arial" w:cs="Arial"/>
          <w:sz w:val="24"/>
          <w:szCs w:val="24"/>
        </w:rPr>
        <w:t>6.1.2</w:t>
      </w:r>
      <w:r w:rsidRPr="00BC5ED9">
        <w:rPr>
          <w:rFonts w:ascii="Arial" w:hAnsi="Arial" w:cs="Arial"/>
          <w:sz w:val="24"/>
          <w:szCs w:val="24"/>
        </w:rPr>
        <w:tab/>
      </w:r>
      <w:r w:rsidR="00527048" w:rsidRPr="00BC5ED9">
        <w:rPr>
          <w:rFonts w:ascii="Arial" w:hAnsi="Arial" w:cs="Arial"/>
          <w:bCs/>
          <w:sz w:val="24"/>
          <w:szCs w:val="24"/>
        </w:rPr>
        <w:t>The Army Physical Security Program (AR 190-13)</w:t>
      </w:r>
    </w:p>
    <w:p w14:paraId="593933D6" w14:textId="1E8AF8D5" w:rsidR="004B0832" w:rsidRPr="00BC5ED9" w:rsidRDefault="004B0832" w:rsidP="004B0832">
      <w:pPr>
        <w:rPr>
          <w:rFonts w:ascii="Arial" w:hAnsi="Arial" w:cs="Arial"/>
          <w:sz w:val="24"/>
          <w:szCs w:val="24"/>
        </w:rPr>
      </w:pPr>
      <w:r w:rsidRPr="00BC5ED9">
        <w:rPr>
          <w:rFonts w:ascii="Arial" w:hAnsi="Arial" w:cs="Arial"/>
          <w:sz w:val="24"/>
          <w:szCs w:val="24"/>
        </w:rPr>
        <w:t>6.1.3</w:t>
      </w:r>
      <w:r w:rsidRPr="00BC5ED9">
        <w:rPr>
          <w:rFonts w:ascii="Arial" w:hAnsi="Arial" w:cs="Arial"/>
          <w:sz w:val="24"/>
          <w:szCs w:val="24"/>
        </w:rPr>
        <w:tab/>
      </w:r>
      <w:r w:rsidR="00527048" w:rsidRPr="00BC5ED9">
        <w:rPr>
          <w:rFonts w:ascii="Arial" w:hAnsi="Arial" w:cs="Arial"/>
          <w:color w:val="000000" w:themeColor="text1"/>
          <w:sz w:val="24"/>
          <w:szCs w:val="24"/>
        </w:rPr>
        <w:t>U.S. Army Corps of Engineers Safety and Health Requirements Manual (EM 385-1-1)</w:t>
      </w:r>
    </w:p>
    <w:p w14:paraId="028677C1" w14:textId="11400401" w:rsidR="004B0832" w:rsidRPr="00BC5ED9" w:rsidRDefault="004B0832" w:rsidP="004B0832">
      <w:pPr>
        <w:rPr>
          <w:rFonts w:ascii="Arial" w:hAnsi="Arial" w:cs="Arial"/>
          <w:sz w:val="24"/>
          <w:szCs w:val="24"/>
        </w:rPr>
      </w:pPr>
      <w:r w:rsidRPr="00BC5ED9">
        <w:rPr>
          <w:rFonts w:ascii="Arial" w:hAnsi="Arial" w:cs="Arial"/>
          <w:sz w:val="24"/>
          <w:szCs w:val="24"/>
        </w:rPr>
        <w:t>6.1.4</w:t>
      </w:r>
      <w:r w:rsidRPr="00BC5ED9">
        <w:rPr>
          <w:rFonts w:ascii="Arial" w:hAnsi="Arial" w:cs="Arial"/>
          <w:sz w:val="24"/>
          <w:szCs w:val="24"/>
        </w:rPr>
        <w:tab/>
      </w:r>
      <w:r w:rsidR="00324E2D" w:rsidRPr="002B4C62">
        <w:rPr>
          <w:rFonts w:ascii="Arial" w:hAnsi="Arial" w:cs="Arial"/>
          <w:sz w:val="24"/>
          <w:szCs w:val="24"/>
        </w:rPr>
        <w:t>AR 37-47</w:t>
      </w:r>
    </w:p>
    <w:p w14:paraId="06290BCF" w14:textId="45A85D74" w:rsidR="004B0832" w:rsidRPr="00BC5ED9" w:rsidRDefault="004B0832" w:rsidP="004B0832">
      <w:pPr>
        <w:rPr>
          <w:rFonts w:ascii="Arial" w:hAnsi="Arial" w:cs="Arial"/>
          <w:b/>
          <w:bCs/>
          <w:color w:val="FF0000"/>
          <w:sz w:val="24"/>
          <w:szCs w:val="24"/>
        </w:rPr>
      </w:pPr>
    </w:p>
    <w:p w14:paraId="6FB6C2B0" w14:textId="77777777" w:rsidR="004B0832" w:rsidRPr="00BC5ED9" w:rsidRDefault="004B0832" w:rsidP="004B0832">
      <w:pPr>
        <w:rPr>
          <w:rFonts w:ascii="Arial" w:hAnsi="Arial" w:cs="Arial"/>
          <w:sz w:val="24"/>
          <w:szCs w:val="24"/>
        </w:rPr>
      </w:pPr>
    </w:p>
    <w:p w14:paraId="5157DD80" w14:textId="77777777" w:rsidR="004B0832" w:rsidRPr="00BC5ED9" w:rsidRDefault="004B0832" w:rsidP="004B0832">
      <w:pPr>
        <w:rPr>
          <w:rFonts w:ascii="Arial" w:hAnsi="Arial" w:cs="Arial"/>
          <w:b/>
          <w:sz w:val="24"/>
          <w:szCs w:val="24"/>
        </w:rPr>
      </w:pPr>
      <w:r w:rsidRPr="00BC5ED9">
        <w:rPr>
          <w:rFonts w:ascii="Arial" w:hAnsi="Arial" w:cs="Arial"/>
          <w:b/>
          <w:sz w:val="24"/>
          <w:szCs w:val="24"/>
        </w:rPr>
        <w:br w:type="page"/>
      </w:r>
    </w:p>
    <w:p w14:paraId="32D96712" w14:textId="77777777" w:rsidR="004B0832" w:rsidRPr="00BC5ED9" w:rsidRDefault="004B0832" w:rsidP="004B0832">
      <w:pPr>
        <w:jc w:val="center"/>
        <w:rPr>
          <w:rFonts w:ascii="Arial" w:hAnsi="Arial" w:cs="Arial"/>
          <w:b/>
          <w:sz w:val="24"/>
          <w:szCs w:val="24"/>
        </w:rPr>
      </w:pPr>
      <w:r w:rsidRPr="00BC5ED9">
        <w:rPr>
          <w:rFonts w:ascii="Arial" w:hAnsi="Arial" w:cs="Arial"/>
          <w:b/>
          <w:sz w:val="24"/>
          <w:szCs w:val="24"/>
        </w:rPr>
        <w:lastRenderedPageBreak/>
        <w:t>PART 7</w:t>
      </w:r>
    </w:p>
    <w:p w14:paraId="5953E2C6" w14:textId="77777777" w:rsidR="004B0832" w:rsidRPr="00BC5ED9" w:rsidRDefault="004B0832" w:rsidP="004B0832">
      <w:pPr>
        <w:jc w:val="center"/>
        <w:rPr>
          <w:rFonts w:ascii="Arial" w:hAnsi="Arial" w:cs="Arial"/>
          <w:sz w:val="24"/>
          <w:szCs w:val="24"/>
        </w:rPr>
      </w:pPr>
      <w:r w:rsidRPr="00BC5ED9">
        <w:rPr>
          <w:rFonts w:ascii="Arial" w:hAnsi="Arial" w:cs="Arial"/>
          <w:b/>
          <w:sz w:val="24"/>
          <w:szCs w:val="24"/>
        </w:rPr>
        <w:t>ATTACHMENT AND TECHNICAL EXHIBIT LISTING</w:t>
      </w:r>
    </w:p>
    <w:p w14:paraId="022F997B" w14:textId="77777777" w:rsidR="004B0832" w:rsidRPr="00BC5ED9" w:rsidRDefault="004B0832" w:rsidP="004B0832">
      <w:pPr>
        <w:rPr>
          <w:rFonts w:ascii="Arial" w:hAnsi="Arial" w:cs="Arial"/>
          <w:sz w:val="24"/>
          <w:szCs w:val="24"/>
        </w:rPr>
      </w:pPr>
    </w:p>
    <w:p w14:paraId="3C49CED5" w14:textId="77777777" w:rsidR="004B0832" w:rsidRPr="00BC5ED9" w:rsidRDefault="004B0832" w:rsidP="004B0832">
      <w:pPr>
        <w:rPr>
          <w:rFonts w:ascii="Arial" w:hAnsi="Arial" w:cs="Arial"/>
          <w:sz w:val="24"/>
          <w:szCs w:val="24"/>
        </w:rPr>
      </w:pPr>
    </w:p>
    <w:p w14:paraId="769092D3" w14:textId="73A34C5D" w:rsidR="004B0832" w:rsidRPr="00BC5ED9" w:rsidRDefault="004B0832" w:rsidP="004B0832">
      <w:pPr>
        <w:rPr>
          <w:rFonts w:ascii="Arial" w:hAnsi="Arial" w:cs="Arial"/>
          <w:bCs/>
          <w:sz w:val="24"/>
          <w:szCs w:val="24"/>
        </w:rPr>
      </w:pPr>
      <w:r w:rsidRPr="00BC5ED9">
        <w:rPr>
          <w:rFonts w:ascii="Arial" w:hAnsi="Arial" w:cs="Arial"/>
          <w:b/>
          <w:bCs/>
          <w:sz w:val="24"/>
          <w:szCs w:val="24"/>
        </w:rPr>
        <w:t>7.</w:t>
      </w:r>
      <w:r w:rsidR="00023C98">
        <w:rPr>
          <w:rFonts w:ascii="Arial" w:hAnsi="Arial" w:cs="Arial"/>
          <w:b/>
          <w:bCs/>
          <w:sz w:val="24"/>
          <w:szCs w:val="24"/>
        </w:rPr>
        <w:t xml:space="preserve"> </w:t>
      </w:r>
      <w:r w:rsidRPr="00BC5ED9">
        <w:rPr>
          <w:rFonts w:ascii="Arial" w:hAnsi="Arial" w:cs="Arial"/>
          <w:b/>
          <w:bCs/>
          <w:sz w:val="24"/>
          <w:szCs w:val="24"/>
          <w:u w:val="single"/>
        </w:rPr>
        <w:t>Attachment and Technical Exhibit List</w:t>
      </w:r>
    </w:p>
    <w:p w14:paraId="235D9381" w14:textId="77777777" w:rsidR="004B0832" w:rsidRPr="00BC5ED9" w:rsidRDefault="004B0832" w:rsidP="004B0832">
      <w:pPr>
        <w:rPr>
          <w:rFonts w:ascii="Arial" w:hAnsi="Arial" w:cs="Arial"/>
          <w:sz w:val="24"/>
          <w:szCs w:val="24"/>
        </w:rPr>
      </w:pPr>
    </w:p>
    <w:p w14:paraId="57F0703D" w14:textId="014120AA" w:rsidR="004B0832" w:rsidRPr="00BC5ED9" w:rsidRDefault="004B0832" w:rsidP="004B0832">
      <w:pPr>
        <w:tabs>
          <w:tab w:val="left" w:pos="576"/>
          <w:tab w:val="left" w:pos="1152"/>
          <w:tab w:val="left" w:pos="1728"/>
        </w:tabs>
        <w:suppressAutoHyphens/>
        <w:rPr>
          <w:rFonts w:ascii="Arial" w:hAnsi="Arial" w:cs="Arial"/>
          <w:color w:val="FF0000"/>
          <w:sz w:val="24"/>
          <w:szCs w:val="24"/>
        </w:rPr>
      </w:pPr>
      <w:r w:rsidRPr="00BC5ED9">
        <w:rPr>
          <w:rFonts w:ascii="Arial" w:hAnsi="Arial" w:cs="Arial"/>
          <w:b/>
          <w:sz w:val="24"/>
          <w:szCs w:val="24"/>
        </w:rPr>
        <w:t>7.1</w:t>
      </w:r>
      <w:r w:rsidR="00023C98">
        <w:rPr>
          <w:rFonts w:ascii="Arial" w:hAnsi="Arial" w:cs="Arial"/>
          <w:b/>
          <w:sz w:val="24"/>
          <w:szCs w:val="24"/>
        </w:rPr>
        <w:t xml:space="preserve"> </w:t>
      </w:r>
      <w:r w:rsidRPr="00BC5ED9">
        <w:rPr>
          <w:rFonts w:ascii="Arial" w:hAnsi="Arial" w:cs="Arial"/>
          <w:b/>
          <w:sz w:val="24"/>
          <w:szCs w:val="24"/>
          <w:u w:val="single"/>
        </w:rPr>
        <w:t>Technical Exhibit A</w:t>
      </w:r>
      <w:r w:rsidRPr="00BC5ED9">
        <w:rPr>
          <w:rFonts w:ascii="Arial" w:hAnsi="Arial" w:cs="Arial"/>
          <w:color w:val="0000FF"/>
          <w:sz w:val="24"/>
          <w:szCs w:val="24"/>
        </w:rPr>
        <w:t xml:space="preserve"> –</w:t>
      </w:r>
      <w:r w:rsidRPr="00BC5ED9">
        <w:rPr>
          <w:rFonts w:ascii="Arial" w:hAnsi="Arial" w:cs="Arial"/>
          <w:sz w:val="24"/>
          <w:szCs w:val="24"/>
        </w:rPr>
        <w:t xml:space="preserve"> Performance Requirements Summary</w:t>
      </w:r>
      <w:r w:rsidR="004E4215" w:rsidRPr="00BC5ED9">
        <w:rPr>
          <w:rFonts w:ascii="Arial" w:hAnsi="Arial" w:cs="Arial"/>
          <w:sz w:val="24"/>
          <w:szCs w:val="24"/>
        </w:rPr>
        <w:t>.</w:t>
      </w:r>
    </w:p>
    <w:p w14:paraId="3E0EACBA" w14:textId="77777777" w:rsidR="004B0832" w:rsidRPr="00BC5ED9" w:rsidRDefault="004B0832" w:rsidP="004B0832">
      <w:pPr>
        <w:tabs>
          <w:tab w:val="left" w:pos="576"/>
          <w:tab w:val="left" w:pos="1152"/>
          <w:tab w:val="left" w:pos="1728"/>
        </w:tabs>
        <w:suppressAutoHyphens/>
        <w:rPr>
          <w:rFonts w:ascii="Arial" w:hAnsi="Arial" w:cs="Arial"/>
          <w:color w:val="000080"/>
          <w:sz w:val="24"/>
          <w:szCs w:val="24"/>
        </w:rPr>
      </w:pPr>
    </w:p>
    <w:p w14:paraId="540529DF" w14:textId="139AE604" w:rsidR="004B0832" w:rsidRPr="00BC5ED9" w:rsidRDefault="004B0832" w:rsidP="004B0832">
      <w:pPr>
        <w:tabs>
          <w:tab w:val="left" w:pos="576"/>
          <w:tab w:val="left" w:pos="1152"/>
          <w:tab w:val="left" w:pos="1728"/>
        </w:tabs>
        <w:suppressAutoHyphens/>
        <w:rPr>
          <w:rFonts w:ascii="Arial" w:hAnsi="Arial" w:cs="Arial"/>
          <w:color w:val="FF0000"/>
          <w:sz w:val="24"/>
          <w:szCs w:val="24"/>
        </w:rPr>
      </w:pPr>
      <w:r w:rsidRPr="00BC5ED9">
        <w:rPr>
          <w:rFonts w:ascii="Arial" w:hAnsi="Arial" w:cs="Arial"/>
          <w:b/>
          <w:sz w:val="24"/>
          <w:szCs w:val="24"/>
        </w:rPr>
        <w:t>7.2</w:t>
      </w:r>
      <w:r w:rsidR="00023C98">
        <w:rPr>
          <w:rFonts w:ascii="Arial" w:hAnsi="Arial" w:cs="Arial"/>
          <w:b/>
          <w:sz w:val="24"/>
          <w:szCs w:val="24"/>
        </w:rPr>
        <w:t xml:space="preserve"> </w:t>
      </w:r>
      <w:r w:rsidRPr="00BC5ED9">
        <w:rPr>
          <w:rFonts w:ascii="Arial" w:hAnsi="Arial" w:cs="Arial"/>
          <w:b/>
          <w:sz w:val="24"/>
          <w:szCs w:val="24"/>
          <w:u w:val="single"/>
        </w:rPr>
        <w:t>Technical Exhibit B</w:t>
      </w:r>
      <w:r w:rsidRPr="00BC5ED9">
        <w:rPr>
          <w:rFonts w:ascii="Arial" w:hAnsi="Arial" w:cs="Arial"/>
          <w:sz w:val="24"/>
          <w:szCs w:val="24"/>
        </w:rPr>
        <w:t xml:space="preserve"> – Deliverables Schedule</w:t>
      </w:r>
      <w:r w:rsidR="004E4215" w:rsidRPr="00BC5ED9">
        <w:rPr>
          <w:rFonts w:ascii="Arial" w:hAnsi="Arial" w:cs="Arial"/>
          <w:sz w:val="24"/>
          <w:szCs w:val="24"/>
        </w:rPr>
        <w:t>.</w:t>
      </w:r>
    </w:p>
    <w:p w14:paraId="652422BB" w14:textId="77777777" w:rsidR="004B0832" w:rsidRPr="00BC5ED9" w:rsidRDefault="004B0832" w:rsidP="004B0832">
      <w:pPr>
        <w:tabs>
          <w:tab w:val="left" w:pos="576"/>
          <w:tab w:val="left" w:pos="1152"/>
          <w:tab w:val="left" w:pos="1728"/>
        </w:tabs>
        <w:suppressAutoHyphens/>
        <w:rPr>
          <w:rFonts w:ascii="Arial" w:hAnsi="Arial" w:cs="Arial"/>
          <w:sz w:val="24"/>
          <w:szCs w:val="24"/>
        </w:rPr>
      </w:pPr>
    </w:p>
    <w:p w14:paraId="6A3AA4E5" w14:textId="7484821C" w:rsidR="004B0832" w:rsidRPr="00BC5ED9" w:rsidRDefault="004B0832" w:rsidP="004B0832">
      <w:pPr>
        <w:rPr>
          <w:rFonts w:ascii="Arial" w:hAnsi="Arial" w:cs="Arial"/>
          <w:b/>
          <w:bCs/>
          <w:sz w:val="24"/>
          <w:szCs w:val="24"/>
          <w:u w:val="single"/>
        </w:rPr>
      </w:pPr>
      <w:r w:rsidRPr="00BC5ED9">
        <w:rPr>
          <w:rFonts w:ascii="Arial" w:hAnsi="Arial" w:cs="Arial"/>
          <w:b/>
          <w:bCs/>
          <w:sz w:val="24"/>
          <w:szCs w:val="24"/>
          <w:u w:val="single"/>
        </w:rPr>
        <w:br w:type="page"/>
      </w:r>
    </w:p>
    <w:p w14:paraId="66D4CB8B" w14:textId="77777777" w:rsidR="004B0832" w:rsidRPr="00BC5ED9" w:rsidRDefault="004B0832" w:rsidP="004B0832">
      <w:pPr>
        <w:rPr>
          <w:rFonts w:ascii="Arial" w:hAnsi="Arial" w:cs="Arial"/>
          <w:b/>
          <w:bCs/>
          <w:sz w:val="24"/>
          <w:szCs w:val="24"/>
        </w:rPr>
      </w:pPr>
    </w:p>
    <w:p w14:paraId="0C9171FC" w14:textId="77777777" w:rsidR="004B0832" w:rsidRPr="00BC5ED9" w:rsidRDefault="004B0832" w:rsidP="004B0832">
      <w:pPr>
        <w:tabs>
          <w:tab w:val="left" w:pos="576"/>
          <w:tab w:val="left" w:pos="1152"/>
          <w:tab w:val="left" w:pos="1728"/>
        </w:tabs>
        <w:suppressAutoHyphens/>
        <w:jc w:val="center"/>
        <w:rPr>
          <w:rFonts w:ascii="Arial" w:hAnsi="Arial" w:cs="Arial"/>
          <w:b/>
          <w:sz w:val="24"/>
          <w:szCs w:val="24"/>
        </w:rPr>
      </w:pPr>
      <w:r w:rsidRPr="00BC5ED9">
        <w:rPr>
          <w:rFonts w:ascii="Arial" w:hAnsi="Arial" w:cs="Arial"/>
          <w:b/>
          <w:bCs/>
          <w:sz w:val="24"/>
          <w:szCs w:val="24"/>
        </w:rPr>
        <w:t>TECHNICAL EXHIBIT A</w:t>
      </w:r>
    </w:p>
    <w:p w14:paraId="42CE85E5" w14:textId="77777777" w:rsidR="004B0832" w:rsidRPr="00BC5ED9" w:rsidRDefault="004B0832" w:rsidP="004B08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BC5ED9">
        <w:rPr>
          <w:rFonts w:ascii="Arial" w:hAnsi="Arial" w:cs="Arial"/>
          <w:b/>
          <w:bCs/>
          <w:sz w:val="24"/>
          <w:szCs w:val="24"/>
        </w:rPr>
        <w:t>Performance Requirements Summary (PRS)</w:t>
      </w:r>
    </w:p>
    <w:p w14:paraId="07F3889F" w14:textId="77777777" w:rsidR="004B0832" w:rsidRPr="00BC5ED9" w:rsidRDefault="004B0832" w:rsidP="004B0832">
      <w:pPr>
        <w:pStyle w:val="BodyText3"/>
        <w:spacing w:after="0"/>
        <w:rPr>
          <w:rFonts w:ascii="Arial" w:hAnsi="Arial" w:cs="Arial"/>
          <w:sz w:val="24"/>
          <w:szCs w:val="24"/>
        </w:rPr>
      </w:pPr>
    </w:p>
    <w:p w14:paraId="33911F39" w14:textId="77777777" w:rsidR="004B0832" w:rsidRPr="00BC5ED9" w:rsidRDefault="004B0832" w:rsidP="004B0832">
      <w:pPr>
        <w:jc w:val="center"/>
        <w:rPr>
          <w:rFonts w:ascii="Arial" w:hAnsi="Arial" w:cs="Arial"/>
          <w:b/>
          <w:sz w:val="24"/>
          <w:szCs w:val="24"/>
          <w:highlight w:val="yellow"/>
        </w:rPr>
      </w:pPr>
    </w:p>
    <w:tbl>
      <w:tblPr>
        <w:tblStyle w:val="TableGrid1"/>
        <w:tblW w:w="10075" w:type="dxa"/>
        <w:tblLook w:val="04A0" w:firstRow="1" w:lastRow="0" w:firstColumn="1" w:lastColumn="0" w:noHBand="0" w:noVBand="1"/>
      </w:tblPr>
      <w:tblGrid>
        <w:gridCol w:w="2605"/>
        <w:gridCol w:w="2430"/>
        <w:gridCol w:w="2250"/>
        <w:gridCol w:w="2790"/>
      </w:tblGrid>
      <w:tr w:rsidR="004B0832" w:rsidRPr="00BC5ED9" w14:paraId="52DDABD2" w14:textId="77777777" w:rsidTr="001F157A">
        <w:tc>
          <w:tcPr>
            <w:tcW w:w="2605" w:type="dxa"/>
            <w:shd w:val="clear" w:color="auto" w:fill="70A9E0" w:themeFill="text2" w:themeFillTint="66"/>
          </w:tcPr>
          <w:p w14:paraId="616790C4" w14:textId="77777777" w:rsidR="004B0832" w:rsidRPr="00BC5ED9" w:rsidRDefault="004B0832" w:rsidP="001F157A">
            <w:pPr>
              <w:jc w:val="center"/>
              <w:rPr>
                <w:rFonts w:ascii="Arial" w:hAnsi="Arial" w:cs="Arial"/>
                <w:b/>
                <w:sz w:val="24"/>
                <w:szCs w:val="24"/>
              </w:rPr>
            </w:pPr>
            <w:r w:rsidRPr="00BC5ED9">
              <w:rPr>
                <w:rFonts w:ascii="Arial" w:hAnsi="Arial" w:cs="Arial"/>
                <w:b/>
                <w:sz w:val="24"/>
                <w:szCs w:val="24"/>
              </w:rPr>
              <w:t>PERFORMANCE OBJECTIVE</w:t>
            </w:r>
          </w:p>
        </w:tc>
        <w:tc>
          <w:tcPr>
            <w:tcW w:w="2430" w:type="dxa"/>
            <w:shd w:val="clear" w:color="auto" w:fill="70A9E0" w:themeFill="text2" w:themeFillTint="66"/>
          </w:tcPr>
          <w:p w14:paraId="5D299ED8" w14:textId="77777777" w:rsidR="004B0832" w:rsidRPr="00BC5ED9" w:rsidRDefault="004B0832" w:rsidP="001F157A">
            <w:pPr>
              <w:jc w:val="center"/>
              <w:rPr>
                <w:rFonts w:ascii="Arial" w:hAnsi="Arial" w:cs="Arial"/>
                <w:b/>
                <w:sz w:val="24"/>
                <w:szCs w:val="24"/>
              </w:rPr>
            </w:pPr>
            <w:r w:rsidRPr="00BC5ED9">
              <w:rPr>
                <w:rFonts w:ascii="Arial" w:hAnsi="Arial" w:cs="Arial"/>
                <w:b/>
                <w:sz w:val="24"/>
                <w:szCs w:val="24"/>
              </w:rPr>
              <w:t>STANDARD</w:t>
            </w:r>
          </w:p>
        </w:tc>
        <w:tc>
          <w:tcPr>
            <w:tcW w:w="2250" w:type="dxa"/>
            <w:shd w:val="clear" w:color="auto" w:fill="70A9E0" w:themeFill="text2" w:themeFillTint="66"/>
          </w:tcPr>
          <w:p w14:paraId="20BFB709" w14:textId="77777777" w:rsidR="004B0832" w:rsidRPr="00BC5ED9" w:rsidRDefault="004B0832" w:rsidP="001F157A">
            <w:pPr>
              <w:jc w:val="center"/>
              <w:rPr>
                <w:rFonts w:ascii="Arial" w:hAnsi="Arial" w:cs="Arial"/>
                <w:b/>
                <w:sz w:val="24"/>
                <w:szCs w:val="24"/>
              </w:rPr>
            </w:pPr>
            <w:r w:rsidRPr="00BC5ED9">
              <w:rPr>
                <w:rFonts w:ascii="Arial" w:hAnsi="Arial" w:cs="Arial"/>
                <w:b/>
                <w:sz w:val="24"/>
                <w:szCs w:val="24"/>
              </w:rPr>
              <w:t>PERFORMANCE THRESHOLD ACCEPTABLE QUALITY LEVELS (AQLs)</w:t>
            </w:r>
          </w:p>
        </w:tc>
        <w:tc>
          <w:tcPr>
            <w:tcW w:w="2790" w:type="dxa"/>
            <w:shd w:val="clear" w:color="auto" w:fill="70A9E0" w:themeFill="text2" w:themeFillTint="66"/>
          </w:tcPr>
          <w:p w14:paraId="75DDA3B1" w14:textId="77777777" w:rsidR="004B0832" w:rsidRPr="00BC5ED9" w:rsidRDefault="004B0832" w:rsidP="001F157A">
            <w:pPr>
              <w:jc w:val="center"/>
              <w:rPr>
                <w:rFonts w:ascii="Arial" w:hAnsi="Arial" w:cs="Arial"/>
                <w:b/>
                <w:sz w:val="24"/>
                <w:szCs w:val="24"/>
              </w:rPr>
            </w:pPr>
            <w:r w:rsidRPr="00BC5ED9">
              <w:rPr>
                <w:rFonts w:ascii="Arial" w:hAnsi="Arial" w:cs="Arial"/>
                <w:b/>
                <w:sz w:val="24"/>
                <w:szCs w:val="24"/>
              </w:rPr>
              <w:t>METHOD OF SURVEILLANCE</w:t>
            </w:r>
          </w:p>
        </w:tc>
      </w:tr>
      <w:tr w:rsidR="004B0832" w:rsidRPr="00BC5ED9" w14:paraId="73DE628C" w14:textId="77777777" w:rsidTr="001F157A">
        <w:tc>
          <w:tcPr>
            <w:tcW w:w="2605" w:type="dxa"/>
          </w:tcPr>
          <w:p w14:paraId="689D2E72" w14:textId="2E787EA0" w:rsidR="005260E7" w:rsidRDefault="001C23B1" w:rsidP="001F157A">
            <w:pPr>
              <w:rPr>
                <w:rFonts w:ascii="Arial" w:hAnsi="Arial" w:cs="Arial"/>
                <w:sz w:val="24"/>
                <w:szCs w:val="24"/>
              </w:rPr>
            </w:pPr>
            <w:r>
              <w:rPr>
                <w:rFonts w:ascii="Arial" w:hAnsi="Arial" w:cs="Arial"/>
                <w:sz w:val="24"/>
                <w:szCs w:val="24"/>
              </w:rPr>
              <w:t>PRS #1</w:t>
            </w:r>
            <w:r w:rsidR="00640AB3">
              <w:rPr>
                <w:rFonts w:ascii="Arial" w:hAnsi="Arial" w:cs="Arial"/>
                <w:sz w:val="24"/>
                <w:szCs w:val="24"/>
              </w:rPr>
              <w:t xml:space="preserve"> </w:t>
            </w:r>
            <w:r w:rsidR="005260E7">
              <w:rPr>
                <w:rFonts w:ascii="Arial" w:hAnsi="Arial" w:cs="Arial"/>
                <w:sz w:val="24"/>
                <w:szCs w:val="24"/>
              </w:rPr>
              <w:t>PWS para #</w:t>
            </w:r>
            <w:r w:rsidR="00EC4776">
              <w:rPr>
                <w:rFonts w:ascii="Arial" w:hAnsi="Arial" w:cs="Arial"/>
                <w:sz w:val="24"/>
                <w:szCs w:val="24"/>
              </w:rPr>
              <w:t>5.2</w:t>
            </w:r>
          </w:p>
          <w:p w14:paraId="46BAB576" w14:textId="77777777" w:rsidR="005260E7" w:rsidRDefault="005260E7" w:rsidP="001F157A">
            <w:pPr>
              <w:rPr>
                <w:rFonts w:ascii="Arial" w:hAnsi="Arial" w:cs="Arial"/>
                <w:sz w:val="24"/>
                <w:szCs w:val="24"/>
              </w:rPr>
            </w:pPr>
          </w:p>
          <w:p w14:paraId="54CF1597" w14:textId="07E40EE2" w:rsidR="00A652F8" w:rsidRDefault="00A652F8" w:rsidP="001F157A">
            <w:pPr>
              <w:rPr>
                <w:ins w:id="0" w:author="Cairo, Christine A CIV USARMY ACC MICC (USA)" w:date="2026-04-28T12:57:00Z" w16du:dateUtc="2026-04-28T16:57:00Z"/>
                <w:rFonts w:ascii="Arial" w:hAnsi="Arial" w:cs="Arial"/>
                <w:sz w:val="24"/>
                <w:szCs w:val="24"/>
              </w:rPr>
            </w:pPr>
            <w:r>
              <w:rPr>
                <w:rFonts w:ascii="Arial" w:hAnsi="Arial" w:cs="Arial"/>
                <w:sz w:val="24"/>
                <w:szCs w:val="24"/>
              </w:rPr>
              <w:t>Suggested meals for NSS-REP/NSS DEP lunches and dinners.</w:t>
            </w:r>
          </w:p>
          <w:p w14:paraId="48914A52" w14:textId="7B8A7303" w:rsidR="004B0832" w:rsidRPr="00BC5ED9" w:rsidRDefault="004B0832" w:rsidP="001F157A">
            <w:pPr>
              <w:rPr>
                <w:rFonts w:ascii="Arial" w:hAnsi="Arial" w:cs="Arial"/>
                <w:sz w:val="24"/>
                <w:szCs w:val="24"/>
              </w:rPr>
            </w:pPr>
          </w:p>
        </w:tc>
        <w:tc>
          <w:tcPr>
            <w:tcW w:w="2430" w:type="dxa"/>
          </w:tcPr>
          <w:p w14:paraId="5D3B30FF" w14:textId="76355FD5" w:rsidR="00D90A1D" w:rsidRPr="00BC5ED9" w:rsidRDefault="00C35788" w:rsidP="001F157A">
            <w:pPr>
              <w:rPr>
                <w:rFonts w:ascii="Arial" w:hAnsi="Arial" w:cs="Arial"/>
                <w:sz w:val="24"/>
                <w:szCs w:val="24"/>
              </w:rPr>
            </w:pPr>
            <w:r w:rsidRPr="00BC5ED9">
              <w:rPr>
                <w:rFonts w:ascii="Arial" w:hAnsi="Arial" w:cs="Arial"/>
                <w:sz w:val="24"/>
                <w:szCs w:val="24"/>
              </w:rPr>
              <w:t>Meals provided for NSS-REP 1 – 3 June 2026 and NSS-DEP 22 – 24 June 2026.</w:t>
            </w:r>
          </w:p>
        </w:tc>
        <w:tc>
          <w:tcPr>
            <w:tcW w:w="2250" w:type="dxa"/>
          </w:tcPr>
          <w:p w14:paraId="6335555B" w14:textId="556D1744" w:rsidR="004B0832" w:rsidRPr="00BC5ED9" w:rsidRDefault="00DF6A1C" w:rsidP="001F157A">
            <w:pPr>
              <w:rPr>
                <w:rFonts w:ascii="Arial" w:hAnsi="Arial" w:cs="Arial"/>
                <w:sz w:val="24"/>
                <w:szCs w:val="24"/>
              </w:rPr>
            </w:pPr>
            <w:r w:rsidRPr="00BC5ED9">
              <w:rPr>
                <w:rFonts w:ascii="Arial" w:hAnsi="Arial" w:cs="Arial"/>
                <w:sz w:val="24"/>
                <w:szCs w:val="24"/>
              </w:rPr>
              <w:t>No more th</w:t>
            </w:r>
            <w:r w:rsidR="00A652F8">
              <w:rPr>
                <w:rFonts w:ascii="Arial" w:hAnsi="Arial" w:cs="Arial"/>
                <w:sz w:val="24"/>
                <w:szCs w:val="24"/>
              </w:rPr>
              <w:t>a</w:t>
            </w:r>
            <w:r w:rsidRPr="00BC5ED9">
              <w:rPr>
                <w:rFonts w:ascii="Arial" w:hAnsi="Arial" w:cs="Arial"/>
                <w:sz w:val="24"/>
                <w:szCs w:val="24"/>
              </w:rPr>
              <w:t>n 7 customer complaints.</w:t>
            </w:r>
          </w:p>
        </w:tc>
        <w:tc>
          <w:tcPr>
            <w:tcW w:w="2790" w:type="dxa"/>
          </w:tcPr>
          <w:p w14:paraId="01F16A7B" w14:textId="77777777" w:rsidR="004B0832" w:rsidRPr="00BC5ED9" w:rsidRDefault="004B0832" w:rsidP="001F157A">
            <w:pPr>
              <w:rPr>
                <w:rFonts w:ascii="Arial" w:hAnsi="Arial" w:cs="Arial"/>
                <w:b/>
                <w:sz w:val="24"/>
                <w:szCs w:val="24"/>
              </w:rPr>
            </w:pPr>
          </w:p>
          <w:p w14:paraId="0AFBAB11" w14:textId="631E85D6" w:rsidR="004B0832" w:rsidRPr="008D05F0" w:rsidRDefault="004B0832" w:rsidP="001F157A">
            <w:pPr>
              <w:rPr>
                <w:rFonts w:ascii="Arial" w:hAnsi="Arial" w:cs="Arial"/>
                <w:bCs/>
                <w:color w:val="00B050"/>
                <w:sz w:val="24"/>
                <w:szCs w:val="24"/>
              </w:rPr>
            </w:pPr>
            <w:r w:rsidRPr="008D05F0">
              <w:rPr>
                <w:rFonts w:ascii="Arial" w:hAnsi="Arial" w:cs="Arial"/>
                <w:bCs/>
                <w:sz w:val="24"/>
                <w:szCs w:val="24"/>
              </w:rPr>
              <w:t>Customer Feedback</w:t>
            </w:r>
          </w:p>
        </w:tc>
      </w:tr>
    </w:tbl>
    <w:p w14:paraId="2B032A7B" w14:textId="77777777" w:rsidR="004B0832" w:rsidRPr="00BC5ED9" w:rsidRDefault="004B0832" w:rsidP="004B0832">
      <w:pPr>
        <w:rPr>
          <w:rFonts w:ascii="Arial" w:hAnsi="Arial" w:cs="Arial"/>
          <w:b/>
          <w:bCs/>
          <w:smallCaps/>
          <w:sz w:val="24"/>
          <w:szCs w:val="24"/>
        </w:rPr>
      </w:pPr>
      <w:bookmarkStart w:id="1" w:name="_Toc41385511"/>
      <w:r w:rsidRPr="00BC5ED9">
        <w:rPr>
          <w:rFonts w:ascii="Arial" w:hAnsi="Arial" w:cs="Arial"/>
          <w:bCs/>
          <w:sz w:val="24"/>
          <w:szCs w:val="24"/>
        </w:rPr>
        <w:br w:type="page"/>
      </w:r>
    </w:p>
    <w:p w14:paraId="338176F8" w14:textId="77777777" w:rsidR="004B0832" w:rsidRPr="00BC5ED9" w:rsidRDefault="004B0832" w:rsidP="004B0832">
      <w:pPr>
        <w:pStyle w:val="textb"/>
        <w:jc w:val="center"/>
        <w:rPr>
          <w:rFonts w:ascii="Arial" w:hAnsi="Arial" w:cs="Arial"/>
          <w:b w:val="0"/>
          <w:bCs/>
        </w:rPr>
      </w:pPr>
      <w:r w:rsidRPr="00BC5ED9">
        <w:rPr>
          <w:rFonts w:ascii="Arial" w:hAnsi="Arial" w:cs="Arial"/>
          <w:bCs/>
        </w:rPr>
        <w:lastRenderedPageBreak/>
        <w:t>TECHNICAL EXHIBIT B</w:t>
      </w:r>
    </w:p>
    <w:p w14:paraId="08BDCA1C" w14:textId="77777777" w:rsidR="004B0832" w:rsidRPr="00BC5ED9" w:rsidRDefault="004B0832" w:rsidP="004B08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BC5ED9">
        <w:rPr>
          <w:rFonts w:ascii="Arial" w:hAnsi="Arial" w:cs="Arial"/>
          <w:b/>
          <w:bCs/>
          <w:sz w:val="24"/>
          <w:szCs w:val="24"/>
        </w:rPr>
        <w:t>DELIVERABLES SCHEDULE</w:t>
      </w:r>
      <w:bookmarkEnd w:id="1"/>
    </w:p>
    <w:p w14:paraId="73FF489E" w14:textId="77777777" w:rsidR="004B0832" w:rsidRPr="00BC5ED9" w:rsidRDefault="004B0832" w:rsidP="004B08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bCs/>
          <w:color w:val="FF0000"/>
          <w:sz w:val="24"/>
          <w:szCs w:val="24"/>
        </w:rPr>
      </w:pPr>
    </w:p>
    <w:p w14:paraId="25C2F0E9" w14:textId="77777777" w:rsidR="004B0832" w:rsidRPr="00BC5ED9" w:rsidRDefault="004B0832" w:rsidP="004B08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sz w:val="24"/>
          <w:szCs w:val="24"/>
        </w:rPr>
      </w:pPr>
    </w:p>
    <w:tbl>
      <w:tblPr>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2850"/>
        <w:gridCol w:w="1980"/>
        <w:gridCol w:w="1620"/>
      </w:tblGrid>
      <w:tr w:rsidR="00D45B01" w:rsidRPr="00BC5ED9" w14:paraId="0BE2AACE" w14:textId="77777777" w:rsidTr="00D45B01">
        <w:trPr>
          <w:tblHeader/>
        </w:trPr>
        <w:tc>
          <w:tcPr>
            <w:tcW w:w="1915" w:type="dxa"/>
            <w:shd w:val="clear" w:color="auto" w:fill="CCCCCC"/>
            <w:vAlign w:val="bottom"/>
          </w:tcPr>
          <w:p w14:paraId="42A0E7AC" w14:textId="77777777" w:rsidR="00D45B01" w:rsidRPr="00BC5ED9" w:rsidRDefault="00D45B01" w:rsidP="001F157A">
            <w:pPr>
              <w:pStyle w:val="textb"/>
              <w:spacing w:before="60" w:after="60"/>
              <w:rPr>
                <w:rFonts w:ascii="Arial" w:hAnsi="Arial" w:cs="Arial"/>
                <w:b w:val="0"/>
                <w:bCs/>
                <w:smallCaps w:val="0"/>
                <w:u w:val="single"/>
              </w:rPr>
            </w:pPr>
            <w:r w:rsidRPr="00BC5ED9">
              <w:rPr>
                <w:rFonts w:ascii="Arial" w:hAnsi="Arial" w:cs="Arial"/>
                <w:b w:val="0"/>
                <w:bCs/>
                <w:smallCaps w:val="0"/>
                <w:u w:val="single"/>
              </w:rPr>
              <w:t>Deliverable</w:t>
            </w:r>
          </w:p>
        </w:tc>
        <w:tc>
          <w:tcPr>
            <w:tcW w:w="2850" w:type="dxa"/>
            <w:shd w:val="clear" w:color="auto" w:fill="CCCCCC"/>
            <w:vAlign w:val="bottom"/>
          </w:tcPr>
          <w:p w14:paraId="31E480D6" w14:textId="77777777" w:rsidR="00D45B01" w:rsidRPr="00BC5ED9" w:rsidRDefault="00D45B01" w:rsidP="001F157A">
            <w:pPr>
              <w:pStyle w:val="textb"/>
              <w:spacing w:before="60" w:after="60"/>
              <w:rPr>
                <w:rFonts w:ascii="Arial" w:hAnsi="Arial" w:cs="Arial"/>
                <w:b w:val="0"/>
                <w:bCs/>
                <w:smallCaps w:val="0"/>
                <w:u w:val="single"/>
              </w:rPr>
            </w:pPr>
            <w:r w:rsidRPr="00BC5ED9">
              <w:rPr>
                <w:rFonts w:ascii="Arial" w:hAnsi="Arial" w:cs="Arial"/>
                <w:b w:val="0"/>
                <w:bCs/>
                <w:smallCaps w:val="0"/>
                <w:u w:val="single"/>
              </w:rPr>
              <w:t>Frequency</w:t>
            </w:r>
          </w:p>
        </w:tc>
        <w:tc>
          <w:tcPr>
            <w:tcW w:w="1980" w:type="dxa"/>
            <w:shd w:val="clear" w:color="auto" w:fill="CCCCCC"/>
            <w:vAlign w:val="bottom"/>
          </w:tcPr>
          <w:p w14:paraId="008D4F5A" w14:textId="77777777" w:rsidR="00D45B01" w:rsidRPr="00BC5ED9" w:rsidRDefault="00D45B01" w:rsidP="001F157A">
            <w:pPr>
              <w:pStyle w:val="textb"/>
              <w:spacing w:before="60" w:after="60"/>
              <w:rPr>
                <w:rFonts w:ascii="Arial" w:hAnsi="Arial" w:cs="Arial"/>
                <w:b w:val="0"/>
                <w:bCs/>
                <w:smallCaps w:val="0"/>
                <w:u w:val="single"/>
              </w:rPr>
            </w:pPr>
            <w:r w:rsidRPr="00BC5ED9">
              <w:rPr>
                <w:rFonts w:ascii="Arial" w:hAnsi="Arial" w:cs="Arial"/>
                <w:b w:val="0"/>
                <w:bCs/>
                <w:smallCaps w:val="0"/>
                <w:u w:val="single"/>
              </w:rPr>
              <w:t>Medium/Format</w:t>
            </w:r>
          </w:p>
        </w:tc>
        <w:tc>
          <w:tcPr>
            <w:tcW w:w="1620" w:type="dxa"/>
            <w:shd w:val="clear" w:color="auto" w:fill="CCCCCC"/>
            <w:vAlign w:val="bottom"/>
          </w:tcPr>
          <w:p w14:paraId="4829EFD5" w14:textId="77777777" w:rsidR="00D45B01" w:rsidRPr="00BC5ED9" w:rsidRDefault="00D45B01" w:rsidP="001F157A">
            <w:pPr>
              <w:pStyle w:val="textb"/>
              <w:spacing w:before="60" w:after="60"/>
              <w:rPr>
                <w:rFonts w:ascii="Arial" w:hAnsi="Arial" w:cs="Arial"/>
                <w:b w:val="0"/>
                <w:bCs/>
                <w:smallCaps w:val="0"/>
                <w:u w:val="single"/>
              </w:rPr>
            </w:pPr>
            <w:r w:rsidRPr="00BC5ED9">
              <w:rPr>
                <w:rFonts w:ascii="Arial" w:hAnsi="Arial" w:cs="Arial"/>
                <w:b w:val="0"/>
                <w:bCs/>
                <w:smallCaps w:val="0"/>
                <w:u w:val="single"/>
              </w:rPr>
              <w:t>Submit To</w:t>
            </w:r>
          </w:p>
        </w:tc>
      </w:tr>
      <w:tr w:rsidR="00D45B01" w:rsidRPr="00BC5ED9" w14:paraId="79813408" w14:textId="77777777" w:rsidTr="00D45B01">
        <w:tc>
          <w:tcPr>
            <w:tcW w:w="1915" w:type="dxa"/>
          </w:tcPr>
          <w:p w14:paraId="48B0F040" w14:textId="2C1C0BA8" w:rsidR="00D45B01" w:rsidRPr="00BC5ED9" w:rsidRDefault="00D45B01" w:rsidP="00AE2AE4">
            <w:pPr>
              <w:rPr>
                <w:rFonts w:ascii="Arial" w:hAnsi="Arial" w:cs="Arial"/>
                <w:bCs/>
                <w:color w:val="000000" w:themeColor="text1"/>
                <w:sz w:val="24"/>
                <w:szCs w:val="24"/>
              </w:rPr>
            </w:pPr>
            <w:r>
              <w:rPr>
                <w:rFonts w:ascii="Arial" w:hAnsi="Arial" w:cs="Arial"/>
                <w:bCs/>
                <w:color w:val="000000" w:themeColor="text1"/>
                <w:sz w:val="24"/>
                <w:szCs w:val="24"/>
              </w:rPr>
              <w:t xml:space="preserve">001 </w:t>
            </w:r>
            <w:r w:rsidRPr="00225F0F">
              <w:rPr>
                <w:rFonts w:ascii="Arial" w:hAnsi="Arial" w:cs="Arial"/>
                <w:bCs/>
                <w:color w:val="000000" w:themeColor="text1"/>
                <w:sz w:val="24"/>
                <w:szCs w:val="24"/>
              </w:rPr>
              <w:t>Anti-Terrorism (AT) “Level I” Training</w:t>
            </w:r>
            <w:r>
              <w:rPr>
                <w:rFonts w:ascii="Arial" w:hAnsi="Arial" w:cs="Arial"/>
                <w:bCs/>
                <w:color w:val="000000" w:themeColor="text1"/>
                <w:sz w:val="24"/>
                <w:szCs w:val="24"/>
              </w:rPr>
              <w:t xml:space="preserve"> (PWS 1.23.1)</w:t>
            </w:r>
          </w:p>
        </w:tc>
        <w:tc>
          <w:tcPr>
            <w:tcW w:w="2850" w:type="dxa"/>
          </w:tcPr>
          <w:p w14:paraId="58237FB6" w14:textId="0F24B1F7" w:rsidR="00D45B01" w:rsidRPr="00D45B01" w:rsidRDefault="00D45B01" w:rsidP="00AE2AE4">
            <w:pPr>
              <w:rPr>
                <w:rFonts w:ascii="Arial" w:hAnsi="Arial" w:cs="Arial"/>
                <w:sz w:val="24"/>
                <w:szCs w:val="24"/>
              </w:rPr>
            </w:pPr>
            <w:r w:rsidRPr="00D45B01">
              <w:rPr>
                <w:rFonts w:ascii="Arial" w:hAnsi="Arial" w:cs="Arial"/>
                <w:sz w:val="24"/>
                <w:szCs w:val="24"/>
              </w:rPr>
              <w:t>Within 30 days of contract award.</w:t>
            </w:r>
          </w:p>
          <w:p w14:paraId="1537F299" w14:textId="77777777" w:rsidR="00D45B01" w:rsidRPr="00D45B01" w:rsidRDefault="00D45B01" w:rsidP="00AE2AE4">
            <w:pPr>
              <w:rPr>
                <w:rFonts w:ascii="Arial" w:hAnsi="Arial" w:cs="Arial"/>
                <w:sz w:val="24"/>
                <w:szCs w:val="24"/>
              </w:rPr>
            </w:pPr>
          </w:p>
        </w:tc>
        <w:tc>
          <w:tcPr>
            <w:tcW w:w="1980" w:type="dxa"/>
          </w:tcPr>
          <w:p w14:paraId="355820FE" w14:textId="1DA6B853" w:rsidR="00D45B01" w:rsidRPr="00BC5ED9" w:rsidRDefault="0014109E" w:rsidP="001F157A">
            <w:pPr>
              <w:rPr>
                <w:rFonts w:ascii="Arial" w:hAnsi="Arial" w:cs="Arial"/>
                <w:b/>
                <w:bCs/>
                <w:sz w:val="24"/>
                <w:szCs w:val="24"/>
              </w:rPr>
            </w:pPr>
            <w:r w:rsidRPr="0014109E">
              <w:rPr>
                <w:rFonts w:ascii="Arial" w:hAnsi="Arial" w:cs="Arial"/>
                <w:bCs/>
                <w:color w:val="000000" w:themeColor="text1"/>
                <w:sz w:val="24"/>
                <w:szCs w:val="24"/>
              </w:rPr>
              <w:t xml:space="preserve">PDF copy of certificate of completion </w:t>
            </w:r>
          </w:p>
        </w:tc>
        <w:tc>
          <w:tcPr>
            <w:tcW w:w="1620" w:type="dxa"/>
          </w:tcPr>
          <w:p w14:paraId="5FFFF5AF" w14:textId="7F7085EF" w:rsidR="00D45B01" w:rsidRPr="00BC5ED9" w:rsidRDefault="00883CA8" w:rsidP="001F157A">
            <w:pPr>
              <w:pStyle w:val="textb"/>
              <w:spacing w:before="120" w:after="0"/>
              <w:rPr>
                <w:rFonts w:ascii="Arial" w:hAnsi="Arial" w:cs="Arial"/>
                <w:b w:val="0"/>
                <w:bCs/>
                <w:color w:val="000000" w:themeColor="text1"/>
              </w:rPr>
            </w:pPr>
            <w:r>
              <w:rPr>
                <w:rFonts w:ascii="Arial" w:hAnsi="Arial" w:cs="Arial"/>
                <w:b w:val="0"/>
                <w:bCs/>
                <w:color w:val="000000" w:themeColor="text1"/>
              </w:rPr>
              <w:t>COR</w:t>
            </w:r>
          </w:p>
        </w:tc>
      </w:tr>
      <w:tr w:rsidR="00D45B01" w:rsidRPr="00BC5ED9" w14:paraId="649737FB" w14:textId="77777777" w:rsidTr="00D45B01">
        <w:tc>
          <w:tcPr>
            <w:tcW w:w="1915" w:type="dxa"/>
          </w:tcPr>
          <w:p w14:paraId="6CB6019A" w14:textId="3A4044AD" w:rsidR="00D45B01" w:rsidRPr="005E596F" w:rsidRDefault="005E596F" w:rsidP="001F157A">
            <w:pPr>
              <w:rPr>
                <w:rFonts w:ascii="Arial" w:hAnsi="Arial" w:cs="Arial"/>
                <w:bCs/>
                <w:color w:val="FF0000"/>
                <w:sz w:val="24"/>
                <w:szCs w:val="24"/>
              </w:rPr>
            </w:pPr>
            <w:r>
              <w:rPr>
                <w:rFonts w:ascii="Arial" w:hAnsi="Arial" w:cs="Arial"/>
                <w:bCs/>
                <w:sz w:val="24"/>
                <w:szCs w:val="24"/>
              </w:rPr>
              <w:t xml:space="preserve">002 </w:t>
            </w:r>
            <w:r w:rsidR="00022E2F" w:rsidRPr="005E596F">
              <w:rPr>
                <w:rFonts w:ascii="Arial" w:hAnsi="Arial" w:cs="Arial"/>
                <w:bCs/>
                <w:sz w:val="24"/>
                <w:szCs w:val="24"/>
              </w:rPr>
              <w:t>OPSEC Training (PWS 1.2</w:t>
            </w:r>
            <w:r w:rsidR="00F0197B">
              <w:rPr>
                <w:rFonts w:ascii="Arial" w:hAnsi="Arial" w:cs="Arial"/>
                <w:bCs/>
                <w:sz w:val="24"/>
                <w:szCs w:val="24"/>
              </w:rPr>
              <w:t>3</w:t>
            </w:r>
            <w:r w:rsidR="00022E2F" w:rsidRPr="005E596F">
              <w:rPr>
                <w:rFonts w:ascii="Arial" w:hAnsi="Arial" w:cs="Arial"/>
                <w:bCs/>
                <w:sz w:val="24"/>
                <w:szCs w:val="24"/>
              </w:rPr>
              <w:t>.</w:t>
            </w:r>
            <w:r w:rsidR="00F0197B">
              <w:rPr>
                <w:rFonts w:ascii="Arial" w:hAnsi="Arial" w:cs="Arial"/>
                <w:bCs/>
                <w:sz w:val="24"/>
                <w:szCs w:val="24"/>
              </w:rPr>
              <w:t>2</w:t>
            </w:r>
            <w:r w:rsidR="00022E2F" w:rsidRPr="005E596F">
              <w:rPr>
                <w:rFonts w:ascii="Arial" w:hAnsi="Arial" w:cs="Arial"/>
                <w:bCs/>
                <w:sz w:val="24"/>
                <w:szCs w:val="24"/>
              </w:rPr>
              <w:t>)</w:t>
            </w:r>
          </w:p>
        </w:tc>
        <w:tc>
          <w:tcPr>
            <w:tcW w:w="2850" w:type="dxa"/>
          </w:tcPr>
          <w:p w14:paraId="1D6863F6" w14:textId="0EC6D427" w:rsidR="00D45B01" w:rsidRPr="005E596F" w:rsidRDefault="00F93D86" w:rsidP="001F157A">
            <w:pPr>
              <w:rPr>
                <w:rFonts w:ascii="Arial" w:hAnsi="Arial" w:cs="Arial"/>
                <w:bCs/>
                <w:sz w:val="24"/>
                <w:szCs w:val="24"/>
              </w:rPr>
            </w:pPr>
            <w:r w:rsidRPr="005E596F">
              <w:rPr>
                <w:rFonts w:ascii="Arial" w:hAnsi="Arial" w:cs="Arial"/>
                <w:bCs/>
                <w:sz w:val="24"/>
                <w:szCs w:val="24"/>
              </w:rPr>
              <w:t>Within 30 days of employment under the contract.</w:t>
            </w:r>
          </w:p>
        </w:tc>
        <w:tc>
          <w:tcPr>
            <w:tcW w:w="1980" w:type="dxa"/>
          </w:tcPr>
          <w:p w14:paraId="615284D2" w14:textId="03376DFC" w:rsidR="00D45B01" w:rsidRPr="005E596F" w:rsidRDefault="00883CA8" w:rsidP="001F157A">
            <w:pPr>
              <w:rPr>
                <w:rFonts w:ascii="Arial" w:hAnsi="Arial" w:cs="Arial"/>
                <w:bCs/>
                <w:sz w:val="24"/>
                <w:szCs w:val="24"/>
              </w:rPr>
            </w:pPr>
            <w:r w:rsidRPr="005E596F">
              <w:rPr>
                <w:rFonts w:ascii="Arial" w:hAnsi="Arial" w:cs="Arial"/>
                <w:bCs/>
                <w:sz w:val="24"/>
                <w:szCs w:val="24"/>
              </w:rPr>
              <w:t>PDF copy of certificate of completion.</w:t>
            </w:r>
          </w:p>
        </w:tc>
        <w:tc>
          <w:tcPr>
            <w:tcW w:w="1620" w:type="dxa"/>
          </w:tcPr>
          <w:p w14:paraId="35BE678C" w14:textId="455BF484" w:rsidR="00D45B01" w:rsidRPr="005E596F" w:rsidRDefault="00883CA8" w:rsidP="001F157A">
            <w:pPr>
              <w:rPr>
                <w:rFonts w:ascii="Arial" w:hAnsi="Arial" w:cs="Arial"/>
                <w:bCs/>
                <w:sz w:val="24"/>
                <w:szCs w:val="24"/>
              </w:rPr>
            </w:pPr>
            <w:r w:rsidRPr="005E596F">
              <w:rPr>
                <w:rFonts w:ascii="Arial" w:hAnsi="Arial" w:cs="Arial"/>
                <w:bCs/>
                <w:sz w:val="24"/>
                <w:szCs w:val="24"/>
              </w:rPr>
              <w:t>COR</w:t>
            </w:r>
          </w:p>
        </w:tc>
      </w:tr>
      <w:tr w:rsidR="00A214DC" w:rsidRPr="00BC5ED9" w14:paraId="1AE83FB8" w14:textId="77777777" w:rsidTr="00D45B01">
        <w:tc>
          <w:tcPr>
            <w:tcW w:w="1915" w:type="dxa"/>
          </w:tcPr>
          <w:p w14:paraId="525ED8B5" w14:textId="5312A2B2" w:rsidR="00A214DC" w:rsidRPr="005E596F" w:rsidRDefault="005E596F" w:rsidP="001F157A">
            <w:pPr>
              <w:rPr>
                <w:rFonts w:ascii="Arial" w:hAnsi="Arial" w:cs="Arial"/>
                <w:bCs/>
                <w:color w:val="FF0000"/>
                <w:sz w:val="24"/>
                <w:szCs w:val="24"/>
              </w:rPr>
            </w:pPr>
            <w:r>
              <w:rPr>
                <w:rFonts w:ascii="Arial" w:hAnsi="Arial" w:cs="Arial"/>
                <w:bCs/>
                <w:sz w:val="24"/>
                <w:szCs w:val="24"/>
              </w:rPr>
              <w:t>00</w:t>
            </w:r>
            <w:r w:rsidR="008D05F0">
              <w:rPr>
                <w:rFonts w:ascii="Arial" w:hAnsi="Arial" w:cs="Arial"/>
                <w:bCs/>
                <w:sz w:val="24"/>
                <w:szCs w:val="24"/>
              </w:rPr>
              <w:t>3</w:t>
            </w:r>
            <w:r>
              <w:rPr>
                <w:rFonts w:ascii="Arial" w:hAnsi="Arial" w:cs="Arial"/>
                <w:bCs/>
                <w:sz w:val="24"/>
                <w:szCs w:val="24"/>
              </w:rPr>
              <w:t xml:space="preserve"> </w:t>
            </w:r>
            <w:r w:rsidR="00086047" w:rsidRPr="005E596F">
              <w:rPr>
                <w:rFonts w:ascii="Arial" w:hAnsi="Arial" w:cs="Arial"/>
                <w:bCs/>
                <w:sz w:val="24"/>
                <w:szCs w:val="24"/>
              </w:rPr>
              <w:t>iWATCH Training (PWS 1.2</w:t>
            </w:r>
            <w:r w:rsidR="00F0197B">
              <w:rPr>
                <w:rFonts w:ascii="Arial" w:hAnsi="Arial" w:cs="Arial"/>
                <w:bCs/>
                <w:sz w:val="24"/>
                <w:szCs w:val="24"/>
              </w:rPr>
              <w:t>3</w:t>
            </w:r>
            <w:r w:rsidR="00086047" w:rsidRPr="005E596F">
              <w:rPr>
                <w:rFonts w:ascii="Arial" w:hAnsi="Arial" w:cs="Arial"/>
                <w:bCs/>
                <w:sz w:val="24"/>
                <w:szCs w:val="24"/>
              </w:rPr>
              <w:t>.</w:t>
            </w:r>
            <w:r w:rsidR="00F0197B">
              <w:rPr>
                <w:rFonts w:ascii="Arial" w:hAnsi="Arial" w:cs="Arial"/>
                <w:bCs/>
                <w:sz w:val="24"/>
                <w:szCs w:val="24"/>
              </w:rPr>
              <w:t>3</w:t>
            </w:r>
            <w:r w:rsidR="00086047" w:rsidRPr="005E596F">
              <w:rPr>
                <w:rFonts w:ascii="Arial" w:hAnsi="Arial" w:cs="Arial"/>
                <w:bCs/>
                <w:sz w:val="24"/>
                <w:szCs w:val="24"/>
              </w:rPr>
              <w:t>)</w:t>
            </w:r>
          </w:p>
        </w:tc>
        <w:tc>
          <w:tcPr>
            <w:tcW w:w="2850" w:type="dxa"/>
          </w:tcPr>
          <w:p w14:paraId="1BAC702C" w14:textId="53E9C174" w:rsidR="00A214DC" w:rsidRPr="005E596F" w:rsidRDefault="004250D1" w:rsidP="001F157A">
            <w:pPr>
              <w:rPr>
                <w:rFonts w:ascii="Arial" w:hAnsi="Arial" w:cs="Arial"/>
                <w:bCs/>
                <w:sz w:val="24"/>
                <w:szCs w:val="24"/>
              </w:rPr>
            </w:pPr>
            <w:r w:rsidRPr="005E596F">
              <w:rPr>
                <w:rFonts w:ascii="Arial" w:hAnsi="Arial" w:cs="Arial"/>
                <w:bCs/>
                <w:sz w:val="24"/>
                <w:szCs w:val="24"/>
              </w:rPr>
              <w:t>Within 30 days of contract award date.</w:t>
            </w:r>
          </w:p>
        </w:tc>
        <w:tc>
          <w:tcPr>
            <w:tcW w:w="1980" w:type="dxa"/>
          </w:tcPr>
          <w:p w14:paraId="41580859" w14:textId="6E2C604A" w:rsidR="00A214DC" w:rsidRPr="005E596F" w:rsidRDefault="005E596F" w:rsidP="001F157A">
            <w:pPr>
              <w:rPr>
                <w:rFonts w:ascii="Arial" w:hAnsi="Arial" w:cs="Arial"/>
                <w:bCs/>
                <w:sz w:val="24"/>
                <w:szCs w:val="24"/>
              </w:rPr>
            </w:pPr>
            <w:r w:rsidRPr="005E596F">
              <w:rPr>
                <w:rFonts w:ascii="Arial" w:hAnsi="Arial" w:cs="Arial"/>
                <w:bCs/>
                <w:sz w:val="24"/>
                <w:szCs w:val="24"/>
              </w:rPr>
              <w:t>PDF copy of certificate of completion.</w:t>
            </w:r>
          </w:p>
        </w:tc>
        <w:tc>
          <w:tcPr>
            <w:tcW w:w="1620" w:type="dxa"/>
          </w:tcPr>
          <w:p w14:paraId="6945194B" w14:textId="6B0FC260" w:rsidR="00A214DC" w:rsidRPr="005E596F" w:rsidRDefault="005E596F" w:rsidP="001F157A">
            <w:pPr>
              <w:rPr>
                <w:rFonts w:ascii="Arial" w:hAnsi="Arial" w:cs="Arial"/>
                <w:bCs/>
                <w:sz w:val="24"/>
                <w:szCs w:val="24"/>
              </w:rPr>
            </w:pPr>
            <w:r w:rsidRPr="005E596F">
              <w:rPr>
                <w:rFonts w:ascii="Arial" w:hAnsi="Arial" w:cs="Arial"/>
                <w:bCs/>
                <w:sz w:val="24"/>
                <w:szCs w:val="24"/>
              </w:rPr>
              <w:t>COR</w:t>
            </w:r>
          </w:p>
        </w:tc>
      </w:tr>
    </w:tbl>
    <w:p w14:paraId="184B7506" w14:textId="77777777" w:rsidR="004B0832" w:rsidRPr="00BC5ED9" w:rsidRDefault="004B0832" w:rsidP="004B08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bCs/>
          <w:sz w:val="24"/>
          <w:szCs w:val="24"/>
        </w:rPr>
      </w:pPr>
    </w:p>
    <w:p w14:paraId="6E687914" w14:textId="44D2D694" w:rsidR="007A0714" w:rsidRPr="008A712B" w:rsidRDefault="007A0714" w:rsidP="008A712B">
      <w:pPr>
        <w:rPr>
          <w:rFonts w:ascii="Arial" w:hAnsi="Arial" w:cs="Arial"/>
          <w:b/>
          <w:bCs/>
          <w:sz w:val="24"/>
          <w:szCs w:val="24"/>
        </w:rPr>
      </w:pPr>
    </w:p>
    <w:sectPr w:rsidR="007A0714" w:rsidRPr="008A712B" w:rsidSect="004B0832">
      <w:footerReference w:type="default" r:id="rId17"/>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88E65" w14:textId="77777777" w:rsidR="00C31383" w:rsidRDefault="00C31383">
      <w:r>
        <w:separator/>
      </w:r>
    </w:p>
  </w:endnote>
  <w:endnote w:type="continuationSeparator" w:id="0">
    <w:p w14:paraId="1ED280A2" w14:textId="77777777" w:rsidR="00C31383" w:rsidRDefault="00C31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Content>
      <w:sdt>
        <w:sdtPr>
          <w:id w:val="-1769616900"/>
          <w:docPartObj>
            <w:docPartGallery w:val="Page Numbers (Top of Page)"/>
            <w:docPartUnique/>
          </w:docPartObj>
        </w:sdtPr>
        <w:sdtContent>
          <w:p w14:paraId="4EF186BB" w14:textId="77777777" w:rsidR="004B0832" w:rsidRPr="008C2412" w:rsidRDefault="004B0832"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Pr>
                <w:rFonts w:ascii="Arial" w:hAnsi="Arial" w:cs="Arial"/>
                <w:b/>
                <w:bCs/>
                <w:noProof/>
                <w:sz w:val="22"/>
                <w:szCs w:val="22"/>
              </w:rPr>
              <w:t>42</w:t>
            </w:r>
            <w:r w:rsidRPr="00446288">
              <w:rPr>
                <w:rFonts w:ascii="Arial" w:hAnsi="Arial" w:cs="Arial"/>
                <w:b/>
                <w:sz w:val="22"/>
                <w:szCs w:val="22"/>
              </w:rPr>
              <w:fldChar w:fldCharType="end"/>
            </w:r>
          </w:p>
        </w:sdtContent>
      </w:sdt>
    </w:sdtContent>
  </w:sdt>
  <w:p w14:paraId="22CA8E60" w14:textId="77777777" w:rsidR="004B0832" w:rsidRPr="00446288" w:rsidRDefault="004B0832" w:rsidP="00446288">
    <w:pPr>
      <w:pStyle w:val="Footer"/>
      <w:jc w:val="center"/>
      <w:rPr>
        <w:rFonts w:ascii="Arial" w:hAnsi="Arial" w:cs="Arial"/>
        <w:sz w:val="24"/>
        <w:szCs w:val="24"/>
      </w:rPr>
    </w:pPr>
    <w:r>
      <w:tab/>
    </w:r>
    <w:r>
      <w:tab/>
    </w:r>
    <w:r>
      <w:rPr>
        <w:rFonts w:ascii="Arial" w:hAnsi="Arial" w:cs="Arial"/>
        <w:sz w:val="24"/>
        <w:szCs w:val="24"/>
      </w:rPr>
      <w:t>AUG</w:t>
    </w:r>
    <w:r w:rsidRPr="00446288">
      <w:rPr>
        <w:rFonts w:ascii="Arial" w:hAnsi="Arial" w:cs="Arial"/>
        <w:sz w:val="24"/>
        <w:szCs w:val="24"/>
      </w:rPr>
      <w:t xml:space="preserve"> 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83E1F" w14:textId="77777777" w:rsidR="00C31383" w:rsidRDefault="00C31383">
      <w:r>
        <w:separator/>
      </w:r>
    </w:p>
  </w:footnote>
  <w:footnote w:type="continuationSeparator" w:id="0">
    <w:p w14:paraId="1C12969B" w14:textId="77777777" w:rsidR="00C31383" w:rsidRDefault="00C313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1"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0"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2118477470">
    <w:abstractNumId w:val="9"/>
  </w:num>
  <w:num w:numId="2" w16cid:durableId="922489349">
    <w:abstractNumId w:val="5"/>
  </w:num>
  <w:num w:numId="3" w16cid:durableId="1485703323">
    <w:abstractNumId w:val="4"/>
  </w:num>
  <w:num w:numId="4" w16cid:durableId="9990460">
    <w:abstractNumId w:val="10"/>
  </w:num>
  <w:num w:numId="5" w16cid:durableId="1778216266">
    <w:abstractNumId w:val="0"/>
  </w:num>
  <w:num w:numId="6" w16cid:durableId="943806468">
    <w:abstractNumId w:val="8"/>
  </w:num>
  <w:num w:numId="7" w16cid:durableId="2005937729">
    <w:abstractNumId w:val="3"/>
  </w:num>
  <w:num w:numId="8" w16cid:durableId="2118670407">
    <w:abstractNumId w:val="2"/>
  </w:num>
  <w:num w:numId="9" w16cid:durableId="842279251">
    <w:abstractNumId w:val="6"/>
  </w:num>
  <w:num w:numId="10" w16cid:durableId="1991984617">
    <w:abstractNumId w:val="1"/>
  </w:num>
  <w:num w:numId="11" w16cid:durableId="11529927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ro, Christine A CIV USARMY ACC MICC (USA)">
    <w15:presenceInfo w15:providerId="AD" w15:userId="S::christine.a.cairo.civ@army.mil::7f50c96a-2605-4e2c-97f1-02f60fcc70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832"/>
    <w:rsid w:val="000015E8"/>
    <w:rsid w:val="000044FE"/>
    <w:rsid w:val="00010106"/>
    <w:rsid w:val="00021C81"/>
    <w:rsid w:val="00022E2F"/>
    <w:rsid w:val="00023C98"/>
    <w:rsid w:val="00025448"/>
    <w:rsid w:val="00026225"/>
    <w:rsid w:val="00026B83"/>
    <w:rsid w:val="00035435"/>
    <w:rsid w:val="00044D53"/>
    <w:rsid w:val="000472CB"/>
    <w:rsid w:val="00053E0C"/>
    <w:rsid w:val="00053EF6"/>
    <w:rsid w:val="0005789C"/>
    <w:rsid w:val="00062C6D"/>
    <w:rsid w:val="00072A20"/>
    <w:rsid w:val="000818DA"/>
    <w:rsid w:val="00086047"/>
    <w:rsid w:val="00093305"/>
    <w:rsid w:val="0009492F"/>
    <w:rsid w:val="000B2081"/>
    <w:rsid w:val="000B6DDC"/>
    <w:rsid w:val="000C5493"/>
    <w:rsid w:val="000E5CE3"/>
    <w:rsid w:val="00112208"/>
    <w:rsid w:val="0012409F"/>
    <w:rsid w:val="0013289D"/>
    <w:rsid w:val="0014109E"/>
    <w:rsid w:val="00164AF5"/>
    <w:rsid w:val="00184B86"/>
    <w:rsid w:val="001A0D6E"/>
    <w:rsid w:val="001A21E4"/>
    <w:rsid w:val="001A3C9E"/>
    <w:rsid w:val="001B3DC9"/>
    <w:rsid w:val="001C0551"/>
    <w:rsid w:val="001C23B1"/>
    <w:rsid w:val="001C5B9F"/>
    <w:rsid w:val="001E4FFD"/>
    <w:rsid w:val="00214B10"/>
    <w:rsid w:val="0022365B"/>
    <w:rsid w:val="00225F0F"/>
    <w:rsid w:val="00230746"/>
    <w:rsid w:val="00246C3C"/>
    <w:rsid w:val="00257614"/>
    <w:rsid w:val="002645AA"/>
    <w:rsid w:val="00285FB1"/>
    <w:rsid w:val="002878C5"/>
    <w:rsid w:val="002A0CD4"/>
    <w:rsid w:val="002A28CB"/>
    <w:rsid w:val="002A32B0"/>
    <w:rsid w:val="002B4C62"/>
    <w:rsid w:val="002C2CC7"/>
    <w:rsid w:val="002D5533"/>
    <w:rsid w:val="002E13B9"/>
    <w:rsid w:val="002E457B"/>
    <w:rsid w:val="002F3535"/>
    <w:rsid w:val="00315ACB"/>
    <w:rsid w:val="003174E3"/>
    <w:rsid w:val="00324E2D"/>
    <w:rsid w:val="00355BDF"/>
    <w:rsid w:val="003576F0"/>
    <w:rsid w:val="00362A6C"/>
    <w:rsid w:val="00393C5A"/>
    <w:rsid w:val="003A06B1"/>
    <w:rsid w:val="003A0DA7"/>
    <w:rsid w:val="003A2585"/>
    <w:rsid w:val="003B05C3"/>
    <w:rsid w:val="003E02BE"/>
    <w:rsid w:val="003E3A20"/>
    <w:rsid w:val="003F39F9"/>
    <w:rsid w:val="00402061"/>
    <w:rsid w:val="0040314C"/>
    <w:rsid w:val="004250D1"/>
    <w:rsid w:val="004340DD"/>
    <w:rsid w:val="00453CF8"/>
    <w:rsid w:val="00456465"/>
    <w:rsid w:val="00464031"/>
    <w:rsid w:val="004649BF"/>
    <w:rsid w:val="00465E9F"/>
    <w:rsid w:val="004842C5"/>
    <w:rsid w:val="00496749"/>
    <w:rsid w:val="004A0C5E"/>
    <w:rsid w:val="004B0832"/>
    <w:rsid w:val="004D27DC"/>
    <w:rsid w:val="004E4215"/>
    <w:rsid w:val="004F6F77"/>
    <w:rsid w:val="00502D7B"/>
    <w:rsid w:val="0050581D"/>
    <w:rsid w:val="00523020"/>
    <w:rsid w:val="005260E7"/>
    <w:rsid w:val="00527048"/>
    <w:rsid w:val="00531FBE"/>
    <w:rsid w:val="00540909"/>
    <w:rsid w:val="0054648B"/>
    <w:rsid w:val="00562184"/>
    <w:rsid w:val="005659F8"/>
    <w:rsid w:val="00577234"/>
    <w:rsid w:val="00590AB3"/>
    <w:rsid w:val="00590FF7"/>
    <w:rsid w:val="005A7A08"/>
    <w:rsid w:val="005B5399"/>
    <w:rsid w:val="005D42E0"/>
    <w:rsid w:val="005E2DCC"/>
    <w:rsid w:val="005E52FC"/>
    <w:rsid w:val="005E596F"/>
    <w:rsid w:val="005F4AEE"/>
    <w:rsid w:val="005F6EEB"/>
    <w:rsid w:val="005F7115"/>
    <w:rsid w:val="006040FA"/>
    <w:rsid w:val="00640AB3"/>
    <w:rsid w:val="00644174"/>
    <w:rsid w:val="006548D7"/>
    <w:rsid w:val="00655CAD"/>
    <w:rsid w:val="0066427C"/>
    <w:rsid w:val="006815ED"/>
    <w:rsid w:val="00697DD8"/>
    <w:rsid w:val="006B212C"/>
    <w:rsid w:val="006B5EB0"/>
    <w:rsid w:val="006D0D17"/>
    <w:rsid w:val="006D1052"/>
    <w:rsid w:val="006F70B4"/>
    <w:rsid w:val="00705C3F"/>
    <w:rsid w:val="00716D8F"/>
    <w:rsid w:val="0072027C"/>
    <w:rsid w:val="00735A63"/>
    <w:rsid w:val="00743908"/>
    <w:rsid w:val="00754086"/>
    <w:rsid w:val="0075588D"/>
    <w:rsid w:val="0076550D"/>
    <w:rsid w:val="00767B74"/>
    <w:rsid w:val="00773F01"/>
    <w:rsid w:val="0077604B"/>
    <w:rsid w:val="00791331"/>
    <w:rsid w:val="007942BD"/>
    <w:rsid w:val="00796650"/>
    <w:rsid w:val="007976AF"/>
    <w:rsid w:val="007A0714"/>
    <w:rsid w:val="007C36FF"/>
    <w:rsid w:val="007E06B5"/>
    <w:rsid w:val="007F4AB1"/>
    <w:rsid w:val="00832A9F"/>
    <w:rsid w:val="00854FA2"/>
    <w:rsid w:val="0086363F"/>
    <w:rsid w:val="00871EB9"/>
    <w:rsid w:val="00874517"/>
    <w:rsid w:val="00883CA8"/>
    <w:rsid w:val="008842EE"/>
    <w:rsid w:val="0088775B"/>
    <w:rsid w:val="008A054C"/>
    <w:rsid w:val="008A16F0"/>
    <w:rsid w:val="008A712B"/>
    <w:rsid w:val="008C6A08"/>
    <w:rsid w:val="008D05F0"/>
    <w:rsid w:val="00904AFB"/>
    <w:rsid w:val="00917D0E"/>
    <w:rsid w:val="00940ABF"/>
    <w:rsid w:val="00952889"/>
    <w:rsid w:val="009549ED"/>
    <w:rsid w:val="00963A4E"/>
    <w:rsid w:val="00963A88"/>
    <w:rsid w:val="009A2D0A"/>
    <w:rsid w:val="009A7E92"/>
    <w:rsid w:val="009C0F7D"/>
    <w:rsid w:val="009D3CE2"/>
    <w:rsid w:val="009D5065"/>
    <w:rsid w:val="009D6213"/>
    <w:rsid w:val="009F1018"/>
    <w:rsid w:val="009F7502"/>
    <w:rsid w:val="00A204FF"/>
    <w:rsid w:val="00A214DC"/>
    <w:rsid w:val="00A254F8"/>
    <w:rsid w:val="00A31DB3"/>
    <w:rsid w:val="00A36E17"/>
    <w:rsid w:val="00A44F07"/>
    <w:rsid w:val="00A51595"/>
    <w:rsid w:val="00A652F8"/>
    <w:rsid w:val="00A70049"/>
    <w:rsid w:val="00A848F3"/>
    <w:rsid w:val="00A872E4"/>
    <w:rsid w:val="00A90568"/>
    <w:rsid w:val="00A91F3C"/>
    <w:rsid w:val="00A95DD1"/>
    <w:rsid w:val="00AA2776"/>
    <w:rsid w:val="00AB1D4D"/>
    <w:rsid w:val="00AB48EF"/>
    <w:rsid w:val="00AE2AE4"/>
    <w:rsid w:val="00AF24CD"/>
    <w:rsid w:val="00AF5E3D"/>
    <w:rsid w:val="00B00773"/>
    <w:rsid w:val="00B048F4"/>
    <w:rsid w:val="00B13654"/>
    <w:rsid w:val="00B24A3F"/>
    <w:rsid w:val="00B37572"/>
    <w:rsid w:val="00B420E2"/>
    <w:rsid w:val="00B75BE3"/>
    <w:rsid w:val="00B8326F"/>
    <w:rsid w:val="00B90FED"/>
    <w:rsid w:val="00BC2DCF"/>
    <w:rsid w:val="00BC3451"/>
    <w:rsid w:val="00BC5ED9"/>
    <w:rsid w:val="00C018C9"/>
    <w:rsid w:val="00C02D8E"/>
    <w:rsid w:val="00C03D0E"/>
    <w:rsid w:val="00C04390"/>
    <w:rsid w:val="00C15B2B"/>
    <w:rsid w:val="00C25F08"/>
    <w:rsid w:val="00C31383"/>
    <w:rsid w:val="00C35788"/>
    <w:rsid w:val="00C408FE"/>
    <w:rsid w:val="00C40A14"/>
    <w:rsid w:val="00C43767"/>
    <w:rsid w:val="00C66C82"/>
    <w:rsid w:val="00C81ACF"/>
    <w:rsid w:val="00C85313"/>
    <w:rsid w:val="00C97FBD"/>
    <w:rsid w:val="00CA16A6"/>
    <w:rsid w:val="00CB7174"/>
    <w:rsid w:val="00CC01BB"/>
    <w:rsid w:val="00CD27E8"/>
    <w:rsid w:val="00CD76D2"/>
    <w:rsid w:val="00CE5096"/>
    <w:rsid w:val="00CF38FF"/>
    <w:rsid w:val="00CF5E41"/>
    <w:rsid w:val="00CF7E88"/>
    <w:rsid w:val="00D067FE"/>
    <w:rsid w:val="00D22BC7"/>
    <w:rsid w:val="00D3529E"/>
    <w:rsid w:val="00D45B01"/>
    <w:rsid w:val="00D513A9"/>
    <w:rsid w:val="00D5203F"/>
    <w:rsid w:val="00D57683"/>
    <w:rsid w:val="00D606B3"/>
    <w:rsid w:val="00D866AD"/>
    <w:rsid w:val="00D90A1D"/>
    <w:rsid w:val="00DA76BC"/>
    <w:rsid w:val="00DB3B78"/>
    <w:rsid w:val="00DC5E4A"/>
    <w:rsid w:val="00DD488E"/>
    <w:rsid w:val="00DE196C"/>
    <w:rsid w:val="00DE4C98"/>
    <w:rsid w:val="00DF6A1C"/>
    <w:rsid w:val="00E11484"/>
    <w:rsid w:val="00E834BF"/>
    <w:rsid w:val="00E91F4C"/>
    <w:rsid w:val="00E93538"/>
    <w:rsid w:val="00EB22B6"/>
    <w:rsid w:val="00EC35FC"/>
    <w:rsid w:val="00EC4776"/>
    <w:rsid w:val="00F00D33"/>
    <w:rsid w:val="00F0197B"/>
    <w:rsid w:val="00F0353B"/>
    <w:rsid w:val="00F12FAB"/>
    <w:rsid w:val="00F20CB3"/>
    <w:rsid w:val="00F336B5"/>
    <w:rsid w:val="00F41E38"/>
    <w:rsid w:val="00F420F4"/>
    <w:rsid w:val="00F64207"/>
    <w:rsid w:val="00F710E0"/>
    <w:rsid w:val="00F90E1E"/>
    <w:rsid w:val="00F93D86"/>
    <w:rsid w:val="00FA0E33"/>
    <w:rsid w:val="00FB220B"/>
    <w:rsid w:val="00FB4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3033F"/>
  <w15:chartTrackingRefBased/>
  <w15:docId w15:val="{4245E68B-DEAC-4032-A814-A7049BE3E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650"/>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qFormat/>
    <w:rsid w:val="004B0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4B0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4B0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4B0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8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8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8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8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4B0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832"/>
    <w:rPr>
      <w:rFonts w:eastAsiaTheme="majorEastAsia" w:cstheme="majorBidi"/>
      <w:color w:val="272727" w:themeColor="text1" w:themeTint="D8"/>
    </w:rPr>
  </w:style>
  <w:style w:type="paragraph" w:styleId="Title">
    <w:name w:val="Title"/>
    <w:basedOn w:val="Normal"/>
    <w:next w:val="Normal"/>
    <w:link w:val="TitleChar"/>
    <w:uiPriority w:val="10"/>
    <w:qFormat/>
    <w:rsid w:val="004B08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832"/>
    <w:pPr>
      <w:spacing w:before="160"/>
      <w:jc w:val="center"/>
    </w:pPr>
    <w:rPr>
      <w:i/>
      <w:iCs/>
      <w:color w:val="404040" w:themeColor="text1" w:themeTint="BF"/>
    </w:rPr>
  </w:style>
  <w:style w:type="character" w:customStyle="1" w:styleId="QuoteChar">
    <w:name w:val="Quote Char"/>
    <w:basedOn w:val="DefaultParagraphFont"/>
    <w:link w:val="Quote"/>
    <w:uiPriority w:val="29"/>
    <w:rsid w:val="004B0832"/>
    <w:rPr>
      <w:i/>
      <w:iCs/>
      <w:color w:val="404040" w:themeColor="text1" w:themeTint="BF"/>
    </w:rPr>
  </w:style>
  <w:style w:type="paragraph" w:styleId="ListParagraph">
    <w:name w:val="List Paragraph"/>
    <w:basedOn w:val="Normal"/>
    <w:uiPriority w:val="34"/>
    <w:qFormat/>
    <w:rsid w:val="004B0832"/>
    <w:pPr>
      <w:ind w:left="720"/>
      <w:contextualSpacing/>
    </w:pPr>
  </w:style>
  <w:style w:type="character" w:styleId="IntenseEmphasis">
    <w:name w:val="Intense Emphasis"/>
    <w:basedOn w:val="DefaultParagraphFont"/>
    <w:uiPriority w:val="21"/>
    <w:qFormat/>
    <w:rsid w:val="004B0832"/>
    <w:rPr>
      <w:i/>
      <w:iCs/>
      <w:color w:val="0F4761" w:themeColor="accent1" w:themeShade="BF"/>
    </w:rPr>
  </w:style>
  <w:style w:type="paragraph" w:styleId="IntenseQuote">
    <w:name w:val="Intense Quote"/>
    <w:basedOn w:val="Normal"/>
    <w:next w:val="Normal"/>
    <w:link w:val="IntenseQuoteChar"/>
    <w:uiPriority w:val="30"/>
    <w:qFormat/>
    <w:rsid w:val="004B0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832"/>
    <w:rPr>
      <w:i/>
      <w:iCs/>
      <w:color w:val="0F4761" w:themeColor="accent1" w:themeShade="BF"/>
    </w:rPr>
  </w:style>
  <w:style w:type="character" w:styleId="IntenseReference">
    <w:name w:val="Intense Reference"/>
    <w:basedOn w:val="DefaultParagraphFont"/>
    <w:uiPriority w:val="32"/>
    <w:qFormat/>
    <w:rsid w:val="004B0832"/>
    <w:rPr>
      <w:b/>
      <w:bCs/>
      <w:smallCaps/>
      <w:color w:val="0F4761" w:themeColor="accent1" w:themeShade="BF"/>
      <w:spacing w:val="5"/>
    </w:rPr>
  </w:style>
  <w:style w:type="paragraph" w:styleId="BodyText">
    <w:name w:val="Body Text"/>
    <w:basedOn w:val="Normal"/>
    <w:link w:val="BodyTextChar"/>
    <w:rsid w:val="004B0832"/>
    <w:rPr>
      <w:rFonts w:ascii="Arial" w:hAnsi="Arial" w:cs="Arial"/>
      <w:sz w:val="24"/>
      <w:szCs w:val="24"/>
    </w:rPr>
  </w:style>
  <w:style w:type="character" w:customStyle="1" w:styleId="BodyTextChar">
    <w:name w:val="Body Text Char"/>
    <w:basedOn w:val="DefaultParagraphFont"/>
    <w:link w:val="BodyText"/>
    <w:rsid w:val="004B0832"/>
    <w:rPr>
      <w:rFonts w:ascii="Arial" w:eastAsia="Times New Roman" w:hAnsi="Arial" w:cs="Arial"/>
      <w:kern w:val="0"/>
      <w14:ligatures w14:val="none"/>
    </w:rPr>
  </w:style>
  <w:style w:type="paragraph" w:styleId="BodyText2">
    <w:name w:val="Body Text 2"/>
    <w:basedOn w:val="Normal"/>
    <w:link w:val="BodyText2Char"/>
    <w:rsid w:val="004B0832"/>
    <w:pPr>
      <w:spacing w:after="120" w:line="480" w:lineRule="auto"/>
    </w:pPr>
  </w:style>
  <w:style w:type="character" w:customStyle="1" w:styleId="BodyText2Char">
    <w:name w:val="Body Text 2 Char"/>
    <w:basedOn w:val="DefaultParagraphFont"/>
    <w:link w:val="BodyText2"/>
    <w:rsid w:val="004B0832"/>
    <w:rPr>
      <w:rFonts w:ascii="Times New Roman" w:eastAsia="Times New Roman" w:hAnsi="Times New Roman" w:cs="Times New Roman"/>
      <w:kern w:val="0"/>
      <w:sz w:val="20"/>
      <w:szCs w:val="20"/>
      <w14:ligatures w14:val="none"/>
    </w:rPr>
  </w:style>
  <w:style w:type="paragraph" w:styleId="Header">
    <w:name w:val="header"/>
    <w:basedOn w:val="Normal"/>
    <w:link w:val="HeaderChar"/>
    <w:rsid w:val="004B0832"/>
    <w:pPr>
      <w:tabs>
        <w:tab w:val="center" w:pos="4320"/>
        <w:tab w:val="right" w:pos="8640"/>
      </w:tabs>
    </w:pPr>
    <w:rPr>
      <w:sz w:val="24"/>
    </w:rPr>
  </w:style>
  <w:style w:type="character" w:customStyle="1" w:styleId="HeaderChar">
    <w:name w:val="Header Char"/>
    <w:basedOn w:val="DefaultParagraphFont"/>
    <w:link w:val="Header"/>
    <w:rsid w:val="004B0832"/>
    <w:rPr>
      <w:rFonts w:ascii="Times New Roman" w:eastAsia="Times New Roman" w:hAnsi="Times New Roman" w:cs="Times New Roman"/>
      <w:kern w:val="0"/>
      <w:szCs w:val="20"/>
      <w14:ligatures w14:val="none"/>
    </w:rPr>
  </w:style>
  <w:style w:type="paragraph" w:styleId="BodyText3">
    <w:name w:val="Body Text 3"/>
    <w:basedOn w:val="Normal"/>
    <w:link w:val="BodyText3Char"/>
    <w:rsid w:val="004B0832"/>
    <w:pPr>
      <w:spacing w:after="120"/>
    </w:pPr>
    <w:rPr>
      <w:sz w:val="16"/>
      <w:szCs w:val="16"/>
    </w:rPr>
  </w:style>
  <w:style w:type="character" w:customStyle="1" w:styleId="BodyText3Char">
    <w:name w:val="Body Text 3 Char"/>
    <w:basedOn w:val="DefaultParagraphFont"/>
    <w:link w:val="BodyText3"/>
    <w:rsid w:val="004B0832"/>
    <w:rPr>
      <w:rFonts w:ascii="Times New Roman" w:eastAsia="Times New Roman" w:hAnsi="Times New Roman" w:cs="Times New Roman"/>
      <w:kern w:val="0"/>
      <w:sz w:val="16"/>
      <w:szCs w:val="16"/>
      <w14:ligatures w14:val="none"/>
    </w:rPr>
  </w:style>
  <w:style w:type="paragraph" w:customStyle="1" w:styleId="textb">
    <w:name w:val="text b"/>
    <w:basedOn w:val="Normal"/>
    <w:rsid w:val="004B0832"/>
    <w:pPr>
      <w:spacing w:after="240"/>
    </w:pPr>
    <w:rPr>
      <w:b/>
      <w:smallCaps/>
      <w:sz w:val="24"/>
      <w:szCs w:val="24"/>
    </w:rPr>
  </w:style>
  <w:style w:type="paragraph" w:customStyle="1" w:styleId="TechExhibit">
    <w:name w:val="TechExhibit"/>
    <w:basedOn w:val="Heading1"/>
    <w:rsid w:val="004B0832"/>
    <w:pPr>
      <w:keepLines w:val="0"/>
      <w:numPr>
        <w:numId w:val="4"/>
      </w:numPr>
      <w:spacing w:before="0" w:after="240"/>
    </w:pPr>
    <w:rPr>
      <w:rFonts w:ascii="Times New Roman" w:eastAsia="Times New Roman" w:hAnsi="Times New Roman" w:cs="Arial"/>
      <w:bCs/>
      <w:caps/>
      <w:smallCaps/>
      <w:color w:val="auto"/>
      <w:kern w:val="32"/>
      <w:sz w:val="25"/>
      <w:szCs w:val="32"/>
    </w:rPr>
  </w:style>
  <w:style w:type="paragraph" w:styleId="NormalWeb">
    <w:name w:val="Normal (Web)"/>
    <w:basedOn w:val="Normal"/>
    <w:uiPriority w:val="99"/>
    <w:unhideWhenUsed/>
    <w:rsid w:val="004B0832"/>
    <w:pPr>
      <w:spacing w:before="100" w:beforeAutospacing="1" w:after="100" w:afterAutospacing="1"/>
    </w:pPr>
    <w:rPr>
      <w:sz w:val="24"/>
      <w:szCs w:val="24"/>
    </w:rPr>
  </w:style>
  <w:style w:type="character" w:styleId="Hyperlink">
    <w:name w:val="Hyperlink"/>
    <w:uiPriority w:val="99"/>
    <w:unhideWhenUsed/>
    <w:rsid w:val="004B0832"/>
    <w:rPr>
      <w:color w:val="0000FF"/>
      <w:u w:val="single"/>
    </w:rPr>
  </w:style>
  <w:style w:type="paragraph" w:styleId="Footer">
    <w:name w:val="footer"/>
    <w:basedOn w:val="Normal"/>
    <w:link w:val="FooterChar"/>
    <w:uiPriority w:val="99"/>
    <w:rsid w:val="004B0832"/>
    <w:pPr>
      <w:tabs>
        <w:tab w:val="center" w:pos="4680"/>
        <w:tab w:val="right" w:pos="9360"/>
      </w:tabs>
    </w:pPr>
  </w:style>
  <w:style w:type="character" w:customStyle="1" w:styleId="FooterChar">
    <w:name w:val="Footer Char"/>
    <w:basedOn w:val="DefaultParagraphFont"/>
    <w:link w:val="Footer"/>
    <w:uiPriority w:val="99"/>
    <w:rsid w:val="004B0832"/>
    <w:rPr>
      <w:rFonts w:ascii="Times New Roman" w:eastAsia="Times New Roman" w:hAnsi="Times New Roman" w:cs="Times New Roman"/>
      <w:kern w:val="0"/>
      <w:sz w:val="20"/>
      <w:szCs w:val="20"/>
      <w14:ligatures w14:val="none"/>
    </w:rPr>
  </w:style>
  <w:style w:type="paragraph" w:styleId="PlainText">
    <w:name w:val="Plain Text"/>
    <w:basedOn w:val="Normal"/>
    <w:link w:val="PlainTextChar"/>
    <w:uiPriority w:val="99"/>
    <w:unhideWhenUsed/>
    <w:rsid w:val="004B083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4B0832"/>
    <w:rPr>
      <w:rFonts w:ascii="Calibri" w:hAnsi="Calibri"/>
      <w:kern w:val="0"/>
      <w:sz w:val="22"/>
      <w:szCs w:val="21"/>
      <w14:ligatures w14:val="none"/>
    </w:rPr>
  </w:style>
  <w:style w:type="paragraph" w:styleId="BalloonText">
    <w:name w:val="Balloon Text"/>
    <w:basedOn w:val="Normal"/>
    <w:link w:val="BalloonTextChar"/>
    <w:rsid w:val="004B0832"/>
    <w:rPr>
      <w:rFonts w:ascii="Segoe UI" w:hAnsi="Segoe UI" w:cs="Segoe UI"/>
      <w:sz w:val="18"/>
      <w:szCs w:val="18"/>
    </w:rPr>
  </w:style>
  <w:style w:type="character" w:customStyle="1" w:styleId="BalloonTextChar">
    <w:name w:val="Balloon Text Char"/>
    <w:basedOn w:val="DefaultParagraphFont"/>
    <w:link w:val="BalloonText"/>
    <w:rsid w:val="004B0832"/>
    <w:rPr>
      <w:rFonts w:ascii="Segoe UI" w:eastAsia="Times New Roman" w:hAnsi="Segoe UI" w:cs="Segoe UI"/>
      <w:kern w:val="0"/>
      <w:sz w:val="18"/>
      <w:szCs w:val="18"/>
      <w14:ligatures w14:val="none"/>
    </w:rPr>
  </w:style>
  <w:style w:type="character" w:styleId="CommentReference">
    <w:name w:val="annotation reference"/>
    <w:basedOn w:val="DefaultParagraphFont"/>
    <w:rsid w:val="004B0832"/>
    <w:rPr>
      <w:sz w:val="16"/>
      <w:szCs w:val="16"/>
    </w:rPr>
  </w:style>
  <w:style w:type="paragraph" w:styleId="CommentText">
    <w:name w:val="annotation text"/>
    <w:basedOn w:val="Normal"/>
    <w:link w:val="CommentTextChar"/>
    <w:rsid w:val="004B0832"/>
  </w:style>
  <w:style w:type="character" w:customStyle="1" w:styleId="CommentTextChar">
    <w:name w:val="Comment Text Char"/>
    <w:basedOn w:val="DefaultParagraphFont"/>
    <w:link w:val="CommentText"/>
    <w:rsid w:val="004B083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4B0832"/>
    <w:rPr>
      <w:b/>
      <w:bCs/>
    </w:rPr>
  </w:style>
  <w:style w:type="character" w:customStyle="1" w:styleId="CommentSubjectChar">
    <w:name w:val="Comment Subject Char"/>
    <w:basedOn w:val="CommentTextChar"/>
    <w:link w:val="CommentSubject"/>
    <w:rsid w:val="004B0832"/>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4B0832"/>
    <w:pPr>
      <w:spacing w:after="0" w:line="240" w:lineRule="auto"/>
    </w:pPr>
    <w:rPr>
      <w:rFonts w:ascii="Times New Roman" w:eastAsia="Times New Roman" w:hAnsi="Times New Roman" w:cs="Times New Roman"/>
      <w:kern w:val="0"/>
      <w:sz w:val="20"/>
      <w:szCs w:val="20"/>
      <w14:ligatures w14:val="none"/>
    </w:rPr>
  </w:style>
  <w:style w:type="character" w:styleId="FollowedHyperlink">
    <w:name w:val="FollowedHyperlink"/>
    <w:basedOn w:val="DefaultParagraphFont"/>
    <w:rsid w:val="004B0832"/>
    <w:rPr>
      <w:color w:val="96607D" w:themeColor="followedHyperlink"/>
      <w:u w:val="single"/>
    </w:rPr>
  </w:style>
  <w:style w:type="paragraph" w:customStyle="1" w:styleId="Default">
    <w:name w:val="Default"/>
    <w:rsid w:val="004B0832"/>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styleId="Emphasis">
    <w:name w:val="Emphasis"/>
    <w:basedOn w:val="DefaultParagraphFont"/>
    <w:uiPriority w:val="20"/>
    <w:qFormat/>
    <w:rsid w:val="004B0832"/>
    <w:rPr>
      <w:i/>
      <w:iCs/>
    </w:rPr>
  </w:style>
  <w:style w:type="table" w:styleId="TableGrid">
    <w:name w:val="Table Grid"/>
    <w:basedOn w:val="TableNormal"/>
    <w:rsid w:val="004B083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B083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dse.edu/catalog/elearning/GS130.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jkodirect.jten.mi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armypubs.army.mi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moc.mil/resources/limitations/" TargetMode="External"/><Relationship Id="rId5" Type="http://schemas.openxmlformats.org/officeDocument/2006/relationships/numbering" Target="numbering.xml"/><Relationship Id="rId15" Type="http://schemas.openxmlformats.org/officeDocument/2006/relationships/hyperlink" Target="http://www.dtic.mil/whs/directives/corres/pub1.html"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myarmyonesource.com/familyprogramsandservices/iwatchprogram/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81238ec-c8f9-49ec-96ec-da19c863e8ba" xsi:nil="true"/>
    <lcf76f155ced4ddcb4097134ff3c332f xmlns="e2354ab1-44d4-4646-8c88-efc964f8e8b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0A0955CD430C5428D3879CB12EDD6A8" ma:contentTypeVersion="19" ma:contentTypeDescription="Create a new document." ma:contentTypeScope="" ma:versionID="593cf9f733acff8666b53a6f9333486c">
  <xsd:schema xmlns:xsd="http://www.w3.org/2001/XMLSchema" xmlns:xs="http://www.w3.org/2001/XMLSchema" xmlns:p="http://schemas.microsoft.com/office/2006/metadata/properties" xmlns:ns1="http://schemas.microsoft.com/sharepoint/v3" xmlns:ns2="e2354ab1-44d4-4646-8c88-efc964f8e8b2" xmlns:ns3="681238ec-c8f9-49ec-96ec-da19c863e8ba" targetNamespace="http://schemas.microsoft.com/office/2006/metadata/properties" ma:root="true" ma:fieldsID="65a999f29acc44b09bb9df3129c71650" ns1:_="" ns2:_="" ns3:_="">
    <xsd:import namespace="http://schemas.microsoft.com/sharepoint/v3"/>
    <xsd:import namespace="e2354ab1-44d4-4646-8c88-efc964f8e8b2"/>
    <xsd:import namespace="681238ec-c8f9-49ec-96ec-da19c863e8ba"/>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ObjectDetectorVersions" minOccurs="0"/>
                <xsd:element ref="ns3:TaxCatchAll" minOccurs="0"/>
                <xsd:element ref="ns2:MediaServiceGenerationTime" minOccurs="0"/>
                <xsd:element ref="ns2:MediaServiceEventHashCode" minOccurs="0"/>
                <xsd:element ref="ns2:lcf76f155ced4ddcb4097134ff3c332f" minOccurs="0"/>
                <xsd:element ref="ns2:MediaServiceDateTaken" minOccurs="0"/>
                <xsd:element ref="ns2:MediaServiceOCR" minOccurs="0"/>
                <xsd:element ref="ns2:MediaLengthInSeconds"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354ab1-44d4-4646-8c88-efc964f8e8b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1238ec-c8f9-49ec-96ec-da19c863e8b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5c254e4-3b53-4a66-91b9-cd30b761ce21}" ma:internalName="TaxCatchAll" ma:showField="CatchAllData" ma:web="681238ec-c8f9-49ec-96ec-da19c863e8b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743FC1-304C-4EFC-BF97-A136B80124E7}">
  <ds:schemaRefs>
    <ds:schemaRef ds:uri="http://schemas.microsoft.com/office/2006/metadata/properties"/>
    <ds:schemaRef ds:uri="http://schemas.microsoft.com/office/infopath/2007/PartnerControls"/>
    <ds:schemaRef ds:uri="http://schemas.microsoft.com/sharepoint/v3"/>
    <ds:schemaRef ds:uri="681238ec-c8f9-49ec-96ec-da19c863e8ba"/>
    <ds:schemaRef ds:uri="e2354ab1-44d4-4646-8c88-efc964f8e8b2"/>
  </ds:schemaRefs>
</ds:datastoreItem>
</file>

<file path=customXml/itemProps2.xml><?xml version="1.0" encoding="utf-8"?>
<ds:datastoreItem xmlns:ds="http://schemas.openxmlformats.org/officeDocument/2006/customXml" ds:itemID="{2203273C-794E-4C77-96BF-50B67D9DB48F}">
  <ds:schemaRefs>
    <ds:schemaRef ds:uri="http://schemas.openxmlformats.org/officeDocument/2006/bibliography"/>
  </ds:schemaRefs>
</ds:datastoreItem>
</file>

<file path=customXml/itemProps3.xml><?xml version="1.0" encoding="utf-8"?>
<ds:datastoreItem xmlns:ds="http://schemas.openxmlformats.org/officeDocument/2006/customXml" ds:itemID="{81F2821D-EADD-4C4E-B6B2-95BDBDA70D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354ab1-44d4-4646-8c88-efc964f8e8b2"/>
    <ds:schemaRef ds:uri="681238ec-c8f9-49ec-96ec-da19c863e8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751CC0-2B86-4E6C-A869-19D2882CBC55}">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13</TotalTime>
  <Pages>20</Pages>
  <Words>4916</Words>
  <Characters>28022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Cummings, Patrick W CIV USARMY AWC (USA)</dc:creator>
  <cp:keywords/>
  <dc:description/>
  <cp:lastModifiedBy>Wohlford, Jennifer A CIV USARMY ACC MICC (USA)</cp:lastModifiedBy>
  <cp:revision>11</cp:revision>
  <dcterms:created xsi:type="dcterms:W3CDTF">2026-04-29T18:52:00Z</dcterms:created>
  <dcterms:modified xsi:type="dcterms:W3CDTF">2026-04-30T12:18:00Z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0x010100F0A0955CD430C5428D3879CB12EDD6A8</vt:lpwstr>
  </property>
  <property fmtid="{D5CDD505-2E9C-101B-9397-08002B2CF9AE}" pid="3" name="MediaServiceImageTags">
    <vt:lpwstr/>
  </property>
</Properties>
</file>