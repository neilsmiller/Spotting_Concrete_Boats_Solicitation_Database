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3A67" w14:textId="77777777" w:rsidR="00925BB2" w:rsidRPr="005A5226" w:rsidRDefault="00925BB2"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4197C" w14:paraId="06373A6A" w14:textId="77777777" w:rsidTr="00640376">
        <w:tc>
          <w:tcPr>
            <w:tcW w:w="1188" w:type="dxa"/>
            <w:hideMark/>
          </w:tcPr>
          <w:p w14:paraId="06373A68" w14:textId="77777777" w:rsidR="00925BB2" w:rsidRPr="00640376" w:rsidRDefault="00925BB2">
            <w:pPr>
              <w:rPr>
                <w:rFonts w:cstheme="minorHAnsi"/>
                <w:b/>
                <w:szCs w:val="20"/>
              </w:rPr>
            </w:pPr>
            <w:r w:rsidRPr="00640376">
              <w:rPr>
                <w:rFonts w:cstheme="minorHAnsi"/>
                <w:b/>
                <w:szCs w:val="20"/>
              </w:rPr>
              <w:t>SUBJECT*</w:t>
            </w:r>
          </w:p>
        </w:tc>
        <w:tc>
          <w:tcPr>
            <w:tcW w:w="8730" w:type="dxa"/>
            <w:hideMark/>
          </w:tcPr>
          <w:p w14:paraId="06373A69" w14:textId="77777777" w:rsidR="00925BB2" w:rsidRPr="00640376" w:rsidRDefault="00925BB2">
            <w:pPr>
              <w:rPr>
                <w:rFonts w:cstheme="minorHAnsi"/>
              </w:rPr>
            </w:pPr>
            <w:r>
              <w:rPr>
                <w:rFonts w:cstheme="minorHAnsi"/>
              </w:rPr>
              <w:t>Stryker iBed Wireless Server License, Integration,</w:t>
            </w:r>
            <w:r>
              <w:rPr>
                <w:rStyle w:val="AAMSKBFill-InHighlight"/>
              </w:rPr>
              <w:t xml:space="preserve"> </w:t>
            </w:r>
            <w:r>
              <w:rPr>
                <w:rFonts w:cstheme="minorHAnsi"/>
              </w:rPr>
              <w:t>Dashboard, Server Maintenance and Installation</w:t>
            </w:r>
            <w:r>
              <w:rPr>
                <w:rStyle w:val="AAMSKBFill-InHighlight"/>
              </w:rPr>
              <w:t xml:space="preserve">  </w:t>
            </w:r>
          </w:p>
        </w:tc>
      </w:tr>
    </w:tbl>
    <w:p w14:paraId="06373A6B" w14:textId="77777777" w:rsidR="00925BB2" w:rsidRPr="005A5226" w:rsidRDefault="00925BB2" w:rsidP="005A5226">
      <w:pPr>
        <w:spacing w:after="160" w:line="252" w:lineRule="auto"/>
        <w:rPr>
          <w:rFonts w:eastAsia="Calibri" w:cstheme="minorHAnsi"/>
          <w:szCs w:val="20"/>
        </w:rPr>
      </w:pPr>
    </w:p>
    <w:p w14:paraId="06373A6C" w14:textId="77777777" w:rsidR="00925BB2" w:rsidRPr="005A5226" w:rsidRDefault="00925BB2"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4197C" w14:paraId="06373A6F" w14:textId="77777777" w:rsidTr="00640376">
        <w:tc>
          <w:tcPr>
            <w:tcW w:w="4698" w:type="dxa"/>
            <w:hideMark/>
          </w:tcPr>
          <w:p w14:paraId="06373A6D" w14:textId="77777777" w:rsidR="00925BB2" w:rsidRPr="00640376" w:rsidRDefault="00925BB2">
            <w:pPr>
              <w:rPr>
                <w:rFonts w:cstheme="minorHAnsi"/>
                <w:b/>
                <w:szCs w:val="20"/>
              </w:rPr>
            </w:pPr>
            <w:r w:rsidRPr="00640376">
              <w:rPr>
                <w:rFonts w:cstheme="minorHAnsi"/>
                <w:b/>
                <w:szCs w:val="20"/>
              </w:rPr>
              <w:t>CONTRACTING OFFICE’S ZIP CODE*</w:t>
            </w:r>
          </w:p>
        </w:tc>
        <w:tc>
          <w:tcPr>
            <w:tcW w:w="5220" w:type="dxa"/>
            <w:hideMark/>
          </w:tcPr>
          <w:p w14:paraId="06373A6E" w14:textId="77777777" w:rsidR="00925BB2" w:rsidRPr="00640376" w:rsidRDefault="00925BB2">
            <w:pPr>
              <w:rPr>
                <w:rStyle w:val="AAMSKBFill-InHighlight"/>
                <w:rFonts w:cstheme="minorHAnsi"/>
                <w:color w:val="auto"/>
              </w:rPr>
            </w:pPr>
            <w:r>
              <w:rPr>
                <w:rStyle w:val="AAMSKBFill-InHighlight"/>
                <w:rFonts w:cstheme="minorHAnsi"/>
                <w:color w:val="auto"/>
              </w:rPr>
              <w:t>06516</w:t>
            </w:r>
          </w:p>
        </w:tc>
      </w:tr>
      <w:tr w:rsidR="0084197C" w14:paraId="06373A72" w14:textId="77777777" w:rsidTr="00640376">
        <w:tc>
          <w:tcPr>
            <w:tcW w:w="4698" w:type="dxa"/>
            <w:hideMark/>
          </w:tcPr>
          <w:p w14:paraId="06373A70" w14:textId="77777777" w:rsidR="00925BB2" w:rsidRPr="00640376" w:rsidRDefault="00925BB2">
            <w:pPr>
              <w:rPr>
                <w:rFonts w:cstheme="minorHAnsi"/>
                <w:b/>
                <w:szCs w:val="20"/>
              </w:rPr>
            </w:pPr>
            <w:r w:rsidRPr="00640376">
              <w:rPr>
                <w:rFonts w:cstheme="minorHAnsi"/>
                <w:b/>
                <w:szCs w:val="20"/>
              </w:rPr>
              <w:t>SOLICITATION NUMBER*</w:t>
            </w:r>
          </w:p>
        </w:tc>
        <w:tc>
          <w:tcPr>
            <w:tcW w:w="5220" w:type="dxa"/>
            <w:hideMark/>
          </w:tcPr>
          <w:p w14:paraId="06373A71" w14:textId="77777777" w:rsidR="00925BB2" w:rsidRPr="00640376" w:rsidRDefault="00925BB2">
            <w:pPr>
              <w:rPr>
                <w:rStyle w:val="AAMSKBFill-InHighlight"/>
                <w:rFonts w:cstheme="minorHAnsi"/>
                <w:color w:val="auto"/>
              </w:rPr>
            </w:pPr>
            <w:r>
              <w:rPr>
                <w:rStyle w:val="AAMSKBFill-InHighlight"/>
                <w:rFonts w:cstheme="minorHAnsi"/>
                <w:color w:val="auto"/>
              </w:rPr>
              <w:t>36C24126Q0289</w:t>
            </w:r>
          </w:p>
        </w:tc>
      </w:tr>
      <w:tr w:rsidR="0084197C" w14:paraId="06373A75" w14:textId="77777777" w:rsidTr="00640376">
        <w:tc>
          <w:tcPr>
            <w:tcW w:w="4698" w:type="dxa"/>
            <w:hideMark/>
          </w:tcPr>
          <w:p w14:paraId="06373A73" w14:textId="77777777" w:rsidR="00925BB2" w:rsidRPr="00640376" w:rsidRDefault="00925BB2">
            <w:pPr>
              <w:rPr>
                <w:rFonts w:cstheme="minorHAnsi"/>
                <w:b/>
                <w:szCs w:val="20"/>
              </w:rPr>
            </w:pPr>
            <w:r w:rsidRPr="00640376">
              <w:rPr>
                <w:rFonts w:cstheme="minorHAnsi"/>
                <w:b/>
                <w:szCs w:val="20"/>
              </w:rPr>
              <w:t>RESPONSE DATE/TIME/ZONE</w:t>
            </w:r>
          </w:p>
        </w:tc>
        <w:tc>
          <w:tcPr>
            <w:tcW w:w="5220" w:type="dxa"/>
            <w:hideMark/>
          </w:tcPr>
          <w:p w14:paraId="06373A74" w14:textId="77777777" w:rsidR="00925BB2" w:rsidRPr="00640376" w:rsidRDefault="00925BB2">
            <w:pPr>
              <w:rPr>
                <w:rFonts w:cstheme="minorHAnsi"/>
              </w:rPr>
            </w:pPr>
            <w:r>
              <w:rPr>
                <w:rFonts w:cstheme="minorHAnsi"/>
              </w:rPr>
              <w:t>05-14-2026</w:t>
            </w:r>
            <w:r w:rsidRPr="005A5226">
              <w:rPr>
                <w:rStyle w:val="AAMSKBFill-InHighlight"/>
                <w:rFonts w:cstheme="minorHAnsi"/>
              </w:rPr>
              <w:t xml:space="preserve"> </w:t>
            </w:r>
            <w:r>
              <w:rPr>
                <w:rFonts w:cstheme="minorHAnsi"/>
              </w:rPr>
              <w:t>12PM</w:t>
            </w:r>
            <w:r w:rsidRPr="005A5226">
              <w:rPr>
                <w:rStyle w:val="AAMSKBFill-InHighlight"/>
                <w:rFonts w:cstheme="minorHAnsi"/>
              </w:rPr>
              <w:t xml:space="preserve"> </w:t>
            </w:r>
            <w:r>
              <w:rPr>
                <w:rFonts w:cstheme="minorHAnsi"/>
              </w:rPr>
              <w:t>EASTERN TIME, NEW YORK, USA</w:t>
            </w:r>
          </w:p>
        </w:tc>
      </w:tr>
      <w:tr w:rsidR="0084197C" w14:paraId="06373A78" w14:textId="77777777" w:rsidTr="00640376">
        <w:tc>
          <w:tcPr>
            <w:tcW w:w="4698" w:type="dxa"/>
          </w:tcPr>
          <w:p w14:paraId="06373A76" w14:textId="77777777" w:rsidR="00925BB2" w:rsidRPr="00640376" w:rsidRDefault="00925BB2">
            <w:pPr>
              <w:rPr>
                <w:rFonts w:cstheme="minorHAnsi"/>
                <w:b/>
                <w:szCs w:val="20"/>
              </w:rPr>
            </w:pPr>
            <w:r w:rsidRPr="00640376">
              <w:rPr>
                <w:rFonts w:cstheme="minorHAnsi"/>
                <w:b/>
                <w:szCs w:val="20"/>
              </w:rPr>
              <w:t>ARCHIVE</w:t>
            </w:r>
          </w:p>
        </w:tc>
        <w:tc>
          <w:tcPr>
            <w:tcW w:w="5220" w:type="dxa"/>
            <w:hideMark/>
          </w:tcPr>
          <w:p w14:paraId="06373A77" w14:textId="77777777" w:rsidR="00925BB2" w:rsidRPr="005A5226" w:rsidRDefault="00925BB2">
            <w:pPr>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84197C" w14:paraId="06373A7B" w14:textId="77777777" w:rsidTr="00640376">
        <w:tc>
          <w:tcPr>
            <w:tcW w:w="4698" w:type="dxa"/>
          </w:tcPr>
          <w:p w14:paraId="06373A79" w14:textId="77777777" w:rsidR="00925BB2" w:rsidRPr="00640376" w:rsidRDefault="00925BB2">
            <w:pPr>
              <w:rPr>
                <w:rFonts w:cstheme="minorHAnsi"/>
                <w:b/>
                <w:szCs w:val="20"/>
              </w:rPr>
            </w:pPr>
            <w:r w:rsidRPr="00640376">
              <w:rPr>
                <w:rFonts w:cstheme="minorHAnsi"/>
                <w:b/>
                <w:szCs w:val="20"/>
              </w:rPr>
              <w:t>RECOVERY ACT FUNDS</w:t>
            </w:r>
          </w:p>
        </w:tc>
        <w:tc>
          <w:tcPr>
            <w:tcW w:w="5220" w:type="dxa"/>
            <w:hideMark/>
          </w:tcPr>
          <w:p w14:paraId="06373A7A" w14:textId="77777777" w:rsidR="00925BB2" w:rsidRPr="005A5226" w:rsidRDefault="00925BB2">
            <w:pPr>
              <w:rPr>
                <w:rFonts w:cstheme="minorHAnsi"/>
                <w:szCs w:val="20"/>
              </w:rPr>
            </w:pPr>
            <w:r>
              <w:rPr>
                <w:rFonts w:cstheme="minorHAnsi"/>
                <w:szCs w:val="20"/>
              </w:rPr>
              <w:t>N</w:t>
            </w:r>
          </w:p>
        </w:tc>
      </w:tr>
      <w:tr w:rsidR="0084197C" w14:paraId="06373A7E" w14:textId="77777777" w:rsidTr="00640376">
        <w:tc>
          <w:tcPr>
            <w:tcW w:w="4698" w:type="dxa"/>
          </w:tcPr>
          <w:p w14:paraId="06373A7C" w14:textId="77777777" w:rsidR="00925BB2" w:rsidRPr="00640376" w:rsidRDefault="00925BB2">
            <w:pPr>
              <w:rPr>
                <w:rFonts w:cstheme="minorHAnsi"/>
                <w:b/>
                <w:szCs w:val="20"/>
              </w:rPr>
            </w:pPr>
            <w:r w:rsidRPr="00640376">
              <w:rPr>
                <w:rFonts w:cstheme="minorHAnsi"/>
                <w:b/>
                <w:szCs w:val="20"/>
              </w:rPr>
              <w:t>SET-ASIDE</w:t>
            </w:r>
          </w:p>
        </w:tc>
        <w:tc>
          <w:tcPr>
            <w:tcW w:w="5220" w:type="dxa"/>
            <w:hideMark/>
          </w:tcPr>
          <w:p w14:paraId="06373A7D" w14:textId="77777777" w:rsidR="00925BB2" w:rsidRPr="005A5226" w:rsidRDefault="00925BB2">
            <w:pPr>
              <w:rPr>
                <w:rFonts w:cstheme="minorHAnsi"/>
                <w:szCs w:val="20"/>
              </w:rPr>
            </w:pPr>
            <w:r>
              <w:rPr>
                <w:rFonts w:cstheme="minorHAnsi"/>
                <w:szCs w:val="20"/>
              </w:rPr>
              <w:t>SBA</w:t>
            </w:r>
          </w:p>
        </w:tc>
      </w:tr>
      <w:tr w:rsidR="0084197C" w14:paraId="06373A81" w14:textId="77777777" w:rsidTr="00640376">
        <w:tc>
          <w:tcPr>
            <w:tcW w:w="4698" w:type="dxa"/>
          </w:tcPr>
          <w:p w14:paraId="06373A7F" w14:textId="77777777" w:rsidR="00925BB2" w:rsidRPr="00640376" w:rsidRDefault="00925BB2">
            <w:pPr>
              <w:rPr>
                <w:rFonts w:cstheme="minorHAnsi"/>
                <w:b/>
                <w:szCs w:val="20"/>
              </w:rPr>
            </w:pPr>
            <w:r w:rsidRPr="00640376">
              <w:rPr>
                <w:rFonts w:cstheme="minorHAnsi"/>
                <w:b/>
                <w:szCs w:val="20"/>
              </w:rPr>
              <w:t>PRODUCT SERVICE CODE*</w:t>
            </w:r>
          </w:p>
        </w:tc>
        <w:tc>
          <w:tcPr>
            <w:tcW w:w="5220" w:type="dxa"/>
          </w:tcPr>
          <w:p w14:paraId="06373A80" w14:textId="77777777" w:rsidR="00925BB2" w:rsidRPr="00641937" w:rsidRDefault="00925BB2">
            <w:pPr>
              <w:rPr>
                <w:rStyle w:val="AAMSKBFill-InHighlight"/>
                <w:color w:val="auto"/>
              </w:rPr>
            </w:pPr>
            <w:r>
              <w:rPr>
                <w:rStyle w:val="AAMSKBFill-InHighlight"/>
                <w:color w:val="auto"/>
              </w:rPr>
              <w:t>DA10</w:t>
            </w:r>
          </w:p>
        </w:tc>
      </w:tr>
      <w:tr w:rsidR="0084197C" w14:paraId="06373A84" w14:textId="77777777" w:rsidTr="00640376">
        <w:tc>
          <w:tcPr>
            <w:tcW w:w="4698" w:type="dxa"/>
          </w:tcPr>
          <w:p w14:paraId="06373A82" w14:textId="77777777" w:rsidR="00925BB2" w:rsidRPr="00640376" w:rsidRDefault="00925BB2">
            <w:pPr>
              <w:rPr>
                <w:rFonts w:cstheme="minorHAnsi"/>
                <w:b/>
                <w:szCs w:val="20"/>
              </w:rPr>
            </w:pPr>
            <w:r w:rsidRPr="00640376">
              <w:rPr>
                <w:rFonts w:cstheme="minorHAnsi"/>
                <w:b/>
                <w:szCs w:val="20"/>
              </w:rPr>
              <w:t>NAICS CODE*</w:t>
            </w:r>
          </w:p>
        </w:tc>
        <w:tc>
          <w:tcPr>
            <w:tcW w:w="5220" w:type="dxa"/>
            <w:hideMark/>
          </w:tcPr>
          <w:p w14:paraId="06373A83" w14:textId="77777777" w:rsidR="00925BB2" w:rsidRPr="005A5226" w:rsidRDefault="00925BB2">
            <w:pPr>
              <w:rPr>
                <w:rFonts w:cstheme="minorHAnsi"/>
                <w:szCs w:val="20"/>
              </w:rPr>
            </w:pPr>
            <w:r>
              <w:rPr>
                <w:rFonts w:cstheme="minorHAnsi"/>
                <w:szCs w:val="20"/>
              </w:rPr>
              <w:t>513210</w:t>
            </w:r>
          </w:p>
        </w:tc>
      </w:tr>
      <w:tr w:rsidR="0084197C" w14:paraId="06373A8C" w14:textId="77777777" w:rsidTr="00640376">
        <w:tc>
          <w:tcPr>
            <w:tcW w:w="4698" w:type="dxa"/>
            <w:hideMark/>
          </w:tcPr>
          <w:p w14:paraId="06373A85" w14:textId="77777777" w:rsidR="00925BB2" w:rsidRPr="00640376" w:rsidRDefault="00925BB2">
            <w:pPr>
              <w:rPr>
                <w:rFonts w:cstheme="minorHAnsi"/>
                <w:b/>
                <w:szCs w:val="20"/>
              </w:rPr>
            </w:pPr>
            <w:r w:rsidRPr="00640376">
              <w:rPr>
                <w:rFonts w:cstheme="minorHAnsi"/>
                <w:b/>
                <w:szCs w:val="20"/>
              </w:rPr>
              <w:t>CONTRACTING OFFICE ADDRESS</w:t>
            </w:r>
          </w:p>
        </w:tc>
        <w:tc>
          <w:tcPr>
            <w:tcW w:w="5220" w:type="dxa"/>
          </w:tcPr>
          <w:p w14:paraId="06373A86"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06373A87"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VA Connecticut</w:t>
            </w:r>
            <w:r w:rsidRPr="005A5226">
              <w:rPr>
                <w:rStyle w:val="AAMSKBFill-InHighlight"/>
                <w:rFonts w:cstheme="minorHAnsi"/>
              </w:rPr>
              <w:t xml:space="preserve"> </w:t>
            </w:r>
          </w:p>
          <w:p w14:paraId="06373A88" w14:textId="77777777" w:rsidR="00925BB2" w:rsidRPr="005A5226" w:rsidRDefault="00925BB2">
            <w:pPr>
              <w:rPr>
                <w:rFonts w:eastAsiaTheme="minorHAnsi" w:cstheme="minorHAnsi"/>
                <w:szCs w:val="20"/>
                <w:bdr w:val="none" w:sz="0" w:space="0" w:color="auto" w:frame="1"/>
              </w:rPr>
            </w:pPr>
            <w:r w:rsidRPr="005A5226">
              <w:rPr>
                <w:rStyle w:val="AAMSKBFill-InHighlight"/>
                <w:rFonts w:cstheme="minorHAnsi"/>
              </w:rPr>
              <w:t xml:space="preserve"> </w:t>
            </w:r>
          </w:p>
          <w:p w14:paraId="06373A89"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950 Campbell Avenue</w:t>
            </w:r>
          </w:p>
          <w:p w14:paraId="06373A8A"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West Haven CT  06516</w:t>
            </w:r>
            <w:r w:rsidRPr="005A5226">
              <w:rPr>
                <w:rStyle w:val="AAMSKBFill-InHighlight"/>
                <w:rFonts w:cstheme="minorHAnsi"/>
              </w:rPr>
              <w:t xml:space="preserve"> </w:t>
            </w:r>
          </w:p>
          <w:p w14:paraId="06373A8B" w14:textId="77777777" w:rsidR="00925BB2" w:rsidRPr="005A5226" w:rsidRDefault="00925BB2">
            <w:pPr>
              <w:rPr>
                <w:rFonts w:cstheme="minorHAnsi"/>
                <w:szCs w:val="20"/>
              </w:rPr>
            </w:pPr>
          </w:p>
        </w:tc>
      </w:tr>
      <w:tr w:rsidR="0084197C" w14:paraId="06373A96" w14:textId="77777777" w:rsidTr="00640376">
        <w:tc>
          <w:tcPr>
            <w:tcW w:w="4698" w:type="dxa"/>
          </w:tcPr>
          <w:p w14:paraId="06373A8D" w14:textId="77777777" w:rsidR="00925BB2" w:rsidRPr="00640376" w:rsidRDefault="00925BB2">
            <w:pPr>
              <w:rPr>
                <w:rFonts w:cstheme="minorHAnsi"/>
                <w:b/>
                <w:szCs w:val="20"/>
              </w:rPr>
            </w:pPr>
            <w:r w:rsidRPr="00640376">
              <w:rPr>
                <w:rFonts w:cstheme="minorHAnsi"/>
                <w:b/>
                <w:szCs w:val="20"/>
              </w:rPr>
              <w:t>POINT OF CONTACT*</w:t>
            </w:r>
          </w:p>
          <w:p w14:paraId="06373A8E" w14:textId="77777777" w:rsidR="00925BB2" w:rsidRPr="00640376" w:rsidRDefault="00925BB2">
            <w:pPr>
              <w:rPr>
                <w:rFonts w:cstheme="minorHAnsi"/>
                <w:b/>
                <w:szCs w:val="20"/>
              </w:rPr>
            </w:pPr>
          </w:p>
          <w:p w14:paraId="06373A8F" w14:textId="77777777" w:rsidR="00925BB2" w:rsidRPr="005A5226" w:rsidRDefault="00925BB2">
            <w:pPr>
              <w:rPr>
                <w:rFonts w:cstheme="minorHAnsi"/>
                <w:szCs w:val="20"/>
              </w:rPr>
            </w:pPr>
          </w:p>
        </w:tc>
        <w:tc>
          <w:tcPr>
            <w:tcW w:w="5220" w:type="dxa"/>
            <w:hideMark/>
          </w:tcPr>
          <w:p w14:paraId="06373A90"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5A5226">
              <w:rPr>
                <w:rStyle w:val="AAMSKBFill-InHighlight"/>
                <w:rFonts w:cstheme="minorHAnsi"/>
              </w:rPr>
              <w:t xml:space="preserve"> </w:t>
            </w:r>
          </w:p>
          <w:p w14:paraId="06373A91"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Chadwin Walker</w:t>
            </w:r>
          </w:p>
          <w:p w14:paraId="06373A92" w14:textId="77777777" w:rsidR="00925BB2" w:rsidRPr="005A5226" w:rsidRDefault="00925BB2">
            <w:pPr>
              <w:rPr>
                <w:rFonts w:eastAsiaTheme="minorHAnsi" w:cstheme="minorHAnsi"/>
                <w:szCs w:val="20"/>
                <w:bdr w:val="none" w:sz="0" w:space="0" w:color="auto" w:frame="1"/>
              </w:rPr>
            </w:pPr>
            <w:r>
              <w:rPr>
                <w:rFonts w:eastAsiaTheme="minorHAnsi" w:cstheme="minorHAnsi"/>
                <w:szCs w:val="20"/>
                <w:bdr w:val="none" w:sz="0" w:space="0" w:color="auto" w:frame="1"/>
              </w:rPr>
              <w:t>chadwin.walker@va.gov</w:t>
            </w:r>
          </w:p>
          <w:p w14:paraId="06373A93" w14:textId="77777777" w:rsidR="00925BB2" w:rsidRPr="005A5226" w:rsidRDefault="00925BB2">
            <w:pPr>
              <w:rPr>
                <w:rFonts w:eastAsiaTheme="minorHAnsi" w:cstheme="minorHAnsi"/>
                <w:szCs w:val="20"/>
                <w:bdr w:val="none" w:sz="0" w:space="0" w:color="auto" w:frame="1"/>
              </w:rPr>
            </w:pPr>
          </w:p>
          <w:p w14:paraId="06373A94" w14:textId="77777777" w:rsidR="00925BB2" w:rsidRPr="005A5226" w:rsidRDefault="00925BB2">
            <w:pPr>
              <w:rPr>
                <w:rFonts w:eastAsiaTheme="minorHAnsi" w:cstheme="minorHAnsi"/>
                <w:szCs w:val="20"/>
                <w:bdr w:val="none" w:sz="0" w:space="0" w:color="auto" w:frame="1"/>
              </w:rPr>
            </w:pPr>
          </w:p>
          <w:p w14:paraId="06373A95" w14:textId="77777777" w:rsidR="00925BB2" w:rsidRPr="005A5226" w:rsidRDefault="00925BB2">
            <w:pPr>
              <w:rPr>
                <w:rFonts w:cstheme="minorHAnsi"/>
                <w:szCs w:val="20"/>
              </w:rPr>
            </w:pPr>
          </w:p>
        </w:tc>
      </w:tr>
    </w:tbl>
    <w:p w14:paraId="06373A97" w14:textId="77777777" w:rsidR="00925BB2" w:rsidRPr="005A5226" w:rsidRDefault="00925BB2" w:rsidP="005A5226">
      <w:pPr>
        <w:rPr>
          <w:rFonts w:cstheme="minorHAnsi"/>
          <w:szCs w:val="20"/>
        </w:rPr>
      </w:pPr>
    </w:p>
    <w:p w14:paraId="06373A98" w14:textId="77777777" w:rsidR="00925BB2" w:rsidRPr="005A5226" w:rsidRDefault="00925BB2"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197C" w14:paraId="06373A9B" w14:textId="77777777" w:rsidTr="00F12ED9">
        <w:tc>
          <w:tcPr>
            <w:tcW w:w="4675" w:type="dxa"/>
            <w:hideMark/>
          </w:tcPr>
          <w:p w14:paraId="06373A99" w14:textId="77777777" w:rsidR="00925BB2" w:rsidRPr="00640376" w:rsidRDefault="00925BB2">
            <w:pPr>
              <w:rPr>
                <w:rFonts w:cstheme="minorHAnsi"/>
                <w:b/>
                <w:szCs w:val="20"/>
              </w:rPr>
            </w:pPr>
            <w:r w:rsidRPr="00640376">
              <w:rPr>
                <w:rFonts w:cstheme="minorHAnsi"/>
                <w:b/>
                <w:szCs w:val="20"/>
              </w:rPr>
              <w:t>ADDRESS</w:t>
            </w:r>
          </w:p>
        </w:tc>
        <w:tc>
          <w:tcPr>
            <w:tcW w:w="5243" w:type="dxa"/>
            <w:hideMark/>
          </w:tcPr>
          <w:p w14:paraId="06373A9A" w14:textId="77777777" w:rsidR="00925BB2" w:rsidRPr="0067389A" w:rsidRDefault="00925BB2">
            <w:pPr>
              <w:rPr>
                <w:rStyle w:val="AAMSKBFill-InHighlight"/>
                <w:rFonts w:cstheme="minorHAnsi"/>
                <w:color w:val="auto"/>
              </w:rPr>
            </w:pPr>
            <w:r>
              <w:rPr>
                <w:rStyle w:val="AAMSKBFill-InHighlight"/>
                <w:rFonts w:cstheme="minorHAnsi"/>
                <w:color w:val="auto"/>
              </w:rPr>
              <w:t>Department of Veteran Affairs</w:t>
            </w:r>
          </w:p>
        </w:tc>
      </w:tr>
      <w:tr w:rsidR="0084197C" w14:paraId="06373A9E" w14:textId="77777777" w:rsidTr="00F12ED9">
        <w:tc>
          <w:tcPr>
            <w:tcW w:w="4675" w:type="dxa"/>
          </w:tcPr>
          <w:p w14:paraId="06373A9C" w14:textId="77777777" w:rsidR="00925BB2" w:rsidRPr="00640376" w:rsidRDefault="00925BB2">
            <w:pPr>
              <w:rPr>
                <w:b/>
                <w:szCs w:val="20"/>
              </w:rPr>
            </w:pPr>
          </w:p>
        </w:tc>
        <w:tc>
          <w:tcPr>
            <w:tcW w:w="5243" w:type="dxa"/>
            <w:hideMark/>
          </w:tcPr>
          <w:p w14:paraId="06373A9D" w14:textId="77777777" w:rsidR="00925BB2" w:rsidRPr="0067389A" w:rsidRDefault="00925BB2">
            <w:pPr>
              <w:rPr>
                <w:rStyle w:val="AAMSKBFill-InHighlight"/>
                <w:rFonts w:cstheme="minorHAnsi"/>
                <w:color w:val="auto"/>
              </w:rPr>
            </w:pPr>
            <w:r>
              <w:rPr>
                <w:rStyle w:val="AAMSKBFill-InHighlight"/>
                <w:rFonts w:cstheme="minorHAnsi"/>
                <w:color w:val="auto"/>
              </w:rPr>
              <w:t>Manchester VA Medical Center</w:t>
            </w:r>
          </w:p>
        </w:tc>
      </w:tr>
      <w:tr w:rsidR="0084197C" w14:paraId="06373AA1" w14:textId="77777777" w:rsidTr="00F12ED9">
        <w:tc>
          <w:tcPr>
            <w:tcW w:w="4675" w:type="dxa"/>
          </w:tcPr>
          <w:p w14:paraId="06373A9F" w14:textId="77777777" w:rsidR="00925BB2" w:rsidRPr="00640376" w:rsidRDefault="00925BB2">
            <w:pPr>
              <w:rPr>
                <w:b/>
                <w:szCs w:val="20"/>
              </w:rPr>
            </w:pPr>
          </w:p>
        </w:tc>
        <w:tc>
          <w:tcPr>
            <w:tcW w:w="5243" w:type="dxa"/>
            <w:hideMark/>
          </w:tcPr>
          <w:p w14:paraId="06373AA0" w14:textId="77777777" w:rsidR="00925BB2" w:rsidRPr="0067389A" w:rsidRDefault="00925BB2">
            <w:pPr>
              <w:rPr>
                <w:rStyle w:val="AAMSKBFill-InHighlight"/>
                <w:rFonts w:cstheme="minorHAnsi"/>
                <w:color w:val="auto"/>
              </w:rPr>
            </w:pPr>
          </w:p>
        </w:tc>
      </w:tr>
      <w:tr w:rsidR="0084197C" w14:paraId="06373AA4" w14:textId="77777777" w:rsidTr="00F12ED9">
        <w:tc>
          <w:tcPr>
            <w:tcW w:w="4675" w:type="dxa"/>
          </w:tcPr>
          <w:p w14:paraId="06373AA2" w14:textId="77777777" w:rsidR="00925BB2" w:rsidRPr="00640376" w:rsidRDefault="00925BB2">
            <w:pPr>
              <w:rPr>
                <w:b/>
                <w:szCs w:val="20"/>
              </w:rPr>
            </w:pPr>
          </w:p>
        </w:tc>
        <w:tc>
          <w:tcPr>
            <w:tcW w:w="5243" w:type="dxa"/>
            <w:hideMark/>
          </w:tcPr>
          <w:p w14:paraId="06373AA3" w14:textId="77777777" w:rsidR="00925BB2" w:rsidRPr="0067389A" w:rsidRDefault="00925BB2">
            <w:pPr>
              <w:rPr>
                <w:rStyle w:val="AAMSKBFill-InHighlight"/>
                <w:rFonts w:cstheme="minorHAnsi"/>
                <w:color w:val="auto"/>
              </w:rPr>
            </w:pPr>
            <w:r>
              <w:rPr>
                <w:rStyle w:val="AAMSKBFill-InHighlight"/>
                <w:rFonts w:cstheme="minorHAnsi"/>
                <w:color w:val="auto"/>
              </w:rPr>
              <w:t>718 Smyth Road</w:t>
            </w:r>
          </w:p>
        </w:tc>
      </w:tr>
      <w:tr w:rsidR="0084197C" w14:paraId="06373AA7" w14:textId="77777777" w:rsidTr="00F12ED9">
        <w:tc>
          <w:tcPr>
            <w:tcW w:w="4675" w:type="dxa"/>
          </w:tcPr>
          <w:p w14:paraId="06373AA5" w14:textId="77777777" w:rsidR="00925BB2" w:rsidRPr="00640376" w:rsidRDefault="00925BB2">
            <w:pPr>
              <w:rPr>
                <w:b/>
                <w:szCs w:val="20"/>
              </w:rPr>
            </w:pPr>
          </w:p>
        </w:tc>
        <w:tc>
          <w:tcPr>
            <w:tcW w:w="5243" w:type="dxa"/>
            <w:hideMark/>
          </w:tcPr>
          <w:p w14:paraId="06373AA6" w14:textId="77777777" w:rsidR="00925BB2" w:rsidRPr="0067389A" w:rsidRDefault="00925BB2">
            <w:pPr>
              <w:rPr>
                <w:rStyle w:val="AAMSKBFill-InHighlight"/>
                <w:rFonts w:cstheme="minorHAnsi"/>
                <w:color w:val="auto"/>
              </w:rPr>
            </w:pPr>
            <w:r>
              <w:rPr>
                <w:rStyle w:val="AAMSKBFill-InHighlight"/>
                <w:rFonts w:cstheme="minorHAnsi"/>
                <w:color w:val="auto"/>
              </w:rPr>
              <w:t>Manchester</w:t>
            </w:r>
            <w:r>
              <w:rPr>
                <w:rStyle w:val="AAMSKBFill-InHighlight"/>
                <w:rFonts w:cstheme="minorHAnsi"/>
              </w:rPr>
              <w:t xml:space="preserve"> </w:t>
            </w:r>
            <w:r>
              <w:rPr>
                <w:rStyle w:val="AAMSKBFill-InHighlight"/>
                <w:rFonts w:cstheme="minorHAnsi"/>
                <w:color w:val="auto"/>
              </w:rPr>
              <w:t>NH</w:t>
            </w:r>
          </w:p>
        </w:tc>
      </w:tr>
      <w:tr w:rsidR="0084197C" w14:paraId="06373AAA" w14:textId="77777777" w:rsidTr="00F12ED9">
        <w:tc>
          <w:tcPr>
            <w:tcW w:w="4675" w:type="dxa"/>
            <w:hideMark/>
          </w:tcPr>
          <w:p w14:paraId="06373AA8" w14:textId="77777777" w:rsidR="00925BB2" w:rsidRPr="00640376" w:rsidRDefault="00925BB2">
            <w:pPr>
              <w:rPr>
                <w:b/>
                <w:szCs w:val="20"/>
              </w:rPr>
            </w:pPr>
            <w:r w:rsidRPr="00640376">
              <w:rPr>
                <w:rFonts w:cstheme="minorHAnsi"/>
                <w:b/>
                <w:szCs w:val="20"/>
              </w:rPr>
              <w:t>POSTAL CODE</w:t>
            </w:r>
          </w:p>
        </w:tc>
        <w:tc>
          <w:tcPr>
            <w:tcW w:w="5243" w:type="dxa"/>
            <w:hideMark/>
          </w:tcPr>
          <w:p w14:paraId="06373AA9" w14:textId="77777777" w:rsidR="00925BB2" w:rsidRPr="0067389A" w:rsidRDefault="00925BB2">
            <w:pPr>
              <w:rPr>
                <w:rFonts w:cstheme="minorHAnsi"/>
                <w:szCs w:val="20"/>
              </w:rPr>
            </w:pPr>
            <w:r>
              <w:rPr>
                <w:rFonts w:cstheme="minorHAnsi"/>
                <w:szCs w:val="20"/>
              </w:rPr>
              <w:t>03104-7007</w:t>
            </w:r>
          </w:p>
        </w:tc>
      </w:tr>
      <w:tr w:rsidR="0084197C" w14:paraId="06373AAD" w14:textId="77777777" w:rsidTr="00F12ED9">
        <w:tc>
          <w:tcPr>
            <w:tcW w:w="4675" w:type="dxa"/>
            <w:hideMark/>
          </w:tcPr>
          <w:p w14:paraId="06373AAB" w14:textId="77777777" w:rsidR="00925BB2" w:rsidRPr="00640376" w:rsidRDefault="00925BB2">
            <w:pPr>
              <w:rPr>
                <w:rFonts w:cstheme="minorHAnsi"/>
                <w:b/>
                <w:szCs w:val="20"/>
              </w:rPr>
            </w:pPr>
            <w:r w:rsidRPr="00640376">
              <w:rPr>
                <w:rFonts w:cstheme="minorHAnsi"/>
                <w:b/>
                <w:szCs w:val="20"/>
              </w:rPr>
              <w:t>COUNTRY</w:t>
            </w:r>
          </w:p>
        </w:tc>
        <w:tc>
          <w:tcPr>
            <w:tcW w:w="5243" w:type="dxa"/>
            <w:hideMark/>
          </w:tcPr>
          <w:p w14:paraId="06373AAC" w14:textId="77777777" w:rsidR="00925BB2" w:rsidRPr="0067389A" w:rsidRDefault="00925BB2">
            <w:pPr>
              <w:rPr>
                <w:rFonts w:cstheme="minorHAnsi"/>
                <w:szCs w:val="20"/>
              </w:rPr>
            </w:pPr>
            <w:r>
              <w:rPr>
                <w:rFonts w:cstheme="minorHAnsi"/>
                <w:szCs w:val="20"/>
              </w:rPr>
              <w:t>USA</w:t>
            </w:r>
          </w:p>
        </w:tc>
      </w:tr>
    </w:tbl>
    <w:p w14:paraId="06373AAE" w14:textId="77777777" w:rsidR="00925BB2" w:rsidRPr="005A5226" w:rsidRDefault="00925BB2" w:rsidP="005A5226">
      <w:pPr>
        <w:spacing w:after="160" w:line="252" w:lineRule="auto"/>
        <w:jc w:val="center"/>
        <w:rPr>
          <w:rFonts w:eastAsia="Calibri" w:cstheme="minorHAnsi"/>
          <w:b/>
        </w:rPr>
      </w:pPr>
    </w:p>
    <w:p w14:paraId="06373AAF" w14:textId="77777777" w:rsidR="00925BB2" w:rsidRPr="005A5226" w:rsidRDefault="00925BB2"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197C" w14:paraId="06373AB2" w14:textId="77777777" w:rsidTr="00F12ED9">
        <w:tc>
          <w:tcPr>
            <w:tcW w:w="4675" w:type="dxa"/>
            <w:hideMark/>
          </w:tcPr>
          <w:p w14:paraId="06373AB0" w14:textId="77777777" w:rsidR="00925BB2" w:rsidRPr="00640376" w:rsidRDefault="00925BB2">
            <w:pPr>
              <w:rPr>
                <w:rFonts w:cstheme="minorHAnsi"/>
                <w:b/>
              </w:rPr>
            </w:pPr>
            <w:r w:rsidRPr="00640376">
              <w:rPr>
                <w:rFonts w:cstheme="minorHAnsi"/>
                <w:b/>
              </w:rPr>
              <w:t>AGENCY’S URL</w:t>
            </w:r>
          </w:p>
        </w:tc>
        <w:tc>
          <w:tcPr>
            <w:tcW w:w="5243" w:type="dxa"/>
            <w:hideMark/>
          </w:tcPr>
          <w:p w14:paraId="06373AB1" w14:textId="77777777" w:rsidR="00925BB2" w:rsidRPr="005A5226" w:rsidRDefault="00925BB2">
            <w:pPr>
              <w:rPr>
                <w:rFonts w:cstheme="minorHAnsi"/>
              </w:rPr>
            </w:pPr>
          </w:p>
        </w:tc>
      </w:tr>
      <w:tr w:rsidR="0084197C" w14:paraId="06373AB5" w14:textId="77777777" w:rsidTr="00F12ED9">
        <w:tc>
          <w:tcPr>
            <w:tcW w:w="4675" w:type="dxa"/>
            <w:hideMark/>
          </w:tcPr>
          <w:p w14:paraId="06373AB3" w14:textId="77777777" w:rsidR="00925BB2" w:rsidRPr="00640376" w:rsidRDefault="00925BB2">
            <w:pPr>
              <w:rPr>
                <w:rFonts w:cstheme="minorHAnsi"/>
                <w:b/>
              </w:rPr>
            </w:pPr>
            <w:r w:rsidRPr="00640376">
              <w:rPr>
                <w:rFonts w:cstheme="minorHAnsi"/>
                <w:b/>
              </w:rPr>
              <w:t>URL DESCRIPTION</w:t>
            </w:r>
          </w:p>
        </w:tc>
        <w:tc>
          <w:tcPr>
            <w:tcW w:w="5243" w:type="dxa"/>
            <w:hideMark/>
          </w:tcPr>
          <w:p w14:paraId="06373AB4" w14:textId="77777777" w:rsidR="00925BB2" w:rsidRPr="005A5226" w:rsidRDefault="00925BB2">
            <w:pPr>
              <w:rPr>
                <w:rFonts w:cstheme="minorHAnsi"/>
                <w:szCs w:val="20"/>
              </w:rPr>
            </w:pPr>
          </w:p>
        </w:tc>
      </w:tr>
      <w:tr w:rsidR="0084197C" w14:paraId="06373AB8" w14:textId="77777777" w:rsidTr="00F12ED9">
        <w:tc>
          <w:tcPr>
            <w:tcW w:w="4675" w:type="dxa"/>
            <w:hideMark/>
          </w:tcPr>
          <w:p w14:paraId="06373AB6" w14:textId="77777777" w:rsidR="00925BB2" w:rsidRPr="00640376" w:rsidRDefault="00925BB2">
            <w:pPr>
              <w:rPr>
                <w:rFonts w:cstheme="minorHAnsi"/>
                <w:b/>
              </w:rPr>
            </w:pPr>
            <w:r w:rsidRPr="00640376">
              <w:rPr>
                <w:rFonts w:cstheme="minorHAnsi"/>
                <w:b/>
              </w:rPr>
              <w:t>AGENCY CONTACT’S EMAIL ADDRESS</w:t>
            </w:r>
          </w:p>
        </w:tc>
        <w:tc>
          <w:tcPr>
            <w:tcW w:w="5243" w:type="dxa"/>
            <w:hideMark/>
          </w:tcPr>
          <w:p w14:paraId="06373AB7" w14:textId="77777777" w:rsidR="00925BB2" w:rsidRPr="005A5226" w:rsidRDefault="00925BB2">
            <w:pPr>
              <w:rPr>
                <w:rFonts w:cstheme="minorHAnsi"/>
                <w:szCs w:val="20"/>
              </w:rPr>
            </w:pPr>
            <w:r>
              <w:rPr>
                <w:rFonts w:cstheme="minorHAnsi"/>
                <w:szCs w:val="20"/>
              </w:rPr>
              <w:t>chadwin.walker@va.gov</w:t>
            </w:r>
          </w:p>
        </w:tc>
      </w:tr>
      <w:tr w:rsidR="0084197C" w14:paraId="06373ABB" w14:textId="77777777" w:rsidTr="00F12ED9">
        <w:tc>
          <w:tcPr>
            <w:tcW w:w="4675" w:type="dxa"/>
            <w:hideMark/>
          </w:tcPr>
          <w:p w14:paraId="06373AB9" w14:textId="77777777" w:rsidR="00925BB2" w:rsidRPr="00640376" w:rsidRDefault="00925BB2">
            <w:pPr>
              <w:rPr>
                <w:rFonts w:cstheme="minorHAnsi"/>
                <w:b/>
              </w:rPr>
            </w:pPr>
            <w:r w:rsidRPr="00640376">
              <w:rPr>
                <w:rFonts w:cstheme="minorHAnsi"/>
                <w:b/>
              </w:rPr>
              <w:t>EMAIL DESCRIPTION</w:t>
            </w:r>
          </w:p>
        </w:tc>
        <w:tc>
          <w:tcPr>
            <w:tcW w:w="5243" w:type="dxa"/>
            <w:hideMark/>
          </w:tcPr>
          <w:p w14:paraId="06373ABA" w14:textId="77777777" w:rsidR="00925BB2" w:rsidRPr="005A5226" w:rsidRDefault="00925BB2">
            <w:pPr>
              <w:rPr>
                <w:rFonts w:cstheme="minorHAnsi"/>
                <w:szCs w:val="20"/>
              </w:rPr>
            </w:pPr>
            <w:r>
              <w:rPr>
                <w:rFonts w:cstheme="minorHAnsi"/>
                <w:szCs w:val="20"/>
              </w:rPr>
              <w:t>chadwin.walker@va.gov</w:t>
            </w:r>
          </w:p>
        </w:tc>
      </w:tr>
    </w:tbl>
    <w:p w14:paraId="06373ABC" w14:textId="77777777" w:rsidR="00925BB2" w:rsidRDefault="00925BB2">
      <w:pPr>
        <w:rPr>
          <w:rFonts w:cstheme="minorHAnsi"/>
          <w:b/>
          <w:color w:val="4F81BD" w:themeColor="accent1"/>
          <w:sz w:val="28"/>
          <w:szCs w:val="28"/>
        </w:rPr>
      </w:pPr>
      <w:r>
        <w:rPr>
          <w:rFonts w:cstheme="minorHAnsi"/>
          <w:b/>
          <w:color w:val="4F81BD" w:themeColor="accent1"/>
          <w:sz w:val="28"/>
          <w:szCs w:val="28"/>
        </w:rPr>
        <w:br w:type="page"/>
      </w:r>
    </w:p>
    <w:p w14:paraId="06373ABD" w14:textId="77777777" w:rsidR="00925BB2" w:rsidRPr="00640376" w:rsidRDefault="00925BB2"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B120907" w14:textId="77777777" w:rsidR="00925BB2" w:rsidRDefault="00925BB2" w:rsidP="00925BB2">
      <w:pPr>
        <w:jc w:val="center"/>
        <w:rPr>
          <w:b/>
          <w:bCs/>
        </w:rPr>
      </w:pPr>
      <w:r w:rsidRPr="00543247">
        <w:rPr>
          <w:b/>
          <w:bCs/>
        </w:rPr>
        <w:t>Stryker iBed Wireless Server License, Integration, Dashboard, Server Maintenance and Installation</w:t>
      </w:r>
    </w:p>
    <w:p w14:paraId="06373ABF" w14:textId="79B18A42" w:rsidR="00925BB2" w:rsidRPr="00500D01" w:rsidRDefault="00925BB2" w:rsidP="00925BB2">
      <w:pPr>
        <w:jc w:val="center"/>
        <w:rPr>
          <w:b/>
          <w:bCs/>
          <w:color w:val="000000" w:themeColor="text1"/>
        </w:rPr>
      </w:pPr>
      <w:r w:rsidRPr="00500D01">
        <w:rPr>
          <w:b/>
          <w:bCs/>
          <w:color w:val="000000" w:themeColor="text1"/>
        </w:rPr>
        <w:t xml:space="preserve">COMBINED SYNOPSIS: INTENT TO COMPETE AMONGST SB CLASS DISTRIBUTORS FOR </w:t>
      </w:r>
      <w:r w:rsidRPr="00A6728F">
        <w:rPr>
          <w:b/>
          <w:bCs/>
          <w:color w:val="000000" w:themeColor="text1"/>
        </w:rPr>
        <w:t>Stryker iBed Wireless Server License, Integration, Dashboard, Server Maintenance and Installation</w:t>
      </w:r>
    </w:p>
    <w:p w14:paraId="06373AC0" w14:textId="77777777" w:rsidR="00925BB2" w:rsidRPr="00500D01" w:rsidRDefault="00925BB2" w:rsidP="00A6728F">
      <w:pPr>
        <w:rPr>
          <w:b/>
          <w:bCs/>
          <w:color w:val="000000" w:themeColor="text1"/>
        </w:rPr>
      </w:pPr>
    </w:p>
    <w:p w14:paraId="06373AC1" w14:textId="77777777" w:rsidR="00925BB2" w:rsidRDefault="00925BB2" w:rsidP="00A6728F">
      <w:pPr>
        <w:pStyle w:val="p"/>
        <w:shd w:val="clear" w:color="auto" w:fill="FFFFFF"/>
        <w:spacing w:before="0" w:beforeAutospacing="0" w:after="0" w:afterAutospacing="0"/>
        <w:jc w:val="both"/>
        <w:textAlignment w:val="baseline"/>
        <w:rPr>
          <w:rFonts w:ascii="Arial" w:eastAsiaTheme="minorEastAsia" w:hAnsi="Arial" w:cs="Arial"/>
          <w:sz w:val="22"/>
          <w:szCs w:val="22"/>
        </w:rPr>
      </w:pPr>
      <w:r w:rsidRPr="00437E27">
        <w:rPr>
          <w:rFonts w:ascii="Arial" w:eastAsiaTheme="minorEastAsia" w:hAnsi="Arial" w:cs="Arial"/>
          <w:b/>
          <w:bCs/>
          <w:sz w:val="22"/>
          <w:szCs w:val="22"/>
        </w:rPr>
        <w:t>GENERAL INFORMATION</w:t>
      </w:r>
      <w:r w:rsidRPr="00437E27">
        <w:rPr>
          <w:rFonts w:ascii="Arial" w:eastAsiaTheme="minorEastAsia" w:hAnsi="Arial" w:cs="Arial"/>
          <w:sz w:val="22"/>
          <w:szCs w:val="22"/>
        </w:rPr>
        <w:t xml:space="preserve">: </w:t>
      </w:r>
    </w:p>
    <w:p w14:paraId="06373AC2" w14:textId="77777777" w:rsidR="00925BB2" w:rsidRDefault="00925BB2" w:rsidP="00A6728F">
      <w:pPr>
        <w:pStyle w:val="p"/>
        <w:shd w:val="clear" w:color="auto" w:fill="FFFFFF"/>
        <w:spacing w:before="0" w:beforeAutospacing="0" w:after="0" w:afterAutospacing="0"/>
        <w:jc w:val="both"/>
        <w:textAlignment w:val="baseline"/>
        <w:rPr>
          <w:rFonts w:ascii="Arial" w:eastAsiaTheme="minorEastAsia" w:hAnsi="Arial" w:cs="Arial"/>
          <w:sz w:val="22"/>
          <w:szCs w:val="22"/>
        </w:rPr>
      </w:pPr>
    </w:p>
    <w:p w14:paraId="06373AC3" w14:textId="77777777" w:rsidR="00925BB2" w:rsidRPr="00437E27" w:rsidRDefault="00925BB2" w:rsidP="00A6728F">
      <w:pPr>
        <w:pStyle w:val="p"/>
        <w:shd w:val="clear" w:color="auto" w:fill="FFFFFF"/>
        <w:spacing w:before="0" w:beforeAutospacing="0" w:after="0" w:afterAutospacing="0"/>
        <w:textAlignment w:val="baseline"/>
        <w:rPr>
          <w:rFonts w:ascii="Arial" w:eastAsiaTheme="minorHAnsi" w:hAnsi="Arial" w:cs="Arial"/>
          <w:sz w:val="22"/>
          <w:szCs w:val="22"/>
        </w:rPr>
      </w:pPr>
      <w:r w:rsidRPr="00437E27">
        <w:rPr>
          <w:rFonts w:ascii="Arial" w:eastAsiaTheme="minorHAnsi" w:hAnsi="Arial" w:cs="Arial"/>
          <w:sz w:val="22"/>
          <w:szCs w:val="22"/>
        </w:rPr>
        <w:t>This</w:t>
      </w:r>
      <w:r>
        <w:rPr>
          <w:rFonts w:ascii="Arial" w:eastAsiaTheme="minorHAnsi" w:hAnsi="Arial" w:cs="Arial"/>
          <w:sz w:val="22"/>
          <w:szCs w:val="22"/>
        </w:rPr>
        <w:t xml:space="preserve"> </w:t>
      </w:r>
      <w:r w:rsidRPr="00437E27">
        <w:rPr>
          <w:rFonts w:ascii="Arial" w:eastAsiaTheme="minorHAnsi" w:hAnsi="Arial" w:cs="Arial"/>
          <w:sz w:val="22"/>
          <w:szCs w:val="22"/>
        </w:rPr>
        <w:t>is</w:t>
      </w:r>
      <w:r>
        <w:rPr>
          <w:rFonts w:ascii="Arial" w:eastAsiaTheme="minorHAnsi" w:hAnsi="Arial" w:cs="Arial"/>
          <w:sz w:val="22"/>
          <w:szCs w:val="22"/>
        </w:rPr>
        <w:t xml:space="preserve"> </w:t>
      </w:r>
      <w:r w:rsidRPr="00437E27">
        <w:rPr>
          <w:rFonts w:ascii="Arial" w:eastAsiaTheme="minorHAnsi" w:hAnsi="Arial" w:cs="Arial"/>
          <w:sz w:val="22"/>
          <w:szCs w:val="22"/>
        </w:rPr>
        <w:t>a</w:t>
      </w:r>
      <w:r>
        <w:rPr>
          <w:rFonts w:ascii="Arial" w:eastAsiaTheme="minorHAnsi" w:hAnsi="Arial" w:cs="Arial"/>
          <w:sz w:val="22"/>
          <w:szCs w:val="22"/>
        </w:rPr>
        <w:t xml:space="preserve"> </w:t>
      </w:r>
      <w:r w:rsidRPr="00437E27">
        <w:rPr>
          <w:rFonts w:ascii="Arial" w:eastAsiaTheme="minorHAnsi" w:hAnsi="Arial" w:cs="Arial"/>
          <w:sz w:val="22"/>
          <w:szCs w:val="22"/>
        </w:rPr>
        <w:t>combined synopsis/solicitation for commercial products or commercial services prepared In accordance with the format in </w:t>
      </w:r>
      <w:hyperlink r:id="rId7" w:anchor="FAR_Subpart_12_6" w:tooltip="subpart  12.6" w:history="1">
        <w:r w:rsidRPr="00437E27">
          <w:rPr>
            <w:rFonts w:ascii="Arial" w:eastAsiaTheme="minorHAnsi" w:hAnsi="Arial" w:cs="Arial"/>
            <w:sz w:val="22"/>
            <w:szCs w:val="22"/>
          </w:rPr>
          <w:t>FAR 12.6</w:t>
        </w:r>
      </w:hyperlink>
      <w:r w:rsidRPr="00437E27">
        <w:rPr>
          <w:rFonts w:ascii="Arial" w:eastAsiaTheme="minorHAnsi" w:hAnsi="Arial" w:cs="Arial"/>
          <w:sz w:val="22"/>
          <w:szCs w:val="22"/>
        </w:rPr>
        <w:t>, as supplemented with additional information included in this notice. This announcement constitutes the only solicitation; proposals are being requested, and a written solicitation will not be issued.</w:t>
      </w:r>
    </w:p>
    <w:p w14:paraId="06373AC4" w14:textId="77777777" w:rsidR="00925BB2" w:rsidRPr="00437E27" w:rsidRDefault="00925BB2" w:rsidP="00A6728F">
      <w:pPr>
        <w:rPr>
          <w:rFonts w:eastAsiaTheme="minorHAnsi"/>
        </w:rPr>
      </w:pPr>
    </w:p>
    <w:p w14:paraId="06373AC5" w14:textId="77777777" w:rsidR="00925BB2" w:rsidRPr="00530AC3" w:rsidRDefault="00925BB2" w:rsidP="00A6728F">
      <w:pPr>
        <w:rPr>
          <w:rFonts w:eastAsiaTheme="minorHAnsi"/>
          <w:i/>
          <w:iCs/>
          <w:color w:val="00B050"/>
        </w:rPr>
      </w:pPr>
      <w:r w:rsidRPr="00437E27">
        <w:rPr>
          <w:rFonts w:eastAsiaTheme="minorHAnsi"/>
        </w:rPr>
        <w:t>This solicitation:</w:t>
      </w:r>
      <w:r w:rsidRPr="00437E27">
        <w:rPr>
          <w:rFonts w:eastAsiaTheme="minorHAnsi"/>
          <w:b/>
          <w:bCs/>
        </w:rPr>
        <w:t xml:space="preserve"> </w:t>
      </w:r>
      <w:r w:rsidRPr="00A6728F">
        <w:rPr>
          <w:rFonts w:eastAsiaTheme="minorHAnsi"/>
          <w:b/>
          <w:bCs/>
        </w:rPr>
        <w:t xml:space="preserve">36C24126Q0289 </w:t>
      </w:r>
      <w:r w:rsidRPr="00437E27">
        <w:rPr>
          <w:rFonts w:eastAsiaTheme="minorHAnsi"/>
        </w:rPr>
        <w:t xml:space="preserve">is issued as an RFQ. The solicitation document and incorporated provisions and clauses are those in effect through </w:t>
      </w:r>
      <w:r w:rsidRPr="00437E27">
        <w:rPr>
          <w:rFonts w:eastAsiaTheme="minorHAnsi"/>
          <w:b/>
          <w:bCs/>
        </w:rPr>
        <w:t xml:space="preserve">Federal Acquisition Circular </w:t>
      </w:r>
      <w:r w:rsidRPr="00E96FB6">
        <w:rPr>
          <w:rFonts w:eastAsiaTheme="minorHAnsi"/>
          <w:b/>
          <w:bCs/>
        </w:rPr>
        <w:t>(FAC) Number 2025-06, October 31</w:t>
      </w:r>
      <w:r w:rsidRPr="00E96FB6">
        <w:rPr>
          <w:rFonts w:eastAsiaTheme="minorHAnsi"/>
          <w:b/>
          <w:bCs/>
          <w:vertAlign w:val="superscript"/>
        </w:rPr>
        <w:t>st</w:t>
      </w:r>
      <w:r w:rsidRPr="00E96FB6">
        <w:rPr>
          <w:rFonts w:eastAsiaTheme="minorHAnsi"/>
          <w:b/>
          <w:bCs/>
        </w:rPr>
        <w:t>, 2025</w:t>
      </w:r>
      <w:r w:rsidRPr="00E96FB6">
        <w:rPr>
          <w:rFonts w:eastAsiaTheme="minorHAnsi"/>
        </w:rPr>
        <w:t>.</w:t>
      </w:r>
      <w:r>
        <w:rPr>
          <w:rFonts w:eastAsiaTheme="minorHAnsi"/>
        </w:rPr>
        <w:t xml:space="preserve"> </w:t>
      </w:r>
    </w:p>
    <w:p w14:paraId="06373AC6" w14:textId="77777777" w:rsidR="00925BB2" w:rsidRPr="00437E27" w:rsidRDefault="00925BB2" w:rsidP="00A6728F">
      <w:pPr>
        <w:rPr>
          <w:color w:val="001D35"/>
          <w:shd w:val="clear" w:color="auto" w:fill="FFFFFF"/>
        </w:rPr>
      </w:pPr>
      <w:r w:rsidRPr="00437E27">
        <w:rPr>
          <w:color w:val="001D35"/>
          <w:shd w:val="clear" w:color="auto" w:fill="FFFFFF"/>
        </w:rPr>
        <w:t xml:space="preserve"> </w:t>
      </w:r>
    </w:p>
    <w:p w14:paraId="06373AC7" w14:textId="77777777" w:rsidR="00925BB2" w:rsidRPr="00437E27" w:rsidRDefault="00925BB2" w:rsidP="00A6728F">
      <w:pPr>
        <w:jc w:val="both"/>
        <w:rPr>
          <w:rFonts w:eastAsiaTheme="minorHAnsi"/>
        </w:rPr>
      </w:pPr>
      <w:r w:rsidRPr="00437E27">
        <w:rPr>
          <w:rFonts w:eastAsiaTheme="minorHAnsi"/>
        </w:rPr>
        <w:t xml:space="preserve">This combined synopsis is being solicited with the intent to award via SB (Small Business) competition at Contract Opportunities, amongst </w:t>
      </w:r>
      <w:r>
        <w:rPr>
          <w:rFonts w:eastAsiaTheme="minorHAnsi"/>
        </w:rPr>
        <w:t xml:space="preserve">capable vendors that </w:t>
      </w:r>
      <w:proofErr w:type="gramStart"/>
      <w:r>
        <w:rPr>
          <w:rFonts w:eastAsiaTheme="minorHAnsi"/>
        </w:rPr>
        <w:t>are able to</w:t>
      </w:r>
      <w:proofErr w:type="gramEnd"/>
      <w:r>
        <w:rPr>
          <w:rFonts w:eastAsiaTheme="minorHAnsi"/>
        </w:rPr>
        <w:t xml:space="preserve"> provide the </w:t>
      </w:r>
      <w:r w:rsidRPr="00A6728F">
        <w:rPr>
          <w:rFonts w:eastAsiaTheme="minorHAnsi"/>
        </w:rPr>
        <w:t xml:space="preserve">Stryker iBed Wireless Server License, Integration, Dashboard, Server Maintenance and Installation </w:t>
      </w:r>
      <w:r>
        <w:rPr>
          <w:rFonts w:eastAsiaTheme="minorHAnsi"/>
        </w:rPr>
        <w:t xml:space="preserve">required by the Manchester VA Medical Center.  </w:t>
      </w:r>
    </w:p>
    <w:p w14:paraId="06373AC8" w14:textId="77777777" w:rsidR="00925BB2" w:rsidRPr="00437E27" w:rsidRDefault="00925BB2" w:rsidP="00A6728F">
      <w:pPr>
        <w:jc w:val="both"/>
        <w:rPr>
          <w:rFonts w:eastAsiaTheme="minorHAnsi"/>
        </w:rPr>
      </w:pPr>
    </w:p>
    <w:p w14:paraId="06373AC9" w14:textId="77777777" w:rsidR="00925BB2" w:rsidRDefault="00925BB2" w:rsidP="00A6728F">
      <w:pPr>
        <w:jc w:val="both"/>
        <w:rPr>
          <w:rFonts w:eastAsiaTheme="minorHAnsi"/>
        </w:rPr>
      </w:pPr>
      <w:r w:rsidRPr="00437E27">
        <w:rPr>
          <w:rFonts w:eastAsiaTheme="minorHAnsi"/>
        </w:rPr>
        <w:t xml:space="preserve">The associated North American Industrial Classification System (NAICS) code for this procurement is </w:t>
      </w:r>
      <w:r>
        <w:rPr>
          <w:rFonts w:eastAsiaTheme="minorHAnsi"/>
          <w:b/>
          <w:bCs/>
        </w:rPr>
        <w:t>513210</w:t>
      </w:r>
      <w:r w:rsidRPr="00437E27">
        <w:rPr>
          <w:rFonts w:eastAsiaTheme="minorHAnsi"/>
        </w:rPr>
        <w:t xml:space="preserve"> with a small business size standard of </w:t>
      </w:r>
      <w:r>
        <w:rPr>
          <w:rFonts w:eastAsiaTheme="minorHAnsi"/>
          <w:b/>
          <w:bCs/>
        </w:rPr>
        <w:t>$47 million</w:t>
      </w:r>
      <w:r w:rsidRPr="00437E27">
        <w:rPr>
          <w:rFonts w:eastAsiaTheme="minorHAnsi"/>
        </w:rPr>
        <w:t xml:space="preserve">. The FSC/PSC is </w:t>
      </w:r>
      <w:r>
        <w:rPr>
          <w:rFonts w:eastAsiaTheme="minorHAnsi"/>
          <w:b/>
          <w:bCs/>
        </w:rPr>
        <w:t>DA10</w:t>
      </w:r>
      <w:r w:rsidRPr="00437E27">
        <w:rPr>
          <w:rFonts w:eastAsiaTheme="minorHAnsi"/>
        </w:rPr>
        <w:t xml:space="preserve">. The competition will be a SB set-aside amongst </w:t>
      </w:r>
      <w:r>
        <w:rPr>
          <w:rFonts w:eastAsiaTheme="minorHAnsi"/>
        </w:rPr>
        <w:t>capable vendors.</w:t>
      </w:r>
    </w:p>
    <w:p w14:paraId="06373ACA" w14:textId="77777777" w:rsidR="00925BB2" w:rsidRPr="00437E27" w:rsidRDefault="00925BB2" w:rsidP="00A6728F">
      <w:pPr>
        <w:jc w:val="both"/>
        <w:rPr>
          <w:rFonts w:eastAsiaTheme="minorHAnsi"/>
        </w:rPr>
      </w:pPr>
    </w:p>
    <w:p w14:paraId="06373ACB" w14:textId="77777777" w:rsidR="00925BB2" w:rsidRPr="00437E27" w:rsidRDefault="00925BB2" w:rsidP="00A6728F">
      <w:pPr>
        <w:rPr>
          <w:b/>
          <w:bCs/>
        </w:rPr>
      </w:pPr>
      <w:r w:rsidRPr="00437E27">
        <w:rPr>
          <w:b/>
          <w:bCs/>
        </w:rPr>
        <w:t>Document Type</w:t>
      </w:r>
      <w:proofErr w:type="gramStart"/>
      <w:r w:rsidRPr="00437E27">
        <w:t>:</w:t>
      </w:r>
      <w:r w:rsidRPr="00437E27">
        <w:tab/>
      </w:r>
      <w:r w:rsidRPr="00437E27">
        <w:tab/>
      </w:r>
      <w:r w:rsidRPr="00437E27">
        <w:rPr>
          <w:b/>
          <w:bCs/>
        </w:rPr>
        <w:t>Combined</w:t>
      </w:r>
      <w:proofErr w:type="gramEnd"/>
      <w:r w:rsidRPr="00437E27">
        <w:rPr>
          <w:b/>
          <w:bCs/>
        </w:rPr>
        <w:t xml:space="preserve"> Solicitation Synopsis </w:t>
      </w:r>
    </w:p>
    <w:p w14:paraId="06373ACC" w14:textId="77777777" w:rsidR="00925BB2" w:rsidRPr="00437E27" w:rsidRDefault="00925BB2" w:rsidP="00A6728F">
      <w:r w:rsidRPr="00437E27">
        <w:rPr>
          <w:b/>
          <w:bCs/>
        </w:rPr>
        <w:t>Solicitation Number</w:t>
      </w:r>
      <w:proofErr w:type="gramStart"/>
      <w:r w:rsidRPr="00437E27">
        <w:rPr>
          <w:b/>
          <w:bCs/>
        </w:rPr>
        <w:t>:</w:t>
      </w:r>
      <w:r w:rsidRPr="00437E27">
        <w:tab/>
      </w:r>
      <w:r w:rsidRPr="00437E27">
        <w:tab/>
      </w:r>
      <w:r w:rsidRPr="00EC0412">
        <w:rPr>
          <w:rFonts w:eastAsiaTheme="minorHAnsi"/>
          <w:b/>
          <w:bCs/>
        </w:rPr>
        <w:t>36C24126Q0304</w:t>
      </w:r>
      <w:proofErr w:type="gramEnd"/>
    </w:p>
    <w:p w14:paraId="06373ACD" w14:textId="77777777" w:rsidR="00925BB2" w:rsidRPr="00437E27" w:rsidRDefault="00925BB2" w:rsidP="00A6728F">
      <w:r w:rsidRPr="00437E27">
        <w:rPr>
          <w:b/>
          <w:bCs/>
        </w:rPr>
        <w:t>Posted Date</w:t>
      </w:r>
      <w:r w:rsidRPr="00437E27">
        <w:t>:</w:t>
      </w:r>
      <w:r w:rsidRPr="00437E27">
        <w:tab/>
      </w:r>
      <w:r w:rsidRPr="00437E27">
        <w:tab/>
      </w:r>
      <w:r w:rsidRPr="00437E27">
        <w:tab/>
      </w:r>
      <w:r>
        <w:t>0</w:t>
      </w:r>
      <w:r>
        <w:t>5</w:t>
      </w:r>
      <w:r>
        <w:t>/</w:t>
      </w:r>
      <w:r>
        <w:t>04</w:t>
      </w:r>
      <w:r>
        <w:t>/26</w:t>
      </w:r>
    </w:p>
    <w:p w14:paraId="06373ACE" w14:textId="77777777" w:rsidR="00925BB2" w:rsidRPr="00437E27" w:rsidRDefault="00925BB2" w:rsidP="00A6728F">
      <w:r w:rsidRPr="00437E27">
        <w:rPr>
          <w:b/>
          <w:bCs/>
        </w:rPr>
        <w:t>Response Date</w:t>
      </w:r>
      <w:proofErr w:type="gramStart"/>
      <w:r w:rsidRPr="00437E27">
        <w:t>:</w:t>
      </w:r>
      <w:r w:rsidRPr="00437E27">
        <w:tab/>
      </w:r>
      <w:r w:rsidRPr="00437E27">
        <w:tab/>
      </w:r>
      <w:r>
        <w:t>0</w:t>
      </w:r>
      <w:r>
        <w:t>5</w:t>
      </w:r>
      <w:proofErr w:type="gramEnd"/>
      <w:r>
        <w:t>/</w:t>
      </w:r>
      <w:r>
        <w:t>14</w:t>
      </w:r>
      <w:r>
        <w:t>/26</w:t>
      </w:r>
    </w:p>
    <w:p w14:paraId="06373ACF" w14:textId="77777777" w:rsidR="00925BB2" w:rsidRPr="00437E27" w:rsidRDefault="00925BB2" w:rsidP="00A6728F">
      <w:r w:rsidRPr="00437E27">
        <w:rPr>
          <w:b/>
          <w:bCs/>
        </w:rPr>
        <w:t>Response Time</w:t>
      </w:r>
      <w:proofErr w:type="gramStart"/>
      <w:r w:rsidRPr="00437E27">
        <w:rPr>
          <w:b/>
          <w:bCs/>
        </w:rPr>
        <w:t xml:space="preserve">:                   </w:t>
      </w:r>
      <w:r w:rsidRPr="00437E27">
        <w:rPr>
          <w:b/>
          <w:bCs/>
        </w:rPr>
        <w:tab/>
      </w:r>
      <w:r w:rsidRPr="00437E27">
        <w:t>1</w:t>
      </w:r>
      <w:r>
        <w:t>2</w:t>
      </w:r>
      <w:proofErr w:type="gramEnd"/>
      <w:r>
        <w:t>PM</w:t>
      </w:r>
      <w:r w:rsidRPr="00437E27">
        <w:t xml:space="preserve"> EDT</w:t>
      </w:r>
    </w:p>
    <w:p w14:paraId="06373AD0" w14:textId="77777777" w:rsidR="00925BB2" w:rsidRPr="00437E27" w:rsidRDefault="00925BB2" w:rsidP="00A6728F">
      <w:r w:rsidRPr="00437E27">
        <w:rPr>
          <w:b/>
          <w:bCs/>
        </w:rPr>
        <w:t>Product Service Code</w:t>
      </w:r>
      <w:r>
        <w:t xml:space="preserve">                 DA10</w:t>
      </w:r>
    </w:p>
    <w:p w14:paraId="06373AD1" w14:textId="77777777" w:rsidR="00925BB2" w:rsidRPr="00437E27" w:rsidRDefault="00925BB2" w:rsidP="00A6728F">
      <w:pPr>
        <w:rPr>
          <w:rFonts w:eastAsiaTheme="minorHAnsi"/>
        </w:rPr>
      </w:pPr>
      <w:r w:rsidRPr="00437E27">
        <w:rPr>
          <w:rFonts w:eastAsiaTheme="minorHAnsi"/>
          <w:b/>
          <w:bCs/>
        </w:rPr>
        <w:t>Set-Aside:</w:t>
      </w:r>
      <w:r w:rsidRPr="00437E27">
        <w:rPr>
          <w:rFonts w:eastAsiaTheme="minorHAnsi"/>
          <w:b/>
          <w:bCs/>
        </w:rPr>
        <w:tab/>
      </w:r>
      <w:r w:rsidRPr="00437E27">
        <w:rPr>
          <w:rFonts w:eastAsiaTheme="minorHAnsi"/>
          <w:b/>
          <w:bCs/>
        </w:rPr>
        <w:tab/>
      </w:r>
      <w:r w:rsidRPr="00437E27">
        <w:rPr>
          <w:rFonts w:eastAsiaTheme="minorHAnsi"/>
          <w:b/>
          <w:bCs/>
        </w:rPr>
        <w:tab/>
      </w:r>
      <w:r w:rsidRPr="00437E27">
        <w:rPr>
          <w:rFonts w:eastAsiaTheme="minorHAnsi"/>
        </w:rPr>
        <w:t>Straight SB Set-Aside</w:t>
      </w:r>
    </w:p>
    <w:p w14:paraId="06373AD2" w14:textId="77777777" w:rsidR="00925BB2" w:rsidRPr="00437E27" w:rsidRDefault="00925BB2" w:rsidP="00A6728F">
      <w:pPr>
        <w:rPr>
          <w:rFonts w:eastAsiaTheme="minorHAnsi"/>
        </w:rPr>
      </w:pPr>
      <w:r w:rsidRPr="00437E27">
        <w:rPr>
          <w:rFonts w:eastAsiaTheme="minorHAnsi"/>
          <w:b/>
          <w:bCs/>
        </w:rPr>
        <w:lastRenderedPageBreak/>
        <w:t>NAICS Code</w:t>
      </w:r>
      <w:r w:rsidRPr="00437E27">
        <w:rPr>
          <w:rFonts w:eastAsiaTheme="minorHAnsi"/>
        </w:rPr>
        <w:t>:</w:t>
      </w:r>
      <w:r w:rsidRPr="00437E27">
        <w:rPr>
          <w:rFonts w:eastAsiaTheme="minorHAnsi"/>
        </w:rPr>
        <w:tab/>
      </w:r>
      <w:r w:rsidRPr="00437E27">
        <w:rPr>
          <w:rFonts w:eastAsiaTheme="minorHAnsi"/>
        </w:rPr>
        <w:tab/>
      </w:r>
      <w:r w:rsidRPr="00437E27">
        <w:rPr>
          <w:rFonts w:eastAsiaTheme="minorHAnsi"/>
        </w:rPr>
        <w:tab/>
      </w:r>
      <w:r>
        <w:rPr>
          <w:rFonts w:eastAsiaTheme="minorHAnsi"/>
        </w:rPr>
        <w:t>513210</w:t>
      </w:r>
    </w:p>
    <w:p w14:paraId="06373AD3" w14:textId="77777777" w:rsidR="00925BB2" w:rsidRPr="00437E27" w:rsidRDefault="00925BB2" w:rsidP="00A6728F">
      <w:r w:rsidRPr="00437E27">
        <w:rPr>
          <w:b/>
          <w:bCs/>
        </w:rPr>
        <w:t>Contracting Office</w:t>
      </w:r>
      <w:proofErr w:type="gramStart"/>
      <w:r w:rsidRPr="00437E27">
        <w:t>:</w:t>
      </w:r>
      <w:r w:rsidRPr="00437E27">
        <w:tab/>
      </w:r>
      <w:r w:rsidRPr="00437E27">
        <w:tab/>
        <w:t>36C</w:t>
      </w:r>
      <w:r>
        <w:t>608</w:t>
      </w:r>
      <w:proofErr w:type="gramEnd"/>
      <w:r w:rsidRPr="00437E27">
        <w:t xml:space="preserve"> </w:t>
      </w:r>
    </w:p>
    <w:p w14:paraId="06373AD4" w14:textId="77777777" w:rsidR="00925BB2" w:rsidRPr="00A14EA2" w:rsidRDefault="00925BB2" w:rsidP="00A6728F">
      <w:pPr>
        <w:rPr>
          <w:b/>
          <w:bCs/>
        </w:rPr>
      </w:pPr>
      <w:r w:rsidRPr="00437E27">
        <w:rPr>
          <w:b/>
          <w:bCs/>
        </w:rPr>
        <w:t>Site Address</w:t>
      </w:r>
      <w:r w:rsidRPr="00437E27">
        <w:t>:</w:t>
      </w:r>
      <w:r w:rsidRPr="00437E27">
        <w:tab/>
      </w:r>
      <w:r w:rsidRPr="00437E27">
        <w:tab/>
      </w:r>
      <w:r w:rsidRPr="00437E27">
        <w:tab/>
      </w:r>
      <w:r w:rsidRPr="00A14EA2">
        <w:rPr>
          <w:b/>
          <w:bCs/>
        </w:rPr>
        <w:t>Department of Veterans Affairs</w:t>
      </w:r>
    </w:p>
    <w:p w14:paraId="06373AD5" w14:textId="77777777" w:rsidR="00925BB2" w:rsidRPr="00A6728F" w:rsidRDefault="00925BB2" w:rsidP="00A6728F">
      <w:pPr>
        <w:ind w:left="2880"/>
        <w:jc w:val="both"/>
        <w:rPr>
          <w:b/>
          <w:bCs/>
        </w:rPr>
      </w:pPr>
      <w:r w:rsidRPr="00A6728F">
        <w:rPr>
          <w:b/>
          <w:bCs/>
        </w:rPr>
        <w:t>MANCHESTER VAMC</w:t>
      </w:r>
    </w:p>
    <w:p w14:paraId="06373AD6" w14:textId="77777777" w:rsidR="00925BB2" w:rsidRPr="00A6728F" w:rsidRDefault="00925BB2" w:rsidP="00A6728F">
      <w:pPr>
        <w:ind w:left="2880"/>
        <w:jc w:val="both"/>
        <w:rPr>
          <w:b/>
          <w:bCs/>
        </w:rPr>
      </w:pPr>
      <w:r w:rsidRPr="00A6728F">
        <w:rPr>
          <w:b/>
          <w:bCs/>
        </w:rPr>
        <w:t>718 SMYTH ROAD</w:t>
      </w:r>
    </w:p>
    <w:p w14:paraId="06373AD7" w14:textId="77777777" w:rsidR="00925BB2" w:rsidRDefault="00925BB2" w:rsidP="00A6728F">
      <w:pPr>
        <w:ind w:left="2880"/>
        <w:jc w:val="both"/>
        <w:rPr>
          <w:b/>
          <w:bCs/>
        </w:rPr>
      </w:pPr>
      <w:r w:rsidRPr="00A6728F">
        <w:rPr>
          <w:b/>
          <w:bCs/>
        </w:rPr>
        <w:t>MANCHESTER, NH  03104-7007</w:t>
      </w:r>
    </w:p>
    <w:p w14:paraId="06373AD8" w14:textId="77777777" w:rsidR="00925BB2" w:rsidRPr="00437E27" w:rsidRDefault="00925BB2" w:rsidP="00A6728F">
      <w:pPr>
        <w:ind w:left="2880"/>
        <w:jc w:val="both"/>
        <w:rPr>
          <w:color w:val="000000" w:themeColor="text1"/>
        </w:rPr>
      </w:pPr>
    </w:p>
    <w:p w14:paraId="06373AD9" w14:textId="77777777" w:rsidR="00925BB2" w:rsidRPr="00437E27" w:rsidRDefault="00925BB2" w:rsidP="00A6728F">
      <w:pPr>
        <w:pStyle w:val="Default"/>
        <w:jc w:val="both"/>
        <w:rPr>
          <w:rFonts w:ascii="Arial" w:eastAsiaTheme="minorEastAsia" w:hAnsi="Arial" w:cs="Arial"/>
          <w:color w:val="auto"/>
        </w:rPr>
      </w:pPr>
      <w:r>
        <w:rPr>
          <w:rFonts w:ascii="Arial" w:eastAsiaTheme="minorEastAsia" w:hAnsi="Arial" w:cs="Arial"/>
          <w:b/>
          <w:bCs/>
          <w:color w:val="auto"/>
        </w:rPr>
        <w:t>Capable Vendors</w:t>
      </w:r>
      <w:r w:rsidRPr="00437E27">
        <w:rPr>
          <w:rFonts w:ascii="Arial" w:eastAsiaTheme="minorEastAsia" w:hAnsi="Arial" w:cs="Arial"/>
          <w:b/>
          <w:bCs/>
          <w:color w:val="auto"/>
        </w:rPr>
        <w:t>:</w:t>
      </w:r>
      <w:r>
        <w:rPr>
          <w:rFonts w:ascii="Arial" w:eastAsiaTheme="minorEastAsia" w:hAnsi="Arial" w:cs="Arial"/>
          <w:b/>
          <w:bCs/>
          <w:color w:val="auto"/>
        </w:rPr>
        <w:t xml:space="preserve"> </w:t>
      </w:r>
      <w:r w:rsidRPr="00437E27">
        <w:rPr>
          <w:rFonts w:ascii="Arial" w:eastAsiaTheme="minorEastAsia" w:hAnsi="Arial" w:cs="Arial"/>
          <w:color w:val="auto"/>
        </w:rPr>
        <w:t xml:space="preserve">Submit a quote for the </w:t>
      </w:r>
      <w:r w:rsidRPr="00A6728F">
        <w:rPr>
          <w:rFonts w:ascii="Arial" w:eastAsiaTheme="minorEastAsia" w:hAnsi="Arial" w:cs="Arial"/>
          <w:color w:val="auto"/>
        </w:rPr>
        <w:t xml:space="preserve">Stryker iBed Wireless Server License, Integration, Dashboard, Server Maintenance and Installation </w:t>
      </w:r>
      <w:r>
        <w:rPr>
          <w:rFonts w:ascii="Arial" w:eastAsiaTheme="minorEastAsia" w:hAnsi="Arial" w:cs="Arial"/>
          <w:color w:val="auto"/>
        </w:rPr>
        <w:t xml:space="preserve">based on the requirements of the Statement of Work listed below. </w:t>
      </w:r>
    </w:p>
    <w:p w14:paraId="06373ADA" w14:textId="77777777" w:rsidR="00925BB2" w:rsidRDefault="00925BB2" w:rsidP="00A6728F">
      <w:pPr>
        <w:pStyle w:val="BodyText"/>
        <w:rPr>
          <w:rFonts w:ascii="Times New Roman"/>
          <w:sz w:val="22"/>
        </w:rPr>
      </w:pPr>
    </w:p>
    <w:p w14:paraId="06373ADB" w14:textId="77777777" w:rsidR="00925BB2" w:rsidRDefault="00925BB2" w:rsidP="00A6728F">
      <w:pPr>
        <w:tabs>
          <w:tab w:val="left" w:pos="0"/>
          <w:tab w:val="left" w:pos="360"/>
          <w:tab w:val="left" w:pos="720"/>
        </w:tabs>
        <w:suppressAutoHyphens/>
        <w:jc w:val="center"/>
        <w:rPr>
          <w:b/>
          <w:sz w:val="24"/>
          <w:u w:val="single"/>
        </w:rPr>
      </w:pPr>
      <w:r>
        <w:rPr>
          <w:b/>
          <w:sz w:val="24"/>
          <w:u w:val="single"/>
        </w:rPr>
        <w:t>STATEMENT OF WORK</w:t>
      </w:r>
    </w:p>
    <w:p w14:paraId="06373ADC" w14:textId="77777777" w:rsidR="00925BB2" w:rsidRDefault="00925BB2" w:rsidP="00A6728F">
      <w:pPr>
        <w:tabs>
          <w:tab w:val="left" w:pos="0"/>
          <w:tab w:val="left" w:pos="360"/>
          <w:tab w:val="left" w:pos="720"/>
        </w:tabs>
        <w:suppressAutoHyphens/>
        <w:jc w:val="both"/>
        <w:rPr>
          <w:sz w:val="24"/>
        </w:rPr>
      </w:pPr>
    </w:p>
    <w:p w14:paraId="06373ADD" w14:textId="77777777" w:rsidR="00925BB2" w:rsidRPr="007525DB" w:rsidRDefault="00925BB2" w:rsidP="00A6728F">
      <w:pPr>
        <w:pStyle w:val="Heading1"/>
        <w:rPr>
          <w:rFonts w:ascii="Times New Roman" w:hAnsi="Times New Roman" w:cs="Times New Roman"/>
        </w:rPr>
      </w:pPr>
      <w:r w:rsidRPr="007525DB">
        <w:rPr>
          <w:rFonts w:ascii="Times New Roman" w:hAnsi="Times New Roman" w:cs="Times New Roman"/>
        </w:rPr>
        <w:t>Introduction</w:t>
      </w:r>
    </w:p>
    <w:p w14:paraId="06373ADE" w14:textId="77777777" w:rsidR="00925BB2" w:rsidRPr="007525DB" w:rsidRDefault="00925BB2" w:rsidP="00A6728F">
      <w:pPr>
        <w:keepNext/>
        <w:keepLines/>
        <w:spacing w:after="0" w:line="240" w:lineRule="auto"/>
        <w:ind w:left="-90"/>
        <w:rPr>
          <w:rFonts w:ascii="Times New Roman" w:hAnsi="Times New Roman" w:cs="Times New Roman"/>
          <w:sz w:val="24"/>
          <w:szCs w:val="24"/>
        </w:rPr>
      </w:pPr>
      <w:r w:rsidRPr="007525DB">
        <w:rPr>
          <w:rFonts w:ascii="Times New Roman" w:hAnsi="Times New Roman" w:cs="Times New Roman"/>
          <w:sz w:val="24"/>
          <w:szCs w:val="24"/>
        </w:rPr>
        <w:t xml:space="preserve">The VHA Manchester Health Care System has a requirement to </w:t>
      </w:r>
      <w:r>
        <w:rPr>
          <w:rFonts w:ascii="Times New Roman" w:hAnsi="Times New Roman" w:cs="Times New Roman"/>
          <w:sz w:val="24"/>
          <w:szCs w:val="24"/>
        </w:rPr>
        <w:t>buy a</w:t>
      </w:r>
      <w:r w:rsidRPr="007525DB">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 </w:t>
      </w:r>
      <w:r w:rsidRPr="007525DB">
        <w:rPr>
          <w:rFonts w:ascii="Times New Roman" w:hAnsi="Times New Roman" w:cs="Times New Roman"/>
          <w:sz w:val="24"/>
          <w:szCs w:val="24"/>
        </w:rPr>
        <w:t xml:space="preserve">with an authorized vendor to supply and deliver the item(s) identified in Table 1 below. See salient characteristics below. This is a Brand Name Requirement. </w:t>
      </w:r>
    </w:p>
    <w:p w14:paraId="06373ADF" w14:textId="77777777" w:rsidR="00925BB2" w:rsidRPr="007525DB" w:rsidRDefault="00925BB2" w:rsidP="00A6728F">
      <w:pPr>
        <w:keepNext/>
        <w:keepLines/>
        <w:spacing w:after="0" w:line="240" w:lineRule="auto"/>
        <w:ind w:left="-90"/>
        <w:rPr>
          <w:rFonts w:ascii="Times New Roman" w:hAnsi="Times New Roman" w:cs="Times New Roman"/>
          <w:b/>
          <w:sz w:val="20"/>
        </w:rPr>
      </w:pPr>
    </w:p>
    <w:p w14:paraId="06373AE0" w14:textId="77777777" w:rsidR="00925BB2" w:rsidRPr="007525DB" w:rsidRDefault="00925BB2" w:rsidP="00A6728F">
      <w:pPr>
        <w:keepNext/>
        <w:keepLines/>
        <w:contextualSpacing/>
        <w:jc w:val="center"/>
        <w:rPr>
          <w:rFonts w:ascii="Times New Roman" w:hAnsi="Times New Roman" w:cs="Times New Roman"/>
          <w:b/>
          <w:sz w:val="20"/>
          <w:szCs w:val="20"/>
        </w:rPr>
      </w:pPr>
      <w:r w:rsidRPr="007525DB">
        <w:rPr>
          <w:rFonts w:ascii="Times New Roman" w:hAnsi="Times New Roman" w:cs="Times New Roman"/>
          <w:b/>
          <w:sz w:val="20"/>
          <w:szCs w:val="20"/>
        </w:rPr>
        <w:t>Table 1 – Package Item Summary</w:t>
      </w:r>
    </w:p>
    <w:tbl>
      <w:tblPr>
        <w:tblW w:w="4232" w:type="pct"/>
        <w:jc w:val="center"/>
        <w:tblLayout w:type="fixed"/>
        <w:tblCellMar>
          <w:left w:w="0" w:type="dxa"/>
          <w:right w:w="0" w:type="dxa"/>
        </w:tblCellMar>
        <w:tblLook w:val="01E0" w:firstRow="1" w:lastRow="1" w:firstColumn="1" w:lastColumn="1" w:noHBand="0" w:noVBand="0"/>
      </w:tblPr>
      <w:tblGrid>
        <w:gridCol w:w="807"/>
        <w:gridCol w:w="4970"/>
        <w:gridCol w:w="1570"/>
        <w:gridCol w:w="584"/>
      </w:tblGrid>
      <w:tr w:rsidR="0084197C" w14:paraId="06373AE5" w14:textId="77777777" w:rsidTr="006C572C">
        <w:trPr>
          <w:trHeight w:val="607"/>
          <w:jc w:val="center"/>
        </w:trPr>
        <w:tc>
          <w:tcPr>
            <w:tcW w:w="509"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AE1" w14:textId="77777777" w:rsidR="00925BB2" w:rsidRPr="007525DB" w:rsidRDefault="00925BB2" w:rsidP="006C572C">
            <w:pPr>
              <w:pStyle w:val="BodyText"/>
              <w:keepNext/>
              <w:keepLines/>
              <w:spacing w:after="0" w:line="240" w:lineRule="auto"/>
              <w:ind w:left="1255" w:hanging="1170"/>
              <w:jc w:val="center"/>
              <w:rPr>
                <w:rFonts w:ascii="Times New Roman" w:hAnsi="Times New Roman" w:cs="Times New Roman"/>
              </w:rPr>
            </w:pPr>
            <w:r w:rsidRPr="007525DB">
              <w:rPr>
                <w:rFonts w:ascii="Times New Roman" w:hAnsi="Times New Roman" w:cs="Times New Roman"/>
              </w:rPr>
              <w:t>Item #</w:t>
            </w:r>
          </w:p>
        </w:tc>
        <w:tc>
          <w:tcPr>
            <w:tcW w:w="3133"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AE2" w14:textId="77777777" w:rsidR="00925BB2" w:rsidRPr="007525DB" w:rsidRDefault="00925BB2" w:rsidP="006C572C">
            <w:pPr>
              <w:pStyle w:val="TableParagraph"/>
              <w:rPr>
                <w:rFonts w:eastAsia="Arial"/>
                <w:szCs w:val="18"/>
              </w:rPr>
            </w:pPr>
            <w:r w:rsidRPr="007525DB">
              <w:t>Item</w:t>
            </w:r>
            <w:r w:rsidRPr="007525DB">
              <w:rPr>
                <w:spacing w:val="-6"/>
              </w:rPr>
              <w:t xml:space="preserve"> </w:t>
            </w:r>
            <w:r w:rsidRPr="007525DB">
              <w:t>Description</w:t>
            </w:r>
          </w:p>
        </w:tc>
        <w:tc>
          <w:tcPr>
            <w:tcW w:w="990"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AE3" w14:textId="77777777" w:rsidR="00925BB2" w:rsidRPr="007525DB" w:rsidRDefault="00925BB2" w:rsidP="006C572C">
            <w:pPr>
              <w:pStyle w:val="TableParagraph"/>
            </w:pPr>
            <w:proofErr w:type="gramStart"/>
            <w:r w:rsidRPr="007525DB">
              <w:t>Part # (</w:t>
            </w:r>
            <w:proofErr w:type="gramEnd"/>
            <w:r w:rsidRPr="007525DB">
              <w:t>basis of design)</w:t>
            </w:r>
          </w:p>
        </w:tc>
        <w:tc>
          <w:tcPr>
            <w:tcW w:w="368"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AE4" w14:textId="77777777" w:rsidR="00925BB2" w:rsidRPr="007525DB" w:rsidRDefault="00925BB2" w:rsidP="006C572C">
            <w:pPr>
              <w:pStyle w:val="TableParagraph"/>
              <w:rPr>
                <w:szCs w:val="18"/>
              </w:rPr>
            </w:pPr>
            <w:r w:rsidRPr="007525DB">
              <w:t>Qty</w:t>
            </w:r>
          </w:p>
        </w:tc>
      </w:tr>
      <w:tr w:rsidR="0084197C" w14:paraId="06373AEA" w14:textId="77777777" w:rsidTr="006C572C">
        <w:trPr>
          <w:trHeight w:val="414"/>
          <w:jc w:val="center"/>
        </w:trPr>
        <w:tc>
          <w:tcPr>
            <w:tcW w:w="509" w:type="pct"/>
            <w:tcBorders>
              <w:top w:val="single" w:sz="4" w:space="0" w:color="000000"/>
              <w:left w:val="single" w:sz="4" w:space="0" w:color="000000"/>
              <w:bottom w:val="single" w:sz="4" w:space="0" w:color="000000"/>
              <w:right w:val="single" w:sz="4" w:space="0" w:color="000000"/>
            </w:tcBorders>
          </w:tcPr>
          <w:p w14:paraId="06373AE6" w14:textId="77777777" w:rsidR="00925BB2" w:rsidRPr="007525DB" w:rsidRDefault="00925BB2" w:rsidP="006C572C">
            <w:pPr>
              <w:pStyle w:val="TableParagraph"/>
            </w:pPr>
            <w:r w:rsidRPr="007525DB">
              <w:t>1</w:t>
            </w:r>
          </w:p>
        </w:tc>
        <w:tc>
          <w:tcPr>
            <w:tcW w:w="3133" w:type="pct"/>
            <w:tcBorders>
              <w:top w:val="single" w:sz="4" w:space="0" w:color="000000"/>
              <w:left w:val="single" w:sz="4" w:space="0" w:color="000000"/>
              <w:bottom w:val="single" w:sz="4" w:space="0" w:color="000000"/>
              <w:right w:val="single" w:sz="4" w:space="0" w:color="000000"/>
            </w:tcBorders>
          </w:tcPr>
          <w:p w14:paraId="06373AE7" w14:textId="77777777" w:rsidR="00925BB2" w:rsidRPr="007525DB" w:rsidRDefault="00925BB2" w:rsidP="006C572C">
            <w:pPr>
              <w:pStyle w:val="TableParagraph"/>
            </w:pPr>
            <w:r>
              <w:t>STRYKER iBed Server Application licenses</w:t>
            </w:r>
          </w:p>
        </w:tc>
        <w:tc>
          <w:tcPr>
            <w:tcW w:w="990" w:type="pct"/>
            <w:tcBorders>
              <w:top w:val="single" w:sz="4" w:space="0" w:color="000000"/>
              <w:left w:val="single" w:sz="4" w:space="0" w:color="000000"/>
              <w:bottom w:val="single" w:sz="4" w:space="0" w:color="000000"/>
              <w:right w:val="single" w:sz="4" w:space="0" w:color="000000"/>
            </w:tcBorders>
          </w:tcPr>
          <w:p w14:paraId="06373AE8" w14:textId="77777777" w:rsidR="00925BB2" w:rsidRPr="007525DB" w:rsidRDefault="00925BB2" w:rsidP="006C572C">
            <w:pPr>
              <w:pStyle w:val="TableParagraph"/>
            </w:pPr>
            <w:r>
              <w:t>5212501000</w:t>
            </w:r>
          </w:p>
        </w:tc>
        <w:tc>
          <w:tcPr>
            <w:tcW w:w="368" w:type="pct"/>
            <w:tcBorders>
              <w:top w:val="single" w:sz="4" w:space="0" w:color="000000"/>
              <w:left w:val="single" w:sz="4" w:space="0" w:color="000000"/>
              <w:bottom w:val="single" w:sz="4" w:space="0" w:color="000000"/>
              <w:right w:val="single" w:sz="4" w:space="0" w:color="000000"/>
            </w:tcBorders>
          </w:tcPr>
          <w:p w14:paraId="06373AE9" w14:textId="77777777" w:rsidR="00925BB2" w:rsidRPr="007525DB" w:rsidRDefault="00925BB2" w:rsidP="006C572C">
            <w:pPr>
              <w:pStyle w:val="TableParagraph"/>
            </w:pPr>
            <w:r>
              <w:t>28</w:t>
            </w:r>
          </w:p>
        </w:tc>
      </w:tr>
      <w:tr w:rsidR="0084197C" w14:paraId="06373AEF" w14:textId="77777777" w:rsidTr="006C572C">
        <w:trPr>
          <w:trHeight w:val="351"/>
          <w:jc w:val="center"/>
        </w:trPr>
        <w:tc>
          <w:tcPr>
            <w:tcW w:w="509" w:type="pct"/>
            <w:tcBorders>
              <w:top w:val="single" w:sz="4" w:space="0" w:color="000000"/>
              <w:left w:val="single" w:sz="4" w:space="0" w:color="000000"/>
              <w:bottom w:val="single" w:sz="4" w:space="0" w:color="000000"/>
              <w:right w:val="single" w:sz="4" w:space="0" w:color="000000"/>
            </w:tcBorders>
          </w:tcPr>
          <w:p w14:paraId="06373AEB" w14:textId="77777777" w:rsidR="00925BB2" w:rsidRPr="007525DB" w:rsidRDefault="00925BB2" w:rsidP="006C572C">
            <w:pPr>
              <w:pStyle w:val="TableParagraph"/>
            </w:pPr>
            <w:r w:rsidRPr="007525DB">
              <w:t>2</w:t>
            </w:r>
          </w:p>
        </w:tc>
        <w:tc>
          <w:tcPr>
            <w:tcW w:w="3133" w:type="pct"/>
            <w:tcBorders>
              <w:top w:val="single" w:sz="4" w:space="0" w:color="000000"/>
              <w:left w:val="single" w:sz="4" w:space="0" w:color="000000"/>
              <w:bottom w:val="single" w:sz="4" w:space="0" w:color="000000"/>
              <w:right w:val="single" w:sz="4" w:space="0" w:color="000000"/>
            </w:tcBorders>
          </w:tcPr>
          <w:p w14:paraId="06373AEC" w14:textId="77777777" w:rsidR="00925BB2" w:rsidRPr="007525DB" w:rsidRDefault="00925BB2" w:rsidP="006C572C">
            <w:pPr>
              <w:pStyle w:val="TableParagraph"/>
            </w:pPr>
            <w:r>
              <w:t>iBed Wireless Integration</w:t>
            </w:r>
          </w:p>
        </w:tc>
        <w:tc>
          <w:tcPr>
            <w:tcW w:w="990" w:type="pct"/>
            <w:tcBorders>
              <w:top w:val="single" w:sz="4" w:space="0" w:color="000000"/>
              <w:left w:val="single" w:sz="4" w:space="0" w:color="000000"/>
              <w:bottom w:val="single" w:sz="4" w:space="0" w:color="000000"/>
              <w:right w:val="single" w:sz="4" w:space="0" w:color="000000"/>
            </w:tcBorders>
          </w:tcPr>
          <w:p w14:paraId="06373AED" w14:textId="77777777" w:rsidR="00925BB2" w:rsidRPr="007525DB" w:rsidRDefault="00925BB2" w:rsidP="006C572C">
            <w:pPr>
              <w:pStyle w:val="TableParagraph"/>
            </w:pPr>
            <w:r>
              <w:t>5212700000</w:t>
            </w:r>
          </w:p>
        </w:tc>
        <w:tc>
          <w:tcPr>
            <w:tcW w:w="368" w:type="pct"/>
            <w:tcBorders>
              <w:top w:val="single" w:sz="4" w:space="0" w:color="000000"/>
              <w:left w:val="single" w:sz="4" w:space="0" w:color="000000"/>
              <w:bottom w:val="single" w:sz="4" w:space="0" w:color="000000"/>
              <w:right w:val="single" w:sz="4" w:space="0" w:color="000000"/>
            </w:tcBorders>
          </w:tcPr>
          <w:p w14:paraId="06373AEE" w14:textId="77777777" w:rsidR="00925BB2" w:rsidRPr="007525DB" w:rsidRDefault="00925BB2" w:rsidP="006C572C">
            <w:pPr>
              <w:pStyle w:val="TableParagraph"/>
            </w:pPr>
            <w:r w:rsidRPr="007525DB">
              <w:t>1</w:t>
            </w:r>
          </w:p>
        </w:tc>
      </w:tr>
      <w:tr w:rsidR="0084197C" w14:paraId="06373AF4" w14:textId="77777777" w:rsidTr="006C572C">
        <w:trPr>
          <w:trHeight w:val="351"/>
          <w:jc w:val="center"/>
        </w:trPr>
        <w:tc>
          <w:tcPr>
            <w:tcW w:w="509" w:type="pct"/>
            <w:tcBorders>
              <w:top w:val="single" w:sz="4" w:space="0" w:color="000000"/>
              <w:left w:val="single" w:sz="4" w:space="0" w:color="000000"/>
              <w:bottom w:val="single" w:sz="4" w:space="0" w:color="000000"/>
              <w:right w:val="single" w:sz="4" w:space="0" w:color="000000"/>
            </w:tcBorders>
          </w:tcPr>
          <w:p w14:paraId="06373AF0" w14:textId="77777777" w:rsidR="00925BB2" w:rsidRPr="007525DB" w:rsidRDefault="00925BB2" w:rsidP="006C572C">
            <w:pPr>
              <w:pStyle w:val="TableParagraph"/>
            </w:pPr>
            <w:r w:rsidRPr="007525DB">
              <w:t>3</w:t>
            </w:r>
          </w:p>
        </w:tc>
        <w:tc>
          <w:tcPr>
            <w:tcW w:w="3133" w:type="pct"/>
            <w:tcBorders>
              <w:top w:val="single" w:sz="4" w:space="0" w:color="000000"/>
              <w:left w:val="single" w:sz="4" w:space="0" w:color="000000"/>
              <w:bottom w:val="single" w:sz="4" w:space="0" w:color="000000"/>
              <w:right w:val="single" w:sz="4" w:space="0" w:color="000000"/>
            </w:tcBorders>
          </w:tcPr>
          <w:p w14:paraId="06373AF1" w14:textId="77777777" w:rsidR="00925BB2" w:rsidRPr="007525DB" w:rsidRDefault="00925BB2" w:rsidP="006C572C">
            <w:pPr>
              <w:pStyle w:val="TableParagraph"/>
            </w:pPr>
            <w:r>
              <w:t xml:space="preserve">Vision Dashboard </w:t>
            </w:r>
          </w:p>
        </w:tc>
        <w:tc>
          <w:tcPr>
            <w:tcW w:w="990" w:type="pct"/>
            <w:tcBorders>
              <w:top w:val="single" w:sz="4" w:space="0" w:color="000000"/>
              <w:left w:val="single" w:sz="4" w:space="0" w:color="000000"/>
              <w:bottom w:val="single" w:sz="4" w:space="0" w:color="000000"/>
              <w:right w:val="single" w:sz="4" w:space="0" w:color="000000"/>
            </w:tcBorders>
          </w:tcPr>
          <w:p w14:paraId="06373AF2" w14:textId="77777777" w:rsidR="00925BB2" w:rsidRPr="007525DB" w:rsidRDefault="00925BB2" w:rsidP="006C572C">
            <w:pPr>
              <w:pStyle w:val="TableParagraph"/>
            </w:pPr>
            <w:r>
              <w:t>521205090001</w:t>
            </w:r>
          </w:p>
        </w:tc>
        <w:tc>
          <w:tcPr>
            <w:tcW w:w="368" w:type="pct"/>
            <w:tcBorders>
              <w:top w:val="single" w:sz="4" w:space="0" w:color="000000"/>
              <w:left w:val="single" w:sz="4" w:space="0" w:color="000000"/>
              <w:bottom w:val="single" w:sz="4" w:space="0" w:color="000000"/>
              <w:right w:val="single" w:sz="4" w:space="0" w:color="000000"/>
            </w:tcBorders>
          </w:tcPr>
          <w:p w14:paraId="06373AF3" w14:textId="77777777" w:rsidR="00925BB2" w:rsidRPr="007525DB" w:rsidRDefault="00925BB2" w:rsidP="006C572C">
            <w:pPr>
              <w:pStyle w:val="TableParagraph"/>
            </w:pPr>
            <w:r>
              <w:t>28</w:t>
            </w:r>
          </w:p>
        </w:tc>
      </w:tr>
      <w:tr w:rsidR="0084197C" w14:paraId="06373AF9" w14:textId="77777777" w:rsidTr="006C572C">
        <w:trPr>
          <w:trHeight w:val="504"/>
          <w:jc w:val="center"/>
        </w:trPr>
        <w:tc>
          <w:tcPr>
            <w:tcW w:w="509" w:type="pct"/>
            <w:tcBorders>
              <w:top w:val="single" w:sz="4" w:space="0" w:color="000000"/>
              <w:left w:val="single" w:sz="4" w:space="0" w:color="000000"/>
              <w:bottom w:val="single" w:sz="4" w:space="0" w:color="000000"/>
              <w:right w:val="single" w:sz="4" w:space="0" w:color="000000"/>
            </w:tcBorders>
          </w:tcPr>
          <w:p w14:paraId="06373AF5" w14:textId="77777777" w:rsidR="00925BB2" w:rsidRPr="007525DB" w:rsidRDefault="00925BB2" w:rsidP="006C572C">
            <w:pPr>
              <w:pStyle w:val="TableParagraph"/>
            </w:pPr>
            <w:r>
              <w:t>4</w:t>
            </w:r>
          </w:p>
        </w:tc>
        <w:tc>
          <w:tcPr>
            <w:tcW w:w="3133" w:type="pct"/>
            <w:tcBorders>
              <w:top w:val="single" w:sz="4" w:space="0" w:color="000000"/>
              <w:left w:val="single" w:sz="4" w:space="0" w:color="000000"/>
              <w:bottom w:val="single" w:sz="4" w:space="0" w:color="000000"/>
              <w:right w:val="single" w:sz="4" w:space="0" w:color="000000"/>
            </w:tcBorders>
          </w:tcPr>
          <w:p w14:paraId="06373AF6" w14:textId="77777777" w:rsidR="00925BB2" w:rsidRPr="00C20879" w:rsidRDefault="00925BB2" w:rsidP="006C572C">
            <w:pPr>
              <w:pStyle w:val="TableParagraph"/>
            </w:pPr>
            <w:r>
              <w:t>Server Annual Maintenance</w:t>
            </w:r>
          </w:p>
        </w:tc>
        <w:tc>
          <w:tcPr>
            <w:tcW w:w="990" w:type="pct"/>
            <w:tcBorders>
              <w:top w:val="single" w:sz="4" w:space="0" w:color="000000"/>
              <w:left w:val="single" w:sz="4" w:space="0" w:color="000000"/>
              <w:bottom w:val="single" w:sz="4" w:space="0" w:color="000000"/>
              <w:right w:val="single" w:sz="4" w:space="0" w:color="000000"/>
            </w:tcBorders>
          </w:tcPr>
          <w:p w14:paraId="06373AF7" w14:textId="77777777" w:rsidR="00925BB2" w:rsidRPr="00C20879" w:rsidRDefault="00925BB2" w:rsidP="006C572C">
            <w:pPr>
              <w:pStyle w:val="TableParagraph"/>
            </w:pPr>
            <w:r>
              <w:t>52127800</w:t>
            </w:r>
          </w:p>
        </w:tc>
        <w:tc>
          <w:tcPr>
            <w:tcW w:w="368" w:type="pct"/>
            <w:tcBorders>
              <w:top w:val="single" w:sz="4" w:space="0" w:color="000000"/>
              <w:left w:val="single" w:sz="4" w:space="0" w:color="000000"/>
              <w:bottom w:val="single" w:sz="4" w:space="0" w:color="000000"/>
              <w:right w:val="single" w:sz="4" w:space="0" w:color="000000"/>
            </w:tcBorders>
          </w:tcPr>
          <w:p w14:paraId="06373AF8" w14:textId="77777777" w:rsidR="00925BB2" w:rsidRPr="007525DB" w:rsidRDefault="00925BB2" w:rsidP="006C572C">
            <w:pPr>
              <w:pStyle w:val="TableParagraph"/>
            </w:pPr>
            <w:r>
              <w:t>1</w:t>
            </w:r>
          </w:p>
        </w:tc>
      </w:tr>
    </w:tbl>
    <w:p w14:paraId="06373AFA" w14:textId="77777777" w:rsidR="00925BB2" w:rsidRPr="007525DB" w:rsidRDefault="00925BB2" w:rsidP="00A6728F">
      <w:pPr>
        <w:pStyle w:val="ListParagraph"/>
        <w:keepNext/>
        <w:keepLines/>
        <w:ind w:left="430"/>
        <w:rPr>
          <w:rFonts w:ascii="Times New Roman" w:hAnsi="Times New Roman" w:cs="Times New Roman"/>
        </w:rPr>
      </w:pPr>
    </w:p>
    <w:p w14:paraId="06373AFB" w14:textId="77777777" w:rsidR="00925BB2" w:rsidRPr="007525DB" w:rsidRDefault="00925BB2" w:rsidP="00A6728F">
      <w:pPr>
        <w:pStyle w:val="Heading2"/>
        <w:spacing w:before="40" w:line="259" w:lineRule="auto"/>
        <w:ind w:left="576" w:hanging="576"/>
        <w:rPr>
          <w:rFonts w:ascii="Times New Roman" w:hAnsi="Times New Roman"/>
          <w:szCs w:val="24"/>
        </w:rPr>
      </w:pPr>
      <w:r w:rsidRPr="007525DB">
        <w:rPr>
          <w:rFonts w:ascii="Times New Roman" w:hAnsi="Times New Roman"/>
          <w:szCs w:val="24"/>
        </w:rPr>
        <w:t>Additional Item Requirements</w:t>
      </w:r>
    </w:p>
    <w:p w14:paraId="06373AFC" w14:textId="77777777" w:rsidR="00925BB2" w:rsidRPr="007525DB" w:rsidRDefault="00925BB2" w:rsidP="00A6728F">
      <w:pPr>
        <w:keepNext/>
        <w:keepLines/>
        <w:rPr>
          <w:rFonts w:ascii="Times New Roman" w:hAnsi="Times New Roman" w:cs="Times New Roman"/>
          <w:sz w:val="24"/>
          <w:szCs w:val="24"/>
        </w:rPr>
      </w:pPr>
      <w:r w:rsidRPr="007525DB">
        <w:rPr>
          <w:rFonts w:ascii="Times New Roman" w:hAnsi="Times New Roman" w:cs="Times New Roman"/>
          <w:sz w:val="24"/>
          <w:szCs w:val="24"/>
        </w:rPr>
        <w:t>The vendor will provide service manuals that include theory of operation, maintenance requirements, repair information, schematics, part lists and troubleshooting information in electronic format for use by the VA HTM Department.</w:t>
      </w:r>
    </w:p>
    <w:p w14:paraId="06373AFD" w14:textId="77777777" w:rsidR="00925BB2" w:rsidRPr="007525DB" w:rsidRDefault="00925BB2" w:rsidP="00A6728F">
      <w:pPr>
        <w:keepNext/>
        <w:keepLines/>
        <w:rPr>
          <w:rFonts w:ascii="Times New Roman" w:hAnsi="Times New Roman" w:cs="Times New Roman"/>
          <w:sz w:val="24"/>
          <w:szCs w:val="24"/>
        </w:rPr>
      </w:pPr>
      <w:r w:rsidRPr="007525DB">
        <w:rPr>
          <w:rFonts w:ascii="Times New Roman" w:hAnsi="Times New Roman" w:cs="Times New Roman"/>
          <w:sz w:val="24"/>
          <w:szCs w:val="24"/>
        </w:rPr>
        <w:t xml:space="preserve">Date of manufacture must not be greater than 2 years before the purchase order date. The equipment must not be used or refurbished and must have the latest manufacturer’s software/hardware updates installed. Any batteries provided with the unit will not be manufactured more than 12 months before the purchase order issue date. </w:t>
      </w:r>
    </w:p>
    <w:p w14:paraId="06373AFE" w14:textId="77777777" w:rsidR="00925BB2" w:rsidRPr="007525DB" w:rsidRDefault="00925BB2" w:rsidP="00A6728F">
      <w:pPr>
        <w:pStyle w:val="Heading1"/>
        <w:spacing w:before="0"/>
        <w:ind w:left="432" w:hanging="432"/>
        <w:rPr>
          <w:rFonts w:ascii="Times New Roman" w:hAnsi="Times New Roman" w:cs="Times New Roman"/>
        </w:rPr>
      </w:pPr>
      <w:r w:rsidRPr="007525DB">
        <w:rPr>
          <w:rFonts w:ascii="Times New Roman" w:hAnsi="Times New Roman" w:cs="Times New Roman"/>
        </w:rPr>
        <w:t>General Conditions</w:t>
      </w:r>
    </w:p>
    <w:p w14:paraId="06373AFF" w14:textId="77777777" w:rsidR="00925BB2" w:rsidRPr="007525DB" w:rsidRDefault="00925BB2" w:rsidP="00A6728F">
      <w:pPr>
        <w:pStyle w:val="Heading2"/>
        <w:spacing w:before="40" w:line="259" w:lineRule="auto"/>
        <w:ind w:left="576" w:hanging="576"/>
        <w:rPr>
          <w:rFonts w:ascii="Times New Roman" w:hAnsi="Times New Roman"/>
          <w:szCs w:val="24"/>
        </w:rPr>
      </w:pPr>
      <w:r w:rsidRPr="007525DB">
        <w:rPr>
          <w:rFonts w:ascii="Times New Roman" w:hAnsi="Times New Roman"/>
          <w:szCs w:val="24"/>
        </w:rPr>
        <w:t>Site Address</w:t>
      </w:r>
    </w:p>
    <w:p w14:paraId="06373B00" w14:textId="77777777" w:rsidR="00925BB2" w:rsidRPr="007525DB" w:rsidRDefault="00925BB2" w:rsidP="00A6728F">
      <w:pPr>
        <w:keepNext/>
        <w:keepLines/>
        <w:rPr>
          <w:rFonts w:ascii="Times New Roman" w:hAnsi="Times New Roman" w:cs="Times New Roman"/>
          <w:sz w:val="24"/>
          <w:szCs w:val="24"/>
        </w:rPr>
      </w:pPr>
      <w:r w:rsidRPr="007525DB">
        <w:rPr>
          <w:rFonts w:ascii="Times New Roman" w:hAnsi="Times New Roman" w:cs="Times New Roman"/>
          <w:sz w:val="24"/>
          <w:szCs w:val="24"/>
        </w:rPr>
        <w:t xml:space="preserve">The address of the </w:t>
      </w:r>
      <w:r w:rsidRPr="007525DB">
        <w:rPr>
          <w:rFonts w:ascii="Times New Roman" w:hAnsi="Times New Roman" w:cs="Times New Roman"/>
          <w:b/>
          <w:bCs/>
          <w:sz w:val="24"/>
          <w:szCs w:val="24"/>
        </w:rPr>
        <w:t>Manchester, NH VA Medical Center</w:t>
      </w:r>
      <w:r w:rsidRPr="007525DB">
        <w:rPr>
          <w:rFonts w:ascii="Times New Roman" w:hAnsi="Times New Roman" w:cs="Times New Roman"/>
          <w:sz w:val="24"/>
          <w:szCs w:val="24"/>
        </w:rPr>
        <w:t xml:space="preserve"> is provided below.  </w:t>
      </w:r>
    </w:p>
    <w:p w14:paraId="06373B01" w14:textId="77777777" w:rsidR="00925BB2" w:rsidRPr="007525DB" w:rsidRDefault="00925BB2" w:rsidP="00A6728F">
      <w:pPr>
        <w:keepNext/>
        <w:keepLines/>
        <w:spacing w:after="0"/>
        <w:jc w:val="both"/>
        <w:rPr>
          <w:rFonts w:ascii="Times New Roman" w:hAnsi="Times New Roman" w:cs="Times New Roman"/>
          <w:b/>
          <w:bCs/>
          <w:sz w:val="24"/>
          <w:szCs w:val="24"/>
        </w:rPr>
      </w:pPr>
      <w:r w:rsidRPr="007525DB">
        <w:rPr>
          <w:rFonts w:ascii="Times New Roman" w:hAnsi="Times New Roman" w:cs="Times New Roman"/>
          <w:b/>
          <w:bCs/>
          <w:sz w:val="24"/>
          <w:szCs w:val="24"/>
        </w:rPr>
        <w:t>718 Smyth Road</w:t>
      </w:r>
    </w:p>
    <w:p w14:paraId="06373B02" w14:textId="77777777" w:rsidR="00925BB2" w:rsidRPr="007525DB" w:rsidRDefault="00925BB2" w:rsidP="00A6728F">
      <w:pPr>
        <w:keepNext/>
        <w:keepLines/>
        <w:spacing w:after="0"/>
        <w:jc w:val="both"/>
        <w:rPr>
          <w:rFonts w:ascii="Times New Roman" w:hAnsi="Times New Roman" w:cs="Times New Roman"/>
          <w:sz w:val="24"/>
          <w:szCs w:val="24"/>
        </w:rPr>
      </w:pPr>
      <w:r w:rsidRPr="007525DB">
        <w:rPr>
          <w:rFonts w:ascii="Times New Roman" w:hAnsi="Times New Roman" w:cs="Times New Roman"/>
          <w:b/>
          <w:bCs/>
          <w:sz w:val="24"/>
          <w:szCs w:val="24"/>
        </w:rPr>
        <w:t>Manchester, NH 03104</w:t>
      </w:r>
    </w:p>
    <w:p w14:paraId="06373B03" w14:textId="77777777" w:rsidR="00925BB2" w:rsidRPr="007525DB" w:rsidRDefault="00925BB2" w:rsidP="00A6728F">
      <w:pPr>
        <w:keepNext/>
        <w:keepLines/>
        <w:spacing w:after="0"/>
        <w:jc w:val="both"/>
        <w:rPr>
          <w:rFonts w:ascii="Times New Roman" w:hAnsi="Times New Roman" w:cs="Times New Roman"/>
          <w:sz w:val="24"/>
          <w:szCs w:val="24"/>
        </w:rPr>
      </w:pPr>
    </w:p>
    <w:p w14:paraId="06373B04" w14:textId="77777777" w:rsidR="00925BB2" w:rsidRPr="007525DB" w:rsidRDefault="00925BB2" w:rsidP="00A6728F">
      <w:pPr>
        <w:pStyle w:val="Heading2"/>
        <w:spacing w:before="40" w:line="259" w:lineRule="auto"/>
        <w:ind w:left="576" w:hanging="576"/>
        <w:rPr>
          <w:rFonts w:ascii="Times New Roman" w:hAnsi="Times New Roman"/>
          <w:szCs w:val="24"/>
        </w:rPr>
      </w:pPr>
      <w:r w:rsidRPr="007525DB">
        <w:rPr>
          <w:rFonts w:ascii="Times New Roman" w:hAnsi="Times New Roman"/>
          <w:szCs w:val="24"/>
        </w:rPr>
        <w:t>Delivery Schedule</w:t>
      </w:r>
    </w:p>
    <w:p w14:paraId="06373B05" w14:textId="77777777" w:rsidR="00925BB2" w:rsidRPr="007525DB" w:rsidRDefault="00925BB2" w:rsidP="00A6728F">
      <w:pPr>
        <w:keepNext/>
        <w:keepLines/>
        <w:rPr>
          <w:rFonts w:ascii="Times New Roman" w:hAnsi="Times New Roman" w:cs="Times New Roman"/>
          <w:sz w:val="24"/>
          <w:szCs w:val="24"/>
        </w:rPr>
      </w:pPr>
      <w:r w:rsidRPr="007525DB">
        <w:rPr>
          <w:rFonts w:ascii="Times New Roman" w:hAnsi="Times New Roman" w:cs="Times New Roman"/>
          <w:sz w:val="24"/>
          <w:szCs w:val="24"/>
        </w:rPr>
        <w:t>Items shall be delivered no earlier than the estimated delivery start date and no later than the delivery end date listed in Table 2 below.</w:t>
      </w:r>
    </w:p>
    <w:p w14:paraId="06373B06" w14:textId="77777777" w:rsidR="00925BB2" w:rsidRPr="007525DB" w:rsidRDefault="00925BB2" w:rsidP="00A6728F">
      <w:pPr>
        <w:pStyle w:val="Heading2"/>
        <w:spacing w:before="40" w:line="259" w:lineRule="auto"/>
        <w:rPr>
          <w:rFonts w:ascii="Times New Roman" w:hAnsi="Times New Roman"/>
          <w:szCs w:val="24"/>
        </w:rPr>
      </w:pPr>
    </w:p>
    <w:p w14:paraId="06373B07" w14:textId="77777777" w:rsidR="00925BB2" w:rsidRPr="007525DB" w:rsidRDefault="00925BB2" w:rsidP="00A6728F">
      <w:pPr>
        <w:pStyle w:val="Heading2"/>
        <w:spacing w:before="40" w:line="259" w:lineRule="auto"/>
        <w:ind w:left="576" w:hanging="576"/>
        <w:rPr>
          <w:rFonts w:ascii="Times New Roman" w:hAnsi="Times New Roman"/>
          <w:szCs w:val="24"/>
        </w:rPr>
      </w:pPr>
      <w:r w:rsidRPr="007525DB">
        <w:rPr>
          <w:rFonts w:ascii="Times New Roman" w:hAnsi="Times New Roman"/>
          <w:szCs w:val="24"/>
        </w:rPr>
        <w:t>Schedule and Order Management</w:t>
      </w:r>
    </w:p>
    <w:p w14:paraId="06373B08" w14:textId="77777777" w:rsidR="00925BB2" w:rsidRPr="007525DB" w:rsidRDefault="00925BB2" w:rsidP="00A6728F">
      <w:pPr>
        <w:pStyle w:val="Heading3"/>
        <w:spacing w:before="120" w:after="120"/>
        <w:rPr>
          <w:rFonts w:ascii="Times New Roman" w:hAnsi="Times New Roman"/>
          <w:color w:val="auto"/>
        </w:rPr>
      </w:pPr>
      <w:r>
        <w:rPr>
          <w:rFonts w:ascii="Times New Roman" w:hAnsi="Times New Roman"/>
          <w:color w:val="auto"/>
        </w:rPr>
        <w:t xml:space="preserve">Due </w:t>
      </w:r>
      <w:r w:rsidRPr="007525DB">
        <w:rPr>
          <w:rFonts w:ascii="Times New Roman" w:hAnsi="Times New Roman"/>
          <w:color w:val="auto"/>
        </w:rPr>
        <w:t>to the nature of the efforts and manpower timelines, dates may vary and shift.  Delivery dates need to be flexible.  The delivery of items for installation is dependent upon the completion of applicable areas within the building.  If there is a delay, the Contractor may be required to adjust the delivery date at no cost to the Government.  The Contractor will coordinate with the on-site POC’s before delivery</w:t>
      </w:r>
      <w:r w:rsidRPr="007525DB">
        <w:rPr>
          <w:rStyle w:val="Heading3Char"/>
          <w:rFonts w:ascii="Times New Roman" w:hAnsi="Times New Roman"/>
          <w:color w:val="auto"/>
        </w:rPr>
        <w:t>.</w:t>
      </w:r>
    </w:p>
    <w:p w14:paraId="06373B09" w14:textId="77777777" w:rsidR="00925BB2" w:rsidRPr="007525DB" w:rsidRDefault="00925BB2" w:rsidP="00A6728F">
      <w:pPr>
        <w:pStyle w:val="Heading3"/>
        <w:spacing w:before="120" w:after="120"/>
        <w:rPr>
          <w:rFonts w:ascii="Times New Roman" w:hAnsi="Times New Roman"/>
          <w:color w:val="auto"/>
        </w:rPr>
      </w:pPr>
      <w:r w:rsidRPr="007525DB">
        <w:rPr>
          <w:rFonts w:ascii="Times New Roman" w:hAnsi="Times New Roman"/>
          <w:color w:val="auto"/>
        </w:rPr>
        <w:t>The awardee’s actual delivery dates will be confirmed by VA upon award.</w:t>
      </w:r>
    </w:p>
    <w:p w14:paraId="06373B0A" w14:textId="77777777" w:rsidR="00925BB2" w:rsidRPr="007525DB" w:rsidRDefault="00925BB2" w:rsidP="00A6728F">
      <w:pPr>
        <w:pStyle w:val="Heading3"/>
        <w:spacing w:before="120" w:after="120"/>
        <w:rPr>
          <w:rFonts w:ascii="Times New Roman" w:hAnsi="Times New Roman"/>
          <w:color w:val="auto"/>
        </w:rPr>
      </w:pPr>
      <w:r w:rsidRPr="007525DB">
        <w:rPr>
          <w:rFonts w:ascii="Times New Roman" w:hAnsi="Times New Roman"/>
          <w:color w:val="auto"/>
        </w:rPr>
        <w:t xml:space="preserve">Post-award, the vendor will coordinate delivery identified in this document with the VA (See Section 2.4). Once the dates have been confirmed, modifications to the schedule are subject to written approval by the CO, COR, and the vendor.  </w:t>
      </w:r>
    </w:p>
    <w:p w14:paraId="06373B0B" w14:textId="77777777" w:rsidR="00925BB2" w:rsidRPr="007525DB" w:rsidRDefault="00925BB2" w:rsidP="00A6728F">
      <w:pPr>
        <w:pStyle w:val="Heading2"/>
        <w:rPr>
          <w:rFonts w:ascii="Times New Roman" w:hAnsi="Times New Roman"/>
          <w:szCs w:val="24"/>
        </w:rPr>
      </w:pPr>
      <w:r w:rsidRPr="007525DB">
        <w:rPr>
          <w:rFonts w:ascii="Times New Roman" w:hAnsi="Times New Roman"/>
          <w:szCs w:val="24"/>
        </w:rPr>
        <w:t>Delivery and Receiving</w:t>
      </w:r>
    </w:p>
    <w:p w14:paraId="06373B0C" w14:textId="77777777" w:rsidR="00925BB2" w:rsidRDefault="00925BB2" w:rsidP="00A6728F">
      <w:pPr>
        <w:pStyle w:val="Heading3"/>
        <w:numPr>
          <w:ilvl w:val="2"/>
          <w:numId w:val="0"/>
        </w:numPr>
        <w:spacing w:before="120" w:after="120"/>
        <w:rPr>
          <w:rFonts w:ascii="Times New Roman" w:hAnsi="Times New Roman"/>
          <w:color w:val="auto"/>
        </w:rPr>
      </w:pPr>
      <w:r w:rsidRPr="007525DB">
        <w:rPr>
          <w:rFonts w:ascii="Times New Roman" w:hAnsi="Times New Roman"/>
          <w:color w:val="auto"/>
        </w:rPr>
        <w:t xml:space="preserve">Delivery and receipt of the proposed items is </w:t>
      </w:r>
      <w:proofErr w:type="gramStart"/>
      <w:r w:rsidRPr="007525DB">
        <w:rPr>
          <w:rFonts w:ascii="Times New Roman" w:hAnsi="Times New Roman"/>
          <w:color w:val="auto"/>
        </w:rPr>
        <w:t>anticipated</w:t>
      </w:r>
      <w:proofErr w:type="gramEnd"/>
      <w:r w:rsidRPr="007525DB">
        <w:rPr>
          <w:rFonts w:ascii="Times New Roman" w:hAnsi="Times New Roman"/>
          <w:color w:val="auto"/>
        </w:rPr>
        <w:t xml:space="preserve"> to be directed </w:t>
      </w:r>
      <w:proofErr w:type="gramStart"/>
      <w:r w:rsidRPr="007525DB">
        <w:rPr>
          <w:rFonts w:ascii="Times New Roman" w:hAnsi="Times New Roman"/>
          <w:color w:val="auto"/>
        </w:rPr>
        <w:t>to</w:t>
      </w:r>
      <w:proofErr w:type="gramEnd"/>
      <w:r w:rsidRPr="007525DB">
        <w:rPr>
          <w:rFonts w:ascii="Times New Roman" w:hAnsi="Times New Roman"/>
          <w:color w:val="auto"/>
        </w:rPr>
        <w:t xml:space="preserve"> the location identified below.  Confirmation of delivery location will be provided post-award.  To coordinate delivery, contact </w:t>
      </w:r>
    </w:p>
    <w:p w14:paraId="06373B0D" w14:textId="77777777" w:rsidR="00925BB2" w:rsidRPr="007525DB" w:rsidRDefault="00925BB2" w:rsidP="00A6728F">
      <w:pPr>
        <w:pStyle w:val="Heading3"/>
        <w:numPr>
          <w:ilvl w:val="2"/>
          <w:numId w:val="0"/>
        </w:numPr>
        <w:spacing w:before="120" w:after="120"/>
        <w:rPr>
          <w:rFonts w:ascii="Times New Roman" w:hAnsi="Times New Roman"/>
          <w:color w:val="auto"/>
        </w:rPr>
      </w:pPr>
      <w:r w:rsidRPr="007525DB">
        <w:rPr>
          <w:rFonts w:ascii="Times New Roman" w:hAnsi="Times New Roman"/>
          <w:color w:val="auto"/>
        </w:rPr>
        <w:t>VA POC</w:t>
      </w:r>
      <w:r w:rsidRPr="009B704D">
        <w:rPr>
          <w:rFonts w:ascii="Times New Roman" w:hAnsi="Times New Roman"/>
          <w:color w:val="auto"/>
        </w:rPr>
        <w:t xml:space="preserve">, </w:t>
      </w:r>
      <w:r>
        <w:rPr>
          <w:rFonts w:ascii="Times New Roman" w:hAnsi="Times New Roman"/>
          <w:color w:val="auto"/>
        </w:rPr>
        <w:t xml:space="preserve">Dylan Fortunato at (603)-203-4600, </w:t>
      </w:r>
      <w:hyperlink r:id="rId8" w:history="1">
        <w:r w:rsidRPr="003D3122">
          <w:rPr>
            <w:rStyle w:val="Hyperlink"/>
            <w:rFonts w:ascii="Times New Roman" w:hAnsi="Times New Roman"/>
          </w:rPr>
          <w:t>Dylan.Fortunato@va.gov</w:t>
        </w:r>
      </w:hyperlink>
      <w:r>
        <w:rPr>
          <w:rFonts w:ascii="Times New Roman" w:hAnsi="Times New Roman"/>
          <w:color w:val="auto"/>
        </w:rPr>
        <w:t xml:space="preserve"> OR </w:t>
      </w:r>
      <w:r w:rsidRPr="009B704D">
        <w:rPr>
          <w:rFonts w:ascii="Times New Roman" w:hAnsi="Times New Roman"/>
          <w:color w:val="auto"/>
        </w:rPr>
        <w:t>Mary Ellen Aleksza at (603) 624-4366 X201752, MaryEllen.Aleksza@va.gov</w:t>
      </w:r>
      <w:bookmarkStart w:id="0" w:name="_Hlk3414145"/>
      <w:r w:rsidRPr="009B704D">
        <w:rPr>
          <w:rFonts w:ascii="Times New Roman" w:hAnsi="Times New Roman"/>
          <w:color w:val="auto"/>
        </w:rPr>
        <w:t>.</w:t>
      </w:r>
    </w:p>
    <w:p w14:paraId="06373B0E" w14:textId="77777777" w:rsidR="00925BB2" w:rsidRPr="007525DB" w:rsidRDefault="00925BB2" w:rsidP="00A6728F">
      <w:pPr>
        <w:pStyle w:val="Heading3"/>
        <w:rPr>
          <w:rFonts w:ascii="Times New Roman" w:hAnsi="Times New Roman"/>
          <w:color w:val="auto"/>
        </w:rPr>
      </w:pPr>
      <w:r w:rsidRPr="007525DB">
        <w:rPr>
          <w:rFonts w:ascii="Segoe UI Symbol" w:eastAsia="MS Gothic" w:hAnsi="Segoe UI Symbol" w:cs="Segoe UI Symbol"/>
          <w:color w:val="auto"/>
        </w:rPr>
        <w:lastRenderedPageBreak/>
        <w:t>☒</w:t>
      </w:r>
      <w:bookmarkEnd w:id="0"/>
      <w:r w:rsidRPr="007525DB">
        <w:rPr>
          <w:rFonts w:ascii="Times New Roman" w:hAnsi="Times New Roman"/>
          <w:color w:val="auto"/>
        </w:rPr>
        <w:t xml:space="preserve"> Manchester, NH VA Medical Center (Direct Delivery to address detailed in paragraph 2.1)</w:t>
      </w:r>
      <w:r w:rsidRPr="007525DB">
        <w:rPr>
          <w:rFonts w:ascii="Times New Roman" w:hAnsi="Times New Roman"/>
          <w:color w:val="auto"/>
        </w:rPr>
        <w:br/>
      </w:r>
    </w:p>
    <w:p w14:paraId="06373B0F" w14:textId="77777777" w:rsidR="00925BB2" w:rsidRPr="007525DB" w:rsidRDefault="00925BB2" w:rsidP="00A6728F">
      <w:pPr>
        <w:pStyle w:val="Heading3"/>
        <w:spacing w:before="120" w:after="120"/>
        <w:rPr>
          <w:rFonts w:ascii="Times New Roman" w:hAnsi="Times New Roman"/>
          <w:color w:val="auto"/>
        </w:rPr>
      </w:pPr>
      <w:r w:rsidRPr="007525DB">
        <w:rPr>
          <w:rFonts w:ascii="Times New Roman" w:hAnsi="Times New Roman"/>
          <w:color w:val="auto"/>
        </w:rPr>
        <w:t>The vendor is required to define the need for a staging area to accommodate item delivery, if needed.  Post-award, this information will be confirmed with the vendor.</w:t>
      </w:r>
    </w:p>
    <w:p w14:paraId="06373B10" w14:textId="77777777" w:rsidR="00925BB2" w:rsidRPr="007525DB" w:rsidRDefault="00925BB2" w:rsidP="00A6728F">
      <w:pPr>
        <w:pStyle w:val="Heading3"/>
        <w:spacing w:before="120" w:after="120"/>
        <w:rPr>
          <w:rFonts w:ascii="Times New Roman" w:hAnsi="Times New Roman"/>
          <w:color w:val="FF0000"/>
        </w:rPr>
      </w:pPr>
      <w:r w:rsidRPr="007525DB">
        <w:rPr>
          <w:rFonts w:ascii="Times New Roman" w:hAnsi="Times New Roman"/>
          <w:color w:val="auto"/>
        </w:rPr>
        <w:t xml:space="preserve">The delivery of items identified in this document shall take place during </w:t>
      </w:r>
      <w:proofErr w:type="gramStart"/>
      <w:r w:rsidRPr="007525DB">
        <w:rPr>
          <w:rFonts w:ascii="Times New Roman" w:hAnsi="Times New Roman"/>
          <w:color w:val="auto"/>
        </w:rPr>
        <w:t>normal loading</w:t>
      </w:r>
      <w:proofErr w:type="gramEnd"/>
      <w:r w:rsidRPr="007525DB">
        <w:rPr>
          <w:rFonts w:ascii="Times New Roman" w:hAnsi="Times New Roman"/>
          <w:color w:val="auto"/>
        </w:rPr>
        <w:t xml:space="preserve"> dock business hours which are defined as: 8:00 AM to 3:30 PM Eastern Standard Time, Monday through Friday, and excluding Federal Holidays.</w:t>
      </w:r>
      <w:bookmarkStart w:id="1" w:name="_Hlk52869271"/>
      <w:r w:rsidRPr="007525DB">
        <w:rPr>
          <w:rFonts w:ascii="Times New Roman" w:hAnsi="Times New Roman"/>
          <w:color w:val="FF0000"/>
        </w:rPr>
        <w:t xml:space="preserve"> </w:t>
      </w:r>
      <w:bookmarkEnd w:id="1"/>
    </w:p>
    <w:p w14:paraId="06373B11" w14:textId="77777777" w:rsidR="00925BB2" w:rsidRPr="007525DB" w:rsidRDefault="00925BB2" w:rsidP="00A6728F">
      <w:pPr>
        <w:pStyle w:val="Heading3"/>
        <w:spacing w:before="120" w:after="120"/>
        <w:rPr>
          <w:rFonts w:ascii="Times New Roman" w:hAnsi="Times New Roman"/>
          <w:color w:val="auto"/>
        </w:rPr>
      </w:pPr>
      <w:r w:rsidRPr="007525DB">
        <w:rPr>
          <w:rFonts w:ascii="Times New Roman" w:hAnsi="Times New Roman"/>
          <w:color w:val="auto"/>
        </w:rPr>
        <w:t xml:space="preserve">Delivery trucks will not be permitted to remain in the receiving area.  Trucks shall be unloaded, moved from the receiving area, and then brought back to the receiving area if required to </w:t>
      </w:r>
      <w:proofErr w:type="gramStart"/>
      <w:r w:rsidRPr="007525DB">
        <w:rPr>
          <w:rFonts w:ascii="Times New Roman" w:hAnsi="Times New Roman"/>
          <w:color w:val="auto"/>
        </w:rPr>
        <w:t>haul</w:t>
      </w:r>
      <w:proofErr w:type="gramEnd"/>
      <w:r w:rsidRPr="007525DB">
        <w:rPr>
          <w:rFonts w:ascii="Times New Roman" w:hAnsi="Times New Roman"/>
          <w:color w:val="auto"/>
        </w:rPr>
        <w:t xml:space="preserve"> out any waste, tools, or excess materials.</w:t>
      </w:r>
    </w:p>
    <w:p w14:paraId="06373B12" w14:textId="77777777" w:rsidR="00925BB2" w:rsidRPr="007525DB" w:rsidRDefault="00925BB2" w:rsidP="00A6728F">
      <w:pPr>
        <w:pStyle w:val="Heading3"/>
        <w:spacing w:before="120" w:after="120"/>
        <w:rPr>
          <w:rFonts w:ascii="Times New Roman" w:hAnsi="Times New Roman"/>
          <w:color w:val="auto"/>
        </w:rPr>
      </w:pPr>
      <w:r w:rsidRPr="007525DB">
        <w:rPr>
          <w:rFonts w:ascii="Times New Roman" w:hAnsi="Times New Roman"/>
          <w:color w:val="auto"/>
        </w:rPr>
        <w:t>Labeling of delivered items shall include the VA facilities contract number and VA purchase order number for identification and reference upon receipt of product.</w:t>
      </w:r>
    </w:p>
    <w:p w14:paraId="06373B13" w14:textId="77777777" w:rsidR="00925BB2" w:rsidRPr="009B704D" w:rsidRDefault="00925BB2" w:rsidP="00A6728F">
      <w:pPr>
        <w:pStyle w:val="Heading2"/>
        <w:rPr>
          <w:rFonts w:ascii="Times New Roman" w:eastAsia="MS Gothic" w:hAnsi="Times New Roman"/>
          <w:szCs w:val="24"/>
        </w:rPr>
      </w:pPr>
      <w:r w:rsidRPr="009B704D">
        <w:rPr>
          <w:rFonts w:ascii="Times New Roman" w:hAnsi="Times New Roman"/>
          <w:szCs w:val="24"/>
        </w:rPr>
        <w:t xml:space="preserve">Assembly, Installation, and Calibration Required (Yes </w:t>
      </w:r>
      <w:r>
        <w:t>☒</w:t>
      </w:r>
      <w:r w:rsidRPr="009B704D">
        <w:rPr>
          <w:rFonts w:ascii="Times New Roman" w:eastAsia="Arial" w:hAnsi="Times New Roman"/>
          <w:szCs w:val="24"/>
        </w:rPr>
        <w:t xml:space="preserve"> No </w:t>
      </w:r>
      <w:r>
        <w:t>☐</w:t>
      </w:r>
      <w:r w:rsidRPr="009B704D">
        <w:rPr>
          <w:rFonts w:ascii="Times New Roman" w:eastAsia="MS Gothic" w:hAnsi="Times New Roman"/>
          <w:szCs w:val="24"/>
        </w:rPr>
        <w:t>)</w:t>
      </w:r>
    </w:p>
    <w:p w14:paraId="06373B14"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 xml:space="preserve">The proposed installation date will </w:t>
      </w:r>
      <w:proofErr w:type="gramStart"/>
      <w:r w:rsidRPr="009B704D">
        <w:rPr>
          <w:rFonts w:ascii="Times New Roman" w:hAnsi="Times New Roman"/>
          <w:color w:val="auto"/>
        </w:rPr>
        <w:t>occur</w:t>
      </w:r>
      <w:proofErr w:type="gramEnd"/>
      <w:r w:rsidRPr="009B704D">
        <w:rPr>
          <w:rFonts w:ascii="Times New Roman" w:hAnsi="Times New Roman"/>
          <w:color w:val="auto"/>
        </w:rPr>
        <w:t xml:space="preserve"> after delivery of equipment. The current timeframe of delivery is </w:t>
      </w:r>
      <w:r>
        <w:rPr>
          <w:rFonts w:ascii="Times New Roman" w:hAnsi="Times New Roman"/>
          <w:color w:val="auto"/>
        </w:rPr>
        <w:t>January</w:t>
      </w:r>
      <w:r w:rsidRPr="009B704D">
        <w:rPr>
          <w:rFonts w:ascii="Times New Roman" w:hAnsi="Times New Roman"/>
          <w:color w:val="auto"/>
        </w:rPr>
        <w:t xml:space="preserve"> </w:t>
      </w:r>
      <w:r>
        <w:rPr>
          <w:rFonts w:ascii="Times New Roman" w:hAnsi="Times New Roman"/>
          <w:color w:val="auto"/>
        </w:rPr>
        <w:t>19</w:t>
      </w:r>
      <w:r w:rsidRPr="009B704D">
        <w:rPr>
          <w:rFonts w:ascii="Times New Roman" w:hAnsi="Times New Roman"/>
          <w:color w:val="auto"/>
        </w:rPr>
        <w:t>, 202</w:t>
      </w:r>
      <w:r>
        <w:rPr>
          <w:rFonts w:ascii="Times New Roman" w:hAnsi="Times New Roman"/>
          <w:color w:val="auto"/>
        </w:rPr>
        <w:t>6</w:t>
      </w:r>
      <w:r w:rsidRPr="009B704D">
        <w:rPr>
          <w:rFonts w:ascii="Times New Roman" w:hAnsi="Times New Roman"/>
          <w:color w:val="auto"/>
        </w:rPr>
        <w:t xml:space="preserve"> – </w:t>
      </w:r>
      <w:r>
        <w:rPr>
          <w:rFonts w:ascii="Times New Roman" w:hAnsi="Times New Roman"/>
          <w:color w:val="auto"/>
        </w:rPr>
        <w:t>March 01</w:t>
      </w:r>
      <w:r w:rsidRPr="009B704D">
        <w:rPr>
          <w:rFonts w:ascii="Times New Roman" w:hAnsi="Times New Roman"/>
          <w:color w:val="auto"/>
        </w:rPr>
        <w:t>, 2026</w:t>
      </w:r>
    </w:p>
    <w:p w14:paraId="06373B15"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The vendor is required to define the need for a staging area to accommodate item assembly and installation, if needed.  Post-award, this information will be confirmed with the vendor.</w:t>
      </w:r>
    </w:p>
    <w:p w14:paraId="06373B16"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The vendor is required to coordinate the installation with Healthcare Technology Management.</w:t>
      </w:r>
    </w:p>
    <w:p w14:paraId="06373B17"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The vendor is required to provide tools, labor and materials to complete assembly and installation of the items detailed in this document.</w:t>
      </w:r>
    </w:p>
    <w:p w14:paraId="06373B18"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The vendor shall protect all finished spaces and surfaces as required from delivery and installation damage.  The vendor shall use covering and protection to the extent necessary to prevent damage to finished spaces.  Any damage that occurred during delivery and installation is the responsibility of the vendor.  The vendor will be responsible for paying for and repairing any damage or noted deficiencies to finished spaces and surfaces that occur because of the vendor’s (or associated subcontractors) install</w:t>
      </w:r>
      <w:r w:rsidRPr="009B704D">
        <w:rPr>
          <w:rFonts w:ascii="Times New Roman" w:hAnsi="Times New Roman"/>
          <w:color w:val="auto"/>
        </w:rPr>
        <w:t>ation.</w:t>
      </w:r>
    </w:p>
    <w:p w14:paraId="06373B19"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 xml:space="preserve">During the entire duration of assembly and installation, the vendor will have a competent representative on-site as the vendor’s contact, and to serve as the interface between the vendor and the VA Medical Center. The on-site representative can be the installer.  All instructions provided by COR to the representative will be binding as if given to the vendor’s main </w:t>
      </w:r>
      <w:proofErr w:type="gramStart"/>
      <w:r w:rsidRPr="009B704D">
        <w:rPr>
          <w:rFonts w:ascii="Times New Roman" w:hAnsi="Times New Roman"/>
          <w:color w:val="auto"/>
        </w:rPr>
        <w:t>contact</w:t>
      </w:r>
      <w:proofErr w:type="gramEnd"/>
      <w:r w:rsidRPr="009B704D">
        <w:rPr>
          <w:rFonts w:ascii="Times New Roman" w:hAnsi="Times New Roman"/>
          <w:color w:val="auto"/>
        </w:rPr>
        <w:t>.  The COR may provide specific instructions, however, only the Contracting Officer may change the terms or conditions of the contract.</w:t>
      </w:r>
    </w:p>
    <w:p w14:paraId="06373B1A" w14:textId="77777777" w:rsidR="00925BB2" w:rsidRPr="009B704D" w:rsidRDefault="00925BB2" w:rsidP="00A6728F">
      <w:pPr>
        <w:pStyle w:val="Heading2"/>
        <w:rPr>
          <w:rFonts w:ascii="Times New Roman" w:eastAsia="MS Gothic" w:hAnsi="Times New Roman"/>
        </w:rPr>
      </w:pPr>
      <w:r w:rsidRPr="009B704D">
        <w:rPr>
          <w:rFonts w:ascii="Times New Roman" w:hAnsi="Times New Roman"/>
        </w:rPr>
        <w:t xml:space="preserve">Training Required (Yes </w:t>
      </w:r>
      <w:r>
        <w:t>☒</w:t>
      </w:r>
      <w:r w:rsidRPr="009B704D">
        <w:rPr>
          <w:rFonts w:ascii="Times New Roman" w:eastAsia="Arial" w:hAnsi="Times New Roman"/>
        </w:rPr>
        <w:t xml:space="preserve"> No </w:t>
      </w:r>
      <w:r>
        <w:t>☐</w:t>
      </w:r>
      <w:r w:rsidRPr="009B704D">
        <w:rPr>
          <w:rFonts w:ascii="Times New Roman" w:eastAsia="MS Gothic" w:hAnsi="Times New Roman"/>
        </w:rPr>
        <w:t>)</w:t>
      </w:r>
    </w:p>
    <w:p w14:paraId="06373B1B"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 xml:space="preserve">The vendor is required to provide live clinical training on set up, operation, shut down, and troubleshooting procedures to nursing staff. </w:t>
      </w:r>
    </w:p>
    <w:p w14:paraId="06373B1C"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lastRenderedPageBreak/>
        <w:t xml:space="preserve">The vendor shall coordinate training dates with the on-site Project Manager. Post-award, these dates will be confirmed with the vendor to meet the clinical schedule. </w:t>
      </w:r>
    </w:p>
    <w:p w14:paraId="06373B1D" w14:textId="77777777" w:rsidR="00925BB2" w:rsidRPr="009B704D" w:rsidRDefault="00925BB2" w:rsidP="00A6728F">
      <w:pPr>
        <w:pStyle w:val="Heading3"/>
        <w:spacing w:before="120" w:after="120"/>
        <w:rPr>
          <w:rFonts w:ascii="Times New Roman" w:hAnsi="Times New Roman"/>
          <w:color w:val="auto"/>
        </w:rPr>
      </w:pPr>
      <w:r w:rsidRPr="009B704D">
        <w:rPr>
          <w:rFonts w:ascii="Times New Roman" w:hAnsi="Times New Roman"/>
          <w:color w:val="auto"/>
        </w:rPr>
        <w:t xml:space="preserve">The proposed training date will occur after the installation of equipment and prior to first patient day. The current timeframe of delivery is </w:t>
      </w:r>
      <w:r>
        <w:rPr>
          <w:rFonts w:ascii="Times New Roman" w:hAnsi="Times New Roman"/>
          <w:color w:val="auto"/>
        </w:rPr>
        <w:t>January 19</w:t>
      </w:r>
      <w:r w:rsidRPr="009B704D">
        <w:rPr>
          <w:rFonts w:ascii="Times New Roman" w:hAnsi="Times New Roman"/>
          <w:color w:val="auto"/>
        </w:rPr>
        <w:t>, 202</w:t>
      </w:r>
      <w:r>
        <w:rPr>
          <w:rFonts w:ascii="Times New Roman" w:hAnsi="Times New Roman"/>
          <w:color w:val="auto"/>
        </w:rPr>
        <w:t>6</w:t>
      </w:r>
      <w:r w:rsidRPr="009B704D">
        <w:rPr>
          <w:rFonts w:ascii="Times New Roman" w:hAnsi="Times New Roman"/>
          <w:color w:val="auto"/>
        </w:rPr>
        <w:t xml:space="preserve"> – </w:t>
      </w:r>
      <w:r>
        <w:rPr>
          <w:rFonts w:ascii="Times New Roman" w:hAnsi="Times New Roman"/>
          <w:color w:val="auto"/>
        </w:rPr>
        <w:t>March 01</w:t>
      </w:r>
      <w:r w:rsidRPr="009B704D">
        <w:rPr>
          <w:rFonts w:ascii="Times New Roman" w:hAnsi="Times New Roman"/>
          <w:color w:val="auto"/>
        </w:rPr>
        <w:t>, 2026.</w:t>
      </w:r>
    </w:p>
    <w:p w14:paraId="06373B1E" w14:textId="77777777" w:rsidR="00925BB2" w:rsidRPr="00594751" w:rsidRDefault="00925BB2" w:rsidP="00A6728F">
      <w:pPr>
        <w:pStyle w:val="Heading2"/>
      </w:pPr>
      <w:r w:rsidRPr="009B704D">
        <w:rPr>
          <w:rFonts w:ascii="Times New Roman" w:hAnsi="Times New Roman"/>
        </w:rPr>
        <w:t xml:space="preserve">2.7.3   </w:t>
      </w:r>
      <w:r w:rsidRPr="009B704D">
        <w:rPr>
          <w:rFonts w:ascii="Times New Roman" w:hAnsi="Times New Roman"/>
          <w:color w:val="auto"/>
        </w:rPr>
        <w:t>The vendor shall provide documentation and/or certification to each staff member that has successfully completed training.</w:t>
      </w:r>
    </w:p>
    <w:p w14:paraId="06373B1F" w14:textId="77777777" w:rsidR="00925BB2" w:rsidRPr="002E3B7C" w:rsidRDefault="00925BB2" w:rsidP="00A6728F">
      <w:pPr>
        <w:pStyle w:val="Heading2"/>
        <w:rPr>
          <w:rFonts w:ascii="Times New Roman" w:hAnsi="Times New Roman"/>
          <w:color w:val="auto"/>
        </w:rPr>
      </w:pPr>
      <w:r>
        <w:t xml:space="preserve"> </w:t>
      </w:r>
      <w:r w:rsidRPr="002E3B7C">
        <w:rPr>
          <w:rFonts w:ascii="Times New Roman" w:hAnsi="Times New Roman"/>
        </w:rPr>
        <w:t>Confidentiality and non-disclosure</w:t>
      </w:r>
    </w:p>
    <w:p w14:paraId="06373B20" w14:textId="77777777" w:rsidR="00925BB2" w:rsidRPr="002E3B7C" w:rsidRDefault="00925BB2" w:rsidP="00A6728F">
      <w:pPr>
        <w:pStyle w:val="Heading3"/>
        <w:spacing w:before="120" w:after="120"/>
        <w:rPr>
          <w:rFonts w:ascii="Times New Roman" w:hAnsi="Times New Roman"/>
          <w:color w:val="auto"/>
        </w:rPr>
      </w:pPr>
      <w:r w:rsidRPr="002E3B7C">
        <w:rPr>
          <w:rFonts w:ascii="Times New Roman" w:hAnsi="Times New Roman"/>
          <w:color w:val="auto"/>
        </w:rPr>
        <w:t xml:space="preserve">This equipment does connect to a VA network. Therefore, in accordance with Appendix A, Handbook 6500.6 Checklist, block 6, the C&amp;A requirements apply to this requirement, and a Security Accreditation Package is required. </w:t>
      </w:r>
    </w:p>
    <w:p w14:paraId="06373B21" w14:textId="77777777" w:rsidR="00925BB2" w:rsidRPr="002E3B7C" w:rsidRDefault="00925BB2" w:rsidP="00A6728F">
      <w:pPr>
        <w:pStyle w:val="Heading3"/>
        <w:spacing w:before="120" w:after="120"/>
        <w:rPr>
          <w:rFonts w:ascii="Times New Roman" w:hAnsi="Times New Roman"/>
          <w:color w:val="auto"/>
        </w:rPr>
      </w:pPr>
      <w:r w:rsidRPr="002E3B7C">
        <w:rPr>
          <w:rFonts w:ascii="Times New Roman" w:hAnsi="Times New Roman"/>
          <w:color w:val="auto"/>
        </w:rPr>
        <w:t>This equipment does hold or stores patient information.  Therefore, in accordance with Appendix A, Handbook 6500.6 Checklist block 7, Appendix B and C provisions apply.</w:t>
      </w:r>
    </w:p>
    <w:p w14:paraId="06373B22" w14:textId="77777777" w:rsidR="00925BB2" w:rsidRPr="002E3B7C" w:rsidRDefault="00925BB2" w:rsidP="00A6728F">
      <w:pPr>
        <w:pStyle w:val="Heading3"/>
        <w:spacing w:before="120" w:after="120"/>
        <w:rPr>
          <w:rFonts w:ascii="Times New Roman" w:hAnsi="Times New Roman"/>
          <w:color w:val="auto"/>
        </w:rPr>
      </w:pPr>
      <w:r w:rsidRPr="002E3B7C">
        <w:rPr>
          <w:rFonts w:ascii="Times New Roman" w:hAnsi="Times New Roman"/>
          <w:color w:val="auto"/>
        </w:rPr>
        <w:t>Appendix B</w:t>
      </w:r>
      <w:proofErr w:type="gramStart"/>
      <w:r w:rsidRPr="002E3B7C">
        <w:rPr>
          <w:rFonts w:ascii="Times New Roman" w:hAnsi="Times New Roman"/>
          <w:color w:val="auto"/>
        </w:rPr>
        <w:t>:  The</w:t>
      </w:r>
      <w:proofErr w:type="gramEnd"/>
      <w:r w:rsidRPr="002E3B7C">
        <w:rPr>
          <w:rFonts w:ascii="Times New Roman" w:hAnsi="Times New Roman"/>
          <w:color w:val="auto"/>
        </w:rPr>
        <w:t xml:space="preserve"> contractor, their personnel, and their subcontractors shall be subject to the Federal laws, regulations, standards, and VA Directives and Handbooks regarding information and information system security as delineated in this contract.</w:t>
      </w:r>
    </w:p>
    <w:p w14:paraId="06373B23" w14:textId="77777777" w:rsidR="00925BB2" w:rsidRPr="00892335" w:rsidRDefault="00925BB2" w:rsidP="00A6728F">
      <w:pPr>
        <w:pStyle w:val="Heading3"/>
        <w:spacing w:before="120" w:after="120"/>
        <w:rPr>
          <w:rFonts w:ascii="Times New Roman" w:hAnsi="Times New Roman"/>
          <w:color w:val="auto"/>
        </w:rPr>
      </w:pPr>
      <w:r w:rsidRPr="002E3B7C">
        <w:rPr>
          <w:rFonts w:ascii="Times New Roman" w:hAnsi="Times New Roman"/>
          <w:color w:val="auto"/>
        </w:rPr>
        <w:t>Appendix C</w:t>
      </w:r>
      <w:proofErr w:type="gramStart"/>
      <w:r w:rsidRPr="002E3B7C">
        <w:rPr>
          <w:rFonts w:ascii="Times New Roman" w:hAnsi="Times New Roman"/>
          <w:color w:val="auto"/>
        </w:rPr>
        <w:t>:  VA</w:t>
      </w:r>
      <w:proofErr w:type="gramEnd"/>
      <w:r w:rsidRPr="002E3B7C">
        <w:rPr>
          <w:rFonts w:ascii="Times New Roman" w:hAnsi="Times New Roman"/>
          <w:color w:val="auto"/>
        </w:rPr>
        <w:t xml:space="preserve"> will own this equipment. If a vendor needs access during delivery, assembly, installation or repair, the contractor shall be escorted by a VA employee to ensure there is no exposure to VA sensitive information. The contractor will provide all consumable supplies necessary for training and competency assessment of hospital staff. Proof of training will be provided to the COR upon request.</w:t>
      </w:r>
    </w:p>
    <w:p w14:paraId="06373B24" w14:textId="77777777" w:rsidR="00925BB2" w:rsidRDefault="00925BB2" w:rsidP="00A6728F">
      <w:pPr>
        <w:pStyle w:val="Heading3"/>
        <w:spacing w:before="120" w:after="120"/>
        <w:rPr>
          <w:rFonts w:ascii="Times New Roman" w:hAnsi="Times New Roman"/>
          <w:color w:val="auto"/>
        </w:rPr>
      </w:pPr>
      <w:r>
        <w:rPr>
          <w:sz w:val="22"/>
          <w:szCs w:val="22"/>
        </w:rPr>
        <w:t>The A&amp;A requirements do not apply, and that a Security Accreditation Package is not required</w:t>
      </w:r>
    </w:p>
    <w:p w14:paraId="06373B25" w14:textId="77777777" w:rsidR="00925BB2" w:rsidRPr="00892335" w:rsidRDefault="00925BB2" w:rsidP="00A6728F">
      <w:pPr>
        <w:pStyle w:val="Heading3"/>
        <w:spacing w:before="120" w:after="120"/>
        <w:rPr>
          <w:rFonts w:ascii="Times New Roman" w:hAnsi="Times New Roman"/>
          <w:color w:val="auto"/>
        </w:rPr>
      </w:pPr>
    </w:p>
    <w:p w14:paraId="06373B26" w14:textId="77777777" w:rsidR="00925BB2" w:rsidRPr="00892335" w:rsidRDefault="00925BB2" w:rsidP="00A6728F">
      <w:pPr>
        <w:pStyle w:val="Heading3"/>
        <w:spacing w:before="120" w:after="120"/>
        <w:rPr>
          <w:rFonts w:ascii="Times New Roman" w:hAnsi="Times New Roman"/>
          <w:color w:val="auto"/>
        </w:rPr>
      </w:pPr>
      <w:r w:rsidRPr="00892335">
        <w:rPr>
          <w:rFonts w:ascii="Times New Roman" w:hAnsi="Times New Roman"/>
        </w:rPr>
        <w:t>Salient Characteristics</w:t>
      </w:r>
    </w:p>
    <w:p w14:paraId="06373B27" w14:textId="77777777" w:rsidR="00925BB2" w:rsidRPr="002E3B7C" w:rsidRDefault="00925BB2" w:rsidP="00A6728F">
      <w:pPr>
        <w:pStyle w:val="Heading2"/>
        <w:rPr>
          <w:rFonts w:ascii="Times New Roman" w:hAnsi="Times New Roman"/>
        </w:rPr>
      </w:pPr>
      <w:r>
        <w:rPr>
          <w:rFonts w:ascii="Times New Roman" w:hAnsi="Times New Roman"/>
          <w:szCs w:val="24"/>
        </w:rPr>
        <w:t>STRYKER iBed wireless system</w:t>
      </w:r>
    </w:p>
    <w:tbl>
      <w:tblPr>
        <w:tblStyle w:val="TableGrid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tblGrid>
      <w:tr w:rsidR="0084197C" w14:paraId="06373B2B" w14:textId="77777777" w:rsidTr="006C572C">
        <w:trPr>
          <w:trHeight w:val="890"/>
          <w:jc w:val="center"/>
        </w:trPr>
        <w:tc>
          <w:tcPr>
            <w:tcW w:w="10350" w:type="dxa"/>
            <w:tcBorders>
              <w:top w:val="single" w:sz="18" w:space="0" w:color="auto"/>
              <w:bottom w:val="single" w:sz="18" w:space="0" w:color="auto"/>
            </w:tcBorders>
          </w:tcPr>
          <w:p w14:paraId="06373B28" w14:textId="77777777" w:rsidR="00925BB2" w:rsidRPr="002E3B7C" w:rsidRDefault="00925BB2" w:rsidP="006C572C">
            <w:pPr>
              <w:keepNext/>
              <w:keepLines/>
              <w:rPr>
                <w:rFonts w:ascii="Times New Roman" w:hAnsi="Times New Roman"/>
                <w:b/>
                <w:color w:val="000000" w:themeColor="text1"/>
              </w:rPr>
            </w:pPr>
            <w:r w:rsidRPr="002E3B7C">
              <w:rPr>
                <w:rFonts w:ascii="Times New Roman" w:hAnsi="Times New Roman"/>
                <w:b/>
              </w:rPr>
              <w:t>Total Quantity</w:t>
            </w:r>
            <w:proofErr w:type="gramStart"/>
            <w:r w:rsidRPr="002E3B7C">
              <w:rPr>
                <w:rFonts w:ascii="Times New Roman" w:hAnsi="Times New Roman"/>
                <w:b/>
              </w:rPr>
              <w:t>:  1</w:t>
            </w:r>
            <w:proofErr w:type="gramEnd"/>
          </w:p>
          <w:p w14:paraId="06373B29" w14:textId="77777777" w:rsidR="00925BB2" w:rsidRPr="002E3B7C" w:rsidRDefault="00925BB2" w:rsidP="006C572C">
            <w:pPr>
              <w:keepNext/>
              <w:keepLines/>
              <w:rPr>
                <w:rFonts w:ascii="Times New Roman" w:eastAsia="Arial" w:hAnsi="Times New Roman"/>
                <w:sz w:val="28"/>
                <w:szCs w:val="28"/>
              </w:rPr>
            </w:pPr>
            <w:r>
              <w:t>☒</w:t>
            </w:r>
            <w:r w:rsidRPr="002E3B7C">
              <w:rPr>
                <w:rFonts w:ascii="Times New Roman" w:hAnsi="Times New Roman"/>
              </w:rPr>
              <w:t xml:space="preserve"> Network Required if Checked            </w:t>
            </w:r>
            <w:r w:rsidRPr="002E3B7C">
              <w:rPr>
                <w:rFonts w:ascii="Times New Roman" w:eastAsia="Arial" w:hAnsi="Times New Roman"/>
                <w:sz w:val="28"/>
                <w:szCs w:val="28"/>
              </w:rPr>
              <w:t xml:space="preserve"> </w:t>
            </w:r>
            <w:r w:rsidRPr="002E3B7C">
              <w:t>☒</w:t>
            </w:r>
            <w:r w:rsidRPr="002E3B7C">
              <w:rPr>
                <w:rFonts w:ascii="Times New Roman" w:hAnsi="Times New Roman"/>
              </w:rPr>
              <w:t xml:space="preserve"> Manufacturer Certified Installation Required if Checked</w:t>
            </w:r>
            <w:r w:rsidRPr="002E3B7C">
              <w:rPr>
                <w:rFonts w:ascii="Times New Roman" w:eastAsia="Arial" w:hAnsi="Times New Roman"/>
                <w:sz w:val="28"/>
                <w:szCs w:val="28"/>
              </w:rPr>
              <w:t xml:space="preserve"> </w:t>
            </w:r>
          </w:p>
          <w:p w14:paraId="06373B2A" w14:textId="77777777" w:rsidR="00925BB2" w:rsidRPr="00E84E0C" w:rsidRDefault="00925BB2" w:rsidP="006C572C">
            <w:pPr>
              <w:keepNext/>
              <w:keepLines/>
              <w:rPr>
                <w:rFonts w:ascii="Times New Roman" w:hAnsi="Times New Roman"/>
              </w:rPr>
            </w:pPr>
            <w:r w:rsidRPr="002E3B7C">
              <w:t>☐</w:t>
            </w:r>
            <w:r w:rsidRPr="002E3B7C">
              <w:rPr>
                <w:rFonts w:ascii="Segoe UI Symbol" w:eastAsia="MS Gothic" w:hAnsi="Segoe UI Symbol" w:cs="Segoe UI Symbol"/>
                <w:sz w:val="28"/>
                <w:szCs w:val="28"/>
              </w:rPr>
              <w:t xml:space="preserve"> </w:t>
            </w:r>
            <w:r w:rsidRPr="002E3B7C">
              <w:rPr>
                <w:rFonts w:ascii="Times New Roman" w:hAnsi="Times New Roman"/>
              </w:rPr>
              <w:t>BMET Training Required if Checked</w:t>
            </w:r>
            <w:r w:rsidRPr="002E3B7C">
              <w:rPr>
                <w:rFonts w:ascii="Times New Roman" w:eastAsia="Arial" w:hAnsi="Times New Roman"/>
                <w:sz w:val="28"/>
                <w:szCs w:val="28"/>
              </w:rPr>
              <w:t xml:space="preserve"> </w:t>
            </w:r>
            <w:r>
              <w:t>☒</w:t>
            </w:r>
            <w:r w:rsidRPr="002E3B7C">
              <w:rPr>
                <w:rFonts w:ascii="Segoe UI Symbol" w:eastAsia="MS Gothic" w:hAnsi="Segoe UI Symbol" w:cs="Segoe UI Symbol"/>
                <w:sz w:val="28"/>
                <w:szCs w:val="28"/>
              </w:rPr>
              <w:t xml:space="preserve"> </w:t>
            </w:r>
            <w:r w:rsidRPr="002E3B7C">
              <w:rPr>
                <w:rFonts w:ascii="Times New Roman" w:hAnsi="Times New Roman"/>
              </w:rPr>
              <w:t>End User Training Required if Checked</w:t>
            </w:r>
          </w:p>
        </w:tc>
      </w:tr>
    </w:tbl>
    <w:p w14:paraId="06373B2C" w14:textId="77777777" w:rsidR="00925BB2" w:rsidRPr="00E84E0C" w:rsidRDefault="00925BB2" w:rsidP="00A6728F">
      <w:pPr>
        <w:keepNext/>
        <w:keepLines/>
        <w:spacing w:after="0"/>
        <w:rPr>
          <w:rFonts w:ascii="Times New Roman" w:hAnsi="Times New Roman" w:cs="Times New Roman"/>
          <w:sz w:val="24"/>
          <w:szCs w:val="24"/>
        </w:rPr>
      </w:pPr>
    </w:p>
    <w:p w14:paraId="06373B2D" w14:textId="77777777" w:rsidR="00925BB2" w:rsidRPr="00261EEE" w:rsidRDefault="00925BB2" w:rsidP="00A6728F">
      <w:pPr>
        <w:pStyle w:val="Heading2"/>
        <w:rPr>
          <w:rFonts w:ascii="Times New Roman" w:hAnsi="Times New Roman"/>
        </w:rPr>
      </w:pPr>
      <w:r w:rsidRPr="002E3B7C">
        <w:rPr>
          <w:rFonts w:ascii="Times New Roman" w:hAnsi="Times New Roman"/>
          <w:szCs w:val="24"/>
        </w:rPr>
        <w:t>Basis of Design</w:t>
      </w:r>
      <w:r w:rsidRPr="002E3B7C">
        <w:rPr>
          <w:rFonts w:ascii="Times New Roman" w:hAnsi="Times New Roman"/>
          <w:szCs w:val="24"/>
        </w:rPr>
        <w:t xml:space="preserve">: </w:t>
      </w:r>
      <w:r>
        <w:rPr>
          <w:rFonts w:ascii="Times New Roman" w:hAnsi="Times New Roman"/>
          <w:szCs w:val="24"/>
        </w:rPr>
        <w:t>STRYKER iBed wireless system</w:t>
      </w:r>
    </w:p>
    <w:p w14:paraId="06373B2E" w14:textId="77777777" w:rsidR="00925BB2" w:rsidRPr="002E3B7C" w:rsidRDefault="00925BB2" w:rsidP="00A6728F">
      <w:pPr>
        <w:keepNext/>
        <w:keepLines/>
        <w:spacing w:after="0"/>
        <w:rPr>
          <w:rFonts w:ascii="Times New Roman" w:hAnsi="Times New Roman" w:cs="Times New Roman"/>
          <w:sz w:val="24"/>
          <w:szCs w:val="24"/>
        </w:rPr>
      </w:pPr>
    </w:p>
    <w:p w14:paraId="06373B2F" w14:textId="77777777" w:rsidR="00925BB2" w:rsidRPr="002E3B7C" w:rsidRDefault="00925BB2" w:rsidP="00A6728F">
      <w:pPr>
        <w:keepNext/>
        <w:keepLines/>
        <w:spacing w:after="0"/>
        <w:rPr>
          <w:rFonts w:ascii="Times New Roman" w:hAnsi="Times New Roman" w:cs="Times New Roman"/>
          <w:sz w:val="24"/>
          <w:szCs w:val="24"/>
        </w:rPr>
      </w:pPr>
      <w:r w:rsidRPr="002E3B7C">
        <w:rPr>
          <w:rFonts w:ascii="Times New Roman" w:hAnsi="Times New Roman" w:cs="Times New Roman"/>
          <w:sz w:val="24"/>
          <w:szCs w:val="24"/>
        </w:rPr>
        <w:t>Brand Name or Equal Requirement</w:t>
      </w:r>
    </w:p>
    <w:p w14:paraId="06373B30" w14:textId="77777777" w:rsidR="00925BB2" w:rsidRPr="002E3B7C" w:rsidRDefault="00925BB2" w:rsidP="00A6728F">
      <w:pPr>
        <w:keepNext/>
        <w:keepLines/>
        <w:spacing w:after="0"/>
        <w:rPr>
          <w:rFonts w:ascii="Times New Roman" w:hAnsi="Times New Roman" w:cs="Times New Roman"/>
          <w:sz w:val="24"/>
          <w:szCs w:val="24"/>
        </w:rPr>
      </w:pPr>
    </w:p>
    <w:p w14:paraId="06373B31" w14:textId="77777777" w:rsidR="00925BB2" w:rsidRDefault="00925BB2" w:rsidP="00A6728F">
      <w:pPr>
        <w:keepNext/>
        <w:keepLines/>
        <w:rPr>
          <w:rFonts w:ascii="Times New Roman" w:hAnsi="Times New Roman"/>
        </w:rPr>
      </w:pPr>
      <w:r w:rsidRPr="002E3B7C">
        <w:rPr>
          <w:rFonts w:ascii="Times New Roman" w:hAnsi="Times New Roman" w:cs="Times New Roman"/>
          <w:b/>
          <w:bCs/>
          <w:sz w:val="24"/>
          <w:szCs w:val="24"/>
        </w:rPr>
        <w:lastRenderedPageBreak/>
        <w:t xml:space="preserve">Description: </w:t>
      </w:r>
      <w:r w:rsidRPr="00FC45D3">
        <w:rPr>
          <w:rFonts w:ascii="Times New Roman" w:hAnsi="Times New Roman" w:cs="Times New Roman"/>
          <w:sz w:val="24"/>
          <w:szCs w:val="24"/>
        </w:rPr>
        <w:t>iBed Wireless helps enable wireless bed alarms designed to support fall prevention protocols, asset management and documentation from the bedside. iBed Wireless is compatible with many information management systems to enable each facility to build a custom end-to-end solution.</w:t>
      </w:r>
      <w:r w:rsidRPr="00FC45D3">
        <w:rPr>
          <w:rFonts w:ascii="Times New Roman" w:hAnsi="Times New Roman" w:cs="Times New Roman"/>
          <w:b/>
          <w:bCs/>
          <w:sz w:val="24"/>
          <w:szCs w:val="24"/>
        </w:rPr>
        <w:t> </w:t>
      </w:r>
    </w:p>
    <w:p w14:paraId="06373B32" w14:textId="77777777" w:rsidR="00925BB2" w:rsidRPr="00FC45D3" w:rsidRDefault="00925BB2" w:rsidP="00A6728F">
      <w:pPr>
        <w:keepNext/>
        <w:keepLines/>
        <w:rPr>
          <w:rFonts w:ascii="Times New Roman" w:hAnsi="Times New Roman"/>
        </w:rPr>
      </w:pPr>
    </w:p>
    <w:p w14:paraId="06373B33" w14:textId="77777777" w:rsidR="00925BB2" w:rsidRDefault="00925BB2" w:rsidP="00A6728F">
      <w:pPr>
        <w:keepNext/>
        <w:keepLines/>
        <w:spacing w:after="0"/>
        <w:rPr>
          <w:rFonts w:ascii="Times New Roman" w:hAnsi="Times New Roman" w:cs="Times New Roman"/>
          <w:b/>
          <w:bCs/>
          <w:sz w:val="24"/>
          <w:szCs w:val="24"/>
        </w:rPr>
      </w:pPr>
      <w:r w:rsidRPr="002E3B7C">
        <w:rPr>
          <w:rFonts w:ascii="Times New Roman" w:hAnsi="Times New Roman" w:cs="Times New Roman"/>
          <w:b/>
          <w:bCs/>
          <w:sz w:val="24"/>
          <w:szCs w:val="24"/>
        </w:rPr>
        <w:t xml:space="preserve">Salient Characteristics: </w:t>
      </w:r>
    </w:p>
    <w:p w14:paraId="06373B34" w14:textId="77777777" w:rsidR="00925BB2" w:rsidRDefault="00925BB2" w:rsidP="00A6728F">
      <w:pPr>
        <w:pStyle w:val="ListParagraph"/>
        <w:keepNext/>
        <w:keepLines/>
        <w:numPr>
          <w:ilvl w:val="0"/>
          <w:numId w:val="1"/>
        </w:numPr>
        <w:spacing w:before="80" w:after="0" w:line="240" w:lineRule="auto"/>
        <w:contextualSpacing w:val="0"/>
        <w:rPr>
          <w:rFonts w:ascii="Times New Roman" w:hAnsi="Times New Roman" w:cs="Times New Roman"/>
        </w:rPr>
      </w:pPr>
      <w:r>
        <w:rPr>
          <w:rFonts w:ascii="Times New Roman" w:hAnsi="Times New Roman" w:cs="Times New Roman"/>
        </w:rPr>
        <w:t xml:space="preserve">Integration with current systems </w:t>
      </w:r>
    </w:p>
    <w:p w14:paraId="06373B35" w14:textId="77777777" w:rsidR="00925BB2" w:rsidRDefault="00925BB2" w:rsidP="00A6728F">
      <w:pPr>
        <w:pStyle w:val="ListParagraph"/>
        <w:keepNext/>
        <w:keepLines/>
        <w:numPr>
          <w:ilvl w:val="0"/>
          <w:numId w:val="1"/>
        </w:numPr>
        <w:spacing w:before="80" w:after="0" w:line="240" w:lineRule="auto"/>
        <w:contextualSpacing w:val="0"/>
        <w:rPr>
          <w:rFonts w:ascii="Times New Roman" w:hAnsi="Times New Roman" w:cs="Times New Roman"/>
        </w:rPr>
      </w:pPr>
      <w:r>
        <w:rPr>
          <w:rFonts w:ascii="Times New Roman" w:hAnsi="Times New Roman" w:cs="Times New Roman"/>
        </w:rPr>
        <w:t xml:space="preserve">Fall score analysis </w:t>
      </w:r>
    </w:p>
    <w:p w14:paraId="06373B36" w14:textId="77777777" w:rsidR="00925BB2" w:rsidRPr="00932B76" w:rsidRDefault="00925BB2" w:rsidP="00A6728F">
      <w:pPr>
        <w:pStyle w:val="ListParagraph"/>
        <w:keepNext/>
        <w:keepLines/>
        <w:numPr>
          <w:ilvl w:val="0"/>
          <w:numId w:val="1"/>
        </w:numPr>
        <w:spacing w:before="80" w:after="0" w:line="240" w:lineRule="auto"/>
        <w:contextualSpacing w:val="0"/>
        <w:rPr>
          <w:rFonts w:ascii="Times New Roman" w:hAnsi="Times New Roman" w:cs="Times New Roman"/>
        </w:rPr>
      </w:pPr>
      <w:r>
        <w:rPr>
          <w:rFonts w:ascii="Times New Roman" w:hAnsi="Times New Roman" w:cs="Times New Roman"/>
        </w:rPr>
        <w:t>Bed Alarms</w:t>
      </w:r>
    </w:p>
    <w:p w14:paraId="06373B37" w14:textId="77777777" w:rsidR="00925BB2" w:rsidRDefault="00925BB2" w:rsidP="00A6728F">
      <w:pPr>
        <w:tabs>
          <w:tab w:val="left" w:pos="0"/>
          <w:tab w:val="left" w:pos="360"/>
          <w:tab w:val="left" w:pos="720"/>
        </w:tabs>
        <w:suppressAutoHyphens/>
        <w:jc w:val="both"/>
        <w:rPr>
          <w:sz w:val="24"/>
        </w:rPr>
      </w:pPr>
    </w:p>
    <w:p w14:paraId="06373B38" w14:textId="77777777" w:rsidR="00925BB2" w:rsidRPr="00D25555" w:rsidRDefault="00925BB2" w:rsidP="00A6728F">
      <w:pPr>
        <w:tabs>
          <w:tab w:val="left" w:pos="0"/>
          <w:tab w:val="left" w:pos="360"/>
          <w:tab w:val="left" w:pos="720"/>
        </w:tabs>
        <w:suppressAutoHyphens/>
        <w:ind w:left="360"/>
        <w:jc w:val="both"/>
        <w:rPr>
          <w:b/>
          <w:bCs/>
          <w:sz w:val="24"/>
        </w:rPr>
      </w:pPr>
      <w:r>
        <w:rPr>
          <w:sz w:val="24"/>
        </w:rPr>
        <w:t xml:space="preserve"> </w:t>
      </w:r>
      <w:r w:rsidRPr="00A6728F">
        <w:rPr>
          <w:b/>
          <w:bCs/>
          <w:sz w:val="24"/>
        </w:rPr>
        <w:t>Stryker iBed</w:t>
      </w:r>
      <w:r w:rsidRPr="00A6728F">
        <w:rPr>
          <w:b/>
          <w:bCs/>
          <w:sz w:val="24"/>
        </w:rPr>
        <w:t xml:space="preserve"> Wireless Server License, Integration, Dashboard, Server Maintenance and Installation </w:t>
      </w:r>
      <w:r>
        <w:rPr>
          <w:b/>
          <w:bCs/>
          <w:sz w:val="24"/>
        </w:rPr>
        <w:t>Product Listing:</w:t>
      </w:r>
    </w:p>
    <w:tbl>
      <w:tblPr>
        <w:tblW w:w="4309" w:type="pct"/>
        <w:jc w:val="center"/>
        <w:tblLayout w:type="fixed"/>
        <w:tblCellMar>
          <w:left w:w="0" w:type="dxa"/>
          <w:right w:w="0" w:type="dxa"/>
        </w:tblCellMar>
        <w:tblLook w:val="01E0" w:firstRow="1" w:lastRow="1" w:firstColumn="1" w:lastColumn="1" w:noHBand="0" w:noVBand="0"/>
      </w:tblPr>
      <w:tblGrid>
        <w:gridCol w:w="822"/>
        <w:gridCol w:w="5061"/>
        <w:gridCol w:w="1599"/>
        <w:gridCol w:w="593"/>
      </w:tblGrid>
      <w:tr w:rsidR="0084197C" w14:paraId="06373B3D" w14:textId="77777777" w:rsidTr="00A6728F">
        <w:trPr>
          <w:trHeight w:val="607"/>
          <w:jc w:val="center"/>
        </w:trPr>
        <w:tc>
          <w:tcPr>
            <w:tcW w:w="509"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B39" w14:textId="77777777" w:rsidR="00925BB2" w:rsidRPr="007525DB" w:rsidRDefault="00925BB2" w:rsidP="006C572C">
            <w:pPr>
              <w:pStyle w:val="BodyText"/>
              <w:keepNext/>
              <w:keepLines/>
              <w:spacing w:after="0" w:line="240" w:lineRule="auto"/>
              <w:ind w:left="1255" w:hanging="1170"/>
              <w:jc w:val="center"/>
              <w:rPr>
                <w:rFonts w:ascii="Times New Roman" w:hAnsi="Times New Roman" w:cs="Times New Roman"/>
              </w:rPr>
            </w:pPr>
            <w:r w:rsidRPr="007525DB">
              <w:rPr>
                <w:rFonts w:ascii="Times New Roman" w:hAnsi="Times New Roman" w:cs="Times New Roman"/>
              </w:rPr>
              <w:t>Item #</w:t>
            </w:r>
          </w:p>
        </w:tc>
        <w:tc>
          <w:tcPr>
            <w:tcW w:w="3134"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B3A" w14:textId="77777777" w:rsidR="00925BB2" w:rsidRPr="007525DB" w:rsidRDefault="00925BB2" w:rsidP="006C572C">
            <w:pPr>
              <w:pStyle w:val="TableParagraph"/>
              <w:rPr>
                <w:rFonts w:eastAsia="Arial"/>
                <w:szCs w:val="18"/>
              </w:rPr>
            </w:pPr>
            <w:r w:rsidRPr="007525DB">
              <w:t>Item</w:t>
            </w:r>
            <w:r w:rsidRPr="007525DB">
              <w:rPr>
                <w:spacing w:val="-6"/>
              </w:rPr>
              <w:t xml:space="preserve"> </w:t>
            </w:r>
            <w:r w:rsidRPr="007525DB">
              <w:t>Description</w:t>
            </w:r>
          </w:p>
        </w:tc>
        <w:tc>
          <w:tcPr>
            <w:tcW w:w="990"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B3B" w14:textId="77777777" w:rsidR="00925BB2" w:rsidRPr="007525DB" w:rsidRDefault="00925BB2" w:rsidP="006C572C">
            <w:pPr>
              <w:pStyle w:val="TableParagraph"/>
            </w:pPr>
            <w:proofErr w:type="gramStart"/>
            <w:r w:rsidRPr="007525DB">
              <w:t>Part # (</w:t>
            </w:r>
            <w:proofErr w:type="gramEnd"/>
            <w:r w:rsidRPr="007525DB">
              <w:t>basis of design)</w:t>
            </w:r>
          </w:p>
        </w:tc>
        <w:tc>
          <w:tcPr>
            <w:tcW w:w="368" w:type="pct"/>
            <w:tcBorders>
              <w:top w:val="single" w:sz="4" w:space="0" w:color="000000"/>
              <w:left w:val="single" w:sz="4" w:space="0" w:color="000000"/>
              <w:bottom w:val="single" w:sz="4" w:space="0" w:color="000000"/>
              <w:right w:val="single" w:sz="4" w:space="0" w:color="000000"/>
            </w:tcBorders>
            <w:shd w:val="clear" w:color="auto" w:fill="002675"/>
            <w:vAlign w:val="center"/>
          </w:tcPr>
          <w:p w14:paraId="06373B3C" w14:textId="77777777" w:rsidR="00925BB2" w:rsidRPr="007525DB" w:rsidRDefault="00925BB2" w:rsidP="006C572C">
            <w:pPr>
              <w:pStyle w:val="TableParagraph"/>
              <w:rPr>
                <w:szCs w:val="18"/>
              </w:rPr>
            </w:pPr>
            <w:r w:rsidRPr="007525DB">
              <w:t>Qty</w:t>
            </w:r>
          </w:p>
        </w:tc>
      </w:tr>
      <w:tr w:rsidR="0084197C" w14:paraId="06373B42" w14:textId="77777777" w:rsidTr="00A6728F">
        <w:trPr>
          <w:trHeight w:val="414"/>
          <w:jc w:val="center"/>
        </w:trPr>
        <w:tc>
          <w:tcPr>
            <w:tcW w:w="509" w:type="pct"/>
            <w:tcBorders>
              <w:top w:val="single" w:sz="4" w:space="0" w:color="000000"/>
              <w:left w:val="single" w:sz="4" w:space="0" w:color="000000"/>
              <w:bottom w:val="single" w:sz="4" w:space="0" w:color="000000"/>
              <w:right w:val="single" w:sz="4" w:space="0" w:color="000000"/>
            </w:tcBorders>
          </w:tcPr>
          <w:p w14:paraId="06373B3E" w14:textId="77777777" w:rsidR="00925BB2" w:rsidRPr="007525DB" w:rsidRDefault="00925BB2" w:rsidP="006C572C">
            <w:pPr>
              <w:pStyle w:val="TableParagraph"/>
            </w:pPr>
            <w:r w:rsidRPr="007525DB">
              <w:t>1</w:t>
            </w:r>
          </w:p>
        </w:tc>
        <w:tc>
          <w:tcPr>
            <w:tcW w:w="3134" w:type="pct"/>
            <w:tcBorders>
              <w:top w:val="single" w:sz="4" w:space="0" w:color="000000"/>
              <w:left w:val="single" w:sz="4" w:space="0" w:color="000000"/>
              <w:bottom w:val="single" w:sz="4" w:space="0" w:color="000000"/>
              <w:right w:val="single" w:sz="4" w:space="0" w:color="000000"/>
            </w:tcBorders>
          </w:tcPr>
          <w:p w14:paraId="06373B3F" w14:textId="77777777" w:rsidR="00925BB2" w:rsidRPr="007525DB" w:rsidRDefault="00925BB2" w:rsidP="006C572C">
            <w:pPr>
              <w:pStyle w:val="TableParagraph"/>
            </w:pPr>
            <w:r>
              <w:t>STRYKER iBed Server Application licenses</w:t>
            </w:r>
          </w:p>
        </w:tc>
        <w:tc>
          <w:tcPr>
            <w:tcW w:w="990" w:type="pct"/>
            <w:tcBorders>
              <w:top w:val="single" w:sz="4" w:space="0" w:color="000000"/>
              <w:left w:val="single" w:sz="4" w:space="0" w:color="000000"/>
              <w:bottom w:val="single" w:sz="4" w:space="0" w:color="000000"/>
              <w:right w:val="single" w:sz="4" w:space="0" w:color="000000"/>
            </w:tcBorders>
          </w:tcPr>
          <w:p w14:paraId="06373B40" w14:textId="77777777" w:rsidR="00925BB2" w:rsidRPr="007525DB" w:rsidRDefault="00925BB2" w:rsidP="006C572C">
            <w:pPr>
              <w:pStyle w:val="TableParagraph"/>
            </w:pPr>
            <w:r>
              <w:t>5212501000</w:t>
            </w:r>
          </w:p>
        </w:tc>
        <w:tc>
          <w:tcPr>
            <w:tcW w:w="368" w:type="pct"/>
            <w:tcBorders>
              <w:top w:val="single" w:sz="4" w:space="0" w:color="000000"/>
              <w:left w:val="single" w:sz="4" w:space="0" w:color="000000"/>
              <w:bottom w:val="single" w:sz="4" w:space="0" w:color="000000"/>
              <w:right w:val="single" w:sz="4" w:space="0" w:color="000000"/>
            </w:tcBorders>
          </w:tcPr>
          <w:p w14:paraId="06373B41" w14:textId="77777777" w:rsidR="00925BB2" w:rsidRPr="007525DB" w:rsidRDefault="00925BB2" w:rsidP="006C572C">
            <w:pPr>
              <w:pStyle w:val="TableParagraph"/>
            </w:pPr>
            <w:r>
              <w:t>28</w:t>
            </w:r>
          </w:p>
        </w:tc>
      </w:tr>
      <w:tr w:rsidR="0084197C" w14:paraId="06373B47" w14:textId="77777777" w:rsidTr="00A6728F">
        <w:trPr>
          <w:trHeight w:val="351"/>
          <w:jc w:val="center"/>
        </w:trPr>
        <w:tc>
          <w:tcPr>
            <w:tcW w:w="509" w:type="pct"/>
            <w:tcBorders>
              <w:top w:val="single" w:sz="4" w:space="0" w:color="000000"/>
              <w:left w:val="single" w:sz="4" w:space="0" w:color="000000"/>
              <w:bottom w:val="single" w:sz="4" w:space="0" w:color="000000"/>
              <w:right w:val="single" w:sz="4" w:space="0" w:color="000000"/>
            </w:tcBorders>
          </w:tcPr>
          <w:p w14:paraId="06373B43" w14:textId="77777777" w:rsidR="00925BB2" w:rsidRPr="007525DB" w:rsidRDefault="00925BB2" w:rsidP="006C572C">
            <w:pPr>
              <w:pStyle w:val="TableParagraph"/>
            </w:pPr>
            <w:r w:rsidRPr="007525DB">
              <w:t>2</w:t>
            </w:r>
          </w:p>
        </w:tc>
        <w:tc>
          <w:tcPr>
            <w:tcW w:w="3134" w:type="pct"/>
            <w:tcBorders>
              <w:top w:val="single" w:sz="4" w:space="0" w:color="000000"/>
              <w:left w:val="single" w:sz="4" w:space="0" w:color="000000"/>
              <w:bottom w:val="single" w:sz="4" w:space="0" w:color="000000"/>
              <w:right w:val="single" w:sz="4" w:space="0" w:color="000000"/>
            </w:tcBorders>
          </w:tcPr>
          <w:p w14:paraId="06373B44" w14:textId="77777777" w:rsidR="00925BB2" w:rsidRPr="007525DB" w:rsidRDefault="00925BB2" w:rsidP="006C572C">
            <w:pPr>
              <w:pStyle w:val="TableParagraph"/>
            </w:pPr>
            <w:r>
              <w:t>iBed</w:t>
            </w:r>
            <w:r>
              <w:t xml:space="preserve"> Wireless Integration</w:t>
            </w:r>
          </w:p>
        </w:tc>
        <w:tc>
          <w:tcPr>
            <w:tcW w:w="990" w:type="pct"/>
            <w:tcBorders>
              <w:top w:val="single" w:sz="4" w:space="0" w:color="000000"/>
              <w:left w:val="single" w:sz="4" w:space="0" w:color="000000"/>
              <w:bottom w:val="single" w:sz="4" w:space="0" w:color="000000"/>
              <w:right w:val="single" w:sz="4" w:space="0" w:color="000000"/>
            </w:tcBorders>
          </w:tcPr>
          <w:p w14:paraId="06373B45" w14:textId="77777777" w:rsidR="00925BB2" w:rsidRPr="007525DB" w:rsidRDefault="00925BB2" w:rsidP="006C572C">
            <w:pPr>
              <w:pStyle w:val="TableParagraph"/>
            </w:pPr>
            <w:r>
              <w:t>5212700000</w:t>
            </w:r>
          </w:p>
        </w:tc>
        <w:tc>
          <w:tcPr>
            <w:tcW w:w="368" w:type="pct"/>
            <w:tcBorders>
              <w:top w:val="single" w:sz="4" w:space="0" w:color="000000"/>
              <w:left w:val="single" w:sz="4" w:space="0" w:color="000000"/>
              <w:bottom w:val="single" w:sz="4" w:space="0" w:color="000000"/>
              <w:right w:val="single" w:sz="4" w:space="0" w:color="000000"/>
            </w:tcBorders>
          </w:tcPr>
          <w:p w14:paraId="06373B46" w14:textId="77777777" w:rsidR="00925BB2" w:rsidRPr="007525DB" w:rsidRDefault="00925BB2" w:rsidP="006C572C">
            <w:pPr>
              <w:pStyle w:val="TableParagraph"/>
            </w:pPr>
            <w:r w:rsidRPr="007525DB">
              <w:t>1</w:t>
            </w:r>
          </w:p>
        </w:tc>
      </w:tr>
      <w:tr w:rsidR="0084197C" w14:paraId="06373B4C" w14:textId="77777777" w:rsidTr="00A6728F">
        <w:trPr>
          <w:trHeight w:val="351"/>
          <w:jc w:val="center"/>
        </w:trPr>
        <w:tc>
          <w:tcPr>
            <w:tcW w:w="509" w:type="pct"/>
            <w:tcBorders>
              <w:top w:val="single" w:sz="4" w:space="0" w:color="000000"/>
              <w:left w:val="single" w:sz="4" w:space="0" w:color="000000"/>
              <w:bottom w:val="single" w:sz="4" w:space="0" w:color="000000"/>
              <w:right w:val="single" w:sz="4" w:space="0" w:color="000000"/>
            </w:tcBorders>
          </w:tcPr>
          <w:p w14:paraId="06373B48" w14:textId="77777777" w:rsidR="00925BB2" w:rsidRPr="007525DB" w:rsidRDefault="00925BB2" w:rsidP="006C572C">
            <w:pPr>
              <w:pStyle w:val="TableParagraph"/>
            </w:pPr>
            <w:r w:rsidRPr="007525DB">
              <w:t>3</w:t>
            </w:r>
          </w:p>
        </w:tc>
        <w:tc>
          <w:tcPr>
            <w:tcW w:w="3134" w:type="pct"/>
            <w:tcBorders>
              <w:top w:val="single" w:sz="4" w:space="0" w:color="000000"/>
              <w:left w:val="single" w:sz="4" w:space="0" w:color="000000"/>
              <w:bottom w:val="single" w:sz="4" w:space="0" w:color="000000"/>
              <w:right w:val="single" w:sz="4" w:space="0" w:color="000000"/>
            </w:tcBorders>
          </w:tcPr>
          <w:p w14:paraId="06373B49" w14:textId="77777777" w:rsidR="00925BB2" w:rsidRPr="007525DB" w:rsidRDefault="00925BB2" w:rsidP="006C572C">
            <w:pPr>
              <w:pStyle w:val="TableParagraph"/>
            </w:pPr>
            <w:r>
              <w:t xml:space="preserve">Vision Dashboard </w:t>
            </w:r>
          </w:p>
        </w:tc>
        <w:tc>
          <w:tcPr>
            <w:tcW w:w="990" w:type="pct"/>
            <w:tcBorders>
              <w:top w:val="single" w:sz="4" w:space="0" w:color="000000"/>
              <w:left w:val="single" w:sz="4" w:space="0" w:color="000000"/>
              <w:bottom w:val="single" w:sz="4" w:space="0" w:color="000000"/>
              <w:right w:val="single" w:sz="4" w:space="0" w:color="000000"/>
            </w:tcBorders>
          </w:tcPr>
          <w:p w14:paraId="06373B4A" w14:textId="77777777" w:rsidR="00925BB2" w:rsidRPr="007525DB" w:rsidRDefault="00925BB2" w:rsidP="006C572C">
            <w:pPr>
              <w:pStyle w:val="TableParagraph"/>
            </w:pPr>
            <w:r>
              <w:t>521205090001</w:t>
            </w:r>
          </w:p>
        </w:tc>
        <w:tc>
          <w:tcPr>
            <w:tcW w:w="368" w:type="pct"/>
            <w:tcBorders>
              <w:top w:val="single" w:sz="4" w:space="0" w:color="000000"/>
              <w:left w:val="single" w:sz="4" w:space="0" w:color="000000"/>
              <w:bottom w:val="single" w:sz="4" w:space="0" w:color="000000"/>
              <w:right w:val="single" w:sz="4" w:space="0" w:color="000000"/>
            </w:tcBorders>
          </w:tcPr>
          <w:p w14:paraId="06373B4B" w14:textId="77777777" w:rsidR="00925BB2" w:rsidRPr="007525DB" w:rsidRDefault="00925BB2" w:rsidP="006C572C">
            <w:pPr>
              <w:pStyle w:val="TableParagraph"/>
            </w:pPr>
            <w:r>
              <w:t>28</w:t>
            </w:r>
          </w:p>
        </w:tc>
      </w:tr>
      <w:tr w:rsidR="0084197C" w14:paraId="06373B51" w14:textId="77777777" w:rsidTr="00A6728F">
        <w:trPr>
          <w:trHeight w:val="504"/>
          <w:jc w:val="center"/>
        </w:trPr>
        <w:tc>
          <w:tcPr>
            <w:tcW w:w="509" w:type="pct"/>
            <w:tcBorders>
              <w:top w:val="single" w:sz="4" w:space="0" w:color="000000"/>
              <w:left w:val="single" w:sz="4" w:space="0" w:color="000000"/>
              <w:bottom w:val="single" w:sz="4" w:space="0" w:color="000000"/>
              <w:right w:val="single" w:sz="4" w:space="0" w:color="000000"/>
            </w:tcBorders>
          </w:tcPr>
          <w:p w14:paraId="06373B4D" w14:textId="77777777" w:rsidR="00925BB2" w:rsidRPr="007525DB" w:rsidRDefault="00925BB2" w:rsidP="006C572C">
            <w:pPr>
              <w:pStyle w:val="TableParagraph"/>
            </w:pPr>
            <w:r>
              <w:t>4</w:t>
            </w:r>
          </w:p>
        </w:tc>
        <w:tc>
          <w:tcPr>
            <w:tcW w:w="3134" w:type="pct"/>
            <w:tcBorders>
              <w:top w:val="single" w:sz="4" w:space="0" w:color="000000"/>
              <w:left w:val="single" w:sz="4" w:space="0" w:color="000000"/>
              <w:bottom w:val="single" w:sz="4" w:space="0" w:color="000000"/>
              <w:right w:val="single" w:sz="4" w:space="0" w:color="000000"/>
            </w:tcBorders>
          </w:tcPr>
          <w:p w14:paraId="06373B4E" w14:textId="77777777" w:rsidR="00925BB2" w:rsidRPr="00C20879" w:rsidRDefault="00925BB2" w:rsidP="006C572C">
            <w:pPr>
              <w:pStyle w:val="TableParagraph"/>
            </w:pPr>
            <w:r>
              <w:t>Server Annual Maintenance</w:t>
            </w:r>
          </w:p>
        </w:tc>
        <w:tc>
          <w:tcPr>
            <w:tcW w:w="990" w:type="pct"/>
            <w:tcBorders>
              <w:top w:val="single" w:sz="4" w:space="0" w:color="000000"/>
              <w:left w:val="single" w:sz="4" w:space="0" w:color="000000"/>
              <w:bottom w:val="single" w:sz="4" w:space="0" w:color="000000"/>
              <w:right w:val="single" w:sz="4" w:space="0" w:color="000000"/>
            </w:tcBorders>
          </w:tcPr>
          <w:p w14:paraId="06373B4F" w14:textId="77777777" w:rsidR="00925BB2" w:rsidRPr="00C20879" w:rsidRDefault="00925BB2" w:rsidP="006C572C">
            <w:pPr>
              <w:pStyle w:val="TableParagraph"/>
            </w:pPr>
            <w:r>
              <w:t>52127800</w:t>
            </w:r>
          </w:p>
        </w:tc>
        <w:tc>
          <w:tcPr>
            <w:tcW w:w="368" w:type="pct"/>
            <w:tcBorders>
              <w:top w:val="single" w:sz="4" w:space="0" w:color="000000"/>
              <w:left w:val="single" w:sz="4" w:space="0" w:color="000000"/>
              <w:bottom w:val="single" w:sz="4" w:space="0" w:color="000000"/>
              <w:right w:val="single" w:sz="4" w:space="0" w:color="000000"/>
            </w:tcBorders>
          </w:tcPr>
          <w:p w14:paraId="06373B50" w14:textId="77777777" w:rsidR="00925BB2" w:rsidRPr="007525DB" w:rsidRDefault="00925BB2" w:rsidP="006C572C">
            <w:pPr>
              <w:pStyle w:val="TableParagraph"/>
            </w:pPr>
            <w:r>
              <w:t>1</w:t>
            </w:r>
          </w:p>
        </w:tc>
      </w:tr>
    </w:tbl>
    <w:p w14:paraId="06373B52" w14:textId="77777777" w:rsidR="00925BB2" w:rsidRDefault="00925BB2" w:rsidP="00A6728F">
      <w:pPr>
        <w:tabs>
          <w:tab w:val="left" w:pos="0"/>
          <w:tab w:val="left" w:pos="360"/>
          <w:tab w:val="left" w:pos="720"/>
        </w:tabs>
        <w:suppressAutoHyphens/>
        <w:jc w:val="both"/>
        <w:rPr>
          <w:sz w:val="24"/>
        </w:rPr>
      </w:pPr>
    </w:p>
    <w:p w14:paraId="06373B53" w14:textId="77777777" w:rsidR="00925BB2" w:rsidRPr="00586D70" w:rsidRDefault="00925BB2" w:rsidP="00A6728F">
      <w:pPr>
        <w:tabs>
          <w:tab w:val="left" w:pos="0"/>
          <w:tab w:val="left" w:pos="360"/>
          <w:tab w:val="left" w:pos="720"/>
        </w:tabs>
        <w:suppressAutoHyphens/>
        <w:jc w:val="both"/>
        <w:rPr>
          <w:sz w:val="24"/>
        </w:rPr>
      </w:pPr>
      <w:r w:rsidRPr="00481B5D">
        <w:rPr>
          <w:sz w:val="24"/>
        </w:rPr>
        <w:t xml:space="preserve">The quotations shall be for the </w:t>
      </w:r>
      <w:r w:rsidRPr="00A6728F">
        <w:rPr>
          <w:sz w:val="24"/>
          <w:szCs w:val="24"/>
        </w:rPr>
        <w:t>Stryker iBed</w:t>
      </w:r>
      <w:r w:rsidRPr="00A6728F">
        <w:rPr>
          <w:sz w:val="24"/>
          <w:szCs w:val="24"/>
        </w:rPr>
        <w:t xml:space="preserve"> Wireless Server License, Integration, Dashboard, Server Maintenance and Installation </w:t>
      </w:r>
      <w:r w:rsidRPr="00481B5D">
        <w:rPr>
          <w:sz w:val="24"/>
        </w:rPr>
        <w:t>as described in the</w:t>
      </w:r>
      <w:r>
        <w:rPr>
          <w:sz w:val="24"/>
        </w:rPr>
        <w:t xml:space="preserve"> </w:t>
      </w:r>
      <w:r w:rsidRPr="00481B5D">
        <w:rPr>
          <w:sz w:val="24"/>
        </w:rPr>
        <w:t>Product Listing above.</w:t>
      </w:r>
      <w:r>
        <w:rPr>
          <w:sz w:val="24"/>
        </w:rPr>
        <w:t xml:space="preserve"> </w:t>
      </w:r>
      <w:r w:rsidRPr="00A56C8E">
        <w:rPr>
          <w:rFonts w:ascii="Arial" w:hAnsi="Arial" w:cs="Arial"/>
          <w:sz w:val="24"/>
          <w:szCs w:val="24"/>
        </w:rPr>
        <w:t>The required Platform is IT-related. FAR 25: The Buy American</w:t>
      </w:r>
      <w:r>
        <w:rPr>
          <w:rFonts w:ascii="Arial" w:hAnsi="Arial" w:cs="Arial"/>
          <w:sz w:val="24"/>
          <w:szCs w:val="24"/>
        </w:rPr>
        <w:t xml:space="preserve"> </w:t>
      </w:r>
      <w:r w:rsidRPr="00A56C8E">
        <w:rPr>
          <w:rFonts w:ascii="Arial" w:hAnsi="Arial" w:cs="Arial"/>
          <w:sz w:val="24"/>
          <w:szCs w:val="24"/>
        </w:rPr>
        <w:t xml:space="preserve">Act does not apply. </w:t>
      </w:r>
      <w:r w:rsidRPr="00481B5D">
        <w:rPr>
          <w:sz w:val="24"/>
        </w:rPr>
        <w:t>Intent to Compete/ RFQ:</w:t>
      </w:r>
      <w:r>
        <w:rPr>
          <w:sz w:val="24"/>
        </w:rPr>
        <w:t xml:space="preserve"> </w:t>
      </w:r>
      <w:r w:rsidRPr="00A6728F">
        <w:rPr>
          <w:rFonts w:eastAsiaTheme="minorHAnsi"/>
          <w:b/>
          <w:bCs/>
        </w:rPr>
        <w:t>36C24126Q0289</w:t>
      </w:r>
      <w:r>
        <w:rPr>
          <w:rFonts w:eastAsiaTheme="minorHAnsi"/>
          <w:b/>
          <w:bCs/>
        </w:rPr>
        <w:t xml:space="preserve"> </w:t>
      </w:r>
      <w:r w:rsidRPr="00481B5D">
        <w:rPr>
          <w:sz w:val="24"/>
        </w:rPr>
        <w:t>will be posted on Contract Opportunities.</w:t>
      </w:r>
      <w:r>
        <w:rPr>
          <w:sz w:val="24"/>
        </w:rPr>
        <w:t xml:space="preserve"> Large Business (LB) Original Equipment Manufacturer (OEM) Stryker Sales, LLC </w:t>
      </w:r>
      <w:r w:rsidRPr="00481B5D">
        <w:rPr>
          <w:sz w:val="24"/>
        </w:rPr>
        <w:t xml:space="preserve">has </w:t>
      </w:r>
      <w:r>
        <w:rPr>
          <w:sz w:val="24"/>
        </w:rPr>
        <w:t xml:space="preserve">provided a reseller list of Two (2) authorized distributors of the </w:t>
      </w:r>
      <w:r w:rsidRPr="00A6728F">
        <w:rPr>
          <w:sz w:val="24"/>
          <w:szCs w:val="24"/>
        </w:rPr>
        <w:t>Stryker iBed Wireless Server License, Integration, Dashboard, Server Main</w:t>
      </w:r>
      <w:r w:rsidRPr="00A6728F">
        <w:rPr>
          <w:sz w:val="24"/>
          <w:szCs w:val="24"/>
        </w:rPr>
        <w:t>tenance and Installation</w:t>
      </w:r>
      <w:r>
        <w:rPr>
          <w:sz w:val="24"/>
        </w:rPr>
        <w:t xml:space="preserve">. </w:t>
      </w:r>
      <w:r w:rsidRPr="00481B5D">
        <w:rPr>
          <w:sz w:val="24"/>
        </w:rPr>
        <w:t>All distributors providing a quote for the</w:t>
      </w:r>
      <w:r>
        <w:rPr>
          <w:sz w:val="24"/>
        </w:rPr>
        <w:t xml:space="preserve"> </w:t>
      </w:r>
      <w:r w:rsidRPr="00481B5D">
        <w:rPr>
          <w:sz w:val="24"/>
        </w:rPr>
        <w:t xml:space="preserve">required </w:t>
      </w:r>
      <w:r>
        <w:rPr>
          <w:sz w:val="24"/>
        </w:rPr>
        <w:t xml:space="preserve">service </w:t>
      </w:r>
      <w:r w:rsidRPr="00481B5D">
        <w:rPr>
          <w:sz w:val="24"/>
        </w:rPr>
        <w:t>must be capable of distributing th</w:t>
      </w:r>
      <w:r>
        <w:rPr>
          <w:sz w:val="24"/>
        </w:rPr>
        <w:t>e</w:t>
      </w:r>
      <w:r w:rsidRPr="00481B5D">
        <w:rPr>
          <w:sz w:val="24"/>
        </w:rPr>
        <w:t xml:space="preserve"> required</w:t>
      </w:r>
      <w:r>
        <w:rPr>
          <w:sz w:val="24"/>
        </w:rPr>
        <w:t xml:space="preserve"> items found in the Product Listing above</w:t>
      </w:r>
      <w:r w:rsidRPr="00481B5D">
        <w:rPr>
          <w:sz w:val="24"/>
        </w:rPr>
        <w:t xml:space="preserve"> and must be </w:t>
      </w:r>
      <w:r>
        <w:rPr>
          <w:sz w:val="24"/>
        </w:rPr>
        <w:t xml:space="preserve">able to provide written authorization from the LB OEM stating they are </w:t>
      </w:r>
      <w:r w:rsidRPr="00481B5D">
        <w:rPr>
          <w:sz w:val="24"/>
        </w:rPr>
        <w:t xml:space="preserve">authorized to distribute </w:t>
      </w:r>
      <w:r>
        <w:rPr>
          <w:sz w:val="24"/>
        </w:rPr>
        <w:t xml:space="preserve">the </w:t>
      </w:r>
      <w:r w:rsidRPr="00A6728F">
        <w:rPr>
          <w:sz w:val="24"/>
          <w:szCs w:val="24"/>
        </w:rPr>
        <w:t>Stryker iBed Wireless Server License, Integration, Dashboard, Server Maintenance and Installation</w:t>
      </w:r>
      <w:r>
        <w:rPr>
          <w:sz w:val="24"/>
          <w:szCs w:val="24"/>
        </w:rPr>
        <w:t>.</w:t>
      </w:r>
    </w:p>
    <w:p w14:paraId="06373B54" w14:textId="77777777" w:rsidR="00925BB2" w:rsidRPr="005F4F71" w:rsidRDefault="00925BB2" w:rsidP="00A6728F">
      <w:pPr>
        <w:tabs>
          <w:tab w:val="left" w:pos="0"/>
          <w:tab w:val="left" w:pos="360"/>
          <w:tab w:val="left" w:pos="720"/>
        </w:tabs>
        <w:suppressAutoHyphens/>
        <w:jc w:val="both"/>
        <w:rPr>
          <w:b/>
          <w:bCs/>
          <w:sz w:val="24"/>
        </w:rPr>
      </w:pPr>
    </w:p>
    <w:p w14:paraId="06373B55" w14:textId="77777777" w:rsidR="00925BB2" w:rsidRDefault="00925BB2" w:rsidP="00A6728F">
      <w:pPr>
        <w:tabs>
          <w:tab w:val="left" w:pos="0"/>
          <w:tab w:val="left" w:pos="360"/>
          <w:tab w:val="left" w:pos="720"/>
        </w:tabs>
        <w:suppressAutoHyphens/>
        <w:jc w:val="both"/>
        <w:rPr>
          <w:sz w:val="24"/>
        </w:rPr>
      </w:pPr>
      <w:r>
        <w:rPr>
          <w:b/>
          <w:sz w:val="24"/>
        </w:rPr>
        <w:t>AREAS TO BE SERVICED</w:t>
      </w:r>
    </w:p>
    <w:p w14:paraId="06373B56" w14:textId="77777777" w:rsidR="00925BB2" w:rsidRDefault="00925BB2" w:rsidP="00A6728F">
      <w:pPr>
        <w:tabs>
          <w:tab w:val="left" w:pos="0"/>
          <w:tab w:val="left" w:pos="360"/>
          <w:tab w:val="left" w:pos="720"/>
        </w:tabs>
        <w:suppressAutoHyphens/>
        <w:ind w:left="720"/>
        <w:jc w:val="both"/>
        <w:rPr>
          <w:sz w:val="24"/>
          <w:szCs w:val="24"/>
        </w:rPr>
      </w:pPr>
      <w:r>
        <w:rPr>
          <w:sz w:val="24"/>
          <w:szCs w:val="24"/>
        </w:rPr>
        <w:lastRenderedPageBreak/>
        <w:t>Department of Veterans Affairs</w:t>
      </w:r>
    </w:p>
    <w:p w14:paraId="06373B57" w14:textId="77777777" w:rsidR="00925BB2" w:rsidRPr="00B82AED" w:rsidRDefault="00925BB2" w:rsidP="00A6728F">
      <w:pPr>
        <w:tabs>
          <w:tab w:val="left" w:pos="0"/>
          <w:tab w:val="left" w:pos="360"/>
          <w:tab w:val="left" w:pos="720"/>
        </w:tabs>
        <w:suppressAutoHyphens/>
        <w:ind w:left="720"/>
        <w:jc w:val="both"/>
        <w:rPr>
          <w:sz w:val="24"/>
          <w:szCs w:val="24"/>
        </w:rPr>
      </w:pPr>
      <w:r w:rsidRPr="00B82AED">
        <w:rPr>
          <w:sz w:val="24"/>
          <w:szCs w:val="24"/>
        </w:rPr>
        <w:t>Providence VA Medical Center</w:t>
      </w:r>
      <w:r>
        <w:rPr>
          <w:sz w:val="24"/>
          <w:szCs w:val="24"/>
        </w:rPr>
        <w:t xml:space="preserve"> </w:t>
      </w:r>
    </w:p>
    <w:p w14:paraId="06373B58" w14:textId="77777777" w:rsidR="00925BB2" w:rsidRPr="00B82AED" w:rsidRDefault="00925BB2" w:rsidP="00A6728F">
      <w:pPr>
        <w:tabs>
          <w:tab w:val="left" w:pos="0"/>
          <w:tab w:val="left" w:pos="360"/>
          <w:tab w:val="left" w:pos="720"/>
        </w:tabs>
        <w:suppressAutoHyphens/>
        <w:ind w:left="720"/>
        <w:jc w:val="both"/>
        <w:rPr>
          <w:sz w:val="24"/>
          <w:szCs w:val="24"/>
        </w:rPr>
      </w:pPr>
      <w:r w:rsidRPr="00B82AED">
        <w:rPr>
          <w:sz w:val="24"/>
          <w:szCs w:val="24"/>
        </w:rPr>
        <w:t>830 Chalkstone Ave</w:t>
      </w:r>
    </w:p>
    <w:p w14:paraId="06373B59" w14:textId="77777777" w:rsidR="00925BB2" w:rsidRDefault="00925BB2" w:rsidP="00A6728F">
      <w:pPr>
        <w:tabs>
          <w:tab w:val="left" w:pos="0"/>
          <w:tab w:val="left" w:pos="360"/>
          <w:tab w:val="left" w:pos="720"/>
        </w:tabs>
        <w:suppressAutoHyphens/>
        <w:ind w:left="720"/>
        <w:jc w:val="both"/>
        <w:rPr>
          <w:sz w:val="24"/>
          <w:szCs w:val="24"/>
        </w:rPr>
      </w:pPr>
      <w:r w:rsidRPr="00B82AED">
        <w:rPr>
          <w:sz w:val="24"/>
          <w:szCs w:val="24"/>
        </w:rPr>
        <w:t>Providence, RI 02908</w:t>
      </w:r>
    </w:p>
    <w:p w14:paraId="06373B5A" w14:textId="77777777" w:rsidR="00925BB2" w:rsidRPr="00437E27" w:rsidRDefault="00925BB2" w:rsidP="00A6728F">
      <w:pPr>
        <w:pStyle w:val="Default"/>
        <w:rPr>
          <w:rFonts w:ascii="Arial" w:eastAsia="Calibri" w:hAnsi="Arial" w:cs="Arial"/>
          <w:b/>
          <w:bCs/>
          <w:color w:val="auto"/>
        </w:rPr>
      </w:pPr>
    </w:p>
    <w:p w14:paraId="06373B5B" w14:textId="77777777" w:rsidR="00925BB2" w:rsidRPr="00A613BC" w:rsidRDefault="00925BB2" w:rsidP="00A6728F">
      <w:pPr>
        <w:pStyle w:val="Default"/>
        <w:rPr>
          <w:rFonts w:ascii="Arial" w:eastAsia="Calibri" w:hAnsi="Arial" w:cs="Arial"/>
          <w:i/>
          <w:iCs/>
          <w:color w:val="00B050"/>
        </w:rPr>
      </w:pPr>
      <w:r w:rsidRPr="00437E27">
        <w:rPr>
          <w:rFonts w:ascii="Arial" w:eastAsia="Calibri" w:hAnsi="Arial" w:cs="Arial"/>
          <w:b/>
          <w:bCs/>
          <w:color w:val="auto"/>
        </w:rPr>
        <w:t xml:space="preserve">The following solicitation provisions apply to this acquisition: </w:t>
      </w:r>
    </w:p>
    <w:p w14:paraId="06373B5C" w14:textId="77777777" w:rsidR="00925BB2" w:rsidRPr="00437E27" w:rsidRDefault="00925BB2" w:rsidP="00A6728F">
      <w:pPr>
        <w:pStyle w:val="Default"/>
        <w:rPr>
          <w:rFonts w:ascii="Arial" w:eastAsia="Calibri" w:hAnsi="Arial" w:cs="Arial"/>
          <w:color w:val="auto"/>
        </w:rPr>
      </w:pPr>
      <w:r w:rsidRPr="00437E27">
        <w:rPr>
          <w:rFonts w:ascii="Arial" w:eastAsia="Calibri" w:hAnsi="Arial" w:cs="Arial"/>
          <w:color w:val="auto"/>
        </w:rPr>
        <w:t xml:space="preserve">1. </w:t>
      </w:r>
      <w:r w:rsidRPr="00437E27">
        <w:rPr>
          <w:rFonts w:ascii="Arial" w:eastAsia="Calibri" w:hAnsi="Arial" w:cs="Arial"/>
          <w:b/>
          <w:bCs/>
          <w:color w:val="auto"/>
        </w:rPr>
        <w:t>FAR 52.212-1</w:t>
      </w:r>
      <w:r w:rsidRPr="00437E27">
        <w:rPr>
          <w:rFonts w:ascii="Arial" w:eastAsia="Calibri" w:hAnsi="Arial" w:cs="Arial"/>
          <w:color w:val="auto"/>
        </w:rPr>
        <w:t xml:space="preserve">” </w:t>
      </w:r>
      <w:r w:rsidRPr="00437E27">
        <w:rPr>
          <w:rFonts w:ascii="Arial" w:eastAsia="Calibri" w:hAnsi="Arial" w:cs="Arial"/>
          <w:b/>
          <w:bCs/>
          <w:color w:val="auto"/>
        </w:rPr>
        <w:t>Instructions to Offerors–Commercial Items” (SEP 2023)</w:t>
      </w:r>
    </w:p>
    <w:p w14:paraId="06373B5D" w14:textId="77777777" w:rsidR="00925BB2" w:rsidRPr="00437E27" w:rsidRDefault="00925BB2" w:rsidP="00A6728F">
      <w:pPr>
        <w:pStyle w:val="ListParagraph"/>
        <w:numPr>
          <w:ilvl w:val="0"/>
          <w:numId w:val="2"/>
        </w:numPr>
        <w:jc w:val="both"/>
        <w:rPr>
          <w:rFonts w:eastAsia="Calibri"/>
        </w:rPr>
      </w:pPr>
      <w:r w:rsidRPr="00437E27">
        <w:rPr>
          <w:rFonts w:eastAsia="Calibri"/>
        </w:rPr>
        <w:t xml:space="preserve">Award shall be made to the </w:t>
      </w:r>
      <w:r>
        <w:rPr>
          <w:rFonts w:eastAsia="Calibri"/>
        </w:rPr>
        <w:t xml:space="preserve">capable </w:t>
      </w:r>
      <w:r w:rsidRPr="00437E27">
        <w:rPr>
          <w:rFonts w:eastAsia="Calibri"/>
        </w:rPr>
        <w:t xml:space="preserve">SB Class distributor/quoter, whose quotation is determined to be the lowest price. </w:t>
      </w:r>
    </w:p>
    <w:p w14:paraId="06373B5E" w14:textId="77777777" w:rsidR="00925BB2" w:rsidRPr="00437E27" w:rsidRDefault="00925BB2" w:rsidP="00A6728F">
      <w:pPr>
        <w:pStyle w:val="ListParagraph"/>
        <w:numPr>
          <w:ilvl w:val="0"/>
          <w:numId w:val="2"/>
        </w:numPr>
        <w:jc w:val="both"/>
        <w:rPr>
          <w:rFonts w:eastAsia="Calibri"/>
        </w:rPr>
      </w:pPr>
      <w:r w:rsidRPr="00437E27">
        <w:rPr>
          <w:rFonts w:eastAsia="Calibri"/>
        </w:rPr>
        <w:t xml:space="preserve">Pricing shall be </w:t>
      </w:r>
      <w:proofErr w:type="gramStart"/>
      <w:r w:rsidRPr="00437E27">
        <w:rPr>
          <w:rFonts w:eastAsia="Calibri"/>
        </w:rPr>
        <w:t>entered</w:t>
      </w:r>
      <w:proofErr w:type="gramEnd"/>
      <w:r w:rsidRPr="00437E27">
        <w:rPr>
          <w:rFonts w:eastAsia="Calibri"/>
        </w:rPr>
        <w:t xml:space="preserve"> for each line item as listed in the </w:t>
      </w:r>
      <w:r>
        <w:rPr>
          <w:rFonts w:eastAsia="Times New Roman"/>
          <w:b/>
          <w:bCs/>
        </w:rPr>
        <w:t xml:space="preserve">Statement of Work. </w:t>
      </w:r>
    </w:p>
    <w:p w14:paraId="06373B5F" w14:textId="77777777" w:rsidR="00925BB2" w:rsidRPr="000E79D4" w:rsidRDefault="00925BB2" w:rsidP="00A6728F">
      <w:pPr>
        <w:pStyle w:val="ListParagraph"/>
        <w:numPr>
          <w:ilvl w:val="0"/>
          <w:numId w:val="2"/>
        </w:numPr>
        <w:jc w:val="both"/>
        <w:rPr>
          <w:rFonts w:eastAsia="Calibri"/>
          <w:b/>
          <w:bCs/>
        </w:rPr>
      </w:pPr>
      <w:r w:rsidRPr="00437E27">
        <w:rPr>
          <w:rFonts w:eastAsia="Calibri"/>
        </w:rPr>
        <w:t>The requirement is for</w:t>
      </w:r>
      <w:r>
        <w:rPr>
          <w:rFonts w:eastAsia="Calibri"/>
        </w:rPr>
        <w:t xml:space="preserve"> </w:t>
      </w:r>
      <w:r w:rsidRPr="00A6728F">
        <w:rPr>
          <w:rFonts w:eastAsia="Calibri"/>
          <w:b/>
          <w:bCs/>
        </w:rPr>
        <w:t>Stryker iBed</w:t>
      </w:r>
      <w:r w:rsidRPr="00A6728F">
        <w:rPr>
          <w:rFonts w:eastAsia="Calibri"/>
          <w:b/>
          <w:bCs/>
        </w:rPr>
        <w:t xml:space="preserve"> Wireless Server License, Integration, Dashboard, Server Maintenance and Installation</w:t>
      </w:r>
    </w:p>
    <w:p w14:paraId="06373B60" w14:textId="77777777" w:rsidR="00925BB2" w:rsidRPr="00437E27" w:rsidRDefault="00925BB2" w:rsidP="00A6728F">
      <w:pPr>
        <w:pStyle w:val="ListParagraph"/>
        <w:numPr>
          <w:ilvl w:val="0"/>
          <w:numId w:val="2"/>
        </w:numPr>
        <w:jc w:val="both"/>
        <w:rPr>
          <w:rFonts w:eastAsia="Calibri"/>
        </w:rPr>
      </w:pPr>
      <w:r w:rsidRPr="00437E27">
        <w:rPr>
          <w:rFonts w:eastAsia="Calibri"/>
        </w:rPr>
        <w:t xml:space="preserve">The respondent must be verifiable as a SB in SAM and on the SBA (Small Business Administration) DSBS website.  </w:t>
      </w:r>
    </w:p>
    <w:p w14:paraId="06373B61" w14:textId="77777777" w:rsidR="00925BB2" w:rsidRPr="00437E27" w:rsidRDefault="00925BB2" w:rsidP="00A6728F">
      <w:pPr>
        <w:pStyle w:val="ListParagraph"/>
        <w:ind w:left="1440"/>
        <w:jc w:val="both"/>
        <w:rPr>
          <w:rFonts w:eastAsia="Calibri"/>
        </w:rPr>
      </w:pPr>
      <w:r w:rsidRPr="00437E27">
        <w:rPr>
          <w:rFonts w:eastAsia="Calibri"/>
        </w:rPr>
        <w:t xml:space="preserve">  </w:t>
      </w:r>
    </w:p>
    <w:p w14:paraId="06373B62" w14:textId="77777777" w:rsidR="00925BB2" w:rsidRPr="00437E27" w:rsidRDefault="00925BB2" w:rsidP="00A6728F">
      <w:pPr>
        <w:jc w:val="both"/>
        <w:rPr>
          <w:rFonts w:eastAsia="Calibri"/>
        </w:rPr>
      </w:pPr>
      <w:r w:rsidRPr="00437E27">
        <w:rPr>
          <w:rFonts w:eastAsia="Calibri"/>
          <w:b/>
          <w:bCs/>
        </w:rPr>
        <w:t xml:space="preserve">The following solicitation provisions apply to this acquisition: </w:t>
      </w:r>
    </w:p>
    <w:p w14:paraId="06373B63" w14:textId="77777777" w:rsidR="00925BB2" w:rsidRPr="00A13D6A" w:rsidRDefault="00925BB2" w:rsidP="00A6728F">
      <w:pPr>
        <w:jc w:val="both"/>
        <w:rPr>
          <w:rFonts w:eastAsia="Calibri"/>
          <w:b/>
          <w:bCs/>
        </w:rPr>
      </w:pPr>
      <w:r w:rsidRPr="00437E27">
        <w:rPr>
          <w:rFonts w:eastAsia="Calibri"/>
          <w:b/>
          <w:bCs/>
        </w:rPr>
        <w:t xml:space="preserve">2. </w:t>
      </w:r>
      <w:r w:rsidRPr="007A3B2C">
        <w:rPr>
          <w:rFonts w:eastAsia="Calibri"/>
          <w:b/>
          <w:bCs/>
        </w:rPr>
        <w:t>52.212-2 Evaluation—Commercial Products and Commercial Services.</w:t>
      </w:r>
      <w:r>
        <w:rPr>
          <w:rFonts w:eastAsia="Calibri"/>
          <w:b/>
          <w:bCs/>
        </w:rPr>
        <w:t xml:space="preserve"> </w:t>
      </w:r>
      <w:r w:rsidRPr="00A13D6A">
        <w:rPr>
          <w:rFonts w:eastAsia="Calibri"/>
          <w:b/>
          <w:bCs/>
        </w:rPr>
        <w:t>As prescribed</w:t>
      </w:r>
    </w:p>
    <w:p w14:paraId="06373B64" w14:textId="77777777" w:rsidR="00925BB2" w:rsidRPr="00A13D6A" w:rsidRDefault="00925BB2" w:rsidP="00A6728F">
      <w:pPr>
        <w:jc w:val="both"/>
        <w:rPr>
          <w:rFonts w:eastAsia="Calibri"/>
          <w:b/>
          <w:bCs/>
        </w:rPr>
      </w:pPr>
      <w:r w:rsidRPr="00A13D6A">
        <w:rPr>
          <w:rFonts w:eastAsia="Calibri"/>
          <w:b/>
          <w:bCs/>
        </w:rPr>
        <w:t>in 12.205(a)(2), insert a provision substantially as follows: EVALUATION—COMMERCIAL</w:t>
      </w:r>
    </w:p>
    <w:p w14:paraId="06373B65" w14:textId="77777777" w:rsidR="00925BB2" w:rsidRPr="00A13D6A" w:rsidRDefault="00925BB2" w:rsidP="00A6728F">
      <w:pPr>
        <w:jc w:val="both"/>
        <w:rPr>
          <w:rFonts w:eastAsia="Calibri"/>
          <w:b/>
          <w:bCs/>
        </w:rPr>
      </w:pPr>
      <w:r w:rsidRPr="00A13D6A">
        <w:rPr>
          <w:rFonts w:eastAsia="Calibri"/>
          <w:b/>
          <w:bCs/>
        </w:rPr>
        <w:t>PRODUCTS AND COMMERCIAL SERVICES (DEVIATION DATE)</w:t>
      </w:r>
    </w:p>
    <w:p w14:paraId="06373B66" w14:textId="77777777" w:rsidR="00925BB2" w:rsidRPr="00A13D6A" w:rsidRDefault="00925BB2" w:rsidP="00A6728F">
      <w:pPr>
        <w:jc w:val="both"/>
        <w:rPr>
          <w:rFonts w:eastAsia="Calibri"/>
          <w:b/>
          <w:bCs/>
        </w:rPr>
      </w:pPr>
      <w:r w:rsidRPr="00A13D6A">
        <w:rPr>
          <w:rFonts w:eastAsia="Calibri"/>
          <w:b/>
          <w:bCs/>
          <w:i/>
          <w:iCs/>
        </w:rPr>
        <w:t xml:space="preserve">Evaluation factors. </w:t>
      </w:r>
      <w:r w:rsidRPr="00A13D6A">
        <w:rPr>
          <w:rFonts w:eastAsia="Calibri"/>
          <w:b/>
          <w:bCs/>
        </w:rPr>
        <w:t>The Government will award a contract resulting from this solicitation</w:t>
      </w:r>
    </w:p>
    <w:p w14:paraId="06373B67" w14:textId="77777777" w:rsidR="00925BB2" w:rsidRPr="00A13D6A" w:rsidRDefault="00925BB2" w:rsidP="00A6728F">
      <w:pPr>
        <w:jc w:val="both"/>
        <w:rPr>
          <w:rFonts w:eastAsia="Calibri"/>
          <w:b/>
          <w:bCs/>
        </w:rPr>
      </w:pPr>
      <w:r w:rsidRPr="00A13D6A">
        <w:rPr>
          <w:rFonts w:eastAsia="Calibri"/>
          <w:b/>
          <w:bCs/>
        </w:rPr>
        <w:t>to the responsible Offeror whose offer conforming to the solicitation will be most</w:t>
      </w:r>
    </w:p>
    <w:p w14:paraId="06373B68" w14:textId="77777777" w:rsidR="00925BB2" w:rsidRPr="00A13D6A" w:rsidRDefault="00925BB2" w:rsidP="00A6728F">
      <w:pPr>
        <w:jc w:val="both"/>
        <w:rPr>
          <w:rFonts w:eastAsia="Calibri"/>
          <w:b/>
          <w:bCs/>
        </w:rPr>
      </w:pPr>
      <w:r w:rsidRPr="00A13D6A">
        <w:rPr>
          <w:rFonts w:eastAsia="Calibri"/>
          <w:b/>
          <w:bCs/>
        </w:rPr>
        <w:t>advantageous to the Government, price and other factors considered.</w:t>
      </w:r>
    </w:p>
    <w:p w14:paraId="06373B69" w14:textId="77777777" w:rsidR="00925BB2" w:rsidRPr="00A13D6A" w:rsidRDefault="00925BB2" w:rsidP="00A6728F">
      <w:pPr>
        <w:jc w:val="both"/>
        <w:rPr>
          <w:rFonts w:eastAsia="Calibri"/>
          <w:b/>
          <w:bCs/>
          <w:i/>
          <w:iCs/>
        </w:rPr>
      </w:pPr>
      <w:r w:rsidRPr="00A13D6A">
        <w:rPr>
          <w:rFonts w:eastAsia="Calibri"/>
          <w:b/>
          <w:bCs/>
          <w:i/>
          <w:iCs/>
        </w:rPr>
        <w:t>NOTE: This competition will be an SB Set-aside as authorized by FAR 19.502-2(a). The</w:t>
      </w:r>
    </w:p>
    <w:p w14:paraId="06373B6A" w14:textId="77777777" w:rsidR="00925BB2" w:rsidRPr="00437E27" w:rsidRDefault="00925BB2" w:rsidP="00A6728F">
      <w:pPr>
        <w:jc w:val="both"/>
        <w:rPr>
          <w:rFonts w:eastAsia="Calibri"/>
          <w:b/>
          <w:bCs/>
        </w:rPr>
      </w:pPr>
      <w:r w:rsidRPr="00A13D6A">
        <w:rPr>
          <w:rFonts w:eastAsia="Calibri"/>
          <w:b/>
          <w:bCs/>
          <w:i/>
          <w:iCs/>
        </w:rPr>
        <w:t>final selection will be for price alone.</w:t>
      </w:r>
    </w:p>
    <w:p w14:paraId="06373B6B" w14:textId="77777777" w:rsidR="00925BB2" w:rsidRPr="000D7086" w:rsidRDefault="00925BB2" w:rsidP="00A6728F">
      <w:pPr>
        <w:ind w:left="720"/>
        <w:jc w:val="both"/>
        <w:rPr>
          <w:rFonts w:eastAsia="Calibri"/>
          <w:b/>
          <w:bCs/>
          <w:color w:val="000000" w:themeColor="text1"/>
        </w:rPr>
      </w:pPr>
      <w:r w:rsidRPr="000D7086">
        <w:rPr>
          <w:rFonts w:eastAsia="Calibri"/>
          <w:b/>
          <w:bCs/>
          <w:color w:val="000000" w:themeColor="text1"/>
        </w:rPr>
        <w:t>The following factors will be used to evaluate offers:</w:t>
      </w:r>
    </w:p>
    <w:p w14:paraId="06373B6C" w14:textId="77777777" w:rsidR="00925BB2" w:rsidRPr="000D7086" w:rsidRDefault="00925BB2" w:rsidP="00A6728F">
      <w:pPr>
        <w:ind w:left="720"/>
        <w:jc w:val="both"/>
        <w:rPr>
          <w:rFonts w:eastAsia="Calibri"/>
          <w:color w:val="000000" w:themeColor="text1"/>
        </w:rPr>
      </w:pPr>
      <w:r w:rsidRPr="000D7086">
        <w:rPr>
          <w:rFonts w:eastAsia="Calibri"/>
          <w:color w:val="000000" w:themeColor="text1"/>
        </w:rPr>
        <w:t>(1) Full capability to supply all Line-Item requirements listed above, at the lowest price.</w:t>
      </w:r>
    </w:p>
    <w:p w14:paraId="06373B6D" w14:textId="77777777" w:rsidR="00925BB2" w:rsidRPr="000D7086" w:rsidRDefault="00925BB2" w:rsidP="00A6728F">
      <w:pPr>
        <w:ind w:left="720"/>
        <w:jc w:val="both"/>
        <w:rPr>
          <w:rFonts w:eastAsia="Calibri"/>
          <w:color w:val="000000" w:themeColor="text1"/>
        </w:rPr>
      </w:pPr>
      <w:r w:rsidRPr="000D7086">
        <w:rPr>
          <w:rFonts w:eastAsia="Calibri"/>
          <w:color w:val="000000" w:themeColor="text1"/>
        </w:rPr>
        <w:t>Award shall be made to the capable SB Class distributor/quoter, whose quotation is</w:t>
      </w:r>
    </w:p>
    <w:p w14:paraId="06373B6E" w14:textId="77777777" w:rsidR="00925BB2" w:rsidRPr="000D7086" w:rsidRDefault="00925BB2" w:rsidP="00A6728F">
      <w:pPr>
        <w:ind w:left="720"/>
        <w:jc w:val="both"/>
        <w:rPr>
          <w:rFonts w:eastAsia="Calibri"/>
          <w:color w:val="000000" w:themeColor="text1"/>
        </w:rPr>
      </w:pPr>
      <w:r w:rsidRPr="000D7086">
        <w:rPr>
          <w:rFonts w:eastAsia="Calibri"/>
          <w:color w:val="000000" w:themeColor="text1"/>
        </w:rPr>
        <w:t>determined to be the lowest price.</w:t>
      </w:r>
    </w:p>
    <w:p w14:paraId="06373B6F" w14:textId="77777777" w:rsidR="00925BB2" w:rsidRPr="00DF6C27" w:rsidRDefault="00925BB2" w:rsidP="00A6728F">
      <w:pPr>
        <w:pStyle w:val="ListParagraph"/>
        <w:numPr>
          <w:ilvl w:val="1"/>
          <w:numId w:val="3"/>
        </w:numPr>
        <w:jc w:val="both"/>
        <w:rPr>
          <w:rFonts w:eastAsia="Calibri"/>
          <w:color w:val="000000" w:themeColor="text1"/>
        </w:rPr>
      </w:pPr>
      <w:r w:rsidRPr="00DF6C27">
        <w:rPr>
          <w:rFonts w:eastAsia="Calibri"/>
          <w:color w:val="000000" w:themeColor="text1"/>
        </w:rPr>
        <w:t>The respondent must be actively registered in SAM.</w:t>
      </w:r>
    </w:p>
    <w:p w14:paraId="06373B70" w14:textId="77777777" w:rsidR="00925BB2" w:rsidRPr="00DF6C27" w:rsidRDefault="00925BB2" w:rsidP="00A6728F">
      <w:pPr>
        <w:pStyle w:val="ListParagraph"/>
        <w:numPr>
          <w:ilvl w:val="1"/>
          <w:numId w:val="3"/>
        </w:numPr>
        <w:jc w:val="both"/>
        <w:rPr>
          <w:rFonts w:eastAsia="Calibri"/>
          <w:color w:val="000000" w:themeColor="text1"/>
        </w:rPr>
      </w:pPr>
      <w:r w:rsidRPr="00DF6C27">
        <w:rPr>
          <w:rFonts w:eastAsia="Calibri"/>
          <w:color w:val="000000" w:themeColor="text1"/>
        </w:rPr>
        <w:t xml:space="preserve">The applicable NAICS: </w:t>
      </w:r>
      <w:r>
        <w:rPr>
          <w:rFonts w:eastAsia="Calibri"/>
          <w:color w:val="000000" w:themeColor="text1"/>
        </w:rPr>
        <w:t>513210</w:t>
      </w:r>
      <w:r w:rsidRPr="00DF6C27">
        <w:rPr>
          <w:rFonts w:eastAsia="Calibri"/>
          <w:color w:val="000000" w:themeColor="text1"/>
        </w:rPr>
        <w:t>.</w:t>
      </w:r>
    </w:p>
    <w:p w14:paraId="06373B71" w14:textId="77777777" w:rsidR="00925BB2" w:rsidRPr="00DF6C27" w:rsidRDefault="00925BB2" w:rsidP="00A6728F">
      <w:pPr>
        <w:pStyle w:val="ListParagraph"/>
        <w:numPr>
          <w:ilvl w:val="1"/>
          <w:numId w:val="3"/>
        </w:numPr>
        <w:jc w:val="both"/>
        <w:rPr>
          <w:rFonts w:eastAsia="Calibri"/>
          <w:b/>
          <w:bCs/>
          <w:i/>
          <w:iCs/>
          <w:color w:val="000000" w:themeColor="text1"/>
        </w:rPr>
      </w:pPr>
      <w:r w:rsidRPr="00DF6C27">
        <w:rPr>
          <w:rFonts w:eastAsia="Calibri"/>
          <w:color w:val="000000" w:themeColor="text1"/>
        </w:rPr>
        <w:lastRenderedPageBreak/>
        <w:t xml:space="preserve">The respondent must be capable of providing the </w:t>
      </w:r>
      <w:r w:rsidRPr="00A6728F">
        <w:rPr>
          <w:rFonts w:eastAsia="Calibri"/>
          <w:b/>
          <w:bCs/>
          <w:i/>
          <w:iCs/>
          <w:color w:val="000000" w:themeColor="text1"/>
        </w:rPr>
        <w:t xml:space="preserve">Stryker iBed Wireless Server License, Integration, Dashboard, Server Maintenance and Installation </w:t>
      </w:r>
      <w:r w:rsidRPr="00DF6C27">
        <w:rPr>
          <w:rFonts w:eastAsia="Calibri"/>
          <w:b/>
          <w:bCs/>
          <w:i/>
          <w:iCs/>
          <w:color w:val="000000" w:themeColor="text1"/>
        </w:rPr>
        <w:t>Product Listing above on P</w:t>
      </w:r>
      <w:r>
        <w:rPr>
          <w:rFonts w:eastAsia="Calibri"/>
          <w:b/>
          <w:bCs/>
          <w:i/>
          <w:iCs/>
          <w:color w:val="000000" w:themeColor="text1"/>
        </w:rPr>
        <w:t>9</w:t>
      </w:r>
      <w:r w:rsidRPr="00DF6C27">
        <w:rPr>
          <w:rFonts w:eastAsia="Calibri"/>
          <w:b/>
          <w:bCs/>
          <w:i/>
          <w:iCs/>
          <w:color w:val="000000" w:themeColor="text1"/>
        </w:rPr>
        <w:t>.</w:t>
      </w:r>
    </w:p>
    <w:p w14:paraId="06373B72" w14:textId="77777777" w:rsidR="00925BB2" w:rsidRPr="00DF6C27" w:rsidRDefault="00925BB2" w:rsidP="00A6728F">
      <w:pPr>
        <w:pStyle w:val="ListParagraph"/>
        <w:numPr>
          <w:ilvl w:val="1"/>
          <w:numId w:val="3"/>
        </w:numPr>
        <w:jc w:val="both"/>
        <w:rPr>
          <w:rFonts w:eastAsia="Calibri"/>
          <w:b/>
          <w:bCs/>
          <w:color w:val="000000" w:themeColor="text1"/>
        </w:rPr>
      </w:pPr>
      <w:r w:rsidRPr="00DF6C27">
        <w:rPr>
          <w:rFonts w:eastAsia="Calibri"/>
          <w:color w:val="000000" w:themeColor="text1"/>
        </w:rPr>
        <w:t xml:space="preserve">The respondent must be designated by </w:t>
      </w:r>
      <w:r w:rsidRPr="00EA32A7">
        <w:rPr>
          <w:rFonts w:eastAsia="Calibri"/>
          <w:b/>
          <w:bCs/>
          <w:color w:val="000000" w:themeColor="text1"/>
        </w:rPr>
        <w:t>Stryker</w:t>
      </w:r>
      <w:r w:rsidRPr="00DF6C27">
        <w:rPr>
          <w:rFonts w:eastAsia="Calibri"/>
          <w:color w:val="000000" w:themeColor="text1"/>
        </w:rPr>
        <w:t xml:space="preserve"> as an authorized distributor of the required items. An </w:t>
      </w:r>
      <w:r w:rsidRPr="00DF6C27">
        <w:rPr>
          <w:rFonts w:eastAsia="Calibri"/>
          <w:b/>
          <w:bCs/>
          <w:color w:val="000000" w:themeColor="text1"/>
        </w:rPr>
        <w:t>AUTHORIZED RESELLER LETTER</w:t>
      </w:r>
      <w:r w:rsidRPr="00DF6C27">
        <w:rPr>
          <w:rFonts w:eastAsia="Calibri"/>
          <w:color w:val="000000" w:themeColor="text1"/>
        </w:rPr>
        <w:t xml:space="preserve"> is required to be submitted with quote. </w:t>
      </w:r>
    </w:p>
    <w:p w14:paraId="06373B73" w14:textId="77777777" w:rsidR="00925BB2" w:rsidRPr="00DF6C27" w:rsidRDefault="00925BB2" w:rsidP="00A6728F">
      <w:pPr>
        <w:pStyle w:val="ListParagraph"/>
        <w:numPr>
          <w:ilvl w:val="1"/>
          <w:numId w:val="3"/>
        </w:numPr>
        <w:jc w:val="both"/>
        <w:rPr>
          <w:rFonts w:eastAsia="Calibri"/>
          <w:color w:val="000000" w:themeColor="text1"/>
        </w:rPr>
      </w:pPr>
      <w:r w:rsidRPr="00DF6C27">
        <w:rPr>
          <w:rFonts w:eastAsia="Calibri"/>
          <w:color w:val="000000" w:themeColor="text1"/>
        </w:rPr>
        <w:t>Pricing shall be entered for each line-item as listed in</w:t>
      </w:r>
      <w:r>
        <w:rPr>
          <w:rFonts w:eastAsia="Calibri"/>
          <w:color w:val="000000" w:themeColor="text1"/>
        </w:rPr>
        <w:t xml:space="preserve"> </w:t>
      </w:r>
      <w:r w:rsidRPr="00DF6C27">
        <w:rPr>
          <w:rFonts w:eastAsia="Calibri"/>
          <w:color w:val="000000" w:themeColor="text1"/>
        </w:rPr>
        <w:t xml:space="preserve">the </w:t>
      </w:r>
      <w:r w:rsidRPr="00A6728F">
        <w:rPr>
          <w:rFonts w:eastAsia="Calibri"/>
          <w:b/>
          <w:bCs/>
          <w:i/>
          <w:iCs/>
          <w:color w:val="000000" w:themeColor="text1"/>
        </w:rPr>
        <w:t xml:space="preserve">Stryker iBed Wireless Server License, Integration, Dashboard, Server Maintenance and Installation </w:t>
      </w:r>
      <w:r w:rsidRPr="00DF6C27">
        <w:rPr>
          <w:rFonts w:eastAsia="Calibri"/>
          <w:b/>
          <w:bCs/>
          <w:i/>
          <w:iCs/>
          <w:color w:val="000000" w:themeColor="text1"/>
        </w:rPr>
        <w:t>Product Listing above on P</w:t>
      </w:r>
      <w:r>
        <w:rPr>
          <w:rFonts w:eastAsia="Calibri"/>
          <w:b/>
          <w:bCs/>
          <w:i/>
          <w:iCs/>
          <w:color w:val="000000" w:themeColor="text1"/>
        </w:rPr>
        <w:t>9</w:t>
      </w:r>
      <w:r w:rsidRPr="00DF6C27">
        <w:rPr>
          <w:rFonts w:eastAsia="Calibri"/>
          <w:b/>
          <w:bCs/>
          <w:i/>
          <w:iCs/>
          <w:color w:val="000000" w:themeColor="text1"/>
        </w:rPr>
        <w:t>.</w:t>
      </w:r>
    </w:p>
    <w:p w14:paraId="06373B74" w14:textId="77777777" w:rsidR="00925BB2" w:rsidRPr="002E3971" w:rsidRDefault="00925BB2" w:rsidP="00A6728F">
      <w:pPr>
        <w:pStyle w:val="ListParagraph"/>
        <w:numPr>
          <w:ilvl w:val="1"/>
          <w:numId w:val="3"/>
        </w:numPr>
        <w:jc w:val="both"/>
        <w:rPr>
          <w:rFonts w:eastAsia="Calibri"/>
          <w:color w:val="000000" w:themeColor="text1"/>
        </w:rPr>
      </w:pPr>
      <w:r w:rsidRPr="00DF6C27">
        <w:rPr>
          <w:rFonts w:eastAsia="Calibri"/>
          <w:color w:val="000000" w:themeColor="text1"/>
        </w:rPr>
        <w:t>The lowest price determination will be based upon the lowest total price for all three</w:t>
      </w:r>
      <w:r>
        <w:rPr>
          <w:rFonts w:eastAsia="Calibri"/>
          <w:color w:val="000000" w:themeColor="text1"/>
        </w:rPr>
        <w:t xml:space="preserve"> </w:t>
      </w:r>
      <w:r w:rsidRPr="002E3971">
        <w:rPr>
          <w:rFonts w:eastAsia="Calibri"/>
          <w:color w:val="000000" w:themeColor="text1"/>
        </w:rPr>
        <w:t xml:space="preserve">(3) Line-Items listed on the </w:t>
      </w:r>
      <w:r w:rsidRPr="00A6728F">
        <w:rPr>
          <w:rFonts w:eastAsia="Calibri"/>
          <w:b/>
          <w:bCs/>
          <w:i/>
          <w:iCs/>
          <w:color w:val="000000" w:themeColor="text1"/>
        </w:rPr>
        <w:t xml:space="preserve">Stryker iBed Wireless Server License, Integration, Dashboard, Server Maintenance and Installation </w:t>
      </w:r>
      <w:r w:rsidRPr="002E3971">
        <w:rPr>
          <w:rFonts w:eastAsia="Calibri"/>
          <w:b/>
          <w:bCs/>
          <w:i/>
          <w:iCs/>
          <w:color w:val="000000" w:themeColor="text1"/>
        </w:rPr>
        <w:t>Product Listing above on P</w:t>
      </w:r>
      <w:r>
        <w:rPr>
          <w:rFonts w:eastAsia="Calibri"/>
          <w:b/>
          <w:bCs/>
          <w:i/>
          <w:iCs/>
          <w:color w:val="000000" w:themeColor="text1"/>
        </w:rPr>
        <w:t>9</w:t>
      </w:r>
      <w:r w:rsidRPr="002E3971">
        <w:rPr>
          <w:rFonts w:eastAsia="Calibri"/>
          <w:b/>
          <w:bCs/>
          <w:i/>
          <w:iCs/>
          <w:color w:val="000000" w:themeColor="text1"/>
        </w:rPr>
        <w:t xml:space="preserve">. </w:t>
      </w:r>
    </w:p>
    <w:p w14:paraId="06373B75" w14:textId="77777777" w:rsidR="00925BB2" w:rsidRPr="00913A30" w:rsidRDefault="00925BB2" w:rsidP="00A6728F">
      <w:pPr>
        <w:pStyle w:val="ListParagraph"/>
        <w:numPr>
          <w:ilvl w:val="0"/>
          <w:numId w:val="4"/>
        </w:numPr>
        <w:jc w:val="both"/>
        <w:rPr>
          <w:rFonts w:eastAsia="Calibri"/>
          <w:b/>
          <w:bCs/>
          <w:i/>
          <w:iCs/>
          <w:color w:val="000000" w:themeColor="text1"/>
        </w:rPr>
      </w:pPr>
      <w:r>
        <w:rPr>
          <w:rFonts w:eastAsia="Calibri"/>
          <w:color w:val="000000" w:themeColor="text1"/>
        </w:rPr>
        <w:t>Due to this software being the only compatible software for the already obtained Stryker mattresses, n</w:t>
      </w:r>
      <w:r w:rsidRPr="002E3971">
        <w:rPr>
          <w:rFonts w:eastAsia="Calibri"/>
          <w:color w:val="000000" w:themeColor="text1"/>
        </w:rPr>
        <w:t>o substitutions will</w:t>
      </w:r>
      <w:r>
        <w:rPr>
          <w:rFonts w:eastAsia="Calibri"/>
          <w:color w:val="000000" w:themeColor="text1"/>
        </w:rPr>
        <w:t xml:space="preserve"> </w:t>
      </w:r>
      <w:r w:rsidRPr="00913A30">
        <w:rPr>
          <w:rFonts w:eastAsia="Calibri"/>
          <w:color w:val="000000" w:themeColor="text1"/>
        </w:rPr>
        <w:t>be considered.</w:t>
      </w:r>
    </w:p>
    <w:p w14:paraId="06373B76" w14:textId="77777777" w:rsidR="00925BB2" w:rsidRPr="00437E27" w:rsidRDefault="00925BB2" w:rsidP="00A6728F">
      <w:pPr>
        <w:jc w:val="both"/>
        <w:rPr>
          <w:rFonts w:eastAsia="Calibri"/>
          <w:color w:val="000000" w:themeColor="text1"/>
        </w:rPr>
      </w:pPr>
    </w:p>
    <w:p w14:paraId="06373B77" w14:textId="77777777" w:rsidR="00925BB2" w:rsidRPr="00437E27" w:rsidRDefault="00925BB2" w:rsidP="00A6728F">
      <w:pPr>
        <w:pStyle w:val="Default"/>
        <w:rPr>
          <w:rFonts w:ascii="Arial" w:eastAsia="Calibri" w:hAnsi="Arial" w:cs="Arial"/>
          <w:b/>
          <w:bCs/>
          <w:color w:val="00B050"/>
        </w:rPr>
      </w:pPr>
      <w:r w:rsidRPr="00437E27">
        <w:rPr>
          <w:rFonts w:ascii="Arial" w:eastAsia="Calibri" w:hAnsi="Arial" w:cs="Arial"/>
          <w:b/>
          <w:bCs/>
          <w:color w:val="auto"/>
        </w:rPr>
        <w:t>3. FAR 52.212-3:</w:t>
      </w:r>
      <w:r w:rsidRPr="00437E27">
        <w:rPr>
          <w:rFonts w:ascii="Arial" w:eastAsia="Calibri" w:hAnsi="Arial" w:cs="Arial"/>
          <w:color w:val="auto"/>
        </w:rPr>
        <w:t xml:space="preserve"> </w:t>
      </w:r>
      <w:r w:rsidRPr="00437E27">
        <w:rPr>
          <w:rFonts w:ascii="Arial" w:eastAsia="Calibri" w:hAnsi="Arial" w:cs="Arial"/>
          <w:b/>
          <w:bCs/>
          <w:color w:val="auto"/>
        </w:rPr>
        <w:t xml:space="preserve">“Offerors Representations and Certifications–Commercial Items” (MAY 2024) (DEVIATION FEB 2025) </w:t>
      </w:r>
    </w:p>
    <w:p w14:paraId="06373B78" w14:textId="77777777" w:rsidR="00925BB2" w:rsidRDefault="00925BB2" w:rsidP="00A6728F">
      <w:pPr>
        <w:pStyle w:val="Default"/>
        <w:ind w:left="720"/>
        <w:rPr>
          <w:rFonts w:ascii="Arial" w:eastAsia="Calibri" w:hAnsi="Arial" w:cs="Arial"/>
          <w:color w:val="auto"/>
        </w:rPr>
      </w:pPr>
      <w:r w:rsidRPr="00437E27">
        <w:rPr>
          <w:rFonts w:ascii="Arial" w:eastAsia="Calibri" w:hAnsi="Arial" w:cs="Arial"/>
          <w:color w:val="auto"/>
        </w:rPr>
        <w:t xml:space="preserve">Offerors must complete annual representations and certifications on-line at </w:t>
      </w:r>
      <w:hyperlink r:id="rId9" w:anchor="1" w:history="1">
        <w:r w:rsidRPr="00437E27">
          <w:rPr>
            <w:rStyle w:val="Hyperlink"/>
            <w:rFonts w:ascii="Arial" w:eastAsia="Calibri" w:hAnsi="Arial" w:cs="Arial"/>
          </w:rPr>
          <w:t>https://www.sam.gov/portal/SAM/#1</w:t>
        </w:r>
      </w:hyperlink>
      <w:r w:rsidRPr="00437E27">
        <w:rPr>
          <w:rFonts w:ascii="Arial" w:eastAsia="Calibri" w:hAnsi="Arial" w:cs="Arial"/>
          <w:color w:val="auto"/>
        </w:rPr>
        <w:t xml:space="preserve">, in accordance with FAR 52.212-3, “Offerors Representations and Certifications–Commercial Items.” If paragraph (j) of the provision is applicable, a written submission is required. </w:t>
      </w:r>
    </w:p>
    <w:p w14:paraId="06373B79" w14:textId="77777777" w:rsidR="00925BB2" w:rsidRPr="00A6728F" w:rsidRDefault="00925BB2" w:rsidP="00A6728F">
      <w:pPr>
        <w:pStyle w:val="Default"/>
        <w:ind w:left="720"/>
        <w:rPr>
          <w:rFonts w:ascii="Arial" w:eastAsia="Calibri" w:hAnsi="Arial" w:cs="Arial"/>
          <w:color w:val="auto"/>
        </w:rPr>
      </w:pPr>
    </w:p>
    <w:p w14:paraId="06373B7A" w14:textId="77777777" w:rsidR="00925BB2" w:rsidRPr="00437E27" w:rsidRDefault="00925BB2" w:rsidP="00A6728F">
      <w:pPr>
        <w:pStyle w:val="Default"/>
        <w:rPr>
          <w:rFonts w:ascii="Arial" w:eastAsia="Calibri" w:hAnsi="Arial" w:cs="Arial"/>
          <w:color w:val="000000" w:themeColor="text1"/>
        </w:rPr>
      </w:pPr>
      <w:r w:rsidRPr="00437E27">
        <w:rPr>
          <w:rFonts w:ascii="Arial" w:eastAsia="Calibri" w:hAnsi="Arial" w:cs="Arial"/>
          <w:b/>
          <w:bCs/>
          <w:color w:val="auto"/>
        </w:rPr>
        <w:t xml:space="preserve">The following contract clauses apply to this acquisition: </w:t>
      </w:r>
    </w:p>
    <w:p w14:paraId="06373B7B" w14:textId="77777777" w:rsidR="00925BB2" w:rsidRPr="00437E27" w:rsidRDefault="00925BB2" w:rsidP="00A6728F">
      <w:pPr>
        <w:pStyle w:val="ListParagraph"/>
        <w:keepNext/>
        <w:numPr>
          <w:ilvl w:val="0"/>
          <w:numId w:val="5"/>
        </w:numPr>
        <w:rPr>
          <w:rFonts w:eastAsia="Calibri"/>
          <w:color w:val="000000" w:themeColor="text1"/>
        </w:rPr>
      </w:pPr>
      <w:r w:rsidRPr="00437E27">
        <w:rPr>
          <w:rFonts w:eastAsia="Calibri"/>
          <w:color w:val="000000" w:themeColor="text1"/>
        </w:rPr>
        <w:t>FAR 52.212-4, “Contract Terms and Conditions–Commercial Items” Nov 2023</w:t>
      </w:r>
    </w:p>
    <w:p w14:paraId="06373B7C" w14:textId="77777777" w:rsidR="00925BB2" w:rsidRPr="00437E27" w:rsidRDefault="00925BB2" w:rsidP="00A6728F">
      <w:pPr>
        <w:pStyle w:val="ListParagraph"/>
        <w:keepNext/>
        <w:numPr>
          <w:ilvl w:val="0"/>
          <w:numId w:val="5"/>
        </w:numPr>
        <w:rPr>
          <w:rFonts w:eastAsia="Calibri"/>
          <w:color w:val="000000" w:themeColor="text1"/>
        </w:rPr>
      </w:pPr>
      <w:r w:rsidRPr="00437E27">
        <w:rPr>
          <w:rFonts w:eastAsia="Calibri"/>
          <w:color w:val="000000" w:themeColor="text1"/>
        </w:rPr>
        <w:t>FAR 52.212-5, “Contract Terms and Conditions Required to Implement Statutes or Executive Orders” Jan 2025 (DEVIATION FEB 2025)</w:t>
      </w:r>
    </w:p>
    <w:p w14:paraId="06373B7D" w14:textId="77777777" w:rsidR="00925BB2" w:rsidRPr="00437E27" w:rsidRDefault="00925BB2" w:rsidP="00A6728F">
      <w:pPr>
        <w:rPr>
          <w:rFonts w:eastAsia="Calibri"/>
          <w:color w:val="000000" w:themeColor="text1"/>
        </w:rPr>
      </w:pPr>
    </w:p>
    <w:p w14:paraId="06373B7E" w14:textId="77777777" w:rsidR="00925BB2" w:rsidRPr="00437E27" w:rsidRDefault="00925BB2" w:rsidP="00A6728F">
      <w:pPr>
        <w:rPr>
          <w:rFonts w:eastAsia="Calibri"/>
          <w:b/>
          <w:bCs/>
          <w:color w:val="000000" w:themeColor="text1"/>
        </w:rPr>
      </w:pPr>
      <w:r w:rsidRPr="00437E27">
        <w:rPr>
          <w:rFonts w:eastAsia="Calibri"/>
          <w:b/>
          <w:bCs/>
          <w:color w:val="000000" w:themeColor="text1"/>
        </w:rPr>
        <w:t xml:space="preserve">The following subparagraphs of FAR 52.212-5 (JAN 2025) are applicable: </w:t>
      </w:r>
    </w:p>
    <w:p w14:paraId="06373B7F" w14:textId="77777777" w:rsidR="00925BB2" w:rsidRPr="00437E27" w:rsidRDefault="00925BB2" w:rsidP="00A6728F">
      <w:pPr>
        <w:pStyle w:val="ListParagraph"/>
        <w:numPr>
          <w:ilvl w:val="0"/>
          <w:numId w:val="6"/>
        </w:numPr>
        <w:rPr>
          <w:rFonts w:eastAsia="Calibri"/>
          <w:color w:val="000000" w:themeColor="text1"/>
        </w:rPr>
      </w:pPr>
      <w:r w:rsidRPr="00437E27">
        <w:rPr>
          <w:rFonts w:eastAsia="Calibri"/>
          <w:color w:val="000000" w:themeColor="text1"/>
        </w:rPr>
        <w:t xml:space="preserve">52.204-10, 52.209-6, 52.219-28, 52.222-3, 52.222-19, 52.222-21, 52.222-26, 52.222-50, 52.223-1 (MAY 2024) (DEV FEB 2025); 52.223-10 (MAY 2024) (DEV FEB 2025), 52.223-23 (MAY 2024) (DEV FEB 2025), 52.223-18, 52.225-13, 52.232-33.  </w:t>
      </w:r>
    </w:p>
    <w:p w14:paraId="06373B80" w14:textId="77777777" w:rsidR="00925BB2" w:rsidRPr="00437E27" w:rsidRDefault="00925BB2" w:rsidP="00A6728F">
      <w:pPr>
        <w:pStyle w:val="ListParagraph"/>
        <w:rPr>
          <w:rFonts w:eastAsia="Calibri"/>
          <w:color w:val="000000" w:themeColor="text1"/>
        </w:rPr>
      </w:pPr>
    </w:p>
    <w:p w14:paraId="06373B81" w14:textId="77777777" w:rsidR="00925BB2" w:rsidRPr="00437E27" w:rsidRDefault="00925BB2" w:rsidP="00A6728F">
      <w:pPr>
        <w:jc w:val="center"/>
        <w:rPr>
          <w:b/>
          <w:bCs/>
        </w:rPr>
      </w:pPr>
    </w:p>
    <w:p w14:paraId="06373B82" w14:textId="77777777" w:rsidR="00925BB2" w:rsidRPr="00437E27" w:rsidRDefault="00925BB2" w:rsidP="00A6728F">
      <w:pPr>
        <w:jc w:val="both"/>
      </w:pPr>
      <w:r w:rsidRPr="00437E27">
        <w:rPr>
          <w:b/>
        </w:rPr>
        <w:t xml:space="preserve">ADDENDUM to FAR 52.212-1 INSTRUCTIONS TO OFFERORS—COMMERCIAL PRODUCTS AND COMMERCIAL SERVICES (SEP 2023): </w:t>
      </w:r>
      <w:r w:rsidRPr="00437E27">
        <w:t xml:space="preserve">Provisions that are incorporated by reference (by Citation Number, Title, and Date), have the same force and effect as if they were given in full text. Upon request, the Contracting Officer will make their full text available. The </w:t>
      </w:r>
      <w:r w:rsidRPr="00437E27">
        <w:lastRenderedPageBreak/>
        <w:t xml:space="preserve">version of FAR 52.212-1 in the addendum is tailored for Simplified Acquisition Procedures and supersedes the current version of FAR 52.212-1 contained in the FAR. </w:t>
      </w:r>
    </w:p>
    <w:p w14:paraId="06373B83" w14:textId="77777777" w:rsidR="00925BB2" w:rsidRPr="00437E27" w:rsidRDefault="00925BB2" w:rsidP="00A6728F"/>
    <w:p w14:paraId="06373B84" w14:textId="77777777" w:rsidR="00925BB2" w:rsidRPr="00437E27" w:rsidRDefault="00925BB2" w:rsidP="00A6728F">
      <w:pPr>
        <w:rPr>
          <w:b/>
          <w:bCs/>
        </w:rPr>
      </w:pPr>
      <w:r w:rsidRPr="00437E27">
        <w:rPr>
          <w:b/>
          <w:bCs/>
        </w:rPr>
        <w:t>The following provision is incorporated into 52.212-1 as an addendum to this solicitation:</w:t>
      </w:r>
      <w:r>
        <w:rPr>
          <w:b/>
          <w:bCs/>
        </w:rPr>
        <w:t xml:space="preserve"> </w:t>
      </w:r>
      <w:r w:rsidRPr="00437E27">
        <w:t>52.212-1 Instructions to Offerors – Commercial Products and Commercial Services (SEP 2023)</w:t>
      </w:r>
      <w:r w:rsidRPr="00437E27">
        <w:rPr>
          <w:b/>
          <w:bCs/>
          <w:i/>
          <w:iCs/>
          <w:bdr w:val="none" w:sz="0" w:space="0" w:color="auto" w:frame="1"/>
        </w:rPr>
        <w:t xml:space="preserve"> (a)</w:t>
      </w:r>
      <w:r w:rsidRPr="00437E27">
        <w:rPr>
          <w:i/>
          <w:iCs/>
          <w:bdr w:val="none" w:sz="0" w:space="0" w:color="auto" w:frame="1"/>
        </w:rPr>
        <w:t> North American Industry Classification System (NAICS) code and small business size</w:t>
      </w:r>
      <w:r>
        <w:rPr>
          <w:i/>
          <w:iCs/>
          <w:bdr w:val="none" w:sz="0" w:space="0" w:color="auto" w:frame="1"/>
        </w:rPr>
        <w:t xml:space="preserve"> </w:t>
      </w:r>
      <w:r w:rsidRPr="00437E27">
        <w:rPr>
          <w:i/>
          <w:iCs/>
          <w:bdr w:val="none" w:sz="0" w:space="0" w:color="auto" w:frame="1"/>
        </w:rPr>
        <w:t>standard.</w:t>
      </w:r>
      <w:r w:rsidRPr="00437E27">
        <w:t> </w:t>
      </w:r>
      <w:r w:rsidRPr="00437E27">
        <w:rPr>
          <w:b/>
          <w:bCs/>
        </w:rPr>
        <w:t>The NAICS code(s) and small business size standard(s) for this </w:t>
      </w:r>
      <w:r w:rsidRPr="00437E27">
        <w:rPr>
          <w:b/>
          <w:bCs/>
          <w:bdr w:val="none" w:sz="0" w:space="0" w:color="auto" w:frame="1"/>
        </w:rPr>
        <w:t>acquisition</w:t>
      </w:r>
      <w:r w:rsidRPr="00437E27">
        <w:rPr>
          <w:b/>
          <w:bCs/>
        </w:rPr>
        <w:t> appear elsewhere in the </w:t>
      </w:r>
      <w:r w:rsidRPr="00437E27">
        <w:rPr>
          <w:b/>
          <w:bCs/>
          <w:bdr w:val="none" w:sz="0" w:space="0" w:color="auto" w:frame="1"/>
        </w:rPr>
        <w:t>Request for Quote (RFQ)</w:t>
      </w:r>
      <w:r w:rsidRPr="00437E27">
        <w:rPr>
          <w:b/>
          <w:bCs/>
        </w:rPr>
        <w:t>. However, the small business size standard for a concern that submits a q</w:t>
      </w:r>
      <w:r w:rsidRPr="00437E27">
        <w:rPr>
          <w:b/>
          <w:bCs/>
          <w:bdr w:val="none" w:sz="0" w:space="0" w:color="auto" w:frame="1"/>
        </w:rPr>
        <w:t>uote</w:t>
      </w:r>
      <w:r w:rsidRPr="00437E27">
        <w:rPr>
          <w:b/>
          <w:bCs/>
        </w:rPr>
        <w:t>, other than on a </w:t>
      </w:r>
      <w:r w:rsidRPr="00437E27">
        <w:rPr>
          <w:b/>
          <w:bCs/>
          <w:bdr w:val="none" w:sz="0" w:space="0" w:color="auto" w:frame="1"/>
        </w:rPr>
        <w:t>construction</w:t>
      </w:r>
      <w:r w:rsidRPr="00437E27">
        <w:rPr>
          <w:b/>
          <w:bCs/>
        </w:rPr>
        <w:t> or service </w:t>
      </w:r>
      <w:r w:rsidRPr="00437E27">
        <w:rPr>
          <w:b/>
          <w:bCs/>
          <w:bdr w:val="none" w:sz="0" w:space="0" w:color="auto" w:frame="1"/>
        </w:rPr>
        <w:t>acquisition</w:t>
      </w:r>
      <w:r w:rsidRPr="00437E27">
        <w:rPr>
          <w:b/>
          <w:bCs/>
        </w:rPr>
        <w:t xml:space="preserve">, but proposes to furnish an end item </w:t>
      </w:r>
      <w:proofErr w:type="gramStart"/>
      <w:r w:rsidRPr="00437E27">
        <w:rPr>
          <w:b/>
          <w:bCs/>
        </w:rPr>
        <w:t>that it</w:t>
      </w:r>
      <w:proofErr w:type="gramEnd"/>
      <w:r w:rsidRPr="00437E27">
        <w:rPr>
          <w:b/>
          <w:bCs/>
        </w:rPr>
        <w:t xml:space="preserve"> did </w:t>
      </w:r>
      <w:proofErr w:type="gramStart"/>
      <w:r w:rsidRPr="00437E27">
        <w:rPr>
          <w:b/>
          <w:bCs/>
        </w:rPr>
        <w:t>not itself</w:t>
      </w:r>
      <w:proofErr w:type="gramEnd"/>
      <w:r w:rsidRPr="00437E27">
        <w:rPr>
          <w:b/>
          <w:bCs/>
        </w:rPr>
        <w:t xml:space="preserve"> manufactu</w:t>
      </w:r>
      <w:r w:rsidRPr="00437E27">
        <w:rPr>
          <w:b/>
          <w:bCs/>
        </w:rPr>
        <w:t>re, process, or produce is 500 employees if the </w:t>
      </w:r>
      <w:r w:rsidRPr="00437E27">
        <w:rPr>
          <w:b/>
          <w:bCs/>
          <w:bdr w:val="none" w:sz="0" w:space="0" w:color="auto" w:frame="1"/>
        </w:rPr>
        <w:t>acquisition</w:t>
      </w:r>
      <w:r w:rsidRPr="00437E27">
        <w:rPr>
          <w:b/>
          <w:bCs/>
        </w:rPr>
        <w:t>—</w:t>
      </w:r>
    </w:p>
    <w:p w14:paraId="06373B85"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(1) Is set aside for small business and has a value above the </w:t>
      </w:r>
      <w:r w:rsidRPr="00437E27">
        <w:rPr>
          <w:rFonts w:eastAsia="Times New Roman"/>
          <w:color w:val="000000"/>
          <w:bdr w:val="none" w:sz="0" w:space="0" w:color="auto" w:frame="1"/>
        </w:rPr>
        <w:t xml:space="preserve">simplified acquisition </w:t>
      </w:r>
      <w:proofErr w:type="gramStart"/>
      <w:r w:rsidRPr="00437E27">
        <w:rPr>
          <w:rFonts w:eastAsia="Times New Roman"/>
          <w:color w:val="000000"/>
          <w:bdr w:val="none" w:sz="0" w:space="0" w:color="auto" w:frame="1"/>
        </w:rPr>
        <w:t>threshold</w:t>
      </w:r>
      <w:r w:rsidRPr="00437E27">
        <w:rPr>
          <w:rFonts w:eastAsia="Times New Roman"/>
          <w:color w:val="000000"/>
        </w:rPr>
        <w:t>;</w:t>
      </w:r>
      <w:proofErr w:type="gramEnd"/>
      <w:r w:rsidRPr="00437E27">
        <w:rPr>
          <w:rFonts w:eastAsia="Times New Roman"/>
          <w:color w:val="000000"/>
        </w:rPr>
        <w:t xml:space="preserve">   </w:t>
      </w:r>
    </w:p>
    <w:p w14:paraId="06373B86"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 xml:space="preserve">      Or</w:t>
      </w:r>
    </w:p>
    <w:p w14:paraId="06373B87"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(2) Uses the </w:t>
      </w:r>
      <w:r w:rsidRPr="00437E27">
        <w:rPr>
          <w:rFonts w:eastAsia="Times New Roman"/>
          <w:color w:val="000000"/>
          <w:bdr w:val="none" w:sz="0" w:space="0" w:color="auto" w:frame="1"/>
        </w:rPr>
        <w:t>HUBZone</w:t>
      </w:r>
      <w:r w:rsidRPr="00437E27">
        <w:rPr>
          <w:rFonts w:eastAsia="Times New Roman"/>
          <w:color w:val="000000"/>
        </w:rPr>
        <w:t xml:space="preserve"> price evaluation preference regardless of dollar value, unless </w:t>
      </w:r>
    </w:p>
    <w:p w14:paraId="06373B88"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 xml:space="preserve">     the quoter waives the price evaluation preference; or</w:t>
      </w:r>
    </w:p>
    <w:p w14:paraId="06373B89"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(3) Is an 8(a), </w:t>
      </w:r>
      <w:r w:rsidRPr="00437E27">
        <w:rPr>
          <w:rFonts w:eastAsia="Times New Roman"/>
          <w:color w:val="000000"/>
          <w:bdr w:val="none" w:sz="0" w:space="0" w:color="auto" w:frame="1"/>
        </w:rPr>
        <w:t>HUBZone</w:t>
      </w:r>
      <w:r w:rsidRPr="00437E27">
        <w:rPr>
          <w:rFonts w:eastAsia="Times New Roman"/>
          <w:color w:val="000000"/>
        </w:rPr>
        <w:t xml:space="preserve">, service-disabled veteran-owned, economically disadvantaged </w:t>
      </w:r>
    </w:p>
    <w:p w14:paraId="06373B8A"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 xml:space="preserve">     women-owned, or women-owned small business set-aside or sole-source award regardless </w:t>
      </w:r>
    </w:p>
    <w:p w14:paraId="06373B8B" w14:textId="77777777" w:rsidR="00925BB2" w:rsidRPr="00437E27" w:rsidRDefault="00925BB2" w:rsidP="00A6728F">
      <w:pPr>
        <w:shd w:val="clear" w:color="auto" w:fill="FFFFFF"/>
        <w:ind w:firstLine="245"/>
        <w:jc w:val="both"/>
        <w:textAlignment w:val="baseline"/>
        <w:rPr>
          <w:rFonts w:eastAsia="Times New Roman"/>
          <w:color w:val="000000"/>
        </w:rPr>
      </w:pPr>
      <w:r w:rsidRPr="00437E27">
        <w:rPr>
          <w:rFonts w:eastAsia="Times New Roman"/>
          <w:color w:val="000000"/>
        </w:rPr>
        <w:t xml:space="preserve">     of dollar value.</w:t>
      </w:r>
    </w:p>
    <w:p w14:paraId="06373B8C" w14:textId="77777777" w:rsidR="00925BB2" w:rsidRPr="00437E27" w:rsidRDefault="00925BB2" w:rsidP="00A6728F">
      <w:pPr>
        <w:shd w:val="clear" w:color="auto" w:fill="FFFFFF"/>
        <w:jc w:val="both"/>
        <w:textAlignment w:val="baseline"/>
        <w:rPr>
          <w:bdr w:val="none" w:sz="0" w:space="0" w:color="auto" w:frame="1"/>
        </w:rPr>
      </w:pPr>
    </w:p>
    <w:p w14:paraId="06373B8D" w14:textId="77777777" w:rsidR="00925BB2" w:rsidRPr="00437E27" w:rsidRDefault="00925BB2" w:rsidP="00A6728F">
      <w:pPr>
        <w:shd w:val="clear" w:color="auto" w:fill="FFFFFF"/>
        <w:jc w:val="both"/>
        <w:textAlignment w:val="baseline"/>
      </w:pPr>
      <w:r w:rsidRPr="00437E27">
        <w:rPr>
          <w:bdr w:val="none" w:sz="0" w:space="0" w:color="auto" w:frame="1"/>
        </w:rPr>
        <w:t>(b)</w:t>
      </w:r>
      <w:r w:rsidRPr="00437E27">
        <w:t> </w:t>
      </w:r>
      <w:r w:rsidRPr="00437E27">
        <w:rPr>
          <w:b/>
          <w:bCs/>
          <w:i/>
          <w:iCs/>
          <w:bdr w:val="none" w:sz="0" w:space="0" w:color="auto" w:frame="1"/>
        </w:rPr>
        <w:t>Submission of Quotes</w:t>
      </w:r>
      <w:r w:rsidRPr="00437E27">
        <w:rPr>
          <w:b/>
          <w:bCs/>
        </w:rPr>
        <w:t xml:space="preserve">. </w:t>
      </w:r>
      <w:r w:rsidRPr="00437E27">
        <w:t>Submit signed and dated q</w:t>
      </w:r>
      <w:r w:rsidRPr="00437E27">
        <w:rPr>
          <w:bdr w:val="none" w:sz="0" w:space="0" w:color="auto" w:frame="1"/>
        </w:rPr>
        <w:t>uotes</w:t>
      </w:r>
      <w:r w:rsidRPr="00437E27">
        <w:t> to the office specified in this Request for Quote (RFQ) at or before the exact time specified. </w:t>
      </w:r>
      <w:r w:rsidRPr="00437E27">
        <w:rPr>
          <w:bdr w:val="none" w:sz="0" w:space="0" w:color="auto" w:frame="1"/>
        </w:rPr>
        <w:t>Quotes</w:t>
      </w:r>
      <w:r w:rsidRPr="00437E27">
        <w:t> </w:t>
      </w:r>
      <w:r w:rsidRPr="00437E27">
        <w:rPr>
          <w:bdr w:val="none" w:sz="0" w:space="0" w:color="auto" w:frame="1"/>
        </w:rPr>
        <w:t>may</w:t>
      </w:r>
      <w:r w:rsidRPr="00437E27">
        <w:t> be submitted on letterhead stationery, or as otherwise specified in the RFQ. As a minimum, q</w:t>
      </w:r>
      <w:r w:rsidRPr="00437E27">
        <w:rPr>
          <w:bdr w:val="none" w:sz="0" w:space="0" w:color="auto" w:frame="1"/>
        </w:rPr>
        <w:t>uotes</w:t>
      </w:r>
      <w:r w:rsidRPr="00437E27">
        <w:t> </w:t>
      </w:r>
      <w:r w:rsidRPr="00437E27">
        <w:rPr>
          <w:bdr w:val="none" w:sz="0" w:space="0" w:color="auto" w:frame="1"/>
        </w:rPr>
        <w:t>must</w:t>
      </w:r>
      <w:r w:rsidRPr="00437E27">
        <w:t> show—</w:t>
      </w:r>
    </w:p>
    <w:p w14:paraId="06373B8E" w14:textId="77777777" w:rsidR="00925BB2" w:rsidRPr="00437E27" w:rsidRDefault="00925BB2" w:rsidP="00A6728F">
      <w:pPr>
        <w:shd w:val="clear" w:color="auto" w:fill="FFFFFF"/>
        <w:ind w:firstLine="245"/>
        <w:jc w:val="both"/>
        <w:textAlignment w:val="baseline"/>
      </w:pPr>
      <w:r w:rsidRPr="00437E27">
        <w:rPr>
          <w:bdr w:val="none" w:sz="0" w:space="0" w:color="auto" w:frame="1"/>
        </w:rPr>
        <w:t>(1)</w:t>
      </w:r>
      <w:r w:rsidRPr="00437E27">
        <w:t> The solicitation number.</w:t>
      </w:r>
    </w:p>
    <w:p w14:paraId="06373B8F" w14:textId="77777777" w:rsidR="00925BB2" w:rsidRPr="00437E27" w:rsidRDefault="00925BB2" w:rsidP="00A6728F">
      <w:pPr>
        <w:shd w:val="clear" w:color="auto" w:fill="FFFFFF"/>
        <w:ind w:firstLine="240"/>
        <w:jc w:val="both"/>
        <w:textAlignment w:val="baseline"/>
        <w:rPr>
          <w:bdr w:val="none" w:sz="0" w:space="0" w:color="auto" w:frame="1"/>
        </w:rPr>
      </w:pPr>
      <w:r w:rsidRPr="00437E27">
        <w:rPr>
          <w:bdr w:val="none" w:sz="0" w:space="0" w:color="auto" w:frame="1"/>
        </w:rPr>
        <w:t>(2)</w:t>
      </w:r>
      <w:r w:rsidRPr="00437E27">
        <w:t> The time specified in the </w:t>
      </w:r>
      <w:r w:rsidRPr="00437E27">
        <w:rPr>
          <w:bdr w:val="none" w:sz="0" w:space="0" w:color="auto" w:frame="1"/>
        </w:rPr>
        <w:t>solicitation</w:t>
      </w:r>
      <w:r w:rsidRPr="00437E27">
        <w:t> for receipt of </w:t>
      </w:r>
      <w:proofErr w:type="gramStart"/>
      <w:r w:rsidRPr="00437E27">
        <w:t>q</w:t>
      </w:r>
      <w:r w:rsidRPr="00437E27">
        <w:rPr>
          <w:bdr w:val="none" w:sz="0" w:space="0" w:color="auto" w:frame="1"/>
        </w:rPr>
        <w:t>uotations</w:t>
      </w:r>
      <w:r w:rsidRPr="00437E27">
        <w:t>;</w:t>
      </w:r>
      <w:proofErr w:type="gramEnd"/>
    </w:p>
    <w:p w14:paraId="06373B90" w14:textId="77777777" w:rsidR="00925BB2" w:rsidRPr="00437E27" w:rsidRDefault="00925BB2" w:rsidP="00A6728F">
      <w:pPr>
        <w:shd w:val="clear" w:color="auto" w:fill="FFFFFF"/>
        <w:ind w:firstLine="240"/>
        <w:jc w:val="both"/>
        <w:textAlignment w:val="baseline"/>
      </w:pPr>
      <w:r w:rsidRPr="00437E27">
        <w:rPr>
          <w:bdr w:val="none" w:sz="0" w:space="0" w:color="auto" w:frame="1"/>
        </w:rPr>
        <w:t xml:space="preserve">(3) </w:t>
      </w:r>
      <w:r w:rsidRPr="00437E27">
        <w:t>The name, address, and telephone number of the </w:t>
      </w:r>
      <w:proofErr w:type="gramStart"/>
      <w:r w:rsidRPr="00437E27">
        <w:t>q</w:t>
      </w:r>
      <w:r w:rsidRPr="00437E27">
        <w:rPr>
          <w:bdr w:val="none" w:sz="0" w:space="0" w:color="auto" w:frame="1"/>
        </w:rPr>
        <w:t>uoter;</w:t>
      </w:r>
      <w:proofErr w:type="gramEnd"/>
    </w:p>
    <w:p w14:paraId="06373B91" w14:textId="77777777" w:rsidR="00925BB2" w:rsidRPr="00437E27" w:rsidRDefault="00925BB2" w:rsidP="00A6728F">
      <w:pPr>
        <w:shd w:val="clear" w:color="auto" w:fill="FFFFFF"/>
        <w:ind w:firstLine="240"/>
        <w:jc w:val="both"/>
        <w:textAlignment w:val="baseline"/>
        <w:rPr>
          <w:rFonts w:eastAsia="Times New Roman"/>
          <w:color w:val="000000"/>
        </w:rPr>
      </w:pPr>
      <w:r w:rsidRPr="00437E27">
        <w:rPr>
          <w:rFonts w:eastAsia="Times New Roman"/>
          <w:color w:val="000000"/>
        </w:rPr>
        <w:t>(4) A technical description of the items being quoted in sufficient detail to evaluate</w:t>
      </w:r>
    </w:p>
    <w:p w14:paraId="06373B92" w14:textId="77777777" w:rsidR="00925BB2" w:rsidRPr="00437E27" w:rsidRDefault="00925BB2" w:rsidP="00A6728F">
      <w:pPr>
        <w:shd w:val="clear" w:color="auto" w:fill="FFFFFF"/>
        <w:ind w:firstLine="240"/>
        <w:jc w:val="both"/>
        <w:textAlignment w:val="baseline"/>
        <w:rPr>
          <w:rFonts w:eastAsia="Times New Roman"/>
          <w:color w:val="000000"/>
        </w:rPr>
      </w:pPr>
      <w:r w:rsidRPr="00437E27">
        <w:rPr>
          <w:rFonts w:eastAsia="Times New Roman"/>
          <w:color w:val="000000"/>
        </w:rPr>
        <w:t xml:space="preserve">     compliance with the requirements in the </w:t>
      </w:r>
      <w:r w:rsidRPr="00437E27">
        <w:rPr>
          <w:rFonts w:eastAsia="Times New Roman"/>
          <w:color w:val="000000"/>
          <w:bdr w:val="none" w:sz="0" w:space="0" w:color="auto" w:frame="1"/>
        </w:rPr>
        <w:t>solicitation</w:t>
      </w:r>
      <w:r w:rsidRPr="00437E27">
        <w:rPr>
          <w:rFonts w:eastAsia="Times New Roman"/>
          <w:color w:val="000000"/>
        </w:rPr>
        <w:t>. This </w:t>
      </w:r>
      <w:r w:rsidRPr="00437E27">
        <w:rPr>
          <w:rFonts w:eastAsia="Times New Roman"/>
          <w:color w:val="000000"/>
          <w:bdr w:val="none" w:sz="0" w:space="0" w:color="auto" w:frame="1"/>
        </w:rPr>
        <w:t>may</w:t>
      </w:r>
      <w:r w:rsidRPr="00437E27">
        <w:rPr>
          <w:rFonts w:eastAsia="Times New Roman"/>
          <w:color w:val="000000"/>
        </w:rPr>
        <w:t xml:space="preserve"> include product literature, or </w:t>
      </w:r>
    </w:p>
    <w:p w14:paraId="06373B93" w14:textId="77777777" w:rsidR="00925BB2" w:rsidRPr="00437E27" w:rsidRDefault="00925BB2" w:rsidP="00A6728F">
      <w:pPr>
        <w:shd w:val="clear" w:color="auto" w:fill="FFFFFF"/>
        <w:ind w:firstLine="240"/>
        <w:jc w:val="both"/>
        <w:textAlignment w:val="baseline"/>
        <w:rPr>
          <w:bdr w:val="none" w:sz="0" w:space="0" w:color="auto" w:frame="1"/>
        </w:rPr>
      </w:pPr>
      <w:r w:rsidRPr="00437E27">
        <w:rPr>
          <w:rFonts w:eastAsia="Times New Roman"/>
          <w:color w:val="000000"/>
        </w:rPr>
        <w:t xml:space="preserve">     other documents, if </w:t>
      </w:r>
      <w:proofErr w:type="gramStart"/>
      <w:r w:rsidRPr="00437E27">
        <w:rPr>
          <w:rFonts w:eastAsia="Times New Roman"/>
          <w:color w:val="000000"/>
        </w:rPr>
        <w:t>necessary;</w:t>
      </w:r>
      <w:proofErr w:type="gramEnd"/>
    </w:p>
    <w:p w14:paraId="06373B94" w14:textId="77777777" w:rsidR="00925BB2" w:rsidRPr="00437E27" w:rsidRDefault="00925BB2" w:rsidP="00A6728F">
      <w:pPr>
        <w:shd w:val="clear" w:color="auto" w:fill="FFFFFF"/>
        <w:ind w:firstLine="240"/>
        <w:jc w:val="both"/>
        <w:textAlignment w:val="baseline"/>
      </w:pPr>
      <w:r w:rsidRPr="00437E27">
        <w:rPr>
          <w:bdr w:val="none" w:sz="0" w:space="0" w:color="auto" w:frame="1"/>
        </w:rPr>
        <w:t> (5)</w:t>
      </w:r>
      <w:r w:rsidRPr="00437E27">
        <w:t> Terms of any express </w:t>
      </w:r>
      <w:proofErr w:type="gramStart"/>
      <w:r w:rsidRPr="00437E27">
        <w:rPr>
          <w:bdr w:val="none" w:sz="0" w:space="0" w:color="auto" w:frame="1"/>
        </w:rPr>
        <w:t>warranty;</w:t>
      </w:r>
      <w:proofErr w:type="gramEnd"/>
    </w:p>
    <w:p w14:paraId="06373B95" w14:textId="77777777" w:rsidR="00925BB2" w:rsidRPr="00437E27" w:rsidRDefault="00925BB2" w:rsidP="00A6728F">
      <w:pPr>
        <w:shd w:val="clear" w:color="auto" w:fill="FFFFFF"/>
        <w:ind w:firstLine="240"/>
        <w:jc w:val="both"/>
        <w:textAlignment w:val="baseline"/>
      </w:pPr>
      <w:r w:rsidRPr="00437E27">
        <w:rPr>
          <w:bdr w:val="none" w:sz="0" w:space="0" w:color="auto" w:frame="1"/>
        </w:rPr>
        <w:t> (6)</w:t>
      </w:r>
      <w:r w:rsidRPr="00437E27">
        <w:t xml:space="preserve"> Price and any discount </w:t>
      </w:r>
      <w:proofErr w:type="gramStart"/>
      <w:r w:rsidRPr="00437E27">
        <w:t>terms;</w:t>
      </w:r>
      <w:proofErr w:type="gramEnd"/>
    </w:p>
    <w:p w14:paraId="06373B96" w14:textId="77777777" w:rsidR="00925BB2" w:rsidRPr="00437E27" w:rsidRDefault="00925BB2" w:rsidP="00A6728F">
      <w:pPr>
        <w:shd w:val="clear" w:color="auto" w:fill="FFFFFF"/>
        <w:ind w:firstLine="240"/>
        <w:jc w:val="both"/>
        <w:textAlignment w:val="baseline"/>
      </w:pPr>
      <w:r w:rsidRPr="00437E27">
        <w:rPr>
          <w:bdr w:val="none" w:sz="0" w:space="0" w:color="auto" w:frame="1"/>
        </w:rPr>
        <w:t> (7)</w:t>
      </w:r>
      <w:r w:rsidRPr="00437E27">
        <w:t xml:space="preserve"> "Remit to" address, if different than mailing </w:t>
      </w:r>
      <w:proofErr w:type="gramStart"/>
      <w:r w:rsidRPr="00437E27">
        <w:t>address;</w:t>
      </w:r>
      <w:proofErr w:type="gramEnd"/>
    </w:p>
    <w:p w14:paraId="06373B97" w14:textId="77777777" w:rsidR="00925BB2" w:rsidRPr="00437E27" w:rsidRDefault="00925BB2" w:rsidP="00A6728F">
      <w:pPr>
        <w:shd w:val="clear" w:color="auto" w:fill="FFFFFF"/>
        <w:jc w:val="both"/>
        <w:textAlignment w:val="baseline"/>
      </w:pPr>
      <w:r w:rsidRPr="00437E27">
        <w:rPr>
          <w:bdr w:val="none" w:sz="0" w:space="0" w:color="auto" w:frame="1"/>
        </w:rPr>
        <w:lastRenderedPageBreak/>
        <w:t xml:space="preserve">     (8)</w:t>
      </w:r>
      <w:r w:rsidRPr="00437E27">
        <w:t> A completed copy of the representations and certifications Federal </w:t>
      </w:r>
      <w:r w:rsidRPr="00437E27">
        <w:rPr>
          <w:bdr w:val="none" w:sz="0" w:space="0" w:color="auto" w:frame="1"/>
        </w:rPr>
        <w:t>Acquisition</w:t>
      </w:r>
      <w:r w:rsidRPr="00437E27">
        <w:t xml:space="preserve"> Regulation     </w:t>
      </w:r>
    </w:p>
    <w:p w14:paraId="06373B98" w14:textId="77777777" w:rsidR="00925BB2" w:rsidRPr="00437E27" w:rsidRDefault="00925BB2" w:rsidP="00A6728F">
      <w:pPr>
        <w:shd w:val="clear" w:color="auto" w:fill="FFFFFF"/>
        <w:jc w:val="both"/>
        <w:textAlignment w:val="baseline"/>
      </w:pPr>
      <w:r w:rsidRPr="00437E27">
        <w:t xml:space="preserve">          (FAR) </w:t>
      </w:r>
      <w:hyperlink r:id="rId10" w:anchor="FAR_52_212_3" w:tooltip="52.212-3" w:history="1">
        <w:r w:rsidRPr="00437E27">
          <w:rPr>
            <w:color w:val="0000FF"/>
            <w:u w:val="single"/>
            <w:bdr w:val="none" w:sz="0" w:space="0" w:color="auto" w:frame="1"/>
          </w:rPr>
          <w:t>52.212-3</w:t>
        </w:r>
      </w:hyperlink>
      <w:r w:rsidRPr="00437E27">
        <w:t> (see FAR </w:t>
      </w:r>
      <w:hyperlink r:id="rId11" w:anchor="FAR_52_212_3" w:tooltip="52.212-3" w:history="1">
        <w:r w:rsidRPr="00437E27">
          <w:rPr>
            <w:color w:val="0000FF"/>
            <w:u w:val="single"/>
            <w:bdr w:val="none" w:sz="0" w:space="0" w:color="auto" w:frame="1"/>
          </w:rPr>
          <w:t>52.212-3</w:t>
        </w:r>
      </w:hyperlink>
      <w:r w:rsidRPr="00437E27">
        <w:t xml:space="preserve">(b) for those representations and certifications that </w:t>
      </w:r>
    </w:p>
    <w:p w14:paraId="06373B99" w14:textId="77777777" w:rsidR="00925BB2" w:rsidRPr="00437E27" w:rsidRDefault="00925BB2" w:rsidP="00A6728F">
      <w:pPr>
        <w:shd w:val="clear" w:color="auto" w:fill="FFFFFF"/>
        <w:jc w:val="both"/>
        <w:textAlignment w:val="baseline"/>
      </w:pPr>
      <w:r w:rsidRPr="00437E27">
        <w:t xml:space="preserve">          the quoter </w:t>
      </w:r>
      <w:r w:rsidRPr="00437E27">
        <w:rPr>
          <w:bdr w:val="none" w:sz="0" w:space="0" w:color="auto" w:frame="1"/>
        </w:rPr>
        <w:t>shall</w:t>
      </w:r>
      <w:r w:rsidRPr="00437E27">
        <w:t> complete electronically</w:t>
      </w:r>
      <w:proofErr w:type="gramStart"/>
      <w:r w:rsidRPr="00437E27">
        <w:t>);</w:t>
      </w:r>
      <w:proofErr w:type="gramEnd"/>
    </w:p>
    <w:p w14:paraId="06373B9A" w14:textId="77777777" w:rsidR="00925BB2" w:rsidRPr="00437E27" w:rsidRDefault="00925BB2" w:rsidP="00A6728F">
      <w:pPr>
        <w:shd w:val="clear" w:color="auto" w:fill="FFFFFF"/>
        <w:jc w:val="both"/>
        <w:textAlignment w:val="baseline"/>
        <w:rPr>
          <w:bdr w:val="none" w:sz="0" w:space="0" w:color="auto" w:frame="1"/>
        </w:rPr>
      </w:pPr>
      <w:r w:rsidRPr="00437E27">
        <w:rPr>
          <w:bdr w:val="none" w:sz="0" w:space="0" w:color="auto" w:frame="1"/>
        </w:rPr>
        <w:t>(b)</w:t>
      </w:r>
      <w:r w:rsidRPr="00437E27">
        <w:t> </w:t>
      </w:r>
      <w:r w:rsidRPr="00437E27">
        <w:rPr>
          <w:b/>
          <w:bCs/>
          <w:i/>
          <w:iCs/>
          <w:bdr w:val="none" w:sz="0" w:space="0" w:color="auto" w:frame="1"/>
        </w:rPr>
        <w:t>Submission of Quotes (cont’d):</w:t>
      </w:r>
      <w:r w:rsidRPr="00437E27">
        <w:rPr>
          <w:bdr w:val="none" w:sz="0" w:space="0" w:color="auto" w:frame="1"/>
        </w:rPr>
        <w:t xml:space="preserve"> </w:t>
      </w:r>
    </w:p>
    <w:p w14:paraId="06373B9B" w14:textId="77777777" w:rsidR="00925BB2" w:rsidRPr="00437E27" w:rsidRDefault="00925BB2" w:rsidP="00A6728F">
      <w:pPr>
        <w:shd w:val="clear" w:color="auto" w:fill="FFFFFF"/>
        <w:jc w:val="both"/>
        <w:textAlignment w:val="baseline"/>
      </w:pPr>
      <w:r w:rsidRPr="00437E27">
        <w:rPr>
          <w:bdr w:val="none" w:sz="0" w:space="0" w:color="auto" w:frame="1"/>
        </w:rPr>
        <w:t>     (9)</w:t>
      </w:r>
      <w:r w:rsidRPr="00437E27">
        <w:t xml:space="preserve"> Acknowledgment Request for Quotation </w:t>
      </w:r>
      <w:proofErr w:type="gramStart"/>
      <w:r w:rsidRPr="00437E27">
        <w:t>amendments;</w:t>
      </w:r>
      <w:proofErr w:type="gramEnd"/>
      <w:r w:rsidRPr="00437E27">
        <w:t xml:space="preserve"> </w:t>
      </w:r>
    </w:p>
    <w:p w14:paraId="06373B9C" w14:textId="77777777" w:rsidR="00925BB2" w:rsidRPr="00437E27" w:rsidRDefault="00925BB2" w:rsidP="00A6728F">
      <w:pPr>
        <w:shd w:val="clear" w:color="auto" w:fill="FFFFFF"/>
        <w:jc w:val="both"/>
        <w:textAlignment w:val="baseline"/>
      </w:pPr>
      <w:r w:rsidRPr="00437E27">
        <w:rPr>
          <w:bdr w:val="none" w:sz="0" w:space="0" w:color="auto" w:frame="1"/>
        </w:rPr>
        <w:t xml:space="preserve">     (10)</w:t>
      </w:r>
      <w:r w:rsidRPr="00437E27">
        <w:t> </w:t>
      </w:r>
      <w:r w:rsidRPr="00437E27">
        <w:rPr>
          <w:bdr w:val="none" w:sz="0" w:space="0" w:color="auto" w:frame="1"/>
        </w:rPr>
        <w:t>Past performance</w:t>
      </w:r>
      <w:r w:rsidRPr="00437E27">
        <w:t> will not be considered in simplified acquisition procurements.</w:t>
      </w:r>
    </w:p>
    <w:p w14:paraId="06373B9D" w14:textId="77777777" w:rsidR="00925BB2" w:rsidRPr="00437E27" w:rsidRDefault="00925BB2" w:rsidP="00A6728F">
      <w:pPr>
        <w:shd w:val="clear" w:color="auto" w:fill="FFFFFF"/>
        <w:ind w:left="300"/>
        <w:jc w:val="both"/>
        <w:textAlignment w:val="baseline"/>
      </w:pPr>
      <w:r w:rsidRPr="00437E27">
        <w:rPr>
          <w:bdr w:val="none" w:sz="0" w:space="0" w:color="auto" w:frame="1"/>
        </w:rPr>
        <w:t>(11)</w:t>
      </w:r>
      <w:r w:rsidRPr="00437E27">
        <w:t> Quote should include a statement specifying the extent of agreement with all terms, conditions, and provisions included in the </w:t>
      </w:r>
      <w:r w:rsidRPr="00437E27">
        <w:rPr>
          <w:bdr w:val="none" w:sz="0" w:space="0" w:color="auto" w:frame="1"/>
        </w:rPr>
        <w:t>solicitation</w:t>
      </w:r>
      <w:r w:rsidRPr="00437E27">
        <w:t>. </w:t>
      </w:r>
      <w:r w:rsidRPr="00437E27">
        <w:rPr>
          <w:bdr w:val="none" w:sz="0" w:space="0" w:color="auto" w:frame="1"/>
        </w:rPr>
        <w:t>Quotes</w:t>
      </w:r>
      <w:r w:rsidRPr="00437E27">
        <w:t> that fail to furnish required representations and certifications, information requested in (1) to (9) and accept the terms and conditions of the </w:t>
      </w:r>
      <w:r w:rsidRPr="00437E27">
        <w:rPr>
          <w:bdr w:val="none" w:sz="0" w:space="0" w:color="auto" w:frame="1"/>
        </w:rPr>
        <w:t>solicitation</w:t>
      </w:r>
      <w:r w:rsidRPr="00437E27">
        <w:t> </w:t>
      </w:r>
      <w:r w:rsidRPr="00437E27">
        <w:rPr>
          <w:bdr w:val="none" w:sz="0" w:space="0" w:color="auto" w:frame="1"/>
        </w:rPr>
        <w:t>may</w:t>
      </w:r>
      <w:r w:rsidRPr="00437E27">
        <w:t> be excluded from consideration.</w:t>
      </w:r>
    </w:p>
    <w:p w14:paraId="06373B9E" w14:textId="77777777" w:rsidR="00925BB2" w:rsidRPr="00437E27" w:rsidRDefault="00925BB2" w:rsidP="00A6728F">
      <w:pPr>
        <w:shd w:val="clear" w:color="auto" w:fill="FFFFFF"/>
        <w:textAlignment w:val="baseline"/>
        <w:rPr>
          <w:bdr w:val="none" w:sz="0" w:space="0" w:color="auto" w:frame="1"/>
        </w:rPr>
      </w:pPr>
    </w:p>
    <w:p w14:paraId="06373B9F" w14:textId="77777777" w:rsidR="00925BB2" w:rsidRPr="00437E27" w:rsidRDefault="00925BB2" w:rsidP="00A6728F">
      <w:pPr>
        <w:shd w:val="clear" w:color="auto" w:fill="FFFFFF"/>
        <w:jc w:val="both"/>
        <w:textAlignment w:val="baseline"/>
      </w:pPr>
      <w:r w:rsidRPr="00437E27">
        <w:rPr>
          <w:bdr w:val="none" w:sz="0" w:space="0" w:color="auto" w:frame="1"/>
        </w:rPr>
        <w:t>(c)</w:t>
      </w:r>
      <w:r w:rsidRPr="00437E27">
        <w:t> </w:t>
      </w:r>
      <w:r w:rsidRPr="00437E27">
        <w:rPr>
          <w:b/>
          <w:bCs/>
          <w:i/>
          <w:iCs/>
          <w:bdr w:val="none" w:sz="0" w:space="0" w:color="auto" w:frame="1"/>
        </w:rPr>
        <w:t>Period for acceptance of Quotes</w:t>
      </w:r>
      <w:r w:rsidRPr="00437E27">
        <w:rPr>
          <w:b/>
          <w:bCs/>
        </w:rPr>
        <w:t>.</w:t>
      </w:r>
      <w:r w:rsidRPr="00437E27">
        <w:t xml:space="preserve"> The </w:t>
      </w:r>
      <w:proofErr w:type="gramStart"/>
      <w:r w:rsidRPr="00437E27">
        <w:t>quoter</w:t>
      </w:r>
      <w:proofErr w:type="gramEnd"/>
      <w:r w:rsidRPr="00437E27">
        <w:t> agrees to hold the prices in its q</w:t>
      </w:r>
      <w:r w:rsidRPr="00437E27">
        <w:rPr>
          <w:bdr w:val="none" w:sz="0" w:space="0" w:color="auto" w:frame="1"/>
        </w:rPr>
        <w:t>uote</w:t>
      </w:r>
      <w:r w:rsidRPr="00437E27">
        <w:t> firm for 30 calendar days from the date specified for receipt of q</w:t>
      </w:r>
      <w:r w:rsidRPr="00437E27">
        <w:rPr>
          <w:bdr w:val="none" w:sz="0" w:space="0" w:color="auto" w:frame="1"/>
        </w:rPr>
        <w:t>uotes</w:t>
      </w:r>
      <w:r w:rsidRPr="00437E27">
        <w:t xml:space="preserve"> unless another </w:t>
      </w:r>
      <w:proofErr w:type="gramStart"/>
      <w:r w:rsidRPr="00437E27">
        <w:t>time period</w:t>
      </w:r>
      <w:proofErr w:type="gramEnd"/>
      <w:r w:rsidRPr="00437E27">
        <w:t xml:space="preserve"> is specified in an addendum to the </w:t>
      </w:r>
      <w:r w:rsidRPr="00437E27">
        <w:rPr>
          <w:bdr w:val="none" w:sz="0" w:space="0" w:color="auto" w:frame="1"/>
        </w:rPr>
        <w:t>solicitation</w:t>
      </w:r>
      <w:r w:rsidRPr="00437E27">
        <w:t>.</w:t>
      </w:r>
    </w:p>
    <w:p w14:paraId="06373BA0" w14:textId="77777777" w:rsidR="00925BB2" w:rsidRPr="00437E27" w:rsidRDefault="00925BB2" w:rsidP="00A6728F">
      <w:pPr>
        <w:shd w:val="clear" w:color="auto" w:fill="FFFFFF"/>
        <w:textAlignment w:val="baseline"/>
        <w:rPr>
          <w:bdr w:val="none" w:sz="0" w:space="0" w:color="auto" w:frame="1"/>
        </w:rPr>
      </w:pPr>
    </w:p>
    <w:p w14:paraId="06373BA1" w14:textId="77777777" w:rsidR="00925BB2" w:rsidRPr="00437E27" w:rsidRDefault="00925BB2" w:rsidP="00A6728F">
      <w:pPr>
        <w:shd w:val="clear" w:color="auto" w:fill="FFFFFF"/>
        <w:textAlignment w:val="baseline"/>
      </w:pPr>
      <w:r w:rsidRPr="00437E27">
        <w:rPr>
          <w:bdr w:val="none" w:sz="0" w:space="0" w:color="auto" w:frame="1"/>
        </w:rPr>
        <w:t>(d)</w:t>
      </w:r>
      <w:r w:rsidRPr="00437E27">
        <w:t> </w:t>
      </w:r>
      <w:r w:rsidRPr="00437E27">
        <w:rPr>
          <w:b/>
          <w:bCs/>
          <w:i/>
          <w:iCs/>
          <w:bdr w:val="none" w:sz="0" w:space="0" w:color="auto" w:frame="1"/>
        </w:rPr>
        <w:t>Product samples</w:t>
      </w:r>
      <w:r w:rsidRPr="00437E27">
        <w:t>. NA</w:t>
      </w:r>
    </w:p>
    <w:p w14:paraId="06373BA2" w14:textId="77777777" w:rsidR="00925BB2" w:rsidRPr="00437E27" w:rsidRDefault="00925BB2" w:rsidP="00A6728F">
      <w:pPr>
        <w:shd w:val="clear" w:color="auto" w:fill="FFFFFF"/>
        <w:textAlignment w:val="baseline"/>
        <w:rPr>
          <w:bdr w:val="none" w:sz="0" w:space="0" w:color="auto" w:frame="1"/>
        </w:rPr>
      </w:pPr>
    </w:p>
    <w:p w14:paraId="06373BA3" w14:textId="77777777" w:rsidR="00925BB2" w:rsidRPr="00437E27" w:rsidRDefault="00925BB2" w:rsidP="00A6728F">
      <w:pPr>
        <w:shd w:val="clear" w:color="auto" w:fill="FFFFFF"/>
        <w:jc w:val="both"/>
        <w:textAlignment w:val="baseline"/>
      </w:pPr>
      <w:r w:rsidRPr="00437E27">
        <w:rPr>
          <w:bdr w:val="none" w:sz="0" w:space="0" w:color="auto" w:frame="1"/>
        </w:rPr>
        <w:t>(e)</w:t>
      </w:r>
      <w:r w:rsidRPr="00437E27">
        <w:t> </w:t>
      </w:r>
      <w:r w:rsidRPr="00437E27">
        <w:rPr>
          <w:b/>
          <w:bCs/>
          <w:i/>
          <w:iCs/>
          <w:bdr w:val="none" w:sz="0" w:space="0" w:color="auto" w:frame="1"/>
        </w:rPr>
        <w:t>Multiple Quotes</w:t>
      </w:r>
      <w:r w:rsidRPr="00437E27">
        <w:rPr>
          <w:b/>
          <w:bCs/>
        </w:rPr>
        <w:t>.</w:t>
      </w:r>
      <w:r w:rsidRPr="00437E27">
        <w:t> </w:t>
      </w:r>
      <w:r w:rsidRPr="00437E27">
        <w:rPr>
          <w:bdr w:val="none" w:sz="0" w:space="0" w:color="auto" w:frame="1"/>
        </w:rPr>
        <w:t>Quoters</w:t>
      </w:r>
      <w:r w:rsidRPr="00437E27">
        <w:t> are requested to submit one (1) q</w:t>
      </w:r>
      <w:r w:rsidRPr="00437E27">
        <w:rPr>
          <w:bdr w:val="none" w:sz="0" w:space="0" w:color="auto" w:frame="1"/>
        </w:rPr>
        <w:t>uote</w:t>
      </w:r>
      <w:r w:rsidRPr="00437E27">
        <w:t xml:space="preserve"> presenting the best discounted price for the </w:t>
      </w:r>
      <w:r w:rsidRPr="00437E27">
        <w:rPr>
          <w:rFonts w:eastAsia="Calibri"/>
        </w:rPr>
        <w:t>required Yaskawa HV600 VFDs</w:t>
      </w:r>
      <w:r w:rsidRPr="00437E27">
        <w:t xml:space="preserve">.  </w:t>
      </w:r>
    </w:p>
    <w:p w14:paraId="06373BA4" w14:textId="77777777" w:rsidR="00925BB2" w:rsidRPr="00437E27" w:rsidRDefault="00925BB2" w:rsidP="00A6728F">
      <w:pPr>
        <w:shd w:val="clear" w:color="auto" w:fill="FFFFFF"/>
        <w:textAlignment w:val="baseline"/>
      </w:pPr>
    </w:p>
    <w:p w14:paraId="06373BA5" w14:textId="77777777" w:rsidR="00925BB2" w:rsidRPr="00437E27" w:rsidRDefault="00925BB2" w:rsidP="00A6728F">
      <w:pPr>
        <w:shd w:val="clear" w:color="auto" w:fill="FFFFFF"/>
        <w:textAlignment w:val="baseline"/>
      </w:pPr>
      <w:r w:rsidRPr="00437E27">
        <w:rPr>
          <w:bdr w:val="none" w:sz="0" w:space="0" w:color="auto" w:frame="1"/>
        </w:rPr>
        <w:t>(f)</w:t>
      </w:r>
      <w:r w:rsidRPr="00437E27">
        <w:t> </w:t>
      </w:r>
      <w:r w:rsidRPr="00437E27">
        <w:rPr>
          <w:b/>
          <w:bCs/>
        </w:rPr>
        <w:t>Late submissions, revisions, and withdrawals of q</w:t>
      </w:r>
      <w:r w:rsidRPr="00437E27">
        <w:rPr>
          <w:b/>
          <w:bCs/>
          <w:bdr w:val="none" w:sz="0" w:space="0" w:color="auto" w:frame="1"/>
        </w:rPr>
        <w:t>uotes</w:t>
      </w:r>
      <w:r w:rsidRPr="00437E27">
        <w:t xml:space="preserve">. </w:t>
      </w:r>
    </w:p>
    <w:p w14:paraId="06373BA6" w14:textId="77777777" w:rsidR="00925BB2" w:rsidRPr="00437E27" w:rsidRDefault="00925BB2" w:rsidP="00A6728F">
      <w:pPr>
        <w:shd w:val="clear" w:color="auto" w:fill="FFFFFF"/>
        <w:ind w:left="245"/>
        <w:jc w:val="both"/>
        <w:textAlignment w:val="baseline"/>
      </w:pPr>
      <w:r w:rsidRPr="00437E27">
        <w:rPr>
          <w:bdr w:val="none" w:sz="0" w:space="0" w:color="auto" w:frame="1"/>
        </w:rPr>
        <w:t>(1)</w:t>
      </w:r>
      <w:r w:rsidRPr="00437E27">
        <w:t> </w:t>
      </w:r>
      <w:r w:rsidRPr="00437E27">
        <w:rPr>
          <w:bdr w:val="none" w:sz="0" w:space="0" w:color="auto" w:frame="1"/>
        </w:rPr>
        <w:t>Quoters</w:t>
      </w:r>
      <w:r w:rsidRPr="00437E27">
        <w:t> are responsible for submitting q</w:t>
      </w:r>
      <w:r w:rsidRPr="00437E27">
        <w:rPr>
          <w:bdr w:val="none" w:sz="0" w:space="0" w:color="auto" w:frame="1"/>
        </w:rPr>
        <w:t xml:space="preserve">uotes </w:t>
      </w:r>
      <w:proofErr w:type="gramStart"/>
      <w:r w:rsidRPr="00437E27">
        <w:t>so as to</w:t>
      </w:r>
      <w:proofErr w:type="gramEnd"/>
      <w:r w:rsidRPr="00437E27">
        <w:t xml:space="preserve"> reach the Government office    </w:t>
      </w:r>
    </w:p>
    <w:p w14:paraId="06373BA7" w14:textId="77777777" w:rsidR="00925BB2" w:rsidRPr="00437E27" w:rsidRDefault="00925BB2" w:rsidP="00A6728F">
      <w:pPr>
        <w:shd w:val="clear" w:color="auto" w:fill="FFFFFF"/>
        <w:ind w:left="245"/>
        <w:jc w:val="both"/>
        <w:textAlignment w:val="baseline"/>
        <w:rPr>
          <w:b/>
          <w:bCs/>
        </w:rPr>
      </w:pPr>
      <w:r w:rsidRPr="00437E27">
        <w:t>designated in the </w:t>
      </w:r>
      <w:r w:rsidRPr="00437E27">
        <w:rPr>
          <w:bdr w:val="none" w:sz="0" w:space="0" w:color="auto" w:frame="1"/>
        </w:rPr>
        <w:t>solicitation</w:t>
      </w:r>
      <w:r w:rsidRPr="00437E27">
        <w:t> by the time specified in the </w:t>
      </w:r>
      <w:r w:rsidRPr="00437E27">
        <w:rPr>
          <w:bdr w:val="none" w:sz="0" w:space="0" w:color="auto" w:frame="1"/>
        </w:rPr>
        <w:t>solicitation</w:t>
      </w:r>
      <w:r w:rsidRPr="00437E27">
        <w:t>. If no time is specified in the </w:t>
      </w:r>
      <w:r w:rsidRPr="00437E27">
        <w:rPr>
          <w:bdr w:val="none" w:sz="0" w:space="0" w:color="auto" w:frame="1"/>
        </w:rPr>
        <w:t>solicitation</w:t>
      </w:r>
      <w:r w:rsidRPr="00437E27">
        <w:t xml:space="preserve">, the time for receipt is </w:t>
      </w:r>
      <w:r>
        <w:rPr>
          <w:b/>
          <w:bCs/>
        </w:rPr>
        <w:t>12</w:t>
      </w:r>
      <w:r w:rsidRPr="00437E27">
        <w:rPr>
          <w:b/>
          <w:bCs/>
        </w:rPr>
        <w:t>PM</w:t>
      </w:r>
      <w:r w:rsidRPr="00437E27">
        <w:t>, local time, for the designated Government office on the date that q</w:t>
      </w:r>
      <w:r w:rsidRPr="00437E27">
        <w:rPr>
          <w:bdr w:val="none" w:sz="0" w:space="0" w:color="auto" w:frame="1"/>
        </w:rPr>
        <w:t>uotes</w:t>
      </w:r>
      <w:r w:rsidRPr="00437E27">
        <w:t> are due. (</w:t>
      </w:r>
      <w:r w:rsidRPr="00437E27">
        <w:rPr>
          <w:b/>
          <w:bCs/>
        </w:rPr>
        <w:t xml:space="preserve">Time specified is </w:t>
      </w:r>
      <w:r>
        <w:rPr>
          <w:b/>
          <w:bCs/>
        </w:rPr>
        <w:t>04/27/26</w:t>
      </w:r>
      <w:r w:rsidRPr="00437E27">
        <w:rPr>
          <w:b/>
          <w:bCs/>
        </w:rPr>
        <w:t xml:space="preserve"> 1</w:t>
      </w:r>
      <w:r>
        <w:rPr>
          <w:b/>
          <w:bCs/>
        </w:rPr>
        <w:t>2PM</w:t>
      </w:r>
      <w:r w:rsidRPr="00437E27">
        <w:rPr>
          <w:b/>
          <w:bCs/>
        </w:rPr>
        <w:t xml:space="preserve"> (E</w:t>
      </w:r>
      <w:r>
        <w:rPr>
          <w:b/>
          <w:bCs/>
        </w:rPr>
        <w:t>S</w:t>
      </w:r>
      <w:r w:rsidRPr="00437E27">
        <w:rPr>
          <w:b/>
          <w:bCs/>
        </w:rPr>
        <w:t>T))</w:t>
      </w:r>
    </w:p>
    <w:p w14:paraId="06373BA8" w14:textId="77777777" w:rsidR="00925BB2" w:rsidRPr="00437E27" w:rsidRDefault="00925BB2" w:rsidP="00A6728F">
      <w:pPr>
        <w:shd w:val="clear" w:color="auto" w:fill="FFFFFF"/>
        <w:ind w:left="245"/>
        <w:jc w:val="both"/>
        <w:textAlignment w:val="baseline"/>
        <w:rPr>
          <w:b/>
          <w:bCs/>
        </w:rPr>
      </w:pPr>
      <w:r w:rsidRPr="00437E27">
        <w:rPr>
          <w:bdr w:val="none" w:sz="0" w:space="0" w:color="auto" w:frame="1"/>
        </w:rPr>
        <w:t>(2)</w:t>
      </w:r>
      <w:r w:rsidRPr="00437E27">
        <w:t> Any q</w:t>
      </w:r>
      <w:r w:rsidRPr="00437E27">
        <w:rPr>
          <w:bdr w:val="none" w:sz="0" w:space="0" w:color="auto" w:frame="1"/>
        </w:rPr>
        <w:t xml:space="preserve">uotation </w:t>
      </w:r>
      <w:r w:rsidRPr="00437E27">
        <w:t>received at the Government office designated in the </w:t>
      </w:r>
      <w:r w:rsidRPr="00437E27">
        <w:rPr>
          <w:bdr w:val="none" w:sz="0" w:space="0" w:color="auto" w:frame="1"/>
        </w:rPr>
        <w:t>solicitation</w:t>
      </w:r>
      <w:r w:rsidRPr="00437E27">
        <w:t> after the exact time specified for receipt of q</w:t>
      </w:r>
      <w:r w:rsidRPr="00437E27">
        <w:rPr>
          <w:bdr w:val="none" w:sz="0" w:space="0" w:color="auto" w:frame="1"/>
        </w:rPr>
        <w:t>uotes</w:t>
      </w:r>
      <w:r w:rsidRPr="00437E27">
        <w:t> is "late" and may not be considered unless it is received before purchase order issuance and the </w:t>
      </w:r>
      <w:r w:rsidRPr="00437E27">
        <w:rPr>
          <w:bdr w:val="none" w:sz="0" w:space="0" w:color="auto" w:frame="1"/>
        </w:rPr>
        <w:t>Contracting Officer</w:t>
      </w:r>
      <w:r w:rsidRPr="00437E27">
        <w:t> (CO) determines that accepting the late q</w:t>
      </w:r>
      <w:r w:rsidRPr="00437E27">
        <w:rPr>
          <w:bdr w:val="none" w:sz="0" w:space="0" w:color="auto" w:frame="1"/>
        </w:rPr>
        <w:t>uotation</w:t>
      </w:r>
      <w:r w:rsidRPr="00437E27">
        <w:t> would not unduly delay the </w:t>
      </w:r>
      <w:r w:rsidRPr="00437E27">
        <w:rPr>
          <w:bdr w:val="none" w:sz="0" w:space="0" w:color="auto" w:frame="1"/>
        </w:rPr>
        <w:t xml:space="preserve">acquisition. </w:t>
      </w:r>
    </w:p>
    <w:p w14:paraId="06373BA9" w14:textId="77777777" w:rsidR="00925BB2" w:rsidRDefault="00925BB2" w:rsidP="00A6728F">
      <w:pPr>
        <w:shd w:val="clear" w:color="auto" w:fill="FFFFFF"/>
        <w:ind w:left="245"/>
        <w:jc w:val="both"/>
        <w:textAlignment w:val="baseline"/>
      </w:pPr>
      <w:r w:rsidRPr="00437E27">
        <w:rPr>
          <w:bdr w:val="none" w:sz="0" w:space="0" w:color="auto" w:frame="1"/>
        </w:rPr>
        <w:t>(3)</w:t>
      </w:r>
      <w:r w:rsidRPr="00437E27">
        <w:t> If an </w:t>
      </w:r>
      <w:r w:rsidRPr="00437E27">
        <w:rPr>
          <w:bdr w:val="none" w:sz="0" w:space="0" w:color="auto" w:frame="1"/>
        </w:rPr>
        <w:t>emergency</w:t>
      </w:r>
      <w:r w:rsidRPr="00437E27">
        <w:t> or unanticipated event interrupts normal Government processes so that quotations cannot be received at the Government office designated for receipt of q</w:t>
      </w:r>
      <w:r w:rsidRPr="00437E27">
        <w:rPr>
          <w:bdr w:val="none" w:sz="0" w:space="0" w:color="auto" w:frame="1"/>
        </w:rPr>
        <w:t>uotes</w:t>
      </w:r>
      <w:r w:rsidRPr="00437E27">
        <w:t> by the exact time specified in the </w:t>
      </w:r>
      <w:r w:rsidRPr="00437E27">
        <w:rPr>
          <w:bdr w:val="none" w:sz="0" w:space="0" w:color="auto" w:frame="1"/>
        </w:rPr>
        <w:t>solicitation</w:t>
      </w:r>
      <w:r w:rsidRPr="00437E27">
        <w:t xml:space="preserve">, and urgent Government requirements preclude a notice of an extension of the closing date, the time specified for receipt of quotes </w:t>
      </w:r>
      <w:r w:rsidRPr="00437E27">
        <w:lastRenderedPageBreak/>
        <w:t>will be deemed to be extended to the same time of </w:t>
      </w:r>
      <w:r w:rsidRPr="00437E27">
        <w:rPr>
          <w:bdr w:val="none" w:sz="0" w:space="0" w:color="auto" w:frame="1"/>
        </w:rPr>
        <w:t>day</w:t>
      </w:r>
      <w:r w:rsidRPr="00437E27">
        <w:t> specified in the </w:t>
      </w:r>
      <w:r w:rsidRPr="00437E27">
        <w:rPr>
          <w:bdr w:val="none" w:sz="0" w:space="0" w:color="auto" w:frame="1"/>
        </w:rPr>
        <w:t>solicitation</w:t>
      </w:r>
      <w:r w:rsidRPr="00437E27">
        <w:t> on the first work </w:t>
      </w:r>
      <w:r w:rsidRPr="00437E27">
        <w:rPr>
          <w:bdr w:val="none" w:sz="0" w:space="0" w:color="auto" w:frame="1"/>
        </w:rPr>
        <w:t>day</w:t>
      </w:r>
      <w:r w:rsidRPr="00437E27">
        <w:t> on which normal Government processes resume.</w:t>
      </w:r>
    </w:p>
    <w:p w14:paraId="06373BAB" w14:textId="77777777" w:rsidR="00925BB2" w:rsidRPr="00437E27" w:rsidRDefault="00925BB2" w:rsidP="00A6728F">
      <w:pPr>
        <w:pStyle w:val="Heading2"/>
        <w:rPr>
          <w:sz w:val="22"/>
          <w:szCs w:val="22"/>
        </w:rPr>
      </w:pPr>
    </w:p>
    <w:p w14:paraId="06373BAC" w14:textId="77777777" w:rsidR="00925BB2" w:rsidRPr="00437E27" w:rsidRDefault="00925BB2" w:rsidP="00A6728F">
      <w:pPr>
        <w:shd w:val="clear" w:color="auto" w:fill="FFFFFF"/>
        <w:jc w:val="both"/>
        <w:textAlignment w:val="baseline"/>
      </w:pPr>
      <w:r w:rsidRPr="00437E27">
        <w:rPr>
          <w:bdr w:val="none" w:sz="0" w:space="0" w:color="auto" w:frame="1"/>
        </w:rPr>
        <w:t>(g)</w:t>
      </w:r>
      <w:r w:rsidRPr="00437E27">
        <w:rPr>
          <w:b/>
          <w:bCs/>
        </w:rPr>
        <w:t> Issuance of Purchase Order</w:t>
      </w:r>
      <w:r w:rsidRPr="00437E27">
        <w:t>. The Government may issue a purchase order to one or more quoters as identified in the Request for Quote (RFQ). Therefore, the q</w:t>
      </w:r>
      <w:r w:rsidRPr="00437E27">
        <w:rPr>
          <w:bdr w:val="none" w:sz="0" w:space="0" w:color="auto" w:frame="1"/>
        </w:rPr>
        <w:t>uoter</w:t>
      </w:r>
      <w:r w:rsidRPr="00437E27">
        <w:t>’s initial q</w:t>
      </w:r>
      <w:r w:rsidRPr="00437E27">
        <w:rPr>
          <w:bdr w:val="none" w:sz="0" w:space="0" w:color="auto" w:frame="1"/>
        </w:rPr>
        <w:t>uote</w:t>
      </w:r>
      <w:r w:rsidRPr="00437E27">
        <w:t> </w:t>
      </w:r>
      <w:r w:rsidRPr="00437E27">
        <w:rPr>
          <w:bdr w:val="none" w:sz="0" w:space="0" w:color="auto" w:frame="1"/>
        </w:rPr>
        <w:t>should</w:t>
      </w:r>
      <w:r w:rsidRPr="00437E27">
        <w:t> contain the best terms and the best</w:t>
      </w:r>
      <w:r>
        <w:t xml:space="preserve"> price. </w:t>
      </w:r>
      <w:r w:rsidRPr="00437E27">
        <w:t>The Government </w:t>
      </w:r>
      <w:r w:rsidRPr="00437E27">
        <w:rPr>
          <w:bdr w:val="none" w:sz="0" w:space="0" w:color="auto" w:frame="1"/>
        </w:rPr>
        <w:t>may</w:t>
      </w:r>
      <w:r w:rsidRPr="00437E27">
        <w:t> reject any or all q</w:t>
      </w:r>
      <w:r w:rsidRPr="00437E27">
        <w:rPr>
          <w:bdr w:val="none" w:sz="0" w:space="0" w:color="auto" w:frame="1"/>
        </w:rPr>
        <w:t>uotes</w:t>
      </w:r>
      <w:r w:rsidRPr="00437E27">
        <w:t xml:space="preserve"> if such action is in the public’s best interest. </w:t>
      </w:r>
    </w:p>
    <w:p w14:paraId="06373BAD" w14:textId="77777777" w:rsidR="00925BB2" w:rsidRPr="00437E27" w:rsidRDefault="00925BB2" w:rsidP="00A6728F">
      <w:pPr>
        <w:shd w:val="clear" w:color="auto" w:fill="FFFFFF"/>
        <w:jc w:val="both"/>
        <w:textAlignment w:val="baseline"/>
        <w:rPr>
          <w:bdr w:val="none" w:sz="0" w:space="0" w:color="auto" w:frame="1"/>
        </w:rPr>
      </w:pPr>
    </w:p>
    <w:p w14:paraId="06373BAE" w14:textId="77777777" w:rsidR="00925BB2" w:rsidRPr="00437E27" w:rsidRDefault="00925BB2" w:rsidP="00A6728F">
      <w:pPr>
        <w:shd w:val="clear" w:color="auto" w:fill="FFFFFF"/>
        <w:jc w:val="both"/>
        <w:textAlignment w:val="baseline"/>
      </w:pPr>
      <w:r w:rsidRPr="00437E27">
        <w:rPr>
          <w:bdr w:val="none" w:sz="0" w:space="0" w:color="auto" w:frame="1"/>
        </w:rPr>
        <w:t>(h)</w:t>
      </w:r>
      <w:r w:rsidRPr="00437E27">
        <w:t> </w:t>
      </w:r>
      <w:r w:rsidRPr="00437E27">
        <w:rPr>
          <w:b/>
          <w:bCs/>
          <w:i/>
          <w:iCs/>
          <w:bdr w:val="none" w:sz="0" w:space="0" w:color="auto" w:frame="1"/>
        </w:rPr>
        <w:t>Multiple awards</w:t>
      </w:r>
      <w:r w:rsidRPr="00437E27">
        <w:t>. The Government </w:t>
      </w:r>
      <w:r w:rsidRPr="00437E27">
        <w:rPr>
          <w:bdr w:val="none" w:sz="0" w:space="0" w:color="auto" w:frame="1"/>
        </w:rPr>
        <w:t>may</w:t>
      </w:r>
      <w:r w:rsidRPr="00437E27">
        <w:t> issue a purchase order for any item or group of items of a q</w:t>
      </w:r>
      <w:r w:rsidRPr="00437E27">
        <w:rPr>
          <w:bdr w:val="none" w:sz="0" w:space="0" w:color="auto" w:frame="1"/>
        </w:rPr>
        <w:t>uotation</w:t>
      </w:r>
      <w:r w:rsidRPr="00437E27">
        <w:t>, unless the </w:t>
      </w:r>
      <w:r w:rsidRPr="00437E27">
        <w:rPr>
          <w:bdr w:val="none" w:sz="0" w:space="0" w:color="auto" w:frame="1"/>
        </w:rPr>
        <w:t>quoter</w:t>
      </w:r>
      <w:r w:rsidRPr="00437E27">
        <w:t> qualifies the quotation by specific limitations. Unless otherwise provided in the schedule, quotations </w:t>
      </w:r>
      <w:r w:rsidRPr="00437E27">
        <w:rPr>
          <w:bdr w:val="none" w:sz="0" w:space="0" w:color="auto" w:frame="1"/>
        </w:rPr>
        <w:t>may</w:t>
      </w:r>
      <w:r w:rsidRPr="00437E27">
        <w:t> not be submitted for quantities less than those specified. The Government reserves the right to issue a purchase order for a quantity less than the quantity quoted, at the unit prices quoted, unless the quoter specifies otherwise in the quotation.</w:t>
      </w:r>
    </w:p>
    <w:p w14:paraId="06373BAF" w14:textId="77777777" w:rsidR="00925BB2" w:rsidRPr="00437E27" w:rsidRDefault="00925BB2" w:rsidP="00A6728F">
      <w:pPr>
        <w:shd w:val="clear" w:color="auto" w:fill="FFFFFF"/>
        <w:ind w:firstLine="245"/>
        <w:jc w:val="both"/>
        <w:textAlignment w:val="baseline"/>
      </w:pPr>
      <w:r w:rsidRPr="00437E27">
        <w:rPr>
          <w:bdr w:val="none" w:sz="0" w:space="0" w:color="auto" w:frame="1"/>
        </w:rPr>
        <w:t>(1)</w:t>
      </w:r>
      <w:r w:rsidRPr="00437E27">
        <w:t> Availability of requirements documents cited in the </w:t>
      </w:r>
      <w:r w:rsidRPr="00437E27">
        <w:rPr>
          <w:bdr w:val="none" w:sz="0" w:space="0" w:color="auto" w:frame="1"/>
        </w:rPr>
        <w:t>solicitation</w:t>
      </w:r>
      <w:r w:rsidRPr="00437E27">
        <w:t>.</w:t>
      </w:r>
    </w:p>
    <w:p w14:paraId="06373BB0" w14:textId="77777777" w:rsidR="00925BB2" w:rsidRPr="00437E27" w:rsidRDefault="00925BB2" w:rsidP="00A6728F">
      <w:pPr>
        <w:shd w:val="clear" w:color="auto" w:fill="FFFFFF"/>
        <w:ind w:left="720"/>
        <w:jc w:val="both"/>
        <w:textAlignment w:val="baseline"/>
      </w:pPr>
      <w:r w:rsidRPr="00437E27">
        <w:rPr>
          <w:bdr w:val="none" w:sz="0" w:space="0" w:color="auto" w:frame="1"/>
        </w:rPr>
        <w:t>(i)</w:t>
      </w:r>
      <w:r w:rsidRPr="00437E27">
        <w:t> The GSA Index of Federal Specifications, Standards and Commercial Item Descriptions, FPMR Part 101-29, and copies of specifications, standards, and commercial item descriptions cited in this </w:t>
      </w:r>
      <w:r w:rsidRPr="00437E27">
        <w:rPr>
          <w:bdr w:val="none" w:sz="0" w:space="0" w:color="auto" w:frame="1"/>
        </w:rPr>
        <w:t>solicitation</w:t>
      </w:r>
      <w:r w:rsidRPr="00437E27">
        <w:t> </w:t>
      </w:r>
      <w:r w:rsidRPr="00437E27">
        <w:rPr>
          <w:bdr w:val="none" w:sz="0" w:space="0" w:color="auto" w:frame="1"/>
        </w:rPr>
        <w:t>may</w:t>
      </w:r>
      <w:r w:rsidRPr="00437E27">
        <w:t> be obtained for a fee by submitting a request to- GSA Federal Supply Service Specifications Section Suite 8100 470 East L’Enfant Plaza, SW Washington, DC 20407 Telephone (202) 619-8925, Facsimile (202) 619-8978.</w:t>
      </w:r>
    </w:p>
    <w:p w14:paraId="06373BB1" w14:textId="77777777" w:rsidR="00925BB2" w:rsidRPr="00437E27" w:rsidRDefault="00925BB2" w:rsidP="00A6728F">
      <w:pPr>
        <w:shd w:val="clear" w:color="auto" w:fill="FFFFFF"/>
        <w:ind w:left="720"/>
        <w:jc w:val="both"/>
        <w:textAlignment w:val="baseline"/>
        <w:rPr>
          <w:bdr w:val="none" w:sz="0" w:space="0" w:color="auto" w:frame="1"/>
        </w:rPr>
      </w:pPr>
    </w:p>
    <w:p w14:paraId="06373BB2" w14:textId="77777777" w:rsidR="00925BB2" w:rsidRPr="00437E27" w:rsidRDefault="00925BB2" w:rsidP="00A6728F">
      <w:pPr>
        <w:shd w:val="clear" w:color="auto" w:fill="FFFFFF"/>
        <w:ind w:left="720"/>
        <w:jc w:val="both"/>
        <w:textAlignment w:val="baseline"/>
      </w:pPr>
      <w:r w:rsidRPr="00437E27">
        <w:rPr>
          <w:bdr w:val="none" w:sz="0" w:space="0" w:color="auto" w:frame="1"/>
        </w:rPr>
        <w:t>(ii)</w:t>
      </w:r>
      <w:r w:rsidRPr="00437E27">
        <w:t> If the General Services Administration, Department of Agriculture, or Department of Veterans Affairs issued this </w:t>
      </w:r>
      <w:r w:rsidRPr="00437E27">
        <w:rPr>
          <w:bdr w:val="none" w:sz="0" w:space="0" w:color="auto" w:frame="1"/>
        </w:rPr>
        <w:t>solicitation</w:t>
      </w:r>
      <w:r w:rsidRPr="00437E27">
        <w:t>, a single copy of specifications, standards, and commercial item descriptions cited in this </w:t>
      </w:r>
      <w:r w:rsidRPr="00437E27">
        <w:rPr>
          <w:bdr w:val="none" w:sz="0" w:space="0" w:color="auto" w:frame="1"/>
        </w:rPr>
        <w:t>solicitation</w:t>
      </w:r>
      <w:r w:rsidRPr="00437E27">
        <w:t> </w:t>
      </w:r>
      <w:r w:rsidRPr="00437E27">
        <w:rPr>
          <w:bdr w:val="none" w:sz="0" w:space="0" w:color="auto" w:frame="1"/>
        </w:rPr>
        <w:t>may</w:t>
      </w:r>
      <w:r w:rsidRPr="00437E27">
        <w:t> be obtained free of charge by submitting a request to the addressee in paragraph (i)(1)(i) of this provision. Additional copies will be issued for a fee.</w:t>
      </w:r>
    </w:p>
    <w:p w14:paraId="06373BB3" w14:textId="77777777" w:rsidR="00925BB2" w:rsidRPr="00437E27" w:rsidRDefault="00925BB2" w:rsidP="00A6728F">
      <w:pPr>
        <w:shd w:val="clear" w:color="auto" w:fill="FFFFFF"/>
        <w:ind w:firstLine="240"/>
        <w:jc w:val="both"/>
        <w:textAlignment w:val="baseline"/>
      </w:pPr>
      <w:r w:rsidRPr="00437E27">
        <w:rPr>
          <w:bdr w:val="none" w:sz="0" w:space="0" w:color="auto" w:frame="1"/>
        </w:rPr>
        <w:t>(2)</w:t>
      </w:r>
      <w:r w:rsidRPr="00437E27">
        <w:t> NA: Applies to DoD.</w:t>
      </w:r>
    </w:p>
    <w:p w14:paraId="06373BB4" w14:textId="77777777" w:rsidR="00925BB2" w:rsidRPr="00437E27" w:rsidRDefault="00925BB2" w:rsidP="00A6728F">
      <w:pPr>
        <w:shd w:val="clear" w:color="auto" w:fill="FFFFFF"/>
        <w:ind w:firstLine="240"/>
        <w:jc w:val="both"/>
        <w:textAlignment w:val="baseline"/>
      </w:pPr>
      <w:r w:rsidRPr="00437E27">
        <w:rPr>
          <w:bdr w:val="none" w:sz="0" w:space="0" w:color="auto" w:frame="1"/>
        </w:rPr>
        <w:t xml:space="preserve">(3) </w:t>
      </w:r>
      <w:r w:rsidRPr="00437E27">
        <w:t>NA: Applies to DoD.</w:t>
      </w:r>
    </w:p>
    <w:p w14:paraId="06373BB5" w14:textId="77777777" w:rsidR="00925BB2" w:rsidRPr="00437E27" w:rsidRDefault="00925BB2" w:rsidP="00A6728F">
      <w:pPr>
        <w:shd w:val="clear" w:color="auto" w:fill="FFFFFF"/>
        <w:ind w:firstLine="240"/>
        <w:jc w:val="both"/>
        <w:textAlignment w:val="baseline"/>
      </w:pPr>
      <w:r w:rsidRPr="00437E27">
        <w:rPr>
          <w:bdr w:val="none" w:sz="0" w:space="0" w:color="auto" w:frame="1"/>
        </w:rPr>
        <w:t>(4)</w:t>
      </w:r>
      <w:r w:rsidRPr="00437E27">
        <w:t> Nongovernment (voluntary) standards </w:t>
      </w:r>
      <w:r w:rsidRPr="00437E27">
        <w:rPr>
          <w:bdr w:val="none" w:sz="0" w:space="0" w:color="auto" w:frame="1"/>
        </w:rPr>
        <w:t>must</w:t>
      </w:r>
      <w:r w:rsidRPr="00437E27">
        <w:t xml:space="preserve"> be obtained from the organization responsible </w:t>
      </w:r>
    </w:p>
    <w:p w14:paraId="06373BB6" w14:textId="77777777" w:rsidR="00925BB2" w:rsidRPr="00437E27" w:rsidRDefault="00925BB2" w:rsidP="00A6728F">
      <w:pPr>
        <w:shd w:val="clear" w:color="auto" w:fill="FFFFFF"/>
        <w:ind w:firstLine="240"/>
        <w:jc w:val="both"/>
        <w:textAlignment w:val="baseline"/>
      </w:pPr>
      <w:r w:rsidRPr="00437E27">
        <w:t xml:space="preserve"> for their preparation, publication, or maintenance.</w:t>
      </w:r>
    </w:p>
    <w:p w14:paraId="06373BB7" w14:textId="77777777" w:rsidR="00925BB2" w:rsidRPr="00437E27" w:rsidRDefault="00925BB2" w:rsidP="00A6728F">
      <w:pPr>
        <w:shd w:val="clear" w:color="auto" w:fill="FFFFFF"/>
        <w:textAlignment w:val="baseline"/>
        <w:rPr>
          <w:bdr w:val="none" w:sz="0" w:space="0" w:color="auto" w:frame="1"/>
        </w:rPr>
      </w:pPr>
    </w:p>
    <w:p w14:paraId="06373BB8" w14:textId="77777777" w:rsidR="00925BB2" w:rsidRPr="00437E27" w:rsidRDefault="00925BB2" w:rsidP="00A6728F">
      <w:pPr>
        <w:shd w:val="clear" w:color="auto" w:fill="FFFFFF"/>
        <w:jc w:val="both"/>
        <w:textAlignment w:val="baseline"/>
      </w:pPr>
      <w:r w:rsidRPr="00437E27">
        <w:rPr>
          <w:bdr w:val="none" w:sz="0" w:space="0" w:color="auto" w:frame="1"/>
        </w:rPr>
        <w:t>(j)</w:t>
      </w:r>
      <w:r w:rsidRPr="00437E27">
        <w:t> </w:t>
      </w:r>
      <w:r w:rsidRPr="00437E27">
        <w:rPr>
          <w:b/>
          <w:bCs/>
          <w:i/>
          <w:iCs/>
          <w:bdr w:val="none" w:sz="0" w:space="0" w:color="auto" w:frame="1"/>
        </w:rPr>
        <w:t>Unique entity identifier (UEI).</w:t>
      </w:r>
      <w:r w:rsidRPr="00437E27">
        <w:rPr>
          <w:i/>
          <w:iCs/>
          <w:bdr w:val="none" w:sz="0" w:space="0" w:color="auto" w:frame="1"/>
        </w:rPr>
        <w:t xml:space="preserve"> </w:t>
      </w:r>
      <w:r w:rsidRPr="00437E27">
        <w:t>Applies to all q</w:t>
      </w:r>
      <w:r w:rsidRPr="00437E27">
        <w:rPr>
          <w:bdr w:val="none" w:sz="0" w:space="0" w:color="auto" w:frame="1"/>
        </w:rPr>
        <w:t>uotes</w:t>
      </w:r>
      <w:r w:rsidRPr="00437E27">
        <w:t> that exceed the </w:t>
      </w:r>
      <w:r w:rsidRPr="00437E27">
        <w:rPr>
          <w:bdr w:val="none" w:sz="0" w:space="0" w:color="auto" w:frame="1"/>
        </w:rPr>
        <w:t>micro-purchase threshold</w:t>
      </w:r>
      <w:r w:rsidRPr="00437E27">
        <w:t>, and q</w:t>
      </w:r>
      <w:r w:rsidRPr="00437E27">
        <w:rPr>
          <w:bdr w:val="none" w:sz="0" w:space="0" w:color="auto" w:frame="1"/>
        </w:rPr>
        <w:t>uotes</w:t>
      </w:r>
      <w:r w:rsidRPr="00437E27">
        <w:t> at or below the </w:t>
      </w:r>
      <w:r w:rsidRPr="00437E27">
        <w:rPr>
          <w:bdr w:val="none" w:sz="0" w:space="0" w:color="auto" w:frame="1"/>
        </w:rPr>
        <w:t>micro-purchase threshold</w:t>
      </w:r>
      <w:r w:rsidRPr="00437E27">
        <w:t> if the </w:t>
      </w:r>
      <w:r w:rsidRPr="00437E27">
        <w:rPr>
          <w:bdr w:val="none" w:sz="0" w:space="0" w:color="auto" w:frame="1"/>
        </w:rPr>
        <w:t>solicitation</w:t>
      </w:r>
      <w:r w:rsidRPr="00437E27">
        <w:t> requires the contractor to be </w:t>
      </w:r>
      <w:r w:rsidRPr="00437E27">
        <w:rPr>
          <w:bdr w:val="none" w:sz="0" w:space="0" w:color="auto" w:frame="1"/>
        </w:rPr>
        <w:t>registered in the System for Award Management (SAM</w:t>
      </w:r>
      <w:r w:rsidRPr="00437E27">
        <w:t xml:space="preserve">).) </w:t>
      </w:r>
    </w:p>
    <w:p w14:paraId="06373BB9" w14:textId="77777777" w:rsidR="00925BB2" w:rsidRPr="00437E27" w:rsidRDefault="00925BB2" w:rsidP="00A6728F">
      <w:pPr>
        <w:pStyle w:val="ListParagraph"/>
        <w:numPr>
          <w:ilvl w:val="0"/>
          <w:numId w:val="6"/>
        </w:numPr>
        <w:shd w:val="clear" w:color="auto" w:fill="FFFFFF"/>
        <w:jc w:val="both"/>
        <w:textAlignment w:val="baseline"/>
      </w:pPr>
      <w:r w:rsidRPr="00437E27">
        <w:lastRenderedPageBreak/>
        <w:t>The quoter must enter, in the block with its name and address on the cover page of its q</w:t>
      </w:r>
      <w:r w:rsidRPr="00437E27">
        <w:rPr>
          <w:bdr w:val="none" w:sz="0" w:space="0" w:color="auto" w:frame="1"/>
        </w:rPr>
        <w:t>uote</w:t>
      </w:r>
      <w:r w:rsidRPr="00437E27">
        <w:t>, the annotation "</w:t>
      </w:r>
      <w:r w:rsidRPr="00437E27">
        <w:rPr>
          <w:bdr w:val="none" w:sz="0" w:space="0" w:color="auto" w:frame="1"/>
        </w:rPr>
        <w:t>Unique Entity Identifier</w:t>
      </w:r>
      <w:r w:rsidRPr="00437E27">
        <w:t>" followed by the </w:t>
      </w:r>
      <w:r w:rsidRPr="00437E27">
        <w:rPr>
          <w:bdr w:val="none" w:sz="0" w:space="0" w:color="auto" w:frame="1"/>
        </w:rPr>
        <w:t>unique entity identifier</w:t>
      </w:r>
      <w:r w:rsidRPr="00437E27">
        <w:t> that identifies the </w:t>
      </w:r>
      <w:proofErr w:type="gramStart"/>
      <w:r w:rsidRPr="00437E27">
        <w:t>q</w:t>
      </w:r>
      <w:r w:rsidRPr="00437E27">
        <w:rPr>
          <w:bdr w:val="none" w:sz="0" w:space="0" w:color="auto" w:frame="1"/>
        </w:rPr>
        <w:t>uoter</w:t>
      </w:r>
      <w:r w:rsidRPr="00437E27">
        <w:t>s</w:t>
      </w:r>
      <w:proofErr w:type="gramEnd"/>
      <w:r w:rsidRPr="00437E27">
        <w:t xml:space="preserve"> name and address. The </w:t>
      </w:r>
      <w:proofErr w:type="gramStart"/>
      <w:r w:rsidRPr="00437E27">
        <w:t>q</w:t>
      </w:r>
      <w:r w:rsidRPr="00437E27">
        <w:rPr>
          <w:bdr w:val="none" w:sz="0" w:space="0" w:color="auto" w:frame="1"/>
        </w:rPr>
        <w:t>uoter</w:t>
      </w:r>
      <w:proofErr w:type="gramEnd"/>
      <w:r w:rsidRPr="00437E27">
        <w:t> also must enter its </w:t>
      </w:r>
      <w:r w:rsidRPr="00437E27">
        <w:rPr>
          <w:bdr w:val="none" w:sz="0" w:space="0" w:color="auto" w:frame="1"/>
        </w:rPr>
        <w:t>Electronic Funds Transfer (EFT) indicator</w:t>
      </w:r>
      <w:r w:rsidRPr="00437E27">
        <w:t xml:space="preserve">, if applicable. </w:t>
      </w:r>
    </w:p>
    <w:p w14:paraId="06373BBA" w14:textId="77777777" w:rsidR="00925BB2" w:rsidRPr="00437E27" w:rsidRDefault="00925BB2" w:rsidP="00A6728F">
      <w:pPr>
        <w:pStyle w:val="ListParagraph"/>
        <w:numPr>
          <w:ilvl w:val="0"/>
          <w:numId w:val="6"/>
        </w:numPr>
        <w:shd w:val="clear" w:color="auto" w:fill="FFFFFF"/>
        <w:jc w:val="both"/>
        <w:textAlignment w:val="baseline"/>
      </w:pPr>
      <w:r w:rsidRPr="00437E27">
        <w:t>The EFT indicator is a four-character suffix to the UEI. The suffix is assigned at the discretion of the quoter to establish additional SAM records for identifying alternative EFT accounts (see FAR </w:t>
      </w:r>
      <w:hyperlink r:id="rId12" w:anchor="FAR_Subpart_32_11" w:tooltip="subpart  32.11" w:history="1">
        <w:r w:rsidRPr="00437E27">
          <w:rPr>
            <w:color w:val="0000FF"/>
            <w:u w:val="single"/>
            <w:bdr w:val="none" w:sz="0" w:space="0" w:color="auto" w:frame="1"/>
          </w:rPr>
          <w:t>subpart  32.11</w:t>
        </w:r>
      </w:hyperlink>
      <w:r w:rsidRPr="00437E27">
        <w:t xml:space="preserve">) for the same entity. </w:t>
      </w:r>
    </w:p>
    <w:p w14:paraId="06373BBB" w14:textId="77777777" w:rsidR="00925BB2" w:rsidRPr="00437E27" w:rsidRDefault="00925BB2" w:rsidP="00A6728F">
      <w:pPr>
        <w:pStyle w:val="ListParagraph"/>
        <w:numPr>
          <w:ilvl w:val="0"/>
          <w:numId w:val="6"/>
        </w:numPr>
        <w:shd w:val="clear" w:color="auto" w:fill="FFFFFF"/>
        <w:textAlignment w:val="baseline"/>
      </w:pPr>
      <w:r w:rsidRPr="00437E27">
        <w:t>If the quoter does not have a UEI, it </w:t>
      </w:r>
      <w:r w:rsidRPr="00437E27">
        <w:rPr>
          <w:bdr w:val="none" w:sz="0" w:space="0" w:color="auto" w:frame="1"/>
        </w:rPr>
        <w:t>should</w:t>
      </w:r>
      <w:r w:rsidRPr="00437E27">
        <w:t> contact the entity designated at </w:t>
      </w:r>
      <w:hyperlink r:id="rId13" w:tgtFrame="_blank" w:tooltip="www.sam.gov" w:history="1">
        <w:r w:rsidRPr="00437E27">
          <w:rPr>
            <w:color w:val="0000FF"/>
            <w:u w:val="single"/>
            <w:bdr w:val="none" w:sz="0" w:space="0" w:color="auto" w:frame="1"/>
          </w:rPr>
          <w:t>www.sam.gov</w:t>
        </w:r>
      </w:hyperlink>
      <w:r w:rsidRPr="00437E27">
        <w:t> for UEI establishment directly to obtain one. The q</w:t>
      </w:r>
      <w:r w:rsidRPr="00437E27">
        <w:rPr>
          <w:bdr w:val="none" w:sz="0" w:space="0" w:color="auto" w:frame="1"/>
        </w:rPr>
        <w:t>uoter</w:t>
      </w:r>
      <w:r w:rsidRPr="00437E27">
        <w:t> </w:t>
      </w:r>
      <w:r w:rsidRPr="00437E27">
        <w:rPr>
          <w:bdr w:val="none" w:sz="0" w:space="0" w:color="auto" w:frame="1"/>
        </w:rPr>
        <w:t>should</w:t>
      </w:r>
      <w:r w:rsidRPr="00437E27">
        <w:t> indicate that it is a q</w:t>
      </w:r>
      <w:r w:rsidRPr="00437E27">
        <w:rPr>
          <w:bdr w:val="none" w:sz="0" w:space="0" w:color="auto" w:frame="1"/>
        </w:rPr>
        <w:t>uoter</w:t>
      </w:r>
      <w:r w:rsidRPr="00437E27">
        <w:t> for a Government contract when contacting the entity designated at </w:t>
      </w:r>
      <w:hyperlink r:id="rId14" w:tgtFrame="_blank" w:tooltip="www.sam.gov" w:history="1">
        <w:r w:rsidRPr="00437E27">
          <w:rPr>
            <w:color w:val="0000FF"/>
            <w:u w:val="single"/>
            <w:bdr w:val="none" w:sz="0" w:space="0" w:color="auto" w:frame="1"/>
          </w:rPr>
          <w:t>www.sam.gov</w:t>
        </w:r>
      </w:hyperlink>
      <w:r w:rsidRPr="00437E27">
        <w:t> for establishing the UEI.</w:t>
      </w:r>
    </w:p>
    <w:p w14:paraId="06373BBC" w14:textId="77777777" w:rsidR="00925BB2" w:rsidRPr="00437E27" w:rsidRDefault="00925BB2" w:rsidP="00A6728F">
      <w:pPr>
        <w:shd w:val="clear" w:color="auto" w:fill="FFFFFF"/>
        <w:textAlignment w:val="baseline"/>
        <w:rPr>
          <w:bdr w:val="none" w:sz="0" w:space="0" w:color="auto" w:frame="1"/>
        </w:rPr>
      </w:pPr>
    </w:p>
    <w:p w14:paraId="06373BBD" w14:textId="77777777" w:rsidR="00925BB2" w:rsidRPr="00437E27" w:rsidRDefault="00925BB2" w:rsidP="00A6728F">
      <w:pPr>
        <w:shd w:val="clear" w:color="auto" w:fill="FFFFFF"/>
        <w:textAlignment w:val="baseline"/>
        <w:rPr>
          <w:b/>
          <w:bCs/>
          <w:i/>
          <w:iCs/>
        </w:rPr>
      </w:pPr>
      <w:r w:rsidRPr="00437E27">
        <w:rPr>
          <w:bdr w:val="none" w:sz="0" w:space="0" w:color="auto" w:frame="1"/>
        </w:rPr>
        <w:t>(k)</w:t>
      </w:r>
      <w:r w:rsidRPr="00437E27">
        <w:t> </w:t>
      </w:r>
      <w:r w:rsidRPr="00437E27">
        <w:rPr>
          <w:b/>
          <w:bCs/>
          <w:i/>
          <w:iCs/>
        </w:rPr>
        <w:t>[Reserved]</w:t>
      </w:r>
    </w:p>
    <w:p w14:paraId="06373BBE" w14:textId="77777777" w:rsidR="00925BB2" w:rsidRPr="00437E27" w:rsidRDefault="00925BB2" w:rsidP="00A6728F">
      <w:pPr>
        <w:tabs>
          <w:tab w:val="left" w:pos="360"/>
          <w:tab w:val="left" w:pos="450"/>
        </w:tabs>
        <w:rPr>
          <w:rFonts w:eastAsia="Times New Roman"/>
          <w:color w:val="000000"/>
          <w:bdr w:val="none" w:sz="0" w:space="0" w:color="auto" w:frame="1"/>
        </w:rPr>
      </w:pPr>
    </w:p>
    <w:p w14:paraId="06373BBF" w14:textId="77777777" w:rsidR="00925BB2" w:rsidRPr="00437E27" w:rsidRDefault="00925BB2" w:rsidP="00A6728F">
      <w:pPr>
        <w:tabs>
          <w:tab w:val="left" w:pos="360"/>
          <w:tab w:val="left" w:pos="450"/>
        </w:tabs>
        <w:jc w:val="both"/>
      </w:pPr>
      <w:r w:rsidRPr="00437E27">
        <w:rPr>
          <w:rFonts w:eastAsia="Times New Roman"/>
          <w:color w:val="000000"/>
          <w:bdr w:val="none" w:sz="0" w:space="0" w:color="auto" w:frame="1"/>
        </w:rPr>
        <w:t>(l)</w:t>
      </w:r>
      <w:r w:rsidRPr="00437E27">
        <w:rPr>
          <w:rFonts w:eastAsia="Times New Roman"/>
          <w:color w:val="000000"/>
        </w:rPr>
        <w:t> </w:t>
      </w:r>
      <w:r w:rsidRPr="00437E27">
        <w:rPr>
          <w:b/>
          <w:bCs/>
          <w:i/>
        </w:rPr>
        <w:t>Requests for information</w:t>
      </w:r>
      <w:r w:rsidRPr="00437E27">
        <w:t>. The CO will not notify unsuccessful quoters that responded to this Request for Quotation (RFQ). However, quoters may request information on purchase order(s) resulting from this solicitation with the CO.</w:t>
      </w:r>
    </w:p>
    <w:p w14:paraId="06373BC0" w14:textId="77777777" w:rsidR="00925BB2" w:rsidRPr="00437E27" w:rsidRDefault="00925BB2" w:rsidP="00A6728F">
      <w:pPr>
        <w:shd w:val="clear" w:color="auto" w:fill="FFFFFF"/>
        <w:ind w:firstLine="240"/>
        <w:jc w:val="center"/>
        <w:textAlignment w:val="baseline"/>
        <w:rPr>
          <w:b/>
          <w:bCs/>
        </w:rPr>
      </w:pPr>
      <w:r w:rsidRPr="00437E27">
        <w:rPr>
          <w:b/>
          <w:bCs/>
        </w:rPr>
        <w:t>(End of Provision)</w:t>
      </w:r>
    </w:p>
    <w:p w14:paraId="06373BC1" w14:textId="77777777" w:rsidR="00925BB2" w:rsidRPr="00437E27" w:rsidRDefault="00925BB2" w:rsidP="00A6728F">
      <w:pPr>
        <w:rPr>
          <w:b/>
          <w:bCs/>
        </w:rPr>
      </w:pPr>
    </w:p>
    <w:p w14:paraId="06373BC2" w14:textId="77777777" w:rsidR="00925BB2" w:rsidRPr="00437E27" w:rsidRDefault="00925BB2" w:rsidP="00A6728F">
      <w:r w:rsidRPr="00437E27">
        <w:rPr>
          <w:b/>
          <w:bCs/>
        </w:rPr>
        <w:t>To facilitate the award process, all quotes must include a statement regarding the terms and conditions herein as follows</w:t>
      </w:r>
      <w:r w:rsidRPr="00437E27">
        <w:t>:</w:t>
      </w:r>
    </w:p>
    <w:p w14:paraId="06373BC3" w14:textId="77777777" w:rsidR="00925BB2" w:rsidRPr="00437E27" w:rsidRDefault="00925BB2" w:rsidP="00A6728F">
      <w:pPr>
        <w:ind w:left="360" w:right="720"/>
        <w:jc w:val="both"/>
      </w:pPr>
      <w:r w:rsidRPr="00437E27">
        <w:t>"The terms and conditions in the solicitation are acceptable to be included in the award document without modification, deletion, or addition."</w:t>
      </w:r>
      <w:r>
        <w:t xml:space="preserve"> –</w:t>
      </w:r>
      <w:r w:rsidRPr="00437E27">
        <w:t>OR</w:t>
      </w:r>
      <w:r>
        <w:t>--</w:t>
      </w:r>
    </w:p>
    <w:p w14:paraId="06373BC4" w14:textId="77777777" w:rsidR="00925BB2" w:rsidRPr="00437E27" w:rsidRDefault="00925BB2" w:rsidP="00A6728F">
      <w:pPr>
        <w:ind w:left="360" w:right="720"/>
        <w:jc w:val="both"/>
      </w:pPr>
      <w:r w:rsidRPr="00437E27">
        <w:t>"The terms and conditions in the solicitation are acceptable to be included in the award document with the exception, deletion, or addition of the following:"</w:t>
      </w:r>
    </w:p>
    <w:p w14:paraId="06373BC5" w14:textId="77777777" w:rsidR="00925BB2" w:rsidRPr="00437E27" w:rsidRDefault="00925BB2" w:rsidP="00A6728F">
      <w:pPr>
        <w:jc w:val="both"/>
      </w:pPr>
      <w:r w:rsidRPr="00437E27">
        <w:t xml:space="preserve"> </w:t>
      </w:r>
    </w:p>
    <w:p w14:paraId="06373BC6" w14:textId="77777777" w:rsidR="00925BB2" w:rsidRPr="00437E27" w:rsidRDefault="00925BB2" w:rsidP="00A6728F">
      <w:pPr>
        <w:jc w:val="both"/>
      </w:pPr>
      <w:r w:rsidRPr="00437E27">
        <w:t>Quoters shall list exceptions(s) and rationale for the exception(s), if any.</w:t>
      </w:r>
    </w:p>
    <w:p w14:paraId="06373BC7" w14:textId="77777777" w:rsidR="00925BB2" w:rsidRPr="00437E27" w:rsidRDefault="00925BB2" w:rsidP="00A6728F"/>
    <w:p w14:paraId="06373BC8" w14:textId="77777777" w:rsidR="00925BB2" w:rsidRPr="00437E27" w:rsidRDefault="00925BB2" w:rsidP="00A6728F">
      <w:pPr>
        <w:rPr>
          <w:iCs/>
        </w:rPr>
      </w:pPr>
      <w:r w:rsidRPr="00437E27">
        <w:t>Any questions or concerns regarding this solicitation should be forwarded in writing via e-mail to the Point of Contact listed below</w:t>
      </w:r>
      <w:r w:rsidRPr="00437E27">
        <w:rPr>
          <w:iCs/>
        </w:rPr>
        <w:t xml:space="preserve">. </w:t>
      </w:r>
    </w:p>
    <w:p w14:paraId="06373BC9" w14:textId="77777777" w:rsidR="00925BB2" w:rsidRPr="00437E27" w:rsidRDefault="00925BB2" w:rsidP="00A6728F">
      <w:pPr>
        <w:tabs>
          <w:tab w:val="left" w:pos="2700"/>
        </w:tabs>
      </w:pPr>
      <w:r w:rsidRPr="00437E27">
        <w:rPr>
          <w:rFonts w:eastAsia="Calibri"/>
          <w:b/>
          <w:bCs/>
        </w:rPr>
        <w:t>All quotations shall be emailed to</w:t>
      </w:r>
      <w:r w:rsidRPr="00437E27">
        <w:rPr>
          <w:rFonts w:eastAsia="Calibri"/>
        </w:rPr>
        <w:t>:</w:t>
      </w:r>
      <w:r w:rsidRPr="00437E27">
        <w:rPr>
          <w:rFonts w:eastAsia="Calibri"/>
        </w:rPr>
        <w:tab/>
      </w:r>
      <w:hyperlink r:id="rId15" w:history="1">
        <w:r w:rsidRPr="00EA32A7">
          <w:rPr>
            <w:rStyle w:val="Hyperlink"/>
            <w:highlight w:val="yellow"/>
          </w:rPr>
          <w:t>chadwin.walker@va.gov</w:t>
        </w:r>
      </w:hyperlink>
      <w:r>
        <w:t xml:space="preserve"> </w:t>
      </w:r>
    </w:p>
    <w:p w14:paraId="06373BCA" w14:textId="77777777" w:rsidR="00925BB2" w:rsidRPr="00437E27" w:rsidRDefault="00925BB2" w:rsidP="00A6728F">
      <w:pPr>
        <w:rPr>
          <w:rStyle w:val="AAMSKBFill-InHighlight"/>
        </w:rPr>
      </w:pPr>
      <w:r w:rsidRPr="00437E27">
        <w:rPr>
          <w:b/>
          <w:bCs/>
        </w:rPr>
        <w:t xml:space="preserve">GOVERNMENT POC:    </w:t>
      </w:r>
      <w:r w:rsidRPr="00437E27">
        <w:rPr>
          <w:b/>
          <w:bCs/>
        </w:rPr>
        <w:tab/>
      </w:r>
      <w:r w:rsidRPr="00437E27">
        <w:rPr>
          <w:b/>
          <w:bCs/>
        </w:rPr>
        <w:tab/>
      </w:r>
      <w:r w:rsidRPr="00EA32A7">
        <w:rPr>
          <w:rStyle w:val="AAMSKBFill-InHighlight"/>
          <w:b/>
          <w:bCs/>
          <w:highlight w:val="yellow"/>
        </w:rPr>
        <w:t>Chadwin Walker</w:t>
      </w:r>
    </w:p>
    <w:p w14:paraId="06373BCB" w14:textId="77777777" w:rsidR="00925BB2" w:rsidRPr="00437E27" w:rsidRDefault="00925BB2" w:rsidP="00A6728F">
      <w:pPr>
        <w:tabs>
          <w:tab w:val="left" w:pos="2700"/>
        </w:tabs>
        <w:ind w:left="2700" w:hanging="900"/>
        <w:rPr>
          <w:b/>
          <w:bCs/>
          <w:color w:val="0F243E" w:themeColor="text2" w:themeShade="80"/>
        </w:rPr>
      </w:pPr>
      <w:r w:rsidRPr="00437E27">
        <w:tab/>
      </w:r>
      <w:r w:rsidRPr="00437E27">
        <w:tab/>
      </w:r>
      <w:r w:rsidRPr="00437E27">
        <w:tab/>
      </w:r>
      <w:r w:rsidRPr="00437E27">
        <w:rPr>
          <w:b/>
          <w:bCs/>
          <w:color w:val="0F243E" w:themeColor="text2" w:themeShade="80"/>
        </w:rPr>
        <w:t>Contract</w:t>
      </w:r>
      <w:r>
        <w:rPr>
          <w:b/>
          <w:bCs/>
          <w:color w:val="0F243E" w:themeColor="text2" w:themeShade="80"/>
        </w:rPr>
        <w:t xml:space="preserve"> Specialist</w:t>
      </w:r>
    </w:p>
    <w:p w14:paraId="06373BCC" w14:textId="77777777" w:rsidR="00925BB2" w:rsidRPr="00437E27" w:rsidRDefault="00925BB2" w:rsidP="00A6728F">
      <w:pPr>
        <w:tabs>
          <w:tab w:val="left" w:pos="2700"/>
        </w:tabs>
        <w:ind w:left="2700" w:hanging="900"/>
      </w:pPr>
      <w:r w:rsidRPr="00437E27">
        <w:tab/>
      </w:r>
      <w:r w:rsidRPr="00437E27">
        <w:tab/>
      </w:r>
      <w:r w:rsidRPr="00437E27">
        <w:tab/>
        <w:t>US Department of Veterans Affairs</w:t>
      </w:r>
    </w:p>
    <w:p w14:paraId="06373BCD" w14:textId="77777777" w:rsidR="00925BB2" w:rsidRPr="00437E27" w:rsidRDefault="00925BB2" w:rsidP="00A6728F">
      <w:pPr>
        <w:tabs>
          <w:tab w:val="left" w:pos="2700"/>
        </w:tabs>
        <w:ind w:left="2700" w:hanging="900"/>
      </w:pPr>
      <w:r w:rsidRPr="00437E27">
        <w:lastRenderedPageBreak/>
        <w:tab/>
      </w:r>
      <w:r w:rsidRPr="00437E27">
        <w:tab/>
      </w:r>
      <w:r w:rsidRPr="00437E27">
        <w:tab/>
        <w:t xml:space="preserve">VAMC </w:t>
      </w:r>
      <w:r>
        <w:t>West Haven</w:t>
      </w:r>
    </w:p>
    <w:p w14:paraId="06373BCE" w14:textId="77777777" w:rsidR="00925BB2" w:rsidRPr="00437E27" w:rsidRDefault="00925BB2" w:rsidP="00A6728F">
      <w:pPr>
        <w:tabs>
          <w:tab w:val="left" w:pos="2700"/>
        </w:tabs>
        <w:ind w:left="2700" w:hanging="900"/>
      </w:pPr>
      <w:r w:rsidRPr="00437E27">
        <w:tab/>
      </w:r>
      <w:r w:rsidRPr="00437E27">
        <w:tab/>
      </w:r>
      <w:r w:rsidRPr="00437E27">
        <w:tab/>
      </w:r>
      <w:r>
        <w:t>950 Campbell Street</w:t>
      </w:r>
    </w:p>
    <w:p w14:paraId="06373BCF" w14:textId="77777777" w:rsidR="00925BB2" w:rsidRDefault="00925BB2" w:rsidP="00EA32A7">
      <w:pPr>
        <w:tabs>
          <w:tab w:val="left" w:pos="2700"/>
        </w:tabs>
        <w:ind w:left="2700" w:hanging="900"/>
        <w:rPr>
          <w:b/>
          <w:bCs/>
        </w:rPr>
      </w:pPr>
      <w:r w:rsidRPr="00437E27">
        <w:rPr>
          <w:b/>
          <w:bCs/>
        </w:rPr>
        <w:tab/>
      </w:r>
      <w:r w:rsidRPr="00437E27">
        <w:rPr>
          <w:b/>
          <w:bCs/>
        </w:rPr>
        <w:tab/>
      </w:r>
      <w:r w:rsidRPr="00437E27">
        <w:rPr>
          <w:b/>
          <w:bCs/>
        </w:rPr>
        <w:tab/>
      </w:r>
      <w:r>
        <w:rPr>
          <w:b/>
          <w:bCs/>
        </w:rPr>
        <w:t>West Haven</w:t>
      </w:r>
      <w:r w:rsidRPr="00437E27">
        <w:rPr>
          <w:b/>
          <w:bCs/>
        </w:rPr>
        <w:t xml:space="preserve"> </w:t>
      </w:r>
      <w:r>
        <w:rPr>
          <w:b/>
          <w:bCs/>
        </w:rPr>
        <w:t>CT 06516-2770</w:t>
      </w:r>
    </w:p>
    <w:p w14:paraId="06373BD0" w14:textId="77777777" w:rsidR="00925BB2" w:rsidRDefault="00925BB2" w:rsidP="00A6728F">
      <w:pPr>
        <w:tabs>
          <w:tab w:val="left" w:pos="2700"/>
        </w:tabs>
        <w:ind w:left="2700" w:hanging="900"/>
      </w:pPr>
      <w:r>
        <w:rPr>
          <w:b/>
          <w:bCs/>
        </w:rPr>
        <w:t xml:space="preserve">                             CC:  Gail Grundy: </w:t>
      </w:r>
      <w:hyperlink r:id="rId16" w:history="1">
        <w:r w:rsidRPr="00B94BC8">
          <w:rPr>
            <w:rStyle w:val="Hyperlink"/>
          </w:rPr>
          <w:t>gail.grundy@va.gov</w:t>
        </w:r>
      </w:hyperlink>
      <w:r>
        <w:t xml:space="preserve"> </w:t>
      </w:r>
    </w:p>
    <w:p w14:paraId="06373BD1" w14:textId="77777777" w:rsidR="00925BB2" w:rsidRPr="00F67304" w:rsidRDefault="00925BB2" w:rsidP="00A6728F">
      <w:pPr>
        <w:tabs>
          <w:tab w:val="left" w:pos="2700"/>
        </w:tabs>
        <w:ind w:left="2700" w:hanging="900"/>
      </w:pPr>
    </w:p>
    <w:p w14:paraId="06373BD3" w14:textId="01E8E8A2" w:rsidR="00925BB2" w:rsidRPr="00925BB2" w:rsidRDefault="00925BB2" w:rsidP="00925BB2">
      <w:pPr>
        <w:jc w:val="both"/>
      </w:pPr>
      <w:r w:rsidRPr="00437E27">
        <w:t xml:space="preserve">The lowest price will be the sole determining factor. Please submit your best price with the best discount applied. The award will be made to the pricing response most advantageous to the Government.  </w:t>
      </w:r>
    </w:p>
    <w:p w14:paraId="06373BD5" w14:textId="627939D6" w:rsidR="00925BB2" w:rsidRPr="00925BB2" w:rsidRDefault="00925BB2" w:rsidP="00925BB2">
      <w:pPr>
        <w:pStyle w:val="Default"/>
        <w:rPr>
          <w:rFonts w:ascii="Arial" w:eastAsia="Calibri" w:hAnsi="Arial" w:cs="Arial"/>
          <w:color w:val="auto"/>
        </w:rPr>
      </w:pPr>
      <w:r w:rsidRPr="00437E27">
        <w:rPr>
          <w:rFonts w:ascii="Arial" w:eastAsia="Calibri" w:hAnsi="Arial" w:cs="Arial"/>
          <w:color w:val="auto"/>
        </w:rPr>
        <w:t xml:space="preserve">The full text of FAR provisions or clauses may be accessed electronically at </w:t>
      </w:r>
      <w:hyperlink r:id="rId17" w:history="1">
        <w:r w:rsidRPr="00437E27">
          <w:rPr>
            <w:rStyle w:val="Hyperlink"/>
            <w:rFonts w:ascii="Arial" w:eastAsia="Calibri" w:hAnsi="Arial" w:cs="Arial"/>
          </w:rPr>
          <w:t>http://acquisition.gov/comp/far/index.html</w:t>
        </w:r>
      </w:hyperlink>
    </w:p>
    <w:p w14:paraId="06373BD7" w14:textId="5FACC405" w:rsidR="00925BB2" w:rsidRPr="00437E27" w:rsidRDefault="00925BB2" w:rsidP="00925BB2">
      <w:pPr>
        <w:jc w:val="both"/>
        <w:rPr>
          <w:rFonts w:eastAsia="Calibri"/>
        </w:rPr>
      </w:pPr>
      <w:r w:rsidRPr="00437E27">
        <w:rPr>
          <w:rFonts w:eastAsia="Calibri"/>
        </w:rPr>
        <w:t>T</w:t>
      </w:r>
      <w:r w:rsidRPr="00437E27">
        <w:rPr>
          <w:rFonts w:eastAsia="Calibri"/>
        </w:rPr>
        <w:t xml:space="preserve">his is an open-market combined synopsis/solicitation for products as defined herein. The government intends to award a one-time contract/purchase order </w:t>
      </w:r>
      <w:proofErr w:type="gramStart"/>
      <w:r w:rsidRPr="00437E27">
        <w:rPr>
          <w:rFonts w:eastAsia="Calibri"/>
        </w:rPr>
        <w:t>as a result of</w:t>
      </w:r>
      <w:proofErr w:type="gramEnd"/>
      <w:r w:rsidRPr="00437E27">
        <w:rPr>
          <w:rFonts w:eastAsia="Calibri"/>
        </w:rPr>
        <w:t xml:space="preserve"> this combined synopsis/solicitation that will include the terms and conditions set forth herein. </w:t>
      </w:r>
    </w:p>
    <w:p w14:paraId="06373BD8" w14:textId="77777777" w:rsidR="00925BB2" w:rsidRPr="00A65A20" w:rsidRDefault="00925BB2" w:rsidP="00A6728F">
      <w:pPr>
        <w:ind w:left="2160" w:hanging="2160"/>
        <w:jc w:val="both"/>
        <w:rPr>
          <w:rFonts w:eastAsia="Calibri"/>
          <w:b/>
          <w:bCs/>
          <w:highlight w:val="yellow"/>
        </w:rPr>
      </w:pPr>
      <w:r w:rsidRPr="00437E27">
        <w:rPr>
          <w:rFonts w:eastAsia="Calibri"/>
        </w:rPr>
        <w:t xml:space="preserve">E-mailed quotes will be accepted. </w:t>
      </w:r>
      <w:r w:rsidRPr="00A65A20">
        <w:rPr>
          <w:rFonts w:eastAsia="Calibri"/>
          <w:b/>
          <w:bCs/>
          <w:highlight w:val="yellow"/>
        </w:rPr>
        <w:t>Submission shall be received no later than</w:t>
      </w:r>
      <w:r w:rsidRPr="00A65A20">
        <w:rPr>
          <w:rFonts w:eastAsia="Calibri"/>
          <w:highlight w:val="yellow"/>
        </w:rPr>
        <w:t xml:space="preserve"> </w:t>
      </w:r>
      <w:r w:rsidRPr="00A65A20">
        <w:rPr>
          <w:rFonts w:eastAsia="Calibri"/>
          <w:b/>
          <w:bCs/>
          <w:highlight w:val="yellow"/>
        </w:rPr>
        <w:t xml:space="preserve">12:00PM EDT </w:t>
      </w:r>
    </w:p>
    <w:p w14:paraId="06373BD9" w14:textId="77777777" w:rsidR="00925BB2" w:rsidRPr="00576F3B" w:rsidRDefault="00925BB2" w:rsidP="00A6728F">
      <w:pPr>
        <w:ind w:left="2160" w:hanging="2160"/>
        <w:jc w:val="both"/>
        <w:rPr>
          <w:rFonts w:eastAsia="Calibri"/>
        </w:rPr>
      </w:pPr>
      <w:r w:rsidRPr="00A65A20">
        <w:rPr>
          <w:rFonts w:eastAsia="Calibri"/>
          <w:b/>
          <w:bCs/>
          <w:highlight w:val="yellow"/>
        </w:rPr>
        <w:t>0</w:t>
      </w:r>
      <w:r>
        <w:rPr>
          <w:rFonts w:eastAsia="Calibri"/>
          <w:b/>
          <w:bCs/>
          <w:highlight w:val="yellow"/>
        </w:rPr>
        <w:t>5</w:t>
      </w:r>
      <w:r w:rsidRPr="00A65A20">
        <w:rPr>
          <w:rFonts w:eastAsia="Calibri"/>
          <w:b/>
          <w:bCs/>
          <w:highlight w:val="yellow"/>
        </w:rPr>
        <w:t>/</w:t>
      </w:r>
      <w:r>
        <w:rPr>
          <w:rFonts w:eastAsia="Calibri"/>
          <w:b/>
          <w:bCs/>
          <w:highlight w:val="yellow"/>
        </w:rPr>
        <w:t>14</w:t>
      </w:r>
      <w:r w:rsidRPr="00A65A20">
        <w:rPr>
          <w:rFonts w:eastAsia="Calibri"/>
          <w:b/>
          <w:bCs/>
          <w:highlight w:val="yellow"/>
        </w:rPr>
        <w:t>/26</w:t>
      </w:r>
    </w:p>
    <w:p w14:paraId="06373BDA" w14:textId="77777777" w:rsidR="00925BB2" w:rsidRDefault="00925BB2" w:rsidP="00A6728F">
      <w:pPr>
        <w:jc w:val="both"/>
        <w:sectPr w:rsidR="00A6728F">
          <w:headerReference w:type="default" r:id="rId18"/>
          <w:footerReference w:type="default" r:id="rId19"/>
          <w:headerReference w:type="first" r:id="rId20"/>
          <w:footerReference w:type="first" r:id="rId21"/>
          <w:pgSz w:w="12240" w:h="15840"/>
          <w:pgMar w:top="1080" w:right="1440" w:bottom="1080" w:left="1440" w:header="360" w:footer="360" w:gutter="0"/>
          <w:cols w:space="720"/>
          <w:titlePg/>
          <w:docGrid w:linePitch="360"/>
        </w:sectPr>
      </w:pPr>
      <w:r w:rsidRPr="00437E27">
        <w:t xml:space="preserve">Late submissions shall be treated in accordance with the solicitation provision at FAR 52.212-1(f).  </w:t>
      </w:r>
    </w:p>
    <w:p w14:paraId="06373BDB" w14:textId="77777777" w:rsidR="00925BB2" w:rsidRDefault="00925BB2" w:rsidP="00A6728F">
      <w:pPr>
        <w:spacing w:after="0" w:line="240" w:lineRule="atLeast"/>
        <w:jc w:val="center"/>
        <w:rPr>
          <w:b/>
          <w:sz w:val="24"/>
          <w:szCs w:val="24"/>
        </w:rPr>
      </w:pPr>
    </w:p>
    <w:p w14:paraId="06373BDC" w14:textId="77777777" w:rsidR="00925BB2" w:rsidRDefault="00925BB2" w:rsidP="00A6728F">
      <w:pPr>
        <w:spacing w:after="0" w:line="240" w:lineRule="atLeast"/>
        <w:jc w:val="center"/>
        <w:rPr>
          <w:b/>
          <w:sz w:val="24"/>
          <w:szCs w:val="24"/>
        </w:rPr>
      </w:pPr>
    </w:p>
    <w:p w14:paraId="06373BDD" w14:textId="77777777" w:rsidR="00925BB2" w:rsidRPr="00C4296B" w:rsidRDefault="00925BB2" w:rsidP="00A6728F">
      <w:pPr>
        <w:spacing w:after="0" w:line="240" w:lineRule="atLeast"/>
        <w:jc w:val="center"/>
        <w:rPr>
          <w:rFonts w:ascii="Arial" w:hAnsi="Arial" w:cs="Arial"/>
          <w:b/>
          <w:sz w:val="24"/>
          <w:szCs w:val="24"/>
        </w:rPr>
      </w:pPr>
      <w:r w:rsidRPr="00C4296B">
        <w:rPr>
          <w:rFonts w:ascii="Arial" w:hAnsi="Arial" w:cs="Arial"/>
          <w:b/>
          <w:sz w:val="24"/>
          <w:szCs w:val="24"/>
        </w:rPr>
        <w:t>DEPARTMENT OF VETERANS AFFAIRS</w:t>
      </w:r>
    </w:p>
    <w:p w14:paraId="06373BDE" w14:textId="77777777" w:rsidR="00925BB2" w:rsidRPr="00C4296B" w:rsidRDefault="00925BB2" w:rsidP="00A6728F">
      <w:pPr>
        <w:spacing w:after="0" w:line="240" w:lineRule="atLeast"/>
        <w:rPr>
          <w:rFonts w:ascii="Arial" w:hAnsi="Arial" w:cs="Arial"/>
          <w:b/>
          <w:sz w:val="24"/>
          <w:szCs w:val="24"/>
        </w:rPr>
      </w:pPr>
    </w:p>
    <w:p w14:paraId="06373BDF" w14:textId="77777777" w:rsidR="00925BB2" w:rsidRPr="00C4296B" w:rsidRDefault="00925BB2" w:rsidP="00A6728F">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 xml:space="preserve">Justification for Single Source Awards IAW </w:t>
      </w:r>
      <w:hyperlink r:id="rId22" w:history="1">
        <w:r w:rsidRPr="00C4296B">
          <w:rPr>
            <w:rStyle w:val="Hyperlink"/>
            <w:rFonts w:ascii="Arial" w:hAnsi="Arial" w:cs="Arial"/>
            <w:b/>
            <w:sz w:val="24"/>
            <w:szCs w:val="24"/>
          </w:rPr>
          <w:t>FAR 13.106-1</w:t>
        </w:r>
      </w:hyperlink>
    </w:p>
    <w:p w14:paraId="06373BE0" w14:textId="77777777" w:rsidR="00925BB2" w:rsidRPr="00C4296B" w:rsidRDefault="00925BB2" w:rsidP="00A6728F">
      <w:pPr>
        <w:spacing w:after="0" w:line="240" w:lineRule="auto"/>
        <w:jc w:val="center"/>
        <w:rPr>
          <w:rFonts w:ascii="Arial" w:hAnsi="Arial" w:cs="Arial"/>
          <w:b/>
          <w:sz w:val="24"/>
          <w:szCs w:val="24"/>
        </w:rPr>
      </w:pPr>
      <w:r w:rsidRPr="00C4296B">
        <w:rPr>
          <w:rFonts w:ascii="Arial" w:hAnsi="Arial" w:cs="Arial"/>
          <w:b/>
          <w:sz w:val="24"/>
          <w:szCs w:val="24"/>
        </w:rPr>
        <w:t>For</w:t>
      </w:r>
    </w:p>
    <w:p w14:paraId="06373BE1" w14:textId="77777777" w:rsidR="00925BB2" w:rsidRPr="00C4296B" w:rsidRDefault="00925BB2" w:rsidP="00A6728F">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Over Micro-Purchase Threshold but Not Exceeding the S</w:t>
      </w:r>
      <w:r>
        <w:rPr>
          <w:rFonts w:ascii="Arial" w:hAnsi="Arial" w:cs="Arial"/>
          <w:b/>
          <w:sz w:val="24"/>
          <w:szCs w:val="24"/>
        </w:rPr>
        <w:t>implified Acquisition Threshold</w:t>
      </w:r>
    </w:p>
    <w:p w14:paraId="06373BE2" w14:textId="77777777" w:rsidR="00925BB2" w:rsidRPr="00C4296B" w:rsidRDefault="00925BB2" w:rsidP="00A6728F">
      <w:pPr>
        <w:spacing w:after="0" w:line="240" w:lineRule="auto"/>
        <w:jc w:val="center"/>
        <w:rPr>
          <w:rFonts w:ascii="Arial" w:hAnsi="Arial" w:cs="Arial"/>
          <w:b/>
          <w:sz w:val="24"/>
          <w:szCs w:val="24"/>
        </w:rPr>
      </w:pPr>
    </w:p>
    <w:p w14:paraId="06373BE3" w14:textId="77777777" w:rsidR="00925BB2" w:rsidRPr="00C4296B" w:rsidRDefault="00925BB2" w:rsidP="00A6728F">
      <w:pPr>
        <w:spacing w:after="0" w:line="240" w:lineRule="auto"/>
        <w:rPr>
          <w:rFonts w:ascii="Arial" w:hAnsi="Arial" w:cs="Arial"/>
          <w:b/>
          <w:sz w:val="24"/>
          <w:szCs w:val="24"/>
        </w:rPr>
      </w:pPr>
    </w:p>
    <w:p w14:paraId="06373BE4" w14:textId="77777777" w:rsidR="00925BB2" w:rsidRPr="00C4296B" w:rsidRDefault="00925BB2" w:rsidP="00A6728F">
      <w:pPr>
        <w:spacing w:after="0" w:line="240" w:lineRule="auto"/>
        <w:rPr>
          <w:rFonts w:ascii="Arial" w:hAnsi="Arial" w:cs="Arial"/>
          <w:b/>
          <w:color w:val="FF0000"/>
          <w:sz w:val="24"/>
          <w:szCs w:val="24"/>
        </w:rPr>
      </w:pPr>
      <w:r w:rsidRPr="00C4296B">
        <w:rPr>
          <w:rFonts w:ascii="Arial" w:hAnsi="Arial" w:cs="Arial"/>
          <w:b/>
          <w:sz w:val="24"/>
          <w:szCs w:val="24"/>
        </w:rPr>
        <w:t>Acquisition Plan Action ID:</w:t>
      </w:r>
      <w:r>
        <w:rPr>
          <w:rFonts w:ascii="Arial" w:hAnsi="Arial" w:cs="Arial"/>
          <w:b/>
          <w:sz w:val="24"/>
          <w:szCs w:val="24"/>
        </w:rPr>
        <w:t xml:space="preserve"> </w:t>
      </w:r>
      <w:r w:rsidRPr="005A5024">
        <w:rPr>
          <w:rFonts w:ascii="Arial" w:hAnsi="Arial" w:cs="Arial"/>
          <w:b/>
          <w:sz w:val="24"/>
          <w:szCs w:val="24"/>
        </w:rPr>
        <w:t>36C241-26-AP-1510</w:t>
      </w:r>
    </w:p>
    <w:p w14:paraId="06373BE5" w14:textId="77777777" w:rsidR="00925BB2" w:rsidRPr="00C4296B" w:rsidRDefault="00925BB2" w:rsidP="00A6728F">
      <w:pPr>
        <w:spacing w:after="0" w:line="240" w:lineRule="auto"/>
        <w:rPr>
          <w:rFonts w:ascii="Arial" w:hAnsi="Arial" w:cs="Arial"/>
          <w:sz w:val="24"/>
          <w:szCs w:val="24"/>
        </w:rPr>
      </w:pPr>
    </w:p>
    <w:p w14:paraId="06373BE6" w14:textId="670FC158" w:rsidR="00925BB2" w:rsidRPr="005A5024" w:rsidRDefault="00925BB2" w:rsidP="00A6728F">
      <w:pPr>
        <w:numPr>
          <w:ilvl w:val="0"/>
          <w:numId w:val="7"/>
        </w:numPr>
        <w:rPr>
          <w:rFonts w:ascii="Arial" w:hAnsi="Arial" w:cs="Arial"/>
          <w:sz w:val="24"/>
          <w:szCs w:val="24"/>
        </w:rPr>
      </w:pPr>
      <w:r w:rsidRPr="00C4296B">
        <w:rPr>
          <w:rFonts w:ascii="Arial" w:hAnsi="Arial" w:cs="Arial"/>
          <w:b/>
          <w:sz w:val="24"/>
          <w:szCs w:val="24"/>
          <w:u w:val="single"/>
        </w:rPr>
        <w:t>Contracting Activity</w:t>
      </w:r>
      <w:r w:rsidRPr="00C4296B">
        <w:rPr>
          <w:rFonts w:ascii="Arial" w:hAnsi="Arial" w:cs="Arial"/>
          <w:b/>
          <w:sz w:val="24"/>
          <w:szCs w:val="24"/>
        </w:rPr>
        <w:t>:</w:t>
      </w:r>
      <w:r>
        <w:rPr>
          <w:rFonts w:ascii="Arial" w:hAnsi="Arial" w:cs="Arial"/>
          <w:sz w:val="24"/>
          <w:szCs w:val="24"/>
        </w:rPr>
        <w:t xml:space="preserve"> </w:t>
      </w:r>
      <w:r w:rsidRPr="005A5024">
        <w:rPr>
          <w:rFonts w:ascii="Arial" w:hAnsi="Arial" w:cs="Arial"/>
          <w:sz w:val="24"/>
          <w:szCs w:val="24"/>
        </w:rPr>
        <w:t xml:space="preserve">Department of Veterans Affairs, Network/Program Contracting Office 1, located at West Haven, CT, in support of VISN 01, VA Health Care System at </w:t>
      </w:r>
      <w:r>
        <w:rPr>
          <w:rFonts w:ascii="Arial" w:hAnsi="Arial" w:cs="Arial"/>
          <w:sz w:val="24"/>
          <w:szCs w:val="24"/>
        </w:rPr>
        <w:t>Manchester, NH.</w:t>
      </w:r>
    </w:p>
    <w:p w14:paraId="06373BE7" w14:textId="77777777" w:rsidR="00925BB2" w:rsidRPr="005A5024" w:rsidRDefault="00925BB2" w:rsidP="00A6728F">
      <w:pPr>
        <w:overflowPunct w:val="0"/>
        <w:autoSpaceDE w:val="0"/>
        <w:autoSpaceDN w:val="0"/>
        <w:adjustRightInd w:val="0"/>
        <w:spacing w:after="0" w:line="240" w:lineRule="auto"/>
        <w:ind w:left="360"/>
        <w:jc w:val="both"/>
        <w:textAlignment w:val="baseline"/>
        <w:rPr>
          <w:rFonts w:ascii="Arial" w:hAnsi="Arial" w:cs="Arial"/>
          <w:sz w:val="24"/>
          <w:szCs w:val="24"/>
        </w:rPr>
      </w:pPr>
    </w:p>
    <w:p w14:paraId="06373BE8" w14:textId="77777777" w:rsidR="00925BB2" w:rsidRPr="00C4296B" w:rsidRDefault="00925BB2" w:rsidP="00A6728F">
      <w:pPr>
        <w:numPr>
          <w:ilvl w:val="0"/>
          <w:numId w:val="7"/>
        </w:numPr>
        <w:overflowPunct w:val="0"/>
        <w:autoSpaceDE w:val="0"/>
        <w:autoSpaceDN w:val="0"/>
        <w:adjustRightInd w:val="0"/>
        <w:spacing w:after="0" w:line="240" w:lineRule="auto"/>
        <w:jc w:val="both"/>
        <w:textAlignment w:val="baseline"/>
        <w:rPr>
          <w:rFonts w:ascii="Arial" w:hAnsi="Arial" w:cs="Arial"/>
          <w:b/>
          <w:sz w:val="24"/>
          <w:szCs w:val="24"/>
          <w:u w:val="single"/>
        </w:rPr>
      </w:pPr>
      <w:r w:rsidRPr="00C4296B">
        <w:rPr>
          <w:rFonts w:ascii="Arial" w:hAnsi="Arial" w:cs="Arial"/>
          <w:b/>
          <w:sz w:val="24"/>
          <w:szCs w:val="24"/>
        </w:rPr>
        <w:t>Brief Description of Supplies/ Services required and the intended use/Estimated Amount:</w:t>
      </w:r>
      <w:r w:rsidRPr="00C4296B">
        <w:rPr>
          <w:rFonts w:ascii="Arial" w:hAnsi="Arial" w:cs="Arial"/>
          <w:sz w:val="24"/>
          <w:szCs w:val="24"/>
        </w:rPr>
        <w:t xml:space="preserve">  </w:t>
      </w:r>
    </w:p>
    <w:p w14:paraId="06373BE9" w14:textId="77777777" w:rsidR="00925BB2" w:rsidRDefault="00925BB2" w:rsidP="00A6728F">
      <w:pPr>
        <w:overflowPunct w:val="0"/>
        <w:adjustRightInd w:val="0"/>
        <w:spacing w:after="0" w:line="240" w:lineRule="auto"/>
        <w:textAlignment w:val="baseline"/>
        <w:rPr>
          <w:rFonts w:ascii="Arial" w:hAnsi="Arial" w:cs="Arial"/>
          <w:sz w:val="24"/>
          <w:szCs w:val="24"/>
        </w:rPr>
      </w:pPr>
    </w:p>
    <w:p w14:paraId="06373BEA" w14:textId="77777777" w:rsidR="00925BB2" w:rsidRDefault="00925BB2" w:rsidP="00A6728F">
      <w:pPr>
        <w:overflowPunct w:val="0"/>
        <w:adjustRightInd w:val="0"/>
        <w:spacing w:after="0" w:line="240" w:lineRule="auto"/>
        <w:ind w:left="360"/>
        <w:textAlignment w:val="baseline"/>
        <w:rPr>
          <w:rFonts w:ascii="Arial" w:hAnsi="Arial" w:cs="Arial"/>
          <w:sz w:val="24"/>
          <w:szCs w:val="24"/>
        </w:rPr>
      </w:pPr>
      <w:r w:rsidRPr="005A5024">
        <w:rPr>
          <w:rFonts w:ascii="Arial" w:hAnsi="Arial" w:cs="Arial"/>
          <w:sz w:val="24"/>
          <w:szCs w:val="24"/>
        </w:rPr>
        <w:t>Base S</w:t>
      </w:r>
      <w:r>
        <w:rPr>
          <w:rFonts w:ascii="Arial" w:hAnsi="Arial" w:cs="Arial"/>
          <w:sz w:val="24"/>
          <w:szCs w:val="24"/>
        </w:rPr>
        <w:t>ervice</w:t>
      </w:r>
      <w:r w:rsidRPr="005A5024">
        <w:rPr>
          <w:rFonts w:ascii="Arial" w:hAnsi="Arial" w:cs="Arial"/>
          <w:sz w:val="24"/>
          <w:szCs w:val="24"/>
        </w:rPr>
        <w:t xml:space="preserve"> of:</w:t>
      </w:r>
    </w:p>
    <w:p w14:paraId="06373BEB" w14:textId="77777777" w:rsidR="00925BB2" w:rsidRDefault="00925BB2" w:rsidP="00A6728F">
      <w:pPr>
        <w:overflowPunct w:val="0"/>
        <w:adjustRightInd w:val="0"/>
        <w:spacing w:after="0" w:line="240" w:lineRule="auto"/>
        <w:ind w:left="360"/>
        <w:textAlignment w:val="baseline"/>
        <w:rPr>
          <w:rFonts w:ascii="Arial" w:hAnsi="Arial" w:cs="Arial"/>
          <w:sz w:val="24"/>
          <w:szCs w:val="24"/>
        </w:rPr>
      </w:pPr>
    </w:p>
    <w:p w14:paraId="06373BEC" w14:textId="77777777" w:rsidR="00925BB2" w:rsidRPr="009B029A" w:rsidRDefault="00925BB2" w:rsidP="00A6728F">
      <w:pPr>
        <w:overflowPunct w:val="0"/>
        <w:adjustRightInd w:val="0"/>
        <w:spacing w:after="0" w:line="240" w:lineRule="auto"/>
        <w:ind w:left="720"/>
        <w:textAlignment w:val="baseline"/>
        <w:rPr>
          <w:rFonts w:ascii="Arial" w:hAnsi="Arial" w:cs="Arial"/>
          <w:sz w:val="24"/>
          <w:szCs w:val="24"/>
        </w:rPr>
      </w:pPr>
      <w:r w:rsidRPr="009B029A">
        <w:rPr>
          <w:rFonts w:ascii="Arial" w:hAnsi="Arial" w:cs="Arial"/>
          <w:sz w:val="24"/>
          <w:szCs w:val="24"/>
        </w:rPr>
        <w:t>STRYKER iBed Server Application license</w:t>
      </w:r>
      <w:r>
        <w:rPr>
          <w:rFonts w:ascii="Arial" w:hAnsi="Arial" w:cs="Arial"/>
          <w:sz w:val="24"/>
          <w:szCs w:val="24"/>
        </w:rPr>
        <w:t xml:space="preserve">s QTY </w:t>
      </w:r>
      <w:r w:rsidRPr="009B029A">
        <w:rPr>
          <w:rFonts w:ascii="Arial" w:hAnsi="Arial" w:cs="Arial"/>
          <w:sz w:val="24"/>
          <w:szCs w:val="24"/>
        </w:rPr>
        <w:t>28</w:t>
      </w:r>
    </w:p>
    <w:p w14:paraId="06373BED" w14:textId="77777777" w:rsidR="00925BB2" w:rsidRPr="009B029A" w:rsidRDefault="00925BB2" w:rsidP="00A6728F">
      <w:pPr>
        <w:overflowPunct w:val="0"/>
        <w:adjustRightInd w:val="0"/>
        <w:spacing w:after="0" w:line="240" w:lineRule="auto"/>
        <w:ind w:left="720"/>
        <w:textAlignment w:val="baseline"/>
        <w:rPr>
          <w:rFonts w:ascii="Arial" w:hAnsi="Arial" w:cs="Arial"/>
          <w:sz w:val="24"/>
          <w:szCs w:val="24"/>
        </w:rPr>
      </w:pPr>
      <w:r w:rsidRPr="009B029A">
        <w:rPr>
          <w:rFonts w:ascii="Arial" w:hAnsi="Arial" w:cs="Arial"/>
          <w:sz w:val="24"/>
          <w:szCs w:val="24"/>
        </w:rPr>
        <w:lastRenderedPageBreak/>
        <w:t>iBed Wireless Integration</w:t>
      </w:r>
      <w:r>
        <w:rPr>
          <w:rFonts w:ascii="Arial" w:hAnsi="Arial" w:cs="Arial"/>
          <w:sz w:val="24"/>
          <w:szCs w:val="24"/>
        </w:rPr>
        <w:t xml:space="preserve"> QTY </w:t>
      </w:r>
      <w:r w:rsidRPr="009B029A">
        <w:rPr>
          <w:rFonts w:ascii="Arial" w:hAnsi="Arial" w:cs="Arial"/>
          <w:sz w:val="24"/>
          <w:szCs w:val="24"/>
        </w:rPr>
        <w:t>1</w:t>
      </w:r>
    </w:p>
    <w:p w14:paraId="06373BEE" w14:textId="77777777" w:rsidR="00925BB2" w:rsidRPr="009B029A" w:rsidRDefault="00925BB2" w:rsidP="00A6728F">
      <w:pPr>
        <w:overflowPunct w:val="0"/>
        <w:adjustRightInd w:val="0"/>
        <w:spacing w:after="0" w:line="240" w:lineRule="auto"/>
        <w:ind w:left="720"/>
        <w:textAlignment w:val="baseline"/>
        <w:rPr>
          <w:rFonts w:ascii="Arial" w:hAnsi="Arial" w:cs="Arial"/>
          <w:sz w:val="24"/>
          <w:szCs w:val="24"/>
        </w:rPr>
      </w:pPr>
      <w:r w:rsidRPr="009B029A">
        <w:rPr>
          <w:rFonts w:ascii="Arial" w:hAnsi="Arial" w:cs="Arial"/>
          <w:sz w:val="24"/>
          <w:szCs w:val="24"/>
        </w:rPr>
        <w:t>Vision Dashboard</w:t>
      </w:r>
      <w:r>
        <w:rPr>
          <w:rFonts w:ascii="Arial" w:hAnsi="Arial" w:cs="Arial"/>
          <w:sz w:val="24"/>
          <w:szCs w:val="24"/>
        </w:rPr>
        <w:t xml:space="preserve"> QTY </w:t>
      </w:r>
      <w:r w:rsidRPr="009B029A">
        <w:rPr>
          <w:rFonts w:ascii="Arial" w:hAnsi="Arial" w:cs="Arial"/>
          <w:sz w:val="24"/>
          <w:szCs w:val="24"/>
        </w:rPr>
        <w:t>28</w:t>
      </w:r>
    </w:p>
    <w:p w14:paraId="06373BEF" w14:textId="77777777" w:rsidR="00925BB2" w:rsidRPr="005A5024" w:rsidRDefault="00925BB2" w:rsidP="00A6728F">
      <w:pPr>
        <w:overflowPunct w:val="0"/>
        <w:adjustRightInd w:val="0"/>
        <w:spacing w:after="0" w:line="240" w:lineRule="auto"/>
        <w:ind w:left="720"/>
        <w:textAlignment w:val="baseline"/>
        <w:rPr>
          <w:rFonts w:ascii="Arial" w:hAnsi="Arial" w:cs="Arial"/>
          <w:sz w:val="24"/>
          <w:szCs w:val="24"/>
        </w:rPr>
      </w:pPr>
      <w:r w:rsidRPr="009B029A">
        <w:rPr>
          <w:rFonts w:ascii="Arial" w:hAnsi="Arial" w:cs="Arial"/>
          <w:sz w:val="24"/>
          <w:szCs w:val="24"/>
        </w:rPr>
        <w:t>Server Annual Maintenanc</w:t>
      </w:r>
      <w:r>
        <w:rPr>
          <w:rFonts w:ascii="Arial" w:hAnsi="Arial" w:cs="Arial"/>
          <w:sz w:val="24"/>
          <w:szCs w:val="24"/>
        </w:rPr>
        <w:t xml:space="preserve">e QTY </w:t>
      </w:r>
      <w:r w:rsidRPr="009B029A">
        <w:rPr>
          <w:rFonts w:ascii="Arial" w:hAnsi="Arial" w:cs="Arial"/>
          <w:sz w:val="24"/>
          <w:szCs w:val="24"/>
        </w:rPr>
        <w:t>1</w:t>
      </w:r>
    </w:p>
    <w:p w14:paraId="06373BF0" w14:textId="77777777" w:rsidR="00925BB2" w:rsidRPr="005A5024" w:rsidRDefault="00925BB2" w:rsidP="00A6728F">
      <w:pPr>
        <w:overflowPunct w:val="0"/>
        <w:adjustRightInd w:val="0"/>
        <w:spacing w:after="0" w:line="240" w:lineRule="auto"/>
        <w:ind w:left="360"/>
        <w:textAlignment w:val="baseline"/>
        <w:rPr>
          <w:rFonts w:ascii="Arial" w:hAnsi="Arial" w:cs="Arial"/>
          <w:sz w:val="24"/>
          <w:szCs w:val="24"/>
        </w:rPr>
      </w:pPr>
    </w:p>
    <w:p w14:paraId="06373BF1" w14:textId="77777777" w:rsidR="00925BB2" w:rsidRDefault="00925BB2" w:rsidP="00A6728F">
      <w:pPr>
        <w:overflowPunct w:val="0"/>
        <w:adjustRightInd w:val="0"/>
        <w:spacing w:after="0" w:line="240" w:lineRule="auto"/>
        <w:ind w:left="360"/>
        <w:textAlignment w:val="baseline"/>
        <w:rPr>
          <w:rFonts w:ascii="Arial" w:hAnsi="Arial" w:cs="Arial"/>
          <w:sz w:val="24"/>
          <w:szCs w:val="24"/>
        </w:rPr>
      </w:pPr>
      <w:r w:rsidRPr="005A5024">
        <w:rPr>
          <w:rFonts w:ascii="Arial" w:hAnsi="Arial" w:cs="Arial"/>
          <w:sz w:val="24"/>
          <w:szCs w:val="24"/>
        </w:rPr>
        <w:t xml:space="preserve">The </w:t>
      </w:r>
      <w:r>
        <w:rPr>
          <w:rFonts w:ascii="Arial" w:hAnsi="Arial" w:cs="Arial"/>
          <w:sz w:val="24"/>
          <w:szCs w:val="24"/>
        </w:rPr>
        <w:t>Manchester</w:t>
      </w:r>
      <w:r w:rsidRPr="005A5024">
        <w:rPr>
          <w:rFonts w:ascii="Arial" w:hAnsi="Arial" w:cs="Arial"/>
          <w:sz w:val="24"/>
          <w:szCs w:val="24"/>
        </w:rPr>
        <w:t xml:space="preserve"> VA Medical Center is requesting the procurement of </w:t>
      </w:r>
      <w:r>
        <w:rPr>
          <w:rFonts w:ascii="Arial" w:hAnsi="Arial" w:cs="Arial"/>
          <w:sz w:val="24"/>
          <w:szCs w:val="24"/>
        </w:rPr>
        <w:t xml:space="preserve">the Stryker brand iBed Server Application licenses and Vision board to take actionable data from the Stryker Mattresses already found at the Manchester VA Medical Center. The data will be used to </w:t>
      </w:r>
      <w:r w:rsidRPr="00DE64BC">
        <w:rPr>
          <w:rFonts w:ascii="Arial" w:hAnsi="Arial" w:cs="Arial"/>
          <w:sz w:val="24"/>
          <w:szCs w:val="24"/>
        </w:rPr>
        <w:t>receive the patient’s fall assessment score, room assignment, and ADT status</w:t>
      </w:r>
      <w:r>
        <w:rPr>
          <w:rFonts w:ascii="Arial" w:hAnsi="Arial" w:cs="Arial"/>
          <w:sz w:val="24"/>
          <w:szCs w:val="24"/>
        </w:rPr>
        <w:t xml:space="preserve"> to better help the staff of the Medical Center with patient care. </w:t>
      </w:r>
    </w:p>
    <w:p w14:paraId="06373BF2" w14:textId="77777777" w:rsidR="00925BB2" w:rsidRPr="005A5024" w:rsidRDefault="00925BB2" w:rsidP="00A6728F">
      <w:pPr>
        <w:overflowPunct w:val="0"/>
        <w:adjustRightInd w:val="0"/>
        <w:spacing w:after="0" w:line="240" w:lineRule="auto"/>
        <w:ind w:left="360"/>
        <w:textAlignment w:val="baseline"/>
        <w:rPr>
          <w:rFonts w:ascii="Arial" w:hAnsi="Arial" w:cs="Arial"/>
          <w:sz w:val="24"/>
          <w:szCs w:val="24"/>
        </w:rPr>
      </w:pPr>
    </w:p>
    <w:p w14:paraId="06373BF3" w14:textId="77777777" w:rsidR="00925BB2" w:rsidRPr="00C4296B" w:rsidRDefault="00925BB2" w:rsidP="00A6728F">
      <w:pPr>
        <w:overflowPunct w:val="0"/>
        <w:adjustRightInd w:val="0"/>
        <w:spacing w:after="0" w:line="240" w:lineRule="auto"/>
        <w:textAlignment w:val="baseline"/>
        <w:rPr>
          <w:rFonts w:ascii="Arial" w:hAnsi="Arial" w:cs="Arial"/>
          <w:sz w:val="24"/>
          <w:szCs w:val="24"/>
        </w:rPr>
      </w:pPr>
    </w:p>
    <w:p w14:paraId="06373BF4" w14:textId="77777777" w:rsidR="00925BB2" w:rsidRPr="00C4296B" w:rsidRDefault="00925BB2" w:rsidP="00A6728F">
      <w:pPr>
        <w:numPr>
          <w:ilvl w:val="0"/>
          <w:numId w:val="7"/>
        </w:numPr>
        <w:overflowPunct w:val="0"/>
        <w:autoSpaceDE w:val="0"/>
        <w:autoSpaceDN w:val="0"/>
        <w:adjustRightInd w:val="0"/>
        <w:spacing w:after="0" w:line="240" w:lineRule="auto"/>
        <w:jc w:val="both"/>
        <w:textAlignment w:val="baseline"/>
        <w:rPr>
          <w:rFonts w:ascii="Arial" w:hAnsi="Arial" w:cs="Arial"/>
          <w:i/>
          <w:color w:val="FF0000"/>
          <w:sz w:val="24"/>
          <w:szCs w:val="24"/>
        </w:rPr>
      </w:pPr>
      <w:r w:rsidRPr="00C4296B">
        <w:rPr>
          <w:rFonts w:ascii="Arial" w:hAnsi="Arial" w:cs="Arial"/>
          <w:b/>
          <w:sz w:val="24"/>
          <w:szCs w:val="24"/>
        </w:rPr>
        <w:t>Unique characteristics that limit availability to only one source, with the reason no other supplies or services can be used:</w:t>
      </w:r>
      <w:r w:rsidRPr="00C4296B">
        <w:rPr>
          <w:rFonts w:ascii="Arial" w:hAnsi="Arial" w:cs="Arial"/>
          <w:sz w:val="24"/>
          <w:szCs w:val="24"/>
        </w:rPr>
        <w:t xml:space="preserve"> </w:t>
      </w:r>
      <w:r>
        <w:rPr>
          <w:rFonts w:ascii="Arial" w:hAnsi="Arial" w:cs="Arial"/>
          <w:sz w:val="24"/>
          <w:szCs w:val="24"/>
        </w:rPr>
        <w:t xml:space="preserve">The Stryker </w:t>
      </w:r>
      <w:r w:rsidRPr="009B029A">
        <w:rPr>
          <w:rFonts w:ascii="Arial" w:hAnsi="Arial" w:cs="Arial"/>
          <w:sz w:val="24"/>
          <w:szCs w:val="24"/>
        </w:rPr>
        <w:t>iBed Server Application license</w:t>
      </w:r>
      <w:r>
        <w:rPr>
          <w:rFonts w:ascii="Arial" w:hAnsi="Arial" w:cs="Arial"/>
          <w:sz w:val="24"/>
          <w:szCs w:val="24"/>
        </w:rPr>
        <w:t xml:space="preserve">s are propreietary to the Large Business (LB) Original Equipment Manufacturer (OEM) Stryker Sales. The required software is necessary for the Stryker Brand Mattresses already found at the Manchester VA Medical Center. </w:t>
      </w:r>
      <w:r w:rsidRPr="00216016">
        <w:rPr>
          <w:rFonts w:ascii="Arial" w:hAnsi="Arial" w:cs="Arial"/>
          <w:sz w:val="24"/>
          <w:szCs w:val="24"/>
        </w:rPr>
        <w:t>The Vision dashboard takes actionable data from Stryker beds and uses it to broadcast which beds are/are not complian</w:t>
      </w:r>
      <w:r>
        <w:rPr>
          <w:rFonts w:ascii="Arial" w:hAnsi="Arial" w:cs="Arial"/>
          <w:sz w:val="24"/>
          <w:szCs w:val="24"/>
        </w:rPr>
        <w:t xml:space="preserve">t </w:t>
      </w:r>
      <w:r w:rsidRPr="00216016">
        <w:rPr>
          <w:rFonts w:ascii="Arial" w:hAnsi="Arial" w:cs="Arial"/>
          <w:sz w:val="24"/>
          <w:szCs w:val="24"/>
        </w:rPr>
        <w:t xml:space="preserve">with </w:t>
      </w:r>
      <w:r>
        <w:rPr>
          <w:rFonts w:ascii="Arial" w:hAnsi="Arial" w:cs="Arial"/>
          <w:sz w:val="24"/>
          <w:szCs w:val="24"/>
        </w:rPr>
        <w:t>the Medical Center’s</w:t>
      </w:r>
      <w:r w:rsidRPr="00216016">
        <w:rPr>
          <w:rFonts w:ascii="Arial" w:hAnsi="Arial" w:cs="Arial"/>
          <w:sz w:val="24"/>
          <w:szCs w:val="24"/>
        </w:rPr>
        <w:t xml:space="preserve"> fall prevention protocols. </w:t>
      </w:r>
    </w:p>
    <w:p w14:paraId="06373BF5" w14:textId="77777777" w:rsidR="00925BB2" w:rsidRPr="00C4296B" w:rsidRDefault="00925BB2" w:rsidP="00A6728F">
      <w:pPr>
        <w:overflowPunct w:val="0"/>
        <w:autoSpaceDE w:val="0"/>
        <w:autoSpaceDN w:val="0"/>
        <w:adjustRightInd w:val="0"/>
        <w:spacing w:after="0" w:line="240" w:lineRule="auto"/>
        <w:textAlignment w:val="baseline"/>
        <w:rPr>
          <w:del w:id="2" w:author="Stevison, Stevi" w:date="2025-12-09T11:27:00Z"/>
          <w:rFonts w:ascii="Arial" w:hAnsi="Arial" w:cs="Arial"/>
          <w:sz w:val="24"/>
          <w:szCs w:val="24"/>
        </w:rPr>
      </w:pPr>
    </w:p>
    <w:p w14:paraId="06373BF6" w14:textId="77777777" w:rsidR="00925BB2" w:rsidRPr="009B029A" w:rsidRDefault="00925BB2" w:rsidP="00A6728F">
      <w:pPr>
        <w:numPr>
          <w:ilvl w:val="0"/>
          <w:numId w:val="7"/>
        </w:numPr>
        <w:spacing w:after="240" w:line="240" w:lineRule="auto"/>
        <w:jc w:val="both"/>
        <w:rPr>
          <w:rFonts w:ascii="Arial" w:hAnsi="Arial" w:cs="Arial"/>
          <w:sz w:val="24"/>
          <w:szCs w:val="24"/>
        </w:rPr>
      </w:pPr>
      <w:r w:rsidRPr="00C4296B">
        <w:rPr>
          <w:rFonts w:ascii="Arial" w:hAnsi="Arial" w:cs="Arial"/>
          <w:b/>
          <w:sz w:val="24"/>
          <w:szCs w:val="24"/>
        </w:rPr>
        <w:t>Description of market research conducted and results or statement why it was not conducted:</w:t>
      </w:r>
      <w:r w:rsidRPr="00C4296B">
        <w:rPr>
          <w:rFonts w:ascii="Arial" w:hAnsi="Arial" w:cs="Arial"/>
          <w:sz w:val="24"/>
          <w:szCs w:val="24"/>
        </w:rPr>
        <w:t xml:space="preserve">  </w:t>
      </w:r>
      <w:r w:rsidRPr="00AC71FF">
        <w:rPr>
          <w:rFonts w:ascii="Arial" w:hAnsi="Arial" w:cs="Arial"/>
          <w:sz w:val="24"/>
          <w:szCs w:val="24"/>
        </w:rPr>
        <w:t xml:space="preserve">A SBS search for NAICS </w:t>
      </w:r>
      <w:r>
        <w:rPr>
          <w:rFonts w:ascii="Arial" w:hAnsi="Arial" w:cs="Arial"/>
          <w:sz w:val="24"/>
          <w:szCs w:val="24"/>
        </w:rPr>
        <w:t>513210</w:t>
      </w:r>
      <w:r w:rsidRPr="00AC71FF">
        <w:rPr>
          <w:rFonts w:ascii="Arial" w:hAnsi="Arial" w:cs="Arial"/>
          <w:sz w:val="24"/>
          <w:szCs w:val="24"/>
        </w:rPr>
        <w:t xml:space="preserve"> and keyword “</w:t>
      </w:r>
      <w:r>
        <w:rPr>
          <w:rFonts w:ascii="Arial" w:hAnsi="Arial" w:cs="Arial"/>
          <w:sz w:val="24"/>
          <w:szCs w:val="24"/>
        </w:rPr>
        <w:t>Stryker iBed</w:t>
      </w:r>
      <w:r w:rsidRPr="00AC71FF">
        <w:rPr>
          <w:rFonts w:ascii="Arial" w:hAnsi="Arial" w:cs="Arial"/>
          <w:sz w:val="24"/>
          <w:szCs w:val="24"/>
        </w:rPr>
        <w:t xml:space="preserve">” returned 0 results. Additionally, </w:t>
      </w:r>
      <w:r>
        <w:rPr>
          <w:rFonts w:ascii="Arial" w:hAnsi="Arial" w:cs="Arial"/>
          <w:sz w:val="24"/>
          <w:szCs w:val="24"/>
        </w:rPr>
        <w:t xml:space="preserve">an </w:t>
      </w:r>
      <w:r w:rsidRPr="00AC71FF">
        <w:rPr>
          <w:rFonts w:ascii="Arial" w:hAnsi="Arial" w:cs="Arial"/>
          <w:sz w:val="24"/>
          <w:szCs w:val="24"/>
        </w:rPr>
        <w:t>ADDSUP search with the keyword “</w:t>
      </w:r>
      <w:r>
        <w:rPr>
          <w:rFonts w:ascii="Arial" w:hAnsi="Arial" w:cs="Arial"/>
          <w:sz w:val="24"/>
          <w:szCs w:val="24"/>
        </w:rPr>
        <w:t>Stryker iBed</w:t>
      </w:r>
      <w:r w:rsidRPr="00AC71FF">
        <w:rPr>
          <w:rFonts w:ascii="Arial" w:hAnsi="Arial" w:cs="Arial"/>
          <w:sz w:val="24"/>
          <w:szCs w:val="24"/>
        </w:rPr>
        <w:t xml:space="preserve">” found 1 capable </w:t>
      </w:r>
      <w:proofErr w:type="gramStart"/>
      <w:r w:rsidRPr="00AC71FF">
        <w:rPr>
          <w:rFonts w:ascii="Arial" w:hAnsi="Arial" w:cs="Arial"/>
          <w:sz w:val="24"/>
          <w:szCs w:val="24"/>
        </w:rPr>
        <w:t>vendor</w:t>
      </w:r>
      <w:r>
        <w:rPr>
          <w:rFonts w:ascii="Arial" w:hAnsi="Arial" w:cs="Arial"/>
          <w:sz w:val="24"/>
          <w:szCs w:val="24"/>
        </w:rPr>
        <w:t>;</w:t>
      </w:r>
      <w:proofErr w:type="gramEnd"/>
      <w:r>
        <w:rPr>
          <w:rFonts w:ascii="Arial" w:hAnsi="Arial" w:cs="Arial"/>
          <w:sz w:val="24"/>
          <w:szCs w:val="24"/>
        </w:rPr>
        <w:t xml:space="preserve"> Trillamed LLC</w:t>
      </w:r>
      <w:r w:rsidRPr="00AC71FF">
        <w:rPr>
          <w:rFonts w:ascii="Arial" w:hAnsi="Arial" w:cs="Arial"/>
          <w:sz w:val="24"/>
          <w:szCs w:val="24"/>
        </w:rPr>
        <w:t xml:space="preserve">. An initial market research survey with </w:t>
      </w:r>
      <w:r>
        <w:rPr>
          <w:rFonts w:ascii="Arial" w:hAnsi="Arial" w:cs="Arial"/>
          <w:sz w:val="24"/>
          <w:szCs w:val="24"/>
        </w:rPr>
        <w:t xml:space="preserve">Stryker </w:t>
      </w:r>
      <w:proofErr w:type="gramStart"/>
      <w:r>
        <w:rPr>
          <w:rFonts w:ascii="Arial" w:hAnsi="Arial" w:cs="Arial"/>
          <w:sz w:val="24"/>
          <w:szCs w:val="24"/>
        </w:rPr>
        <w:t>Sales,</w:t>
      </w:r>
      <w:proofErr w:type="gramEnd"/>
      <w:r>
        <w:rPr>
          <w:rFonts w:ascii="Arial" w:hAnsi="Arial" w:cs="Arial"/>
          <w:sz w:val="24"/>
          <w:szCs w:val="24"/>
        </w:rPr>
        <w:t xml:space="preserve"> LLC </w:t>
      </w:r>
      <w:r w:rsidRPr="00AC71FF">
        <w:rPr>
          <w:rFonts w:ascii="Arial" w:hAnsi="Arial" w:cs="Arial"/>
          <w:sz w:val="24"/>
          <w:szCs w:val="24"/>
        </w:rPr>
        <w:t>found that</w:t>
      </w:r>
      <w:r>
        <w:rPr>
          <w:rFonts w:ascii="Arial" w:hAnsi="Arial" w:cs="Arial"/>
          <w:sz w:val="24"/>
          <w:szCs w:val="24"/>
        </w:rPr>
        <w:t xml:space="preserve"> the </w:t>
      </w:r>
      <w:r w:rsidRPr="00A73D26">
        <w:rPr>
          <w:rFonts w:ascii="Arial" w:hAnsi="Arial" w:cs="Arial"/>
          <w:sz w:val="24"/>
          <w:szCs w:val="24"/>
        </w:rPr>
        <w:t>Stryker iBed Wireless Server License, Integration, Dashboard, Server Maintenance and Installation</w:t>
      </w:r>
      <w:r w:rsidRPr="00AC71FF">
        <w:rPr>
          <w:rFonts w:ascii="Arial" w:hAnsi="Arial" w:cs="Arial"/>
          <w:sz w:val="24"/>
          <w:szCs w:val="24"/>
        </w:rPr>
        <w:t xml:space="preserve"> </w:t>
      </w:r>
      <w:r>
        <w:rPr>
          <w:rFonts w:ascii="Arial" w:hAnsi="Arial" w:cs="Arial"/>
          <w:sz w:val="24"/>
          <w:szCs w:val="24"/>
        </w:rPr>
        <w:t>are proprietary to the Original Equipment Manufacturer (OEM) Stryker. Stryker also provided a reseller list of authorized vendors that are authorized and capabl</w:t>
      </w:r>
      <w:r>
        <w:rPr>
          <w:rFonts w:ascii="Arial" w:hAnsi="Arial" w:cs="Arial"/>
          <w:sz w:val="24"/>
          <w:szCs w:val="24"/>
        </w:rPr>
        <w:t xml:space="preserve">e of providing the Stryker iBed </w:t>
      </w:r>
      <w:r w:rsidRPr="00160E7B">
        <w:rPr>
          <w:rFonts w:ascii="Arial" w:hAnsi="Arial" w:cs="Arial"/>
          <w:sz w:val="24"/>
          <w:szCs w:val="24"/>
        </w:rPr>
        <w:t>Wireless Server License, Integration, Dashboard, Server Maintenance and Installation</w:t>
      </w:r>
      <w:r>
        <w:rPr>
          <w:rFonts w:ascii="Arial" w:hAnsi="Arial" w:cs="Arial"/>
          <w:sz w:val="24"/>
          <w:szCs w:val="24"/>
        </w:rPr>
        <w:t xml:space="preserve">; Beacon Point Associates and Trillamed LLC. </w:t>
      </w:r>
      <w:r w:rsidRPr="007A6C7A">
        <w:rPr>
          <w:rFonts w:ascii="Arial" w:hAnsi="Arial" w:cs="Arial"/>
          <w:sz w:val="24"/>
          <w:szCs w:val="24"/>
        </w:rPr>
        <w:t>Government-wide databases were queried</w:t>
      </w:r>
      <w:r>
        <w:rPr>
          <w:rFonts w:ascii="Arial" w:hAnsi="Arial" w:cs="Arial"/>
          <w:sz w:val="24"/>
          <w:szCs w:val="24"/>
        </w:rPr>
        <w:t xml:space="preserve">. GSA advantage was searched with keyword “Stryker iBed” which resulted in 1 hit. Contract </w:t>
      </w:r>
      <w:r w:rsidRPr="002624A6">
        <w:rPr>
          <w:rFonts w:ascii="Arial" w:hAnsi="Arial" w:cs="Arial"/>
          <w:sz w:val="24"/>
          <w:szCs w:val="24"/>
        </w:rPr>
        <w:t>36F79721D0021</w:t>
      </w:r>
      <w:r>
        <w:rPr>
          <w:rFonts w:ascii="Arial" w:hAnsi="Arial" w:cs="Arial"/>
          <w:sz w:val="24"/>
          <w:szCs w:val="24"/>
        </w:rPr>
        <w:t xml:space="preserve"> was found, however, the resulted item is not the required item needed for this acquisition. The NAC was also queried where contract </w:t>
      </w:r>
      <w:r w:rsidRPr="002624A6">
        <w:rPr>
          <w:rFonts w:ascii="Arial" w:hAnsi="Arial" w:cs="Arial"/>
          <w:sz w:val="24"/>
          <w:szCs w:val="24"/>
        </w:rPr>
        <w:t>36F79721D0021</w:t>
      </w:r>
      <w:r>
        <w:rPr>
          <w:rFonts w:ascii="Arial" w:hAnsi="Arial" w:cs="Arial"/>
          <w:sz w:val="24"/>
          <w:szCs w:val="24"/>
        </w:rPr>
        <w:t xml:space="preserve"> was also found. However, none of the required items were found </w:t>
      </w:r>
      <w:proofErr w:type="gramStart"/>
      <w:r>
        <w:rPr>
          <w:rFonts w:ascii="Arial" w:hAnsi="Arial" w:cs="Arial"/>
          <w:sz w:val="24"/>
          <w:szCs w:val="24"/>
        </w:rPr>
        <w:t>on</w:t>
      </w:r>
      <w:proofErr w:type="gramEnd"/>
      <w:r>
        <w:rPr>
          <w:rFonts w:ascii="Arial" w:hAnsi="Arial" w:cs="Arial"/>
          <w:sz w:val="24"/>
          <w:szCs w:val="24"/>
        </w:rPr>
        <w:t xml:space="preserve"> the NAC. </w:t>
      </w:r>
      <w:r w:rsidRPr="007A6C7A">
        <w:rPr>
          <w:rFonts w:ascii="Arial" w:hAnsi="Arial" w:cs="Arial"/>
          <w:sz w:val="24"/>
          <w:szCs w:val="24"/>
        </w:rPr>
        <w:t xml:space="preserve">There is no NMR waiver for NAICS </w:t>
      </w:r>
      <w:r>
        <w:rPr>
          <w:rFonts w:ascii="Arial" w:hAnsi="Arial" w:cs="Arial"/>
          <w:sz w:val="24"/>
          <w:szCs w:val="24"/>
        </w:rPr>
        <w:t>513210</w:t>
      </w:r>
      <w:r w:rsidRPr="007A6C7A">
        <w:rPr>
          <w:rFonts w:ascii="Arial" w:hAnsi="Arial" w:cs="Arial"/>
          <w:sz w:val="24"/>
          <w:szCs w:val="24"/>
        </w:rPr>
        <w:t xml:space="preserve">. Without the NMR Waiver, per VAAR 819.7003(d), there cannot be </w:t>
      </w:r>
      <w:r w:rsidRPr="007A6C7A">
        <w:rPr>
          <w:rFonts w:ascii="Arial" w:hAnsi="Arial" w:cs="Arial"/>
          <w:sz w:val="24"/>
          <w:szCs w:val="24"/>
        </w:rPr>
        <w:t>a SDVOSB set-aside. With the SBA NMR Exception, per FAR 19.502-2(a), the requirement is eligible for a Straight SB Set-Asi</w:t>
      </w:r>
      <w:r w:rsidRPr="008B79D5">
        <w:rPr>
          <w:rFonts w:ascii="Arial" w:hAnsi="Arial" w:cs="Arial"/>
          <w:sz w:val="24"/>
          <w:szCs w:val="24"/>
        </w:rPr>
        <w:t>de.</w:t>
      </w:r>
    </w:p>
    <w:p w14:paraId="06373BF7" w14:textId="77777777" w:rsidR="00925BB2" w:rsidRPr="00C4296B" w:rsidRDefault="00925BB2" w:rsidP="00A6728F">
      <w:pPr>
        <w:tabs>
          <w:tab w:val="left" w:pos="360"/>
        </w:tabs>
        <w:spacing w:after="0" w:line="240" w:lineRule="auto"/>
        <w:rPr>
          <w:rFonts w:ascii="Arial" w:hAnsi="Arial" w:cs="Arial"/>
          <w:b/>
          <w:i/>
          <w:color w:val="0033CC"/>
          <w:sz w:val="24"/>
          <w:szCs w:val="24"/>
        </w:rPr>
      </w:pPr>
    </w:p>
    <w:p w14:paraId="06373BF8" w14:textId="77777777" w:rsidR="00925BB2" w:rsidRPr="00C4296B" w:rsidRDefault="00925BB2" w:rsidP="00A6728F">
      <w:pPr>
        <w:pStyle w:val="ListParagraph"/>
        <w:numPr>
          <w:ilvl w:val="0"/>
          <w:numId w:val="7"/>
        </w:numPr>
        <w:tabs>
          <w:tab w:val="left" w:pos="4680"/>
        </w:tabs>
        <w:overflowPunct w:val="0"/>
        <w:autoSpaceDE w:val="0"/>
        <w:autoSpaceDN w:val="0"/>
        <w:adjustRightInd w:val="0"/>
        <w:jc w:val="both"/>
        <w:textAlignment w:val="baseline"/>
        <w:rPr>
          <w:rFonts w:ascii="Arial" w:hAnsi="Arial" w:cs="Arial"/>
          <w:i/>
          <w:color w:val="FF0000"/>
          <w:sz w:val="24"/>
          <w:szCs w:val="24"/>
        </w:rPr>
      </w:pPr>
      <w:r w:rsidRPr="00C4296B">
        <w:rPr>
          <w:rFonts w:ascii="Arial" w:hAnsi="Arial" w:cs="Arial"/>
          <w:b/>
          <w:sz w:val="24"/>
          <w:szCs w:val="24"/>
        </w:rPr>
        <w:t>Contracting Officer's Certification:</w:t>
      </w:r>
      <w:r w:rsidRPr="00C4296B">
        <w:rPr>
          <w:rFonts w:ascii="Arial" w:hAnsi="Arial" w:cs="Arial"/>
          <w:sz w:val="24"/>
          <w:szCs w:val="24"/>
        </w:rPr>
        <w:t xml:space="preserve"> </w:t>
      </w:r>
      <w:r w:rsidRPr="00C4296B">
        <w:rPr>
          <w:rFonts w:ascii="Arial" w:hAnsi="Arial" w:cs="Arial"/>
          <w:i/>
          <w:sz w:val="24"/>
          <w:szCs w:val="24"/>
        </w:rPr>
        <w:t xml:space="preserve">Purchase is approved in accordance with </w:t>
      </w:r>
      <w:hyperlink r:id="rId23" w:anchor="wp1125466" w:history="1">
        <w:r w:rsidRPr="00C4296B">
          <w:rPr>
            <w:rFonts w:ascii="Arial" w:hAnsi="Arial" w:cs="Arial"/>
            <w:i/>
            <w:sz w:val="24"/>
            <w:szCs w:val="24"/>
          </w:rPr>
          <w:t>FAR</w:t>
        </w:r>
        <w:r>
          <w:rPr>
            <w:rFonts w:ascii="Arial" w:hAnsi="Arial" w:cs="Arial"/>
            <w:i/>
            <w:sz w:val="24"/>
            <w:szCs w:val="24"/>
          </w:rPr>
          <w:t xml:space="preserve"> </w:t>
        </w:r>
        <w:r w:rsidRPr="00C4296B">
          <w:rPr>
            <w:rFonts w:ascii="Arial" w:hAnsi="Arial" w:cs="Arial"/>
            <w:i/>
            <w:sz w:val="24"/>
            <w:szCs w:val="24"/>
          </w:rPr>
          <w:t>13.106-1(b)</w:t>
        </w:r>
      </w:hyperlink>
      <w:r w:rsidRPr="00C4296B">
        <w:rPr>
          <w:rFonts w:ascii="Arial" w:hAnsi="Arial" w:cs="Arial"/>
          <w:i/>
          <w:sz w:val="24"/>
          <w:szCs w:val="24"/>
        </w:rPr>
        <w:t xml:space="preserve">. I certify that the foregoing justification is accurate and complete to the best of my knowledge and belief.  </w:t>
      </w:r>
    </w:p>
    <w:p w14:paraId="06373BF9" w14:textId="77777777" w:rsidR="00925BB2" w:rsidRPr="00C4296B" w:rsidRDefault="00925BB2" w:rsidP="00A6728F">
      <w:pPr>
        <w:tabs>
          <w:tab w:val="left" w:pos="5760"/>
        </w:tabs>
        <w:spacing w:after="0" w:line="240" w:lineRule="auto"/>
        <w:ind w:left="360"/>
        <w:rPr>
          <w:rFonts w:ascii="Arial" w:hAnsi="Arial" w:cs="Arial"/>
          <w:sz w:val="24"/>
          <w:szCs w:val="24"/>
        </w:rPr>
      </w:pPr>
      <w:r>
        <w:rPr>
          <w:rFonts w:ascii="Arial" w:hAnsi="Arial" w:cs="Arial"/>
          <w:sz w:val="24"/>
          <w:szCs w:val="24"/>
        </w:rPr>
        <w:t>Gail Grundy</w:t>
      </w:r>
      <w:r w:rsidRPr="00C4296B">
        <w:rPr>
          <w:rFonts w:ascii="Arial" w:hAnsi="Arial" w:cs="Arial"/>
          <w:sz w:val="24"/>
          <w:szCs w:val="24"/>
        </w:rPr>
        <w:tab/>
      </w:r>
    </w:p>
    <w:p w14:paraId="06373BFA" w14:textId="77777777" w:rsidR="00925BB2" w:rsidRPr="00C4296B" w:rsidRDefault="00925BB2" w:rsidP="00A6728F">
      <w:pPr>
        <w:tabs>
          <w:tab w:val="left" w:pos="5760"/>
        </w:tabs>
        <w:spacing w:after="0" w:line="240" w:lineRule="auto"/>
        <w:ind w:left="360"/>
        <w:rPr>
          <w:rFonts w:ascii="Arial" w:hAnsi="Arial" w:cs="Arial"/>
          <w:sz w:val="24"/>
          <w:szCs w:val="24"/>
        </w:rPr>
      </w:pPr>
      <w:r>
        <w:rPr>
          <w:rFonts w:ascii="Arial" w:hAnsi="Arial" w:cs="Arial"/>
          <w:sz w:val="24"/>
          <w:szCs w:val="24"/>
        </w:rPr>
        <w:t>Contracting Officer</w:t>
      </w:r>
    </w:p>
    <w:p w14:paraId="06373BFB" w14:textId="77777777" w:rsidR="00925BB2" w:rsidRPr="00660A6F" w:rsidRDefault="00925BB2" w:rsidP="00A6728F">
      <w:pPr>
        <w:tabs>
          <w:tab w:val="left" w:pos="5760"/>
        </w:tabs>
        <w:spacing w:after="0" w:line="240" w:lineRule="auto"/>
        <w:ind w:left="360"/>
        <w:rPr>
          <w:rFonts w:cs="Calibri"/>
        </w:rPr>
      </w:pPr>
    </w:p>
    <w:p w14:paraId="06373BFC" w14:textId="77777777" w:rsidR="00925BB2" w:rsidRDefault="00925BB2"/>
    <w:sectPr w:rsidR="00201A54">
      <w:headerReference w:type="default" r:id="rId24"/>
      <w:footerReference w:type="default" r:id="rId2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73C22" w14:textId="77777777" w:rsidR="00925BB2" w:rsidRDefault="00925BB2">
      <w:pPr>
        <w:spacing w:after="0" w:line="240" w:lineRule="auto"/>
      </w:pPr>
      <w:r>
        <w:separator/>
      </w:r>
    </w:p>
  </w:endnote>
  <w:endnote w:type="continuationSeparator" w:id="0">
    <w:p w14:paraId="06373C24" w14:textId="77777777" w:rsidR="00925BB2" w:rsidRDefault="00925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197C" w14:paraId="06373C0C" w14:textId="77777777" w:rsidTr="00DE02F3">
      <w:tc>
        <w:tcPr>
          <w:tcW w:w="4788" w:type="dxa"/>
        </w:tcPr>
        <w:p w14:paraId="06373C0A" w14:textId="77777777" w:rsidR="00925BB2" w:rsidRDefault="00925BB2" w:rsidP="000B32E0">
          <w:pPr>
            <w:pStyle w:val="Footer"/>
          </w:pPr>
        </w:p>
      </w:tc>
      <w:tc>
        <w:tcPr>
          <w:tcW w:w="4788" w:type="dxa"/>
        </w:tcPr>
        <w:p w14:paraId="06373C0B" w14:textId="77777777" w:rsidR="00925BB2" w:rsidRDefault="00925BB2" w:rsidP="000B32E0">
          <w:pPr>
            <w:pStyle w:val="Footer"/>
            <w:jc w:val="right"/>
          </w:pPr>
          <w:r>
            <w:t>Combined Synopsis/Solicitation Notice</w:t>
          </w:r>
        </w:p>
      </w:tc>
    </w:tr>
  </w:tbl>
  <w:p w14:paraId="06373C0D" w14:textId="77777777" w:rsidR="00925BB2" w:rsidRDefault="00925BB2" w:rsidP="005A5226">
    <w:pPr>
      <w:pStyle w:val="Footer"/>
      <w:jc w:val="right"/>
    </w:pPr>
  </w:p>
  <w:p w14:paraId="06373C0F" w14:textId="77777777" w:rsidR="0084197C" w:rsidRDefault="00925BB2">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197C" w14:paraId="06373C13" w14:textId="77777777" w:rsidTr="000B32E0">
      <w:tc>
        <w:tcPr>
          <w:tcW w:w="4788" w:type="dxa"/>
        </w:tcPr>
        <w:p w14:paraId="06373C11" w14:textId="77777777" w:rsidR="00925BB2" w:rsidRDefault="00925BB2" w:rsidP="000B32E0">
          <w:pPr>
            <w:pStyle w:val="Footer"/>
          </w:pPr>
          <w:r w:rsidRPr="000B32E0">
            <w:t>*= Required Field</w:t>
          </w:r>
        </w:p>
      </w:tc>
      <w:tc>
        <w:tcPr>
          <w:tcW w:w="4788" w:type="dxa"/>
        </w:tcPr>
        <w:p w14:paraId="06373C12" w14:textId="77777777" w:rsidR="00925BB2" w:rsidRDefault="00925BB2" w:rsidP="00625F03">
          <w:pPr>
            <w:pStyle w:val="Footer"/>
            <w:jc w:val="right"/>
          </w:pPr>
          <w:r>
            <w:t>Combined Synopsis/Solicitation Notice</w:t>
          </w:r>
        </w:p>
      </w:tc>
    </w:tr>
  </w:tbl>
  <w:p w14:paraId="06373C14" w14:textId="77777777" w:rsidR="00925BB2" w:rsidRDefault="00925BB2" w:rsidP="00625F03">
    <w:pPr>
      <w:pStyle w:val="Footer"/>
      <w:jc w:val="right"/>
    </w:pPr>
  </w:p>
  <w:p w14:paraId="06373C16" w14:textId="77777777" w:rsidR="0084197C" w:rsidRDefault="00925BB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3C1A" w14:textId="77777777" w:rsidR="00925BB2" w:rsidRPr="001E69A2" w:rsidRDefault="00925BB2" w:rsidP="00953242">
    <w:pPr>
      <w:pStyle w:val="Footer"/>
      <w:tabs>
        <w:tab w:val="left" w:pos="720"/>
      </w:tabs>
      <w:rPr>
        <w:rFonts w:cs="Arial"/>
      </w:rPr>
    </w:pPr>
    <w:r>
      <w:rPr>
        <w:rFonts w:ascii="Myriad Pro" w:hAnsi="Myriad Pro"/>
        <w:sz w:val="24"/>
        <w:szCs w:val="24"/>
      </w:rPr>
      <w:t>Last Updated: 02/01/22</w:t>
    </w:r>
    <w:r>
      <w:rPr>
        <w:rFonts w:ascii="Myriad Pro" w:hAnsi="Myriad Pro"/>
        <w:sz w:val="24"/>
        <w:szCs w:val="24"/>
      </w:rPr>
      <w:tab/>
    </w:r>
    <w:r w:rsidRPr="001E69A2">
      <w:rPr>
        <w:rFonts w:cs="Arial"/>
      </w:rPr>
      <w:tab/>
    </w:r>
  </w:p>
  <w:p w14:paraId="06373C1B" w14:textId="77777777" w:rsidR="00925BB2" w:rsidRDefault="00925BB2" w:rsidP="008D66D2">
    <w:pPr>
      <w:spacing w:after="0" w:line="240" w:lineRule="auto"/>
      <w:rPr>
        <w:rFonts w:cs="Arial"/>
      </w:rPr>
    </w:pPr>
  </w:p>
  <w:p w14:paraId="06373C1D" w14:textId="77777777" w:rsidR="0084197C" w:rsidRDefault="00925BB2">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3C1E" w14:textId="77777777" w:rsidR="00925BB2" w:rsidRDefault="00925BB2">
      <w:pPr>
        <w:spacing w:after="0" w:line="240" w:lineRule="auto"/>
      </w:pPr>
      <w:r>
        <w:separator/>
      </w:r>
    </w:p>
  </w:footnote>
  <w:footnote w:type="continuationSeparator" w:id="0">
    <w:p w14:paraId="06373C20" w14:textId="77777777" w:rsidR="00925BB2" w:rsidRDefault="00925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3C09" w14:textId="77777777" w:rsidR="00925BB2" w:rsidRPr="00BA6826" w:rsidRDefault="00925BB2"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3C10" w14:textId="77777777" w:rsidR="00925BB2" w:rsidRPr="00282F33" w:rsidRDefault="00925BB2" w:rsidP="00282F33">
    <w:pPr>
      <w:pStyle w:val="Heading1"/>
      <w:jc w:val="center"/>
      <w:rPr>
        <w:rFonts w:eastAsia="Times New Roman"/>
        <w:sz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3C17" w14:textId="77777777" w:rsidR="00925BB2" w:rsidRDefault="00925BB2" w:rsidP="00953242">
    <w:pPr>
      <w:spacing w:after="0" w:line="240" w:lineRule="auto"/>
      <w:jc w:val="center"/>
      <w:rPr>
        <w:rFonts w:cs="Arial"/>
        <w:bCs/>
        <w:color w:val="000000"/>
        <w:szCs w:val="24"/>
      </w:rPr>
    </w:pPr>
    <w:r w:rsidRPr="00563939">
      <w:rPr>
        <w:rFonts w:cs="Arial"/>
        <w:bCs/>
        <w:color w:val="000000"/>
        <w:szCs w:val="24"/>
      </w:rPr>
      <w:t>VHA</w:t>
    </w:r>
    <w:r>
      <w:rPr>
        <w:rFonts w:cs="Arial"/>
        <w:bCs/>
        <w:color w:val="000000"/>
        <w:szCs w:val="24"/>
      </w:rPr>
      <w:t>PG</w:t>
    </w:r>
    <w:r w:rsidRPr="00563939">
      <w:rPr>
        <w:rFonts w:cs="Arial"/>
        <w:bCs/>
        <w:color w:val="000000"/>
        <w:szCs w:val="24"/>
      </w:rPr>
      <w:t xml:space="preserve"> Part 813.106 Simplified Acquisition Procedures: </w:t>
    </w:r>
    <w:r>
      <w:rPr>
        <w:rFonts w:cs="Arial"/>
        <w:bCs/>
        <w:color w:val="000000"/>
        <w:szCs w:val="24"/>
      </w:rPr>
      <w:t>Soliciting from a Single Source</w:t>
    </w:r>
  </w:p>
  <w:p w14:paraId="06373C18" w14:textId="77777777" w:rsidR="00925BB2" w:rsidRPr="00953242" w:rsidRDefault="00925BB2" w:rsidP="00953242">
    <w:pPr>
      <w:spacing w:after="0" w:line="240" w:lineRule="auto"/>
      <w:jc w:val="center"/>
      <w:rPr>
        <w:rFonts w:cs="Arial"/>
        <w:bCs/>
        <w:color w:val="000000"/>
        <w:szCs w:val="24"/>
      </w:rPr>
    </w:pPr>
    <w:r>
      <w:rPr>
        <w:rFonts w:cs="Arial"/>
        <w:bCs/>
        <w:color w:val="000000"/>
        <w:szCs w:val="24"/>
      </w:rPr>
      <w:t>Brand Name</w:t>
    </w:r>
    <w:r w:rsidRPr="00953242">
      <w:rPr>
        <w:rFonts w:cs="Arial"/>
        <w:bCs/>
        <w:color w:val="000000"/>
        <w:szCs w:val="24"/>
      </w:rPr>
      <w:t xml:space="preserve"> Justification for SAP under </w:t>
    </w:r>
    <w:r>
      <w:rPr>
        <w:rFonts w:cs="Arial"/>
        <w:bCs/>
        <w:color w:val="000000"/>
        <w:szCs w:val="24"/>
      </w:rPr>
      <w:t>the SAT</w:t>
    </w:r>
  </w:p>
  <w:p w14:paraId="06373C19" w14:textId="77777777" w:rsidR="00925BB2" w:rsidRDefault="00925B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87C"/>
    <w:multiLevelType w:val="hybridMultilevel"/>
    <w:tmpl w:val="A6709D90"/>
    <w:lvl w:ilvl="0" w:tplc="C610F83C">
      <w:start w:val="1"/>
      <w:numFmt w:val="bullet"/>
      <w:lvlText w:val=""/>
      <w:lvlJc w:val="left"/>
      <w:pPr>
        <w:ind w:left="720" w:hanging="360"/>
      </w:pPr>
      <w:rPr>
        <w:rFonts w:ascii="Symbol" w:hAnsi="Symbol" w:hint="default"/>
      </w:rPr>
    </w:lvl>
    <w:lvl w:ilvl="1" w:tplc="9A2E5576" w:tentative="1">
      <w:start w:val="1"/>
      <w:numFmt w:val="bullet"/>
      <w:lvlText w:val="o"/>
      <w:lvlJc w:val="left"/>
      <w:pPr>
        <w:ind w:left="1440" w:hanging="360"/>
      </w:pPr>
      <w:rPr>
        <w:rFonts w:ascii="Courier New" w:hAnsi="Courier New" w:cs="Courier New" w:hint="default"/>
      </w:rPr>
    </w:lvl>
    <w:lvl w:ilvl="2" w:tplc="ECC4AE18" w:tentative="1">
      <w:start w:val="1"/>
      <w:numFmt w:val="bullet"/>
      <w:lvlText w:val=""/>
      <w:lvlJc w:val="left"/>
      <w:pPr>
        <w:ind w:left="2160" w:hanging="360"/>
      </w:pPr>
      <w:rPr>
        <w:rFonts w:ascii="Wingdings" w:hAnsi="Wingdings" w:hint="default"/>
      </w:rPr>
    </w:lvl>
    <w:lvl w:ilvl="3" w:tplc="6CFA2BF2" w:tentative="1">
      <w:start w:val="1"/>
      <w:numFmt w:val="bullet"/>
      <w:lvlText w:val=""/>
      <w:lvlJc w:val="left"/>
      <w:pPr>
        <w:ind w:left="2880" w:hanging="360"/>
      </w:pPr>
      <w:rPr>
        <w:rFonts w:ascii="Symbol" w:hAnsi="Symbol" w:hint="default"/>
      </w:rPr>
    </w:lvl>
    <w:lvl w:ilvl="4" w:tplc="5CF23DEC" w:tentative="1">
      <w:start w:val="1"/>
      <w:numFmt w:val="bullet"/>
      <w:lvlText w:val="o"/>
      <w:lvlJc w:val="left"/>
      <w:pPr>
        <w:ind w:left="3600" w:hanging="360"/>
      </w:pPr>
      <w:rPr>
        <w:rFonts w:ascii="Courier New" w:hAnsi="Courier New" w:cs="Courier New" w:hint="default"/>
      </w:rPr>
    </w:lvl>
    <w:lvl w:ilvl="5" w:tplc="EB52686C" w:tentative="1">
      <w:start w:val="1"/>
      <w:numFmt w:val="bullet"/>
      <w:lvlText w:val=""/>
      <w:lvlJc w:val="left"/>
      <w:pPr>
        <w:ind w:left="4320" w:hanging="360"/>
      </w:pPr>
      <w:rPr>
        <w:rFonts w:ascii="Wingdings" w:hAnsi="Wingdings" w:hint="default"/>
      </w:rPr>
    </w:lvl>
    <w:lvl w:ilvl="6" w:tplc="817AB570" w:tentative="1">
      <w:start w:val="1"/>
      <w:numFmt w:val="bullet"/>
      <w:lvlText w:val=""/>
      <w:lvlJc w:val="left"/>
      <w:pPr>
        <w:ind w:left="5040" w:hanging="360"/>
      </w:pPr>
      <w:rPr>
        <w:rFonts w:ascii="Symbol" w:hAnsi="Symbol" w:hint="default"/>
      </w:rPr>
    </w:lvl>
    <w:lvl w:ilvl="7" w:tplc="3BF0C4B6" w:tentative="1">
      <w:start w:val="1"/>
      <w:numFmt w:val="bullet"/>
      <w:lvlText w:val="o"/>
      <w:lvlJc w:val="left"/>
      <w:pPr>
        <w:ind w:left="5760" w:hanging="360"/>
      </w:pPr>
      <w:rPr>
        <w:rFonts w:ascii="Courier New" w:hAnsi="Courier New" w:cs="Courier New" w:hint="default"/>
      </w:rPr>
    </w:lvl>
    <w:lvl w:ilvl="8" w:tplc="2FB6CE20" w:tentative="1">
      <w:start w:val="1"/>
      <w:numFmt w:val="bullet"/>
      <w:lvlText w:val=""/>
      <w:lvlJc w:val="left"/>
      <w:pPr>
        <w:ind w:left="6480" w:hanging="360"/>
      </w:pPr>
      <w:rPr>
        <w:rFonts w:ascii="Wingdings" w:hAnsi="Wingdings" w:hint="default"/>
      </w:rPr>
    </w:lvl>
  </w:abstractNum>
  <w:abstractNum w:abstractNumId="1" w15:restartNumberingAfterBreak="0">
    <w:nsid w:val="23F068E0"/>
    <w:multiLevelType w:val="hybridMultilevel"/>
    <w:tmpl w:val="39CA79D2"/>
    <w:lvl w:ilvl="0" w:tplc="F176BBC0">
      <w:start w:val="1"/>
      <w:numFmt w:val="bullet"/>
      <w:lvlText w:val="o"/>
      <w:lvlJc w:val="left"/>
      <w:pPr>
        <w:ind w:left="1440" w:hanging="360"/>
      </w:pPr>
      <w:rPr>
        <w:rFonts w:ascii="Courier New" w:hAnsi="Courier New" w:cs="Courier New" w:hint="default"/>
      </w:rPr>
    </w:lvl>
    <w:lvl w:ilvl="1" w:tplc="53CEA1BE" w:tentative="1">
      <w:start w:val="1"/>
      <w:numFmt w:val="bullet"/>
      <w:lvlText w:val="o"/>
      <w:lvlJc w:val="left"/>
      <w:pPr>
        <w:ind w:left="2160" w:hanging="360"/>
      </w:pPr>
      <w:rPr>
        <w:rFonts w:ascii="Courier New" w:hAnsi="Courier New" w:cs="Courier New" w:hint="default"/>
      </w:rPr>
    </w:lvl>
    <w:lvl w:ilvl="2" w:tplc="699E4E46" w:tentative="1">
      <w:start w:val="1"/>
      <w:numFmt w:val="bullet"/>
      <w:lvlText w:val=""/>
      <w:lvlJc w:val="left"/>
      <w:pPr>
        <w:ind w:left="2880" w:hanging="360"/>
      </w:pPr>
      <w:rPr>
        <w:rFonts w:ascii="Wingdings" w:hAnsi="Wingdings" w:hint="default"/>
      </w:rPr>
    </w:lvl>
    <w:lvl w:ilvl="3" w:tplc="55064446" w:tentative="1">
      <w:start w:val="1"/>
      <w:numFmt w:val="bullet"/>
      <w:lvlText w:val=""/>
      <w:lvlJc w:val="left"/>
      <w:pPr>
        <w:ind w:left="3600" w:hanging="360"/>
      </w:pPr>
      <w:rPr>
        <w:rFonts w:ascii="Symbol" w:hAnsi="Symbol" w:hint="default"/>
      </w:rPr>
    </w:lvl>
    <w:lvl w:ilvl="4" w:tplc="9F003BE4" w:tentative="1">
      <w:start w:val="1"/>
      <w:numFmt w:val="bullet"/>
      <w:lvlText w:val="o"/>
      <w:lvlJc w:val="left"/>
      <w:pPr>
        <w:ind w:left="4320" w:hanging="360"/>
      </w:pPr>
      <w:rPr>
        <w:rFonts w:ascii="Courier New" w:hAnsi="Courier New" w:cs="Courier New" w:hint="default"/>
      </w:rPr>
    </w:lvl>
    <w:lvl w:ilvl="5" w:tplc="E6746EE8" w:tentative="1">
      <w:start w:val="1"/>
      <w:numFmt w:val="bullet"/>
      <w:lvlText w:val=""/>
      <w:lvlJc w:val="left"/>
      <w:pPr>
        <w:ind w:left="5040" w:hanging="360"/>
      </w:pPr>
      <w:rPr>
        <w:rFonts w:ascii="Wingdings" w:hAnsi="Wingdings" w:hint="default"/>
      </w:rPr>
    </w:lvl>
    <w:lvl w:ilvl="6" w:tplc="11A8B710" w:tentative="1">
      <w:start w:val="1"/>
      <w:numFmt w:val="bullet"/>
      <w:lvlText w:val=""/>
      <w:lvlJc w:val="left"/>
      <w:pPr>
        <w:ind w:left="5760" w:hanging="360"/>
      </w:pPr>
      <w:rPr>
        <w:rFonts w:ascii="Symbol" w:hAnsi="Symbol" w:hint="default"/>
      </w:rPr>
    </w:lvl>
    <w:lvl w:ilvl="7" w:tplc="4E6256F6" w:tentative="1">
      <w:start w:val="1"/>
      <w:numFmt w:val="bullet"/>
      <w:lvlText w:val="o"/>
      <w:lvlJc w:val="left"/>
      <w:pPr>
        <w:ind w:left="6480" w:hanging="360"/>
      </w:pPr>
      <w:rPr>
        <w:rFonts w:ascii="Courier New" w:hAnsi="Courier New" w:cs="Courier New" w:hint="default"/>
      </w:rPr>
    </w:lvl>
    <w:lvl w:ilvl="8" w:tplc="AC361282" w:tentative="1">
      <w:start w:val="1"/>
      <w:numFmt w:val="bullet"/>
      <w:lvlText w:val=""/>
      <w:lvlJc w:val="left"/>
      <w:pPr>
        <w:ind w:left="7200" w:hanging="360"/>
      </w:pPr>
      <w:rPr>
        <w:rFonts w:ascii="Wingdings" w:hAnsi="Wingdings" w:hint="default"/>
      </w:rPr>
    </w:lvl>
  </w:abstractNum>
  <w:abstractNum w:abstractNumId="2" w15:restartNumberingAfterBreak="0">
    <w:nsid w:val="5AD266FB"/>
    <w:multiLevelType w:val="hybridMultilevel"/>
    <w:tmpl w:val="227A2AA8"/>
    <w:lvl w:ilvl="0" w:tplc="90FCB592">
      <w:start w:val="1"/>
      <w:numFmt w:val="bullet"/>
      <w:lvlText w:val=""/>
      <w:lvlJc w:val="left"/>
      <w:pPr>
        <w:ind w:left="720" w:hanging="360"/>
      </w:pPr>
      <w:rPr>
        <w:rFonts w:ascii="Wingdings 2" w:hAnsi="Wingdings 2" w:hint="default"/>
      </w:rPr>
    </w:lvl>
    <w:lvl w:ilvl="1" w:tplc="4B080836" w:tentative="1">
      <w:start w:val="1"/>
      <w:numFmt w:val="bullet"/>
      <w:lvlText w:val="o"/>
      <w:lvlJc w:val="left"/>
      <w:pPr>
        <w:ind w:left="1440" w:hanging="360"/>
      </w:pPr>
      <w:rPr>
        <w:rFonts w:ascii="Courier New" w:hAnsi="Courier New" w:cs="Courier New" w:hint="default"/>
      </w:rPr>
    </w:lvl>
    <w:lvl w:ilvl="2" w:tplc="45F2E854" w:tentative="1">
      <w:start w:val="1"/>
      <w:numFmt w:val="bullet"/>
      <w:lvlText w:val=""/>
      <w:lvlJc w:val="left"/>
      <w:pPr>
        <w:ind w:left="2160" w:hanging="360"/>
      </w:pPr>
      <w:rPr>
        <w:rFonts w:ascii="Wingdings" w:hAnsi="Wingdings" w:hint="default"/>
      </w:rPr>
    </w:lvl>
    <w:lvl w:ilvl="3" w:tplc="91003B74" w:tentative="1">
      <w:start w:val="1"/>
      <w:numFmt w:val="bullet"/>
      <w:lvlText w:val=""/>
      <w:lvlJc w:val="left"/>
      <w:pPr>
        <w:ind w:left="2880" w:hanging="360"/>
      </w:pPr>
      <w:rPr>
        <w:rFonts w:ascii="Symbol" w:hAnsi="Symbol" w:hint="default"/>
      </w:rPr>
    </w:lvl>
    <w:lvl w:ilvl="4" w:tplc="44EEF02A" w:tentative="1">
      <w:start w:val="1"/>
      <w:numFmt w:val="bullet"/>
      <w:lvlText w:val="o"/>
      <w:lvlJc w:val="left"/>
      <w:pPr>
        <w:ind w:left="3600" w:hanging="360"/>
      </w:pPr>
      <w:rPr>
        <w:rFonts w:ascii="Courier New" w:hAnsi="Courier New" w:cs="Courier New" w:hint="default"/>
      </w:rPr>
    </w:lvl>
    <w:lvl w:ilvl="5" w:tplc="FBA0DD94" w:tentative="1">
      <w:start w:val="1"/>
      <w:numFmt w:val="bullet"/>
      <w:lvlText w:val=""/>
      <w:lvlJc w:val="left"/>
      <w:pPr>
        <w:ind w:left="4320" w:hanging="360"/>
      </w:pPr>
      <w:rPr>
        <w:rFonts w:ascii="Wingdings" w:hAnsi="Wingdings" w:hint="default"/>
      </w:rPr>
    </w:lvl>
    <w:lvl w:ilvl="6" w:tplc="00121FD0" w:tentative="1">
      <w:start w:val="1"/>
      <w:numFmt w:val="bullet"/>
      <w:lvlText w:val=""/>
      <w:lvlJc w:val="left"/>
      <w:pPr>
        <w:ind w:left="5040" w:hanging="360"/>
      </w:pPr>
      <w:rPr>
        <w:rFonts w:ascii="Symbol" w:hAnsi="Symbol" w:hint="default"/>
      </w:rPr>
    </w:lvl>
    <w:lvl w:ilvl="7" w:tplc="CCB25D62" w:tentative="1">
      <w:start w:val="1"/>
      <w:numFmt w:val="bullet"/>
      <w:lvlText w:val="o"/>
      <w:lvlJc w:val="left"/>
      <w:pPr>
        <w:ind w:left="5760" w:hanging="360"/>
      </w:pPr>
      <w:rPr>
        <w:rFonts w:ascii="Courier New" w:hAnsi="Courier New" w:cs="Courier New" w:hint="default"/>
      </w:rPr>
    </w:lvl>
    <w:lvl w:ilvl="8" w:tplc="E18AFA1C" w:tentative="1">
      <w:start w:val="1"/>
      <w:numFmt w:val="bullet"/>
      <w:lvlText w:val=""/>
      <w:lvlJc w:val="left"/>
      <w:pPr>
        <w:ind w:left="6480" w:hanging="360"/>
      </w:pPr>
      <w:rPr>
        <w:rFonts w:ascii="Wingdings" w:hAnsi="Wingdings" w:hint="default"/>
      </w:rPr>
    </w:lvl>
  </w:abstractNum>
  <w:abstractNum w:abstractNumId="3" w15:restartNumberingAfterBreak="0">
    <w:nsid w:val="5E890B4E"/>
    <w:multiLevelType w:val="hybridMultilevel"/>
    <w:tmpl w:val="3AE27EBC"/>
    <w:lvl w:ilvl="0" w:tplc="D46A6B48">
      <w:start w:val="1"/>
      <w:numFmt w:val="decimal"/>
      <w:lvlText w:val="%1."/>
      <w:lvlJc w:val="left"/>
      <w:pPr>
        <w:tabs>
          <w:tab w:val="num" w:pos="360"/>
        </w:tabs>
        <w:ind w:left="360" w:hanging="360"/>
      </w:pPr>
      <w:rPr>
        <w:rFonts w:hint="default"/>
        <w:b/>
        <w:i w:val="0"/>
        <w:color w:val="auto"/>
      </w:rPr>
    </w:lvl>
    <w:lvl w:ilvl="1" w:tplc="33CEE3E6">
      <w:start w:val="1"/>
      <w:numFmt w:val="lowerLetter"/>
      <w:lvlText w:val="%2."/>
      <w:lvlJc w:val="left"/>
      <w:pPr>
        <w:tabs>
          <w:tab w:val="num" w:pos="990"/>
        </w:tabs>
        <w:ind w:left="990" w:hanging="360"/>
      </w:pPr>
      <w:rPr>
        <w:b w:val="0"/>
      </w:rPr>
    </w:lvl>
    <w:lvl w:ilvl="2" w:tplc="6986A33C">
      <w:start w:val="1"/>
      <w:numFmt w:val="lowerRoman"/>
      <w:lvlText w:val="%3."/>
      <w:lvlJc w:val="right"/>
      <w:pPr>
        <w:tabs>
          <w:tab w:val="num" w:pos="1800"/>
        </w:tabs>
        <w:ind w:left="1800" w:hanging="180"/>
      </w:pPr>
    </w:lvl>
    <w:lvl w:ilvl="3" w:tplc="C58AF53C">
      <w:start w:val="1"/>
      <w:numFmt w:val="decimal"/>
      <w:lvlText w:val="%4."/>
      <w:lvlJc w:val="left"/>
      <w:pPr>
        <w:tabs>
          <w:tab w:val="num" w:pos="2520"/>
        </w:tabs>
        <w:ind w:left="2520" w:hanging="360"/>
      </w:pPr>
    </w:lvl>
    <w:lvl w:ilvl="4" w:tplc="C3A4E922">
      <w:start w:val="1"/>
      <w:numFmt w:val="lowerLetter"/>
      <w:lvlText w:val="%5."/>
      <w:lvlJc w:val="left"/>
      <w:pPr>
        <w:tabs>
          <w:tab w:val="num" w:pos="3240"/>
        </w:tabs>
        <w:ind w:left="3240" w:hanging="360"/>
      </w:pPr>
    </w:lvl>
    <w:lvl w:ilvl="5" w:tplc="4F5265F4">
      <w:start w:val="1"/>
      <w:numFmt w:val="lowerRoman"/>
      <w:lvlText w:val="%6."/>
      <w:lvlJc w:val="right"/>
      <w:pPr>
        <w:tabs>
          <w:tab w:val="num" w:pos="3960"/>
        </w:tabs>
        <w:ind w:left="3960" w:hanging="180"/>
      </w:pPr>
    </w:lvl>
    <w:lvl w:ilvl="6" w:tplc="CCF43668">
      <w:start w:val="1"/>
      <w:numFmt w:val="decimal"/>
      <w:lvlText w:val="%7."/>
      <w:lvlJc w:val="left"/>
      <w:pPr>
        <w:tabs>
          <w:tab w:val="num" w:pos="4680"/>
        </w:tabs>
        <w:ind w:left="4680" w:hanging="360"/>
      </w:pPr>
    </w:lvl>
    <w:lvl w:ilvl="7" w:tplc="8A78C29E">
      <w:start w:val="1"/>
      <w:numFmt w:val="lowerLetter"/>
      <w:lvlText w:val="%8."/>
      <w:lvlJc w:val="left"/>
      <w:pPr>
        <w:tabs>
          <w:tab w:val="num" w:pos="5400"/>
        </w:tabs>
        <w:ind w:left="5400" w:hanging="360"/>
      </w:pPr>
    </w:lvl>
    <w:lvl w:ilvl="8" w:tplc="9FF05E82">
      <w:start w:val="1"/>
      <w:numFmt w:val="lowerRoman"/>
      <w:lvlText w:val="%9."/>
      <w:lvlJc w:val="right"/>
      <w:pPr>
        <w:tabs>
          <w:tab w:val="num" w:pos="6120"/>
        </w:tabs>
        <w:ind w:left="6120" w:hanging="180"/>
      </w:pPr>
    </w:lvl>
  </w:abstractNum>
  <w:abstractNum w:abstractNumId="4" w15:restartNumberingAfterBreak="0">
    <w:nsid w:val="64E629A4"/>
    <w:multiLevelType w:val="hybridMultilevel"/>
    <w:tmpl w:val="CD6658F8"/>
    <w:lvl w:ilvl="0" w:tplc="483C8DB6">
      <w:start w:val="1"/>
      <w:numFmt w:val="bullet"/>
      <w:lvlText w:val=""/>
      <w:lvlJc w:val="left"/>
      <w:pPr>
        <w:ind w:left="720" w:hanging="360"/>
      </w:pPr>
      <w:rPr>
        <w:rFonts w:ascii="Wingdings 2" w:hAnsi="Wingdings 2" w:hint="default"/>
      </w:rPr>
    </w:lvl>
    <w:lvl w:ilvl="1" w:tplc="F74CAF40" w:tentative="1">
      <w:start w:val="1"/>
      <w:numFmt w:val="bullet"/>
      <w:lvlText w:val="o"/>
      <w:lvlJc w:val="left"/>
      <w:pPr>
        <w:ind w:left="1440" w:hanging="360"/>
      </w:pPr>
      <w:rPr>
        <w:rFonts w:ascii="Courier New" w:hAnsi="Courier New" w:cs="Courier New" w:hint="default"/>
      </w:rPr>
    </w:lvl>
    <w:lvl w:ilvl="2" w:tplc="988E2BC2" w:tentative="1">
      <w:start w:val="1"/>
      <w:numFmt w:val="bullet"/>
      <w:lvlText w:val=""/>
      <w:lvlJc w:val="left"/>
      <w:pPr>
        <w:ind w:left="2160" w:hanging="360"/>
      </w:pPr>
      <w:rPr>
        <w:rFonts w:ascii="Wingdings" w:hAnsi="Wingdings" w:hint="default"/>
      </w:rPr>
    </w:lvl>
    <w:lvl w:ilvl="3" w:tplc="05FE578A" w:tentative="1">
      <w:start w:val="1"/>
      <w:numFmt w:val="bullet"/>
      <w:lvlText w:val=""/>
      <w:lvlJc w:val="left"/>
      <w:pPr>
        <w:ind w:left="2880" w:hanging="360"/>
      </w:pPr>
      <w:rPr>
        <w:rFonts w:ascii="Symbol" w:hAnsi="Symbol" w:hint="default"/>
      </w:rPr>
    </w:lvl>
    <w:lvl w:ilvl="4" w:tplc="C1F2EE48" w:tentative="1">
      <w:start w:val="1"/>
      <w:numFmt w:val="bullet"/>
      <w:lvlText w:val="o"/>
      <w:lvlJc w:val="left"/>
      <w:pPr>
        <w:ind w:left="3600" w:hanging="360"/>
      </w:pPr>
      <w:rPr>
        <w:rFonts w:ascii="Courier New" w:hAnsi="Courier New" w:cs="Courier New" w:hint="default"/>
      </w:rPr>
    </w:lvl>
    <w:lvl w:ilvl="5" w:tplc="D382B05A" w:tentative="1">
      <w:start w:val="1"/>
      <w:numFmt w:val="bullet"/>
      <w:lvlText w:val=""/>
      <w:lvlJc w:val="left"/>
      <w:pPr>
        <w:ind w:left="4320" w:hanging="360"/>
      </w:pPr>
      <w:rPr>
        <w:rFonts w:ascii="Wingdings" w:hAnsi="Wingdings" w:hint="default"/>
      </w:rPr>
    </w:lvl>
    <w:lvl w:ilvl="6" w:tplc="DE7E091C" w:tentative="1">
      <w:start w:val="1"/>
      <w:numFmt w:val="bullet"/>
      <w:lvlText w:val=""/>
      <w:lvlJc w:val="left"/>
      <w:pPr>
        <w:ind w:left="5040" w:hanging="360"/>
      </w:pPr>
      <w:rPr>
        <w:rFonts w:ascii="Symbol" w:hAnsi="Symbol" w:hint="default"/>
      </w:rPr>
    </w:lvl>
    <w:lvl w:ilvl="7" w:tplc="E42285BA" w:tentative="1">
      <w:start w:val="1"/>
      <w:numFmt w:val="bullet"/>
      <w:lvlText w:val="o"/>
      <w:lvlJc w:val="left"/>
      <w:pPr>
        <w:ind w:left="5760" w:hanging="360"/>
      </w:pPr>
      <w:rPr>
        <w:rFonts w:ascii="Courier New" w:hAnsi="Courier New" w:cs="Courier New" w:hint="default"/>
      </w:rPr>
    </w:lvl>
    <w:lvl w:ilvl="8" w:tplc="C1FEE6A2" w:tentative="1">
      <w:start w:val="1"/>
      <w:numFmt w:val="bullet"/>
      <w:lvlText w:val=""/>
      <w:lvlJc w:val="left"/>
      <w:pPr>
        <w:ind w:left="6480" w:hanging="360"/>
      </w:pPr>
      <w:rPr>
        <w:rFonts w:ascii="Wingdings" w:hAnsi="Wingdings" w:hint="default"/>
      </w:rPr>
    </w:lvl>
  </w:abstractNum>
  <w:abstractNum w:abstractNumId="5" w15:restartNumberingAfterBreak="0">
    <w:nsid w:val="699E208B"/>
    <w:multiLevelType w:val="hybridMultilevel"/>
    <w:tmpl w:val="F86600EC"/>
    <w:lvl w:ilvl="0" w:tplc="DAC8ED74">
      <w:start w:val="1"/>
      <w:numFmt w:val="bullet"/>
      <w:lvlText w:val=""/>
      <w:lvlJc w:val="left"/>
      <w:pPr>
        <w:ind w:left="720" w:hanging="360"/>
      </w:pPr>
      <w:rPr>
        <w:rFonts w:ascii="Symbol" w:hAnsi="Symbol" w:hint="default"/>
      </w:rPr>
    </w:lvl>
    <w:lvl w:ilvl="1" w:tplc="FF7E39B2">
      <w:start w:val="1"/>
      <w:numFmt w:val="bullet"/>
      <w:lvlText w:val="o"/>
      <w:lvlJc w:val="left"/>
      <w:pPr>
        <w:ind w:left="1440" w:hanging="360"/>
      </w:pPr>
      <w:rPr>
        <w:rFonts w:ascii="Courier New" w:hAnsi="Courier New" w:cs="Courier New" w:hint="default"/>
      </w:rPr>
    </w:lvl>
    <w:lvl w:ilvl="2" w:tplc="DFF66F3C">
      <w:start w:val="1"/>
      <w:numFmt w:val="bullet"/>
      <w:lvlText w:val=""/>
      <w:lvlJc w:val="left"/>
      <w:pPr>
        <w:ind w:left="2160" w:hanging="360"/>
      </w:pPr>
      <w:rPr>
        <w:rFonts w:ascii="Wingdings" w:hAnsi="Wingdings" w:hint="default"/>
      </w:rPr>
    </w:lvl>
    <w:lvl w:ilvl="3" w:tplc="A8E625FA" w:tentative="1">
      <w:start w:val="1"/>
      <w:numFmt w:val="bullet"/>
      <w:lvlText w:val=""/>
      <w:lvlJc w:val="left"/>
      <w:pPr>
        <w:ind w:left="2880" w:hanging="360"/>
      </w:pPr>
      <w:rPr>
        <w:rFonts w:ascii="Symbol" w:hAnsi="Symbol" w:hint="default"/>
      </w:rPr>
    </w:lvl>
    <w:lvl w:ilvl="4" w:tplc="6ED0BA1E" w:tentative="1">
      <w:start w:val="1"/>
      <w:numFmt w:val="bullet"/>
      <w:lvlText w:val="o"/>
      <w:lvlJc w:val="left"/>
      <w:pPr>
        <w:ind w:left="3600" w:hanging="360"/>
      </w:pPr>
      <w:rPr>
        <w:rFonts w:ascii="Courier New" w:hAnsi="Courier New" w:cs="Courier New" w:hint="default"/>
      </w:rPr>
    </w:lvl>
    <w:lvl w:ilvl="5" w:tplc="C8D6689A" w:tentative="1">
      <w:start w:val="1"/>
      <w:numFmt w:val="bullet"/>
      <w:lvlText w:val=""/>
      <w:lvlJc w:val="left"/>
      <w:pPr>
        <w:ind w:left="4320" w:hanging="360"/>
      </w:pPr>
      <w:rPr>
        <w:rFonts w:ascii="Wingdings" w:hAnsi="Wingdings" w:hint="default"/>
      </w:rPr>
    </w:lvl>
    <w:lvl w:ilvl="6" w:tplc="3E8E2C1E" w:tentative="1">
      <w:start w:val="1"/>
      <w:numFmt w:val="bullet"/>
      <w:lvlText w:val=""/>
      <w:lvlJc w:val="left"/>
      <w:pPr>
        <w:ind w:left="5040" w:hanging="360"/>
      </w:pPr>
      <w:rPr>
        <w:rFonts w:ascii="Symbol" w:hAnsi="Symbol" w:hint="default"/>
      </w:rPr>
    </w:lvl>
    <w:lvl w:ilvl="7" w:tplc="D422AC56" w:tentative="1">
      <w:start w:val="1"/>
      <w:numFmt w:val="bullet"/>
      <w:lvlText w:val="o"/>
      <w:lvlJc w:val="left"/>
      <w:pPr>
        <w:ind w:left="5760" w:hanging="360"/>
      </w:pPr>
      <w:rPr>
        <w:rFonts w:ascii="Courier New" w:hAnsi="Courier New" w:cs="Courier New" w:hint="default"/>
      </w:rPr>
    </w:lvl>
    <w:lvl w:ilvl="8" w:tplc="F84AF97C" w:tentative="1">
      <w:start w:val="1"/>
      <w:numFmt w:val="bullet"/>
      <w:lvlText w:val=""/>
      <w:lvlJc w:val="left"/>
      <w:pPr>
        <w:ind w:left="6480" w:hanging="360"/>
      </w:pPr>
      <w:rPr>
        <w:rFonts w:ascii="Wingdings" w:hAnsi="Wingdings" w:hint="default"/>
      </w:rPr>
    </w:lvl>
  </w:abstractNum>
  <w:abstractNum w:abstractNumId="6" w15:restartNumberingAfterBreak="0">
    <w:nsid w:val="74CC7C40"/>
    <w:multiLevelType w:val="hybridMultilevel"/>
    <w:tmpl w:val="109A629C"/>
    <w:lvl w:ilvl="0" w:tplc="6C1A7BBC">
      <w:start w:val="1"/>
      <w:numFmt w:val="bullet"/>
      <w:lvlText w:val=""/>
      <w:lvlJc w:val="left"/>
      <w:pPr>
        <w:ind w:left="1440" w:hanging="360"/>
      </w:pPr>
      <w:rPr>
        <w:rFonts w:ascii="Wingdings 2" w:hAnsi="Wingdings 2" w:hint="default"/>
      </w:rPr>
    </w:lvl>
    <w:lvl w:ilvl="1" w:tplc="369438CE" w:tentative="1">
      <w:start w:val="1"/>
      <w:numFmt w:val="bullet"/>
      <w:lvlText w:val="o"/>
      <w:lvlJc w:val="left"/>
      <w:pPr>
        <w:ind w:left="2160" w:hanging="360"/>
      </w:pPr>
      <w:rPr>
        <w:rFonts w:ascii="Courier New" w:hAnsi="Courier New" w:cs="Courier New" w:hint="default"/>
      </w:rPr>
    </w:lvl>
    <w:lvl w:ilvl="2" w:tplc="A5B8377C" w:tentative="1">
      <w:start w:val="1"/>
      <w:numFmt w:val="bullet"/>
      <w:lvlText w:val=""/>
      <w:lvlJc w:val="left"/>
      <w:pPr>
        <w:ind w:left="2880" w:hanging="360"/>
      </w:pPr>
      <w:rPr>
        <w:rFonts w:ascii="Wingdings" w:hAnsi="Wingdings" w:hint="default"/>
      </w:rPr>
    </w:lvl>
    <w:lvl w:ilvl="3" w:tplc="E348D272" w:tentative="1">
      <w:start w:val="1"/>
      <w:numFmt w:val="bullet"/>
      <w:lvlText w:val=""/>
      <w:lvlJc w:val="left"/>
      <w:pPr>
        <w:ind w:left="3600" w:hanging="360"/>
      </w:pPr>
      <w:rPr>
        <w:rFonts w:ascii="Symbol" w:hAnsi="Symbol" w:hint="default"/>
      </w:rPr>
    </w:lvl>
    <w:lvl w:ilvl="4" w:tplc="F190DBC0" w:tentative="1">
      <w:start w:val="1"/>
      <w:numFmt w:val="bullet"/>
      <w:lvlText w:val="o"/>
      <w:lvlJc w:val="left"/>
      <w:pPr>
        <w:ind w:left="4320" w:hanging="360"/>
      </w:pPr>
      <w:rPr>
        <w:rFonts w:ascii="Courier New" w:hAnsi="Courier New" w:cs="Courier New" w:hint="default"/>
      </w:rPr>
    </w:lvl>
    <w:lvl w:ilvl="5" w:tplc="FAC62DB4" w:tentative="1">
      <w:start w:val="1"/>
      <w:numFmt w:val="bullet"/>
      <w:lvlText w:val=""/>
      <w:lvlJc w:val="left"/>
      <w:pPr>
        <w:ind w:left="5040" w:hanging="360"/>
      </w:pPr>
      <w:rPr>
        <w:rFonts w:ascii="Wingdings" w:hAnsi="Wingdings" w:hint="default"/>
      </w:rPr>
    </w:lvl>
    <w:lvl w:ilvl="6" w:tplc="9CFCF270" w:tentative="1">
      <w:start w:val="1"/>
      <w:numFmt w:val="bullet"/>
      <w:lvlText w:val=""/>
      <w:lvlJc w:val="left"/>
      <w:pPr>
        <w:ind w:left="5760" w:hanging="360"/>
      </w:pPr>
      <w:rPr>
        <w:rFonts w:ascii="Symbol" w:hAnsi="Symbol" w:hint="default"/>
      </w:rPr>
    </w:lvl>
    <w:lvl w:ilvl="7" w:tplc="6382DBAA" w:tentative="1">
      <w:start w:val="1"/>
      <w:numFmt w:val="bullet"/>
      <w:lvlText w:val="o"/>
      <w:lvlJc w:val="left"/>
      <w:pPr>
        <w:ind w:left="6480" w:hanging="360"/>
      </w:pPr>
      <w:rPr>
        <w:rFonts w:ascii="Courier New" w:hAnsi="Courier New" w:cs="Courier New" w:hint="default"/>
      </w:rPr>
    </w:lvl>
    <w:lvl w:ilvl="8" w:tplc="A094DC08" w:tentative="1">
      <w:start w:val="1"/>
      <w:numFmt w:val="bullet"/>
      <w:lvlText w:val=""/>
      <w:lvlJc w:val="left"/>
      <w:pPr>
        <w:ind w:left="7200" w:hanging="360"/>
      </w:pPr>
      <w:rPr>
        <w:rFonts w:ascii="Wingdings" w:hAnsi="Wingdings" w:hint="default"/>
      </w:rPr>
    </w:lvl>
  </w:abstractNum>
  <w:num w:numId="1" w16cid:durableId="309944272">
    <w:abstractNumId w:val="0"/>
  </w:num>
  <w:num w:numId="2" w16cid:durableId="1110393285">
    <w:abstractNumId w:val="6"/>
  </w:num>
  <w:num w:numId="3" w16cid:durableId="349260385">
    <w:abstractNumId w:val="5"/>
  </w:num>
  <w:num w:numId="4" w16cid:durableId="1001077804">
    <w:abstractNumId w:val="1"/>
  </w:num>
  <w:num w:numId="5" w16cid:durableId="629553660">
    <w:abstractNumId w:val="4"/>
  </w:num>
  <w:num w:numId="6" w16cid:durableId="404688876">
    <w:abstractNumId w:val="2"/>
  </w:num>
  <w:num w:numId="7" w16cid:durableId="1095049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97C"/>
    <w:rsid w:val="003353CF"/>
    <w:rsid w:val="0084197C"/>
    <w:rsid w:val="00925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73A67"/>
  <w15:docId w15:val="{D5D97CD0-A575-4D39-98BF-8B7051A59CB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4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A4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245"/>
    <w:rPr>
      <w:rFonts w:eastAsiaTheme="majorEastAsia" w:cstheme="majorBidi"/>
      <w:color w:val="272727" w:themeColor="text1" w:themeTint="D8"/>
    </w:rPr>
  </w:style>
  <w:style w:type="paragraph" w:styleId="Quote">
    <w:name w:val="Quote"/>
    <w:basedOn w:val="Normal"/>
    <w:next w:val="Normal"/>
    <w:link w:val="QuoteChar"/>
    <w:uiPriority w:val="29"/>
    <w:qFormat/>
    <w:rsid w:val="007A4245"/>
    <w:pPr>
      <w:spacing w:before="160"/>
      <w:jc w:val="center"/>
    </w:pPr>
    <w:rPr>
      <w:i/>
      <w:iCs/>
      <w:color w:val="404040" w:themeColor="text1" w:themeTint="BF"/>
    </w:rPr>
  </w:style>
  <w:style w:type="character" w:customStyle="1" w:styleId="QuoteChar">
    <w:name w:val="Quote Char"/>
    <w:basedOn w:val="DefaultParagraphFont"/>
    <w:link w:val="Quote"/>
    <w:uiPriority w:val="29"/>
    <w:rsid w:val="007A4245"/>
    <w:rPr>
      <w:i/>
      <w:iCs/>
      <w:color w:val="404040" w:themeColor="text1" w:themeTint="BF"/>
    </w:rPr>
  </w:style>
  <w:style w:type="paragraph" w:styleId="IntenseQuote">
    <w:name w:val="Intense Quote"/>
    <w:basedOn w:val="Normal"/>
    <w:next w:val="Normal"/>
    <w:link w:val="IntenseQuoteChar"/>
    <w:uiPriority w:val="30"/>
    <w:qFormat/>
    <w:rsid w:val="007A42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4245"/>
    <w:rPr>
      <w:i/>
      <w:iCs/>
      <w:color w:val="365F91" w:themeColor="accent1" w:themeShade="BF"/>
    </w:rPr>
  </w:style>
  <w:style w:type="character" w:styleId="IntenseReference">
    <w:name w:val="Intense Reference"/>
    <w:basedOn w:val="DefaultParagraphFont"/>
    <w:uiPriority w:val="32"/>
    <w:qFormat/>
    <w:rsid w:val="007A4245"/>
    <w:rPr>
      <w:b/>
      <w:bCs/>
      <w:smallCaps/>
      <w:color w:val="365F91" w:themeColor="accent1" w:themeShade="BF"/>
      <w:spacing w:val="5"/>
    </w:rPr>
  </w:style>
  <w:style w:type="paragraph" w:styleId="BodyText">
    <w:name w:val="Body Text"/>
    <w:basedOn w:val="Normal"/>
    <w:link w:val="BodyTextChar"/>
    <w:uiPriority w:val="1"/>
    <w:qFormat/>
    <w:rsid w:val="00A6728F"/>
    <w:rPr>
      <w:sz w:val="24"/>
      <w:szCs w:val="24"/>
    </w:rPr>
  </w:style>
  <w:style w:type="character" w:customStyle="1" w:styleId="BodyTextChar">
    <w:name w:val="Body Text Char"/>
    <w:basedOn w:val="DefaultParagraphFont"/>
    <w:link w:val="BodyText"/>
    <w:uiPriority w:val="1"/>
    <w:rsid w:val="00A6728F"/>
    <w:rPr>
      <w:rFonts w:eastAsiaTheme="minorEastAsia"/>
      <w:kern w:val="0"/>
      <w14:ligatures w14:val="none"/>
    </w:rPr>
  </w:style>
  <w:style w:type="paragraph" w:customStyle="1" w:styleId="TableParagraph">
    <w:name w:val="Table Paragraph"/>
    <w:basedOn w:val="Normal"/>
    <w:uiPriority w:val="1"/>
    <w:qFormat/>
    <w:rsid w:val="00A6728F"/>
    <w:pPr>
      <w:spacing w:before="105"/>
      <w:ind w:left="160"/>
    </w:pPr>
  </w:style>
  <w:style w:type="character" w:customStyle="1" w:styleId="ListParagraphChar">
    <w:name w:val="List Paragraph Char"/>
    <w:basedOn w:val="DefaultParagraphFont"/>
    <w:link w:val="ListParagraph"/>
    <w:uiPriority w:val="34"/>
    <w:rsid w:val="00A6728F"/>
  </w:style>
  <w:style w:type="paragraph" w:customStyle="1" w:styleId="p">
    <w:name w:val="p"/>
    <w:basedOn w:val="Normal"/>
    <w:rsid w:val="00A6728F"/>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6728F"/>
    <w:pPr>
      <w:adjustRightInd w:val="0"/>
    </w:pPr>
    <w:rPr>
      <w:rFonts w:ascii="Calibri" w:hAnsi="Calibri" w:cs="Calibri"/>
      <w:color w:val="000000"/>
    </w:rPr>
  </w:style>
  <w:style w:type="character" w:styleId="Hyperlink">
    <w:name w:val="Hyperlink"/>
    <w:basedOn w:val="DefaultParagraphFont"/>
    <w:uiPriority w:val="99"/>
    <w:unhideWhenUsed/>
    <w:rsid w:val="00A6728F"/>
    <w:rPr>
      <w:color w:val="0000FF" w:themeColor="hyperlink"/>
      <w:u w:val="single"/>
    </w:rPr>
  </w:style>
  <w:style w:type="table" w:customStyle="1" w:styleId="TableGridA1">
    <w:name w:val="Table Grid A1"/>
    <w:basedOn w:val="TableNormal"/>
    <w:next w:val="TableGrid"/>
    <w:uiPriority w:val="39"/>
    <w:rsid w:val="00A6728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Dylan.Fortunato@va.gov" TargetMode="External"/><Relationship Id="rId13" Type="http://schemas.openxmlformats.org/officeDocument/2006/relationships/hyperlink" Target="http://www.sam.gov/"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acquisition.gov/far/part-12" TargetMode="External"/><Relationship Id="rId12" Type="http://schemas.openxmlformats.org/officeDocument/2006/relationships/hyperlink" Target="https://www.acquisition.gov/far/part-32" TargetMode="External"/><Relationship Id="rId17" Type="http://schemas.openxmlformats.org/officeDocument/2006/relationships/hyperlink" Target="http://acquisition.gov/comp/far/index.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gail.grundy@va.gov"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part-5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chadwin.walker@va.gov" TargetMode="External"/><Relationship Id="rId23" Type="http://schemas.openxmlformats.org/officeDocument/2006/relationships/hyperlink" Target="https://acquisition.gov/far/current/html/Subpart%2013_1.html" TargetMode="External"/><Relationship Id="rId10" Type="http://schemas.openxmlformats.org/officeDocument/2006/relationships/hyperlink" Target="https://www.acquisition.gov/far/part-52"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am.gov/portal/SAM/" TargetMode="External"/><Relationship Id="rId14" Type="http://schemas.openxmlformats.org/officeDocument/2006/relationships/hyperlink" Target="http://www.sam.gov/" TargetMode="External"/><Relationship Id="rId22" Type="http://schemas.openxmlformats.org/officeDocument/2006/relationships/hyperlink" Target="https://www.acquisition.gov/?q=/browse/far/1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16</Pages>
  <Words>4397</Words>
  <Characters>25064</Characters>
  <Application>Microsoft Office Word</Application>
  <DocSecurity>0</DocSecurity>
  <Lines>208</Lines>
  <Paragraphs>58</Paragraphs>
  <ScaleCrop>false</ScaleCrop>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Walker, Chadwin P.</cp:lastModifiedBy>
  <cp:revision>2</cp:revision>
  <dcterms:created xsi:type="dcterms:W3CDTF">2026-05-04T16:14:00Z</dcterms:created>
  <dcterms:modified xsi:type="dcterms:W3CDTF">2026-05-04T16:18:00Z</dcterms:modified>
</cp:coreProperties>
</file>