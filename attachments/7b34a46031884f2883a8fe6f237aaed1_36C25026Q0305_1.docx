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8.xml" ContentType="application/vnd.openxmlformats-officedocument.wordprocessingml.header+xml"/>
  <Override PartName="/word/footer1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1.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4.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E8A69" w14:textId="77777777" w:rsidR="00361667" w:rsidRPr="005A5226" w:rsidRDefault="00361667"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85497" w14:paraId="0FAE8A6C" w14:textId="77777777" w:rsidTr="00640376">
        <w:tc>
          <w:tcPr>
            <w:tcW w:w="1188" w:type="dxa"/>
            <w:hideMark/>
          </w:tcPr>
          <w:p w14:paraId="0FAE8A6A" w14:textId="77777777" w:rsidR="00361667" w:rsidRPr="00640376" w:rsidRDefault="00361667">
            <w:pPr>
              <w:rPr>
                <w:rFonts w:cstheme="minorHAnsi"/>
                <w:b/>
                <w:szCs w:val="20"/>
              </w:rPr>
            </w:pPr>
            <w:r w:rsidRPr="00640376">
              <w:rPr>
                <w:rFonts w:cstheme="minorHAnsi"/>
                <w:b/>
                <w:szCs w:val="20"/>
              </w:rPr>
              <w:t>SUBJECT*</w:t>
            </w:r>
          </w:p>
        </w:tc>
        <w:tc>
          <w:tcPr>
            <w:tcW w:w="8730" w:type="dxa"/>
            <w:hideMark/>
          </w:tcPr>
          <w:p w14:paraId="0FAE8A6B" w14:textId="77777777" w:rsidR="00361667" w:rsidRPr="00640376" w:rsidRDefault="00361667">
            <w:pPr>
              <w:rPr>
                <w:rFonts w:cstheme="minorHAnsi"/>
              </w:rPr>
            </w:pPr>
            <w:r>
              <w:rPr>
                <w:rFonts w:cstheme="minorHAnsi"/>
              </w:rPr>
              <w:t>Reference Lab Services - BCVAMC &amp; WCBOC</w:t>
            </w:r>
            <w:r>
              <w:rPr>
                <w:rStyle w:val="AAMSKBFill-InHighlight"/>
              </w:rPr>
              <w:t xml:space="preserve">   </w:t>
            </w:r>
          </w:p>
        </w:tc>
      </w:tr>
    </w:tbl>
    <w:p w14:paraId="0FAE8A6D" w14:textId="77777777" w:rsidR="00361667" w:rsidRPr="005A5226" w:rsidRDefault="00361667" w:rsidP="005A5226">
      <w:pPr>
        <w:spacing w:after="160" w:line="252" w:lineRule="auto"/>
        <w:rPr>
          <w:rFonts w:eastAsia="Calibri" w:cstheme="minorHAnsi"/>
          <w:szCs w:val="20"/>
        </w:rPr>
      </w:pPr>
    </w:p>
    <w:p w14:paraId="0FAE8A6E" w14:textId="77777777" w:rsidR="00361667" w:rsidRPr="005A5226" w:rsidRDefault="00361667"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85497" w14:paraId="0FAE8A71" w14:textId="77777777" w:rsidTr="00640376">
        <w:tc>
          <w:tcPr>
            <w:tcW w:w="4698" w:type="dxa"/>
            <w:hideMark/>
          </w:tcPr>
          <w:p w14:paraId="0FAE8A6F" w14:textId="77777777" w:rsidR="00361667" w:rsidRPr="00640376" w:rsidRDefault="00361667">
            <w:pPr>
              <w:rPr>
                <w:rFonts w:cstheme="minorHAnsi"/>
                <w:b/>
                <w:szCs w:val="20"/>
              </w:rPr>
            </w:pPr>
            <w:r w:rsidRPr="00640376">
              <w:rPr>
                <w:rFonts w:cstheme="minorHAnsi"/>
                <w:b/>
                <w:szCs w:val="20"/>
              </w:rPr>
              <w:t>CONTRACTING OFFICE’S ZIP CODE*</w:t>
            </w:r>
          </w:p>
        </w:tc>
        <w:tc>
          <w:tcPr>
            <w:tcW w:w="5220" w:type="dxa"/>
            <w:hideMark/>
          </w:tcPr>
          <w:p w14:paraId="0FAE8A70" w14:textId="77777777" w:rsidR="00361667" w:rsidRPr="00640376" w:rsidRDefault="00361667">
            <w:pPr>
              <w:rPr>
                <w:rStyle w:val="AAMSKBFill-InHighlight"/>
                <w:rFonts w:cstheme="minorHAnsi"/>
                <w:color w:val="auto"/>
              </w:rPr>
            </w:pPr>
            <w:r>
              <w:rPr>
                <w:rStyle w:val="AAMSKBFill-InHighlight"/>
                <w:rFonts w:cstheme="minorHAnsi"/>
                <w:color w:val="auto"/>
              </w:rPr>
              <w:t>45409-1337</w:t>
            </w:r>
          </w:p>
        </w:tc>
      </w:tr>
      <w:tr w:rsidR="00085497" w14:paraId="0FAE8A74" w14:textId="77777777" w:rsidTr="00640376">
        <w:tc>
          <w:tcPr>
            <w:tcW w:w="4698" w:type="dxa"/>
            <w:hideMark/>
          </w:tcPr>
          <w:p w14:paraId="0FAE8A72" w14:textId="77777777" w:rsidR="00361667" w:rsidRPr="00640376" w:rsidRDefault="00361667">
            <w:pPr>
              <w:rPr>
                <w:rFonts w:cstheme="minorHAnsi"/>
                <w:b/>
                <w:szCs w:val="20"/>
              </w:rPr>
            </w:pPr>
            <w:r w:rsidRPr="00640376">
              <w:rPr>
                <w:rFonts w:cstheme="minorHAnsi"/>
                <w:b/>
                <w:szCs w:val="20"/>
              </w:rPr>
              <w:t>SOLICITATION NUMBER*</w:t>
            </w:r>
          </w:p>
        </w:tc>
        <w:tc>
          <w:tcPr>
            <w:tcW w:w="5220" w:type="dxa"/>
            <w:hideMark/>
          </w:tcPr>
          <w:p w14:paraId="0FAE8A73" w14:textId="77777777" w:rsidR="00361667" w:rsidRPr="00640376" w:rsidRDefault="00361667">
            <w:pPr>
              <w:rPr>
                <w:rStyle w:val="AAMSKBFill-InHighlight"/>
                <w:rFonts w:cstheme="minorHAnsi"/>
                <w:color w:val="auto"/>
              </w:rPr>
            </w:pPr>
            <w:r>
              <w:rPr>
                <w:rStyle w:val="AAMSKBFill-InHighlight"/>
                <w:rFonts w:cstheme="minorHAnsi"/>
                <w:color w:val="auto"/>
              </w:rPr>
              <w:t>36C25026Q0305</w:t>
            </w:r>
          </w:p>
        </w:tc>
      </w:tr>
      <w:tr w:rsidR="00085497" w14:paraId="0FAE8A77" w14:textId="77777777" w:rsidTr="00640376">
        <w:tc>
          <w:tcPr>
            <w:tcW w:w="4698" w:type="dxa"/>
            <w:hideMark/>
          </w:tcPr>
          <w:p w14:paraId="0FAE8A75" w14:textId="77777777" w:rsidR="00361667" w:rsidRPr="00640376" w:rsidRDefault="00361667">
            <w:pPr>
              <w:rPr>
                <w:rFonts w:cstheme="minorHAnsi"/>
                <w:b/>
                <w:szCs w:val="20"/>
              </w:rPr>
            </w:pPr>
            <w:r w:rsidRPr="00640376">
              <w:rPr>
                <w:rFonts w:cstheme="minorHAnsi"/>
                <w:b/>
                <w:szCs w:val="20"/>
              </w:rPr>
              <w:t>RESPONSE DATE/TIME/ZONE</w:t>
            </w:r>
          </w:p>
        </w:tc>
        <w:tc>
          <w:tcPr>
            <w:tcW w:w="5220" w:type="dxa"/>
            <w:hideMark/>
          </w:tcPr>
          <w:p w14:paraId="0FAE8A76" w14:textId="77777777" w:rsidR="00361667" w:rsidRPr="00640376" w:rsidRDefault="00361667">
            <w:pPr>
              <w:rPr>
                <w:rFonts w:cstheme="minorHAnsi"/>
              </w:rPr>
            </w:pPr>
            <w:r>
              <w:rPr>
                <w:rFonts w:cstheme="minorHAnsi"/>
              </w:rPr>
              <w:t>05-15-2026</w:t>
            </w:r>
            <w:r w:rsidRPr="005A5226">
              <w:rPr>
                <w:rStyle w:val="AAMSKBFill-InHighlight"/>
                <w:rFonts w:cstheme="minorHAnsi"/>
              </w:rPr>
              <w:t xml:space="preserve"> </w:t>
            </w:r>
            <w:r>
              <w:rPr>
                <w:rFonts w:cstheme="minorHAnsi"/>
              </w:rPr>
              <w:t>16:30</w:t>
            </w:r>
            <w:r w:rsidRPr="005A5226">
              <w:rPr>
                <w:rStyle w:val="AAMSKBFill-InHighlight"/>
                <w:rFonts w:cstheme="minorHAnsi"/>
              </w:rPr>
              <w:t xml:space="preserve"> </w:t>
            </w:r>
            <w:r>
              <w:rPr>
                <w:rFonts w:cstheme="minorHAnsi"/>
              </w:rPr>
              <w:t>EASTERN TIME, NEW YORK, USA</w:t>
            </w:r>
          </w:p>
        </w:tc>
      </w:tr>
      <w:tr w:rsidR="00085497" w14:paraId="0FAE8A7A" w14:textId="77777777" w:rsidTr="00640376">
        <w:tc>
          <w:tcPr>
            <w:tcW w:w="4698" w:type="dxa"/>
          </w:tcPr>
          <w:p w14:paraId="0FAE8A78" w14:textId="77777777" w:rsidR="00361667" w:rsidRPr="00640376" w:rsidRDefault="00361667">
            <w:pPr>
              <w:rPr>
                <w:rFonts w:cstheme="minorHAnsi"/>
                <w:b/>
                <w:szCs w:val="20"/>
              </w:rPr>
            </w:pPr>
            <w:r w:rsidRPr="00640376">
              <w:rPr>
                <w:rFonts w:cstheme="minorHAnsi"/>
                <w:b/>
                <w:szCs w:val="20"/>
              </w:rPr>
              <w:t>ARCHIVE</w:t>
            </w:r>
          </w:p>
        </w:tc>
        <w:tc>
          <w:tcPr>
            <w:tcW w:w="5220" w:type="dxa"/>
            <w:hideMark/>
          </w:tcPr>
          <w:p w14:paraId="0FAE8A79" w14:textId="77777777" w:rsidR="00361667" w:rsidRPr="005A5226" w:rsidRDefault="00361667">
            <w:pPr>
              <w:rPr>
                <w:rFonts w:cstheme="minorHAnsi"/>
                <w:szCs w:val="20"/>
              </w:rPr>
            </w:pPr>
            <w:r>
              <w:rPr>
                <w:rFonts w:cstheme="minorHAnsi"/>
                <w:szCs w:val="20"/>
              </w:rPr>
              <w:t>90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085497" w14:paraId="0FAE8A7D" w14:textId="77777777" w:rsidTr="00640376">
        <w:tc>
          <w:tcPr>
            <w:tcW w:w="4698" w:type="dxa"/>
          </w:tcPr>
          <w:p w14:paraId="0FAE8A7B" w14:textId="77777777" w:rsidR="00361667" w:rsidRPr="00640376" w:rsidRDefault="00361667">
            <w:pPr>
              <w:rPr>
                <w:rFonts w:cstheme="minorHAnsi"/>
                <w:b/>
                <w:szCs w:val="20"/>
              </w:rPr>
            </w:pPr>
            <w:r w:rsidRPr="00640376">
              <w:rPr>
                <w:rFonts w:cstheme="minorHAnsi"/>
                <w:b/>
                <w:szCs w:val="20"/>
              </w:rPr>
              <w:t>RECOVERY ACT FUNDS</w:t>
            </w:r>
          </w:p>
        </w:tc>
        <w:tc>
          <w:tcPr>
            <w:tcW w:w="5220" w:type="dxa"/>
            <w:hideMark/>
          </w:tcPr>
          <w:p w14:paraId="0FAE8A7C" w14:textId="77777777" w:rsidR="00361667" w:rsidRPr="005A5226" w:rsidRDefault="00361667">
            <w:pPr>
              <w:rPr>
                <w:rFonts w:cstheme="minorHAnsi"/>
                <w:szCs w:val="20"/>
              </w:rPr>
            </w:pPr>
            <w:r>
              <w:rPr>
                <w:rFonts w:cstheme="minorHAnsi"/>
                <w:szCs w:val="20"/>
              </w:rPr>
              <w:t>N</w:t>
            </w:r>
          </w:p>
        </w:tc>
      </w:tr>
      <w:tr w:rsidR="00085497" w14:paraId="0FAE8A80" w14:textId="77777777" w:rsidTr="00640376">
        <w:tc>
          <w:tcPr>
            <w:tcW w:w="4698" w:type="dxa"/>
          </w:tcPr>
          <w:p w14:paraId="0FAE8A7E" w14:textId="77777777" w:rsidR="00361667" w:rsidRPr="00640376" w:rsidRDefault="00361667">
            <w:pPr>
              <w:rPr>
                <w:rFonts w:cstheme="minorHAnsi"/>
                <w:b/>
                <w:szCs w:val="20"/>
              </w:rPr>
            </w:pPr>
            <w:r w:rsidRPr="00640376">
              <w:rPr>
                <w:rFonts w:cstheme="minorHAnsi"/>
                <w:b/>
                <w:szCs w:val="20"/>
              </w:rPr>
              <w:t>SET-ASIDE</w:t>
            </w:r>
          </w:p>
        </w:tc>
        <w:tc>
          <w:tcPr>
            <w:tcW w:w="5220" w:type="dxa"/>
            <w:hideMark/>
          </w:tcPr>
          <w:p w14:paraId="0FAE8A7F" w14:textId="77777777" w:rsidR="00361667" w:rsidRPr="005A5226" w:rsidRDefault="00361667">
            <w:pPr>
              <w:rPr>
                <w:rFonts w:cstheme="minorHAnsi"/>
                <w:szCs w:val="20"/>
              </w:rPr>
            </w:pPr>
          </w:p>
        </w:tc>
      </w:tr>
      <w:tr w:rsidR="00085497" w14:paraId="0FAE8A83" w14:textId="77777777" w:rsidTr="00640376">
        <w:tc>
          <w:tcPr>
            <w:tcW w:w="4698" w:type="dxa"/>
          </w:tcPr>
          <w:p w14:paraId="0FAE8A81" w14:textId="77777777" w:rsidR="00361667" w:rsidRPr="00640376" w:rsidRDefault="00361667">
            <w:pPr>
              <w:rPr>
                <w:rFonts w:cstheme="minorHAnsi"/>
                <w:b/>
                <w:szCs w:val="20"/>
              </w:rPr>
            </w:pPr>
            <w:r w:rsidRPr="00640376">
              <w:rPr>
                <w:rFonts w:cstheme="minorHAnsi"/>
                <w:b/>
                <w:szCs w:val="20"/>
              </w:rPr>
              <w:t>PRODUCT SERVICE CODE*</w:t>
            </w:r>
          </w:p>
        </w:tc>
        <w:tc>
          <w:tcPr>
            <w:tcW w:w="5220" w:type="dxa"/>
          </w:tcPr>
          <w:p w14:paraId="0FAE8A82" w14:textId="77777777" w:rsidR="00361667" w:rsidRPr="00641937" w:rsidRDefault="00361667">
            <w:pPr>
              <w:rPr>
                <w:rStyle w:val="AAMSKBFill-InHighlight"/>
                <w:color w:val="auto"/>
              </w:rPr>
            </w:pPr>
            <w:r>
              <w:rPr>
                <w:rStyle w:val="AAMSKBFill-InHighlight"/>
                <w:color w:val="auto"/>
              </w:rPr>
              <w:t>Q301</w:t>
            </w:r>
          </w:p>
        </w:tc>
      </w:tr>
      <w:tr w:rsidR="00085497" w14:paraId="0FAE8A86" w14:textId="77777777" w:rsidTr="00640376">
        <w:tc>
          <w:tcPr>
            <w:tcW w:w="4698" w:type="dxa"/>
          </w:tcPr>
          <w:p w14:paraId="0FAE8A84" w14:textId="77777777" w:rsidR="00361667" w:rsidRPr="00640376" w:rsidRDefault="00361667">
            <w:pPr>
              <w:rPr>
                <w:rFonts w:cstheme="minorHAnsi"/>
                <w:b/>
                <w:szCs w:val="20"/>
              </w:rPr>
            </w:pPr>
            <w:r w:rsidRPr="00640376">
              <w:rPr>
                <w:rFonts w:cstheme="minorHAnsi"/>
                <w:b/>
                <w:szCs w:val="20"/>
              </w:rPr>
              <w:t>NAICS CODE*</w:t>
            </w:r>
          </w:p>
        </w:tc>
        <w:tc>
          <w:tcPr>
            <w:tcW w:w="5220" w:type="dxa"/>
            <w:hideMark/>
          </w:tcPr>
          <w:p w14:paraId="0FAE8A85" w14:textId="77777777" w:rsidR="00361667" w:rsidRPr="005A5226" w:rsidRDefault="00361667">
            <w:pPr>
              <w:rPr>
                <w:rFonts w:cstheme="minorHAnsi"/>
                <w:szCs w:val="20"/>
              </w:rPr>
            </w:pPr>
            <w:r>
              <w:rPr>
                <w:rFonts w:cstheme="minorHAnsi"/>
                <w:szCs w:val="20"/>
              </w:rPr>
              <w:t>621511</w:t>
            </w:r>
          </w:p>
        </w:tc>
      </w:tr>
      <w:tr w:rsidR="00085497" w14:paraId="0FAE8A8E" w14:textId="77777777" w:rsidTr="00640376">
        <w:tc>
          <w:tcPr>
            <w:tcW w:w="4698" w:type="dxa"/>
            <w:hideMark/>
          </w:tcPr>
          <w:p w14:paraId="0FAE8A87" w14:textId="77777777" w:rsidR="00361667" w:rsidRPr="00640376" w:rsidRDefault="00361667">
            <w:pPr>
              <w:rPr>
                <w:rFonts w:cstheme="minorHAnsi"/>
                <w:b/>
                <w:szCs w:val="20"/>
              </w:rPr>
            </w:pPr>
            <w:r w:rsidRPr="00640376">
              <w:rPr>
                <w:rFonts w:cstheme="minorHAnsi"/>
                <w:b/>
                <w:szCs w:val="20"/>
              </w:rPr>
              <w:t>CONTRACTING OFFICE ADDRESS</w:t>
            </w:r>
          </w:p>
        </w:tc>
        <w:tc>
          <w:tcPr>
            <w:tcW w:w="5220" w:type="dxa"/>
          </w:tcPr>
          <w:p w14:paraId="0FAE8A88" w14:textId="77777777" w:rsidR="00361667" w:rsidRPr="005A5226" w:rsidRDefault="00361667">
            <w:pPr>
              <w:rPr>
                <w:rFonts w:eastAsiaTheme="minorHAnsi" w:cstheme="minorHAnsi"/>
                <w:szCs w:val="20"/>
                <w:bdr w:val="none" w:sz="0" w:space="0" w:color="auto" w:frame="1"/>
              </w:rPr>
            </w:pPr>
            <w:r w:rsidRPr="005A5226">
              <w:rPr>
                <w:rStyle w:val="AAMSKBFill-InHighlight"/>
                <w:rFonts w:cstheme="minorHAnsi"/>
              </w:rPr>
              <w:t xml:space="preserve"> </w:t>
            </w:r>
          </w:p>
          <w:p w14:paraId="0FAE8A89" w14:textId="77777777" w:rsidR="00361667" w:rsidRPr="005A5226" w:rsidRDefault="0036166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0FAE8A8A" w14:textId="77777777" w:rsidR="00361667" w:rsidRPr="005A5226" w:rsidRDefault="00361667">
            <w:pPr>
              <w:rPr>
                <w:rFonts w:eastAsiaTheme="minorHAnsi" w:cstheme="minorHAnsi"/>
                <w:szCs w:val="20"/>
                <w:bdr w:val="none" w:sz="0" w:space="0" w:color="auto" w:frame="1"/>
              </w:rPr>
            </w:pPr>
            <w:r>
              <w:rPr>
                <w:rFonts w:eastAsiaTheme="minorHAnsi" w:cstheme="minorHAnsi"/>
                <w:szCs w:val="20"/>
                <w:bdr w:val="none" w:sz="0" w:space="0" w:color="auto" w:frame="1"/>
              </w:rPr>
              <w:t>Dayton VA Medical Center</w:t>
            </w:r>
            <w:r w:rsidRPr="005A5226">
              <w:rPr>
                <w:rStyle w:val="AAMSKBFill-InHighlight"/>
                <w:rFonts w:cstheme="minorHAnsi"/>
              </w:rPr>
              <w:t xml:space="preserve"> </w:t>
            </w:r>
          </w:p>
          <w:p w14:paraId="0FAE8A8B" w14:textId="77777777" w:rsidR="00361667" w:rsidRPr="005A5226" w:rsidRDefault="00361667">
            <w:pPr>
              <w:rPr>
                <w:rFonts w:eastAsiaTheme="minorHAnsi" w:cstheme="minorHAnsi"/>
                <w:szCs w:val="20"/>
                <w:bdr w:val="none" w:sz="0" w:space="0" w:color="auto" w:frame="1"/>
              </w:rPr>
            </w:pPr>
            <w:r>
              <w:rPr>
                <w:rFonts w:eastAsiaTheme="minorHAnsi" w:cstheme="minorHAnsi"/>
                <w:szCs w:val="20"/>
                <w:bdr w:val="none" w:sz="0" w:space="0" w:color="auto" w:frame="1"/>
              </w:rPr>
              <w:t>3140 Governor’s Place Blvd. Suite 210</w:t>
            </w:r>
          </w:p>
          <w:p w14:paraId="0FAE8A8C" w14:textId="77777777" w:rsidR="00361667" w:rsidRPr="005A5226" w:rsidRDefault="00361667">
            <w:pPr>
              <w:rPr>
                <w:rFonts w:eastAsiaTheme="minorHAnsi" w:cstheme="minorHAnsi"/>
                <w:szCs w:val="20"/>
                <w:bdr w:val="none" w:sz="0" w:space="0" w:color="auto" w:frame="1"/>
              </w:rPr>
            </w:pPr>
            <w:r>
              <w:rPr>
                <w:rFonts w:eastAsiaTheme="minorHAnsi" w:cstheme="minorHAnsi"/>
                <w:szCs w:val="20"/>
                <w:bdr w:val="none" w:sz="0" w:space="0" w:color="auto" w:frame="1"/>
              </w:rPr>
              <w:t>Kettering OH  45409-1337</w:t>
            </w:r>
            <w:r w:rsidRPr="005A5226">
              <w:rPr>
                <w:rStyle w:val="AAMSKBFill-InHighlight"/>
                <w:rFonts w:cstheme="minorHAnsi"/>
              </w:rPr>
              <w:t xml:space="preserve"> </w:t>
            </w:r>
          </w:p>
          <w:p w14:paraId="0FAE8A8D" w14:textId="77777777" w:rsidR="00361667" w:rsidRPr="005A5226" w:rsidRDefault="00361667">
            <w:pPr>
              <w:rPr>
                <w:rFonts w:cstheme="minorHAnsi"/>
                <w:szCs w:val="20"/>
              </w:rPr>
            </w:pPr>
          </w:p>
        </w:tc>
      </w:tr>
      <w:tr w:rsidR="00085497" w14:paraId="0FAE8A98" w14:textId="77777777" w:rsidTr="00640376">
        <w:tc>
          <w:tcPr>
            <w:tcW w:w="4698" w:type="dxa"/>
          </w:tcPr>
          <w:p w14:paraId="0FAE8A8F" w14:textId="77777777" w:rsidR="00361667" w:rsidRPr="00640376" w:rsidRDefault="00361667">
            <w:pPr>
              <w:rPr>
                <w:rFonts w:cstheme="minorHAnsi"/>
                <w:b/>
                <w:szCs w:val="20"/>
              </w:rPr>
            </w:pPr>
            <w:r w:rsidRPr="00640376">
              <w:rPr>
                <w:rFonts w:cstheme="minorHAnsi"/>
                <w:b/>
                <w:szCs w:val="20"/>
              </w:rPr>
              <w:t>POINT OF CONTACT*</w:t>
            </w:r>
          </w:p>
          <w:p w14:paraId="0FAE8A90" w14:textId="77777777" w:rsidR="00361667" w:rsidRPr="00640376" w:rsidRDefault="00361667">
            <w:pPr>
              <w:rPr>
                <w:rFonts w:cstheme="minorHAnsi"/>
                <w:b/>
                <w:szCs w:val="20"/>
              </w:rPr>
            </w:pPr>
          </w:p>
          <w:p w14:paraId="0FAE8A91" w14:textId="77777777" w:rsidR="00361667" w:rsidRPr="005A5226" w:rsidRDefault="00361667">
            <w:pPr>
              <w:rPr>
                <w:rFonts w:cstheme="minorHAnsi"/>
                <w:szCs w:val="20"/>
              </w:rPr>
            </w:pPr>
          </w:p>
        </w:tc>
        <w:tc>
          <w:tcPr>
            <w:tcW w:w="5220" w:type="dxa"/>
            <w:hideMark/>
          </w:tcPr>
          <w:p w14:paraId="0FAE8A92" w14:textId="77777777" w:rsidR="00361667" w:rsidRPr="005A5226" w:rsidRDefault="00361667">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5A5226">
              <w:rPr>
                <w:rStyle w:val="AAMSKBFill-InHighlight"/>
                <w:rFonts w:cstheme="minorHAnsi"/>
              </w:rPr>
              <w:t xml:space="preserve"> </w:t>
            </w:r>
          </w:p>
          <w:p w14:paraId="0FAE8A93" w14:textId="77777777" w:rsidR="00361667" w:rsidRPr="005A5226" w:rsidRDefault="00361667">
            <w:pPr>
              <w:rPr>
                <w:rFonts w:eastAsiaTheme="minorHAnsi" w:cstheme="minorHAnsi"/>
                <w:szCs w:val="20"/>
                <w:bdr w:val="none" w:sz="0" w:space="0" w:color="auto" w:frame="1"/>
              </w:rPr>
            </w:pPr>
            <w:r>
              <w:rPr>
                <w:rFonts w:eastAsiaTheme="minorHAnsi" w:cstheme="minorHAnsi"/>
                <w:szCs w:val="20"/>
                <w:bdr w:val="none" w:sz="0" w:space="0" w:color="auto" w:frame="1"/>
              </w:rPr>
              <w:t>Morgan Stein</w:t>
            </w:r>
          </w:p>
          <w:p w14:paraId="0FAE8A94" w14:textId="77777777" w:rsidR="00361667" w:rsidRPr="005A5226" w:rsidRDefault="00361667">
            <w:pPr>
              <w:rPr>
                <w:rFonts w:eastAsiaTheme="minorHAnsi" w:cstheme="minorHAnsi"/>
                <w:szCs w:val="20"/>
                <w:bdr w:val="none" w:sz="0" w:space="0" w:color="auto" w:frame="1"/>
              </w:rPr>
            </w:pPr>
            <w:r>
              <w:rPr>
                <w:rFonts w:eastAsiaTheme="minorHAnsi" w:cstheme="minorHAnsi"/>
                <w:szCs w:val="20"/>
                <w:bdr w:val="none" w:sz="0" w:space="0" w:color="auto" w:frame="1"/>
              </w:rPr>
              <w:t>Morgan.Stein@va.gov</w:t>
            </w:r>
          </w:p>
          <w:p w14:paraId="0FAE8A95" w14:textId="77777777" w:rsidR="00361667" w:rsidRPr="005A5226" w:rsidRDefault="00361667">
            <w:pPr>
              <w:rPr>
                <w:rFonts w:eastAsiaTheme="minorHAnsi" w:cstheme="minorHAnsi"/>
                <w:szCs w:val="20"/>
                <w:bdr w:val="none" w:sz="0" w:space="0" w:color="auto" w:frame="1"/>
              </w:rPr>
            </w:pPr>
          </w:p>
          <w:p w14:paraId="0FAE8A96" w14:textId="77777777" w:rsidR="00361667" w:rsidRPr="005A5226" w:rsidRDefault="00361667">
            <w:pPr>
              <w:rPr>
                <w:rFonts w:eastAsiaTheme="minorHAnsi" w:cstheme="minorHAnsi"/>
                <w:szCs w:val="20"/>
                <w:bdr w:val="none" w:sz="0" w:space="0" w:color="auto" w:frame="1"/>
              </w:rPr>
            </w:pPr>
          </w:p>
          <w:p w14:paraId="0FAE8A97" w14:textId="77777777" w:rsidR="00361667" w:rsidRPr="005A5226" w:rsidRDefault="00361667">
            <w:pPr>
              <w:rPr>
                <w:rFonts w:cstheme="minorHAnsi"/>
                <w:szCs w:val="20"/>
              </w:rPr>
            </w:pPr>
          </w:p>
        </w:tc>
      </w:tr>
    </w:tbl>
    <w:p w14:paraId="0FAE8A99" w14:textId="77777777" w:rsidR="00361667" w:rsidRPr="005A5226" w:rsidRDefault="00361667" w:rsidP="005A5226">
      <w:pPr>
        <w:rPr>
          <w:rFonts w:cstheme="minorHAnsi"/>
          <w:szCs w:val="20"/>
        </w:rPr>
      </w:pPr>
    </w:p>
    <w:p w14:paraId="0FAE8A9A" w14:textId="77777777" w:rsidR="00361667" w:rsidRPr="005A5226" w:rsidRDefault="00361667"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85497" w14:paraId="0FAE8A9D" w14:textId="77777777" w:rsidTr="00F12ED9">
        <w:tc>
          <w:tcPr>
            <w:tcW w:w="4675" w:type="dxa"/>
            <w:hideMark/>
          </w:tcPr>
          <w:p w14:paraId="0FAE8A9B" w14:textId="77777777" w:rsidR="00361667" w:rsidRPr="00640376" w:rsidRDefault="00361667">
            <w:pPr>
              <w:rPr>
                <w:rFonts w:cstheme="minorHAnsi"/>
                <w:b/>
                <w:szCs w:val="20"/>
              </w:rPr>
            </w:pPr>
            <w:r w:rsidRPr="00640376">
              <w:rPr>
                <w:rFonts w:cstheme="minorHAnsi"/>
                <w:b/>
                <w:szCs w:val="20"/>
              </w:rPr>
              <w:t>ADDRESS</w:t>
            </w:r>
          </w:p>
        </w:tc>
        <w:tc>
          <w:tcPr>
            <w:tcW w:w="5243" w:type="dxa"/>
            <w:hideMark/>
          </w:tcPr>
          <w:p w14:paraId="0FAE8A9C" w14:textId="77777777" w:rsidR="00361667" w:rsidRPr="0067389A" w:rsidRDefault="00361667">
            <w:pPr>
              <w:rPr>
                <w:rStyle w:val="AAMSKBFill-InHighlight"/>
                <w:rFonts w:cstheme="minorHAnsi"/>
                <w:color w:val="auto"/>
              </w:rPr>
            </w:pPr>
          </w:p>
        </w:tc>
      </w:tr>
      <w:tr w:rsidR="00085497" w14:paraId="0FAE8AA0" w14:textId="77777777" w:rsidTr="00F12ED9">
        <w:tc>
          <w:tcPr>
            <w:tcW w:w="4675" w:type="dxa"/>
          </w:tcPr>
          <w:p w14:paraId="0FAE8A9E" w14:textId="77777777" w:rsidR="00361667" w:rsidRPr="00640376" w:rsidRDefault="00361667">
            <w:pPr>
              <w:rPr>
                <w:b/>
                <w:szCs w:val="20"/>
              </w:rPr>
            </w:pPr>
          </w:p>
        </w:tc>
        <w:tc>
          <w:tcPr>
            <w:tcW w:w="5243" w:type="dxa"/>
            <w:hideMark/>
          </w:tcPr>
          <w:p w14:paraId="0FAE8A9F" w14:textId="77777777" w:rsidR="00361667" w:rsidRPr="0067389A" w:rsidRDefault="00361667">
            <w:pPr>
              <w:rPr>
                <w:rStyle w:val="AAMSKBFill-InHighlight"/>
                <w:rFonts w:cstheme="minorHAnsi"/>
                <w:color w:val="auto"/>
              </w:rPr>
            </w:pPr>
            <w:r>
              <w:rPr>
                <w:rStyle w:val="AAMSKBFill-InHighlight"/>
                <w:rFonts w:cstheme="minorHAnsi"/>
                <w:color w:val="auto"/>
              </w:rPr>
              <w:t>Department of Veterans Affairs</w:t>
            </w:r>
          </w:p>
        </w:tc>
      </w:tr>
      <w:tr w:rsidR="00085497" w14:paraId="0FAE8AA3" w14:textId="77777777" w:rsidTr="00F12ED9">
        <w:tc>
          <w:tcPr>
            <w:tcW w:w="4675" w:type="dxa"/>
          </w:tcPr>
          <w:p w14:paraId="0FAE8AA1" w14:textId="77777777" w:rsidR="00361667" w:rsidRPr="00640376" w:rsidRDefault="00361667">
            <w:pPr>
              <w:rPr>
                <w:b/>
                <w:szCs w:val="20"/>
              </w:rPr>
            </w:pPr>
          </w:p>
        </w:tc>
        <w:tc>
          <w:tcPr>
            <w:tcW w:w="5243" w:type="dxa"/>
            <w:hideMark/>
          </w:tcPr>
          <w:p w14:paraId="0FAE8AA2" w14:textId="77777777" w:rsidR="00361667" w:rsidRPr="0067389A" w:rsidRDefault="00361667">
            <w:pPr>
              <w:rPr>
                <w:rStyle w:val="AAMSKBFill-InHighlight"/>
                <w:rFonts w:cstheme="minorHAnsi"/>
                <w:color w:val="auto"/>
              </w:rPr>
            </w:pPr>
            <w:r>
              <w:rPr>
                <w:rStyle w:val="AAMSKBFill-InHighlight"/>
                <w:rFonts w:cstheme="minorHAnsi"/>
                <w:color w:val="auto"/>
              </w:rPr>
              <w:t>Battle Creek VA Medical Center</w:t>
            </w:r>
          </w:p>
        </w:tc>
      </w:tr>
      <w:tr w:rsidR="00085497" w14:paraId="0FAE8AA6" w14:textId="77777777" w:rsidTr="00F12ED9">
        <w:tc>
          <w:tcPr>
            <w:tcW w:w="4675" w:type="dxa"/>
          </w:tcPr>
          <w:p w14:paraId="0FAE8AA4" w14:textId="77777777" w:rsidR="00361667" w:rsidRPr="00640376" w:rsidRDefault="00361667">
            <w:pPr>
              <w:rPr>
                <w:b/>
                <w:szCs w:val="20"/>
              </w:rPr>
            </w:pPr>
          </w:p>
        </w:tc>
        <w:tc>
          <w:tcPr>
            <w:tcW w:w="5243" w:type="dxa"/>
            <w:hideMark/>
          </w:tcPr>
          <w:p w14:paraId="0FAE8AA5" w14:textId="77777777" w:rsidR="00361667" w:rsidRPr="0067389A" w:rsidRDefault="00361667">
            <w:pPr>
              <w:rPr>
                <w:rStyle w:val="AAMSKBFill-InHighlight"/>
                <w:rFonts w:cstheme="minorHAnsi"/>
                <w:color w:val="auto"/>
              </w:rPr>
            </w:pPr>
            <w:r>
              <w:rPr>
                <w:rStyle w:val="AAMSKBFill-InHighlight"/>
                <w:rFonts w:cstheme="minorHAnsi"/>
                <w:color w:val="auto"/>
              </w:rPr>
              <w:t>5500 Armstrong Road</w:t>
            </w:r>
          </w:p>
        </w:tc>
      </w:tr>
      <w:tr w:rsidR="00085497" w14:paraId="0FAE8AA9" w14:textId="77777777" w:rsidTr="00F12ED9">
        <w:tc>
          <w:tcPr>
            <w:tcW w:w="4675" w:type="dxa"/>
          </w:tcPr>
          <w:p w14:paraId="0FAE8AA7" w14:textId="77777777" w:rsidR="00361667" w:rsidRPr="00640376" w:rsidRDefault="00361667">
            <w:pPr>
              <w:rPr>
                <w:b/>
                <w:szCs w:val="20"/>
              </w:rPr>
            </w:pPr>
          </w:p>
        </w:tc>
        <w:tc>
          <w:tcPr>
            <w:tcW w:w="5243" w:type="dxa"/>
            <w:hideMark/>
          </w:tcPr>
          <w:p w14:paraId="0FAE8AA8" w14:textId="77777777" w:rsidR="00361667" w:rsidRPr="0067389A" w:rsidRDefault="00361667">
            <w:pPr>
              <w:rPr>
                <w:rStyle w:val="AAMSKBFill-InHighlight"/>
                <w:rFonts w:cstheme="minorHAnsi"/>
                <w:color w:val="auto"/>
              </w:rPr>
            </w:pPr>
            <w:r>
              <w:rPr>
                <w:rStyle w:val="AAMSKBFill-InHighlight"/>
                <w:rFonts w:cstheme="minorHAnsi"/>
                <w:color w:val="auto"/>
              </w:rPr>
              <w:t>Battle Creek</w:t>
            </w:r>
            <w:r>
              <w:rPr>
                <w:rStyle w:val="AAMSKBFill-InHighlight"/>
                <w:rFonts w:cstheme="minorHAnsi"/>
              </w:rPr>
              <w:t xml:space="preserve"> </w:t>
            </w:r>
            <w:r>
              <w:rPr>
                <w:rStyle w:val="AAMSKBFill-InHighlight"/>
                <w:rFonts w:cstheme="minorHAnsi"/>
                <w:color w:val="auto"/>
              </w:rPr>
              <w:t>MI</w:t>
            </w:r>
          </w:p>
        </w:tc>
      </w:tr>
      <w:tr w:rsidR="00085497" w14:paraId="0FAE8AAC" w14:textId="77777777" w:rsidTr="00F12ED9">
        <w:tc>
          <w:tcPr>
            <w:tcW w:w="4675" w:type="dxa"/>
            <w:hideMark/>
          </w:tcPr>
          <w:p w14:paraId="0FAE8AAA" w14:textId="77777777" w:rsidR="00361667" w:rsidRPr="00640376" w:rsidRDefault="00361667">
            <w:pPr>
              <w:rPr>
                <w:b/>
                <w:szCs w:val="20"/>
              </w:rPr>
            </w:pPr>
            <w:r w:rsidRPr="00640376">
              <w:rPr>
                <w:rFonts w:cstheme="minorHAnsi"/>
                <w:b/>
                <w:szCs w:val="20"/>
              </w:rPr>
              <w:t>POSTAL CODE</w:t>
            </w:r>
          </w:p>
        </w:tc>
        <w:tc>
          <w:tcPr>
            <w:tcW w:w="5243" w:type="dxa"/>
            <w:hideMark/>
          </w:tcPr>
          <w:p w14:paraId="0FAE8AAB" w14:textId="77777777" w:rsidR="00361667" w:rsidRPr="0067389A" w:rsidRDefault="00361667">
            <w:pPr>
              <w:rPr>
                <w:rFonts w:cstheme="minorHAnsi"/>
                <w:szCs w:val="20"/>
              </w:rPr>
            </w:pPr>
            <w:r>
              <w:rPr>
                <w:rFonts w:cstheme="minorHAnsi"/>
                <w:szCs w:val="20"/>
              </w:rPr>
              <w:t>49037</w:t>
            </w:r>
          </w:p>
        </w:tc>
      </w:tr>
      <w:tr w:rsidR="00085497" w14:paraId="0FAE8AAF" w14:textId="77777777" w:rsidTr="00F12ED9">
        <w:tc>
          <w:tcPr>
            <w:tcW w:w="4675" w:type="dxa"/>
            <w:hideMark/>
          </w:tcPr>
          <w:p w14:paraId="0FAE8AAD" w14:textId="77777777" w:rsidR="00361667" w:rsidRPr="00640376" w:rsidRDefault="00361667">
            <w:pPr>
              <w:rPr>
                <w:rFonts w:cstheme="minorHAnsi"/>
                <w:b/>
                <w:szCs w:val="20"/>
              </w:rPr>
            </w:pPr>
            <w:r w:rsidRPr="00640376">
              <w:rPr>
                <w:rFonts w:cstheme="minorHAnsi"/>
                <w:b/>
                <w:szCs w:val="20"/>
              </w:rPr>
              <w:t>COUNTRY</w:t>
            </w:r>
          </w:p>
        </w:tc>
        <w:tc>
          <w:tcPr>
            <w:tcW w:w="5243" w:type="dxa"/>
            <w:hideMark/>
          </w:tcPr>
          <w:p w14:paraId="0FAE8AAE" w14:textId="77777777" w:rsidR="00361667" w:rsidRPr="0067389A" w:rsidRDefault="00361667">
            <w:pPr>
              <w:rPr>
                <w:rFonts w:cstheme="minorHAnsi"/>
                <w:szCs w:val="20"/>
              </w:rPr>
            </w:pPr>
            <w:r>
              <w:rPr>
                <w:rFonts w:cstheme="minorHAnsi"/>
                <w:szCs w:val="20"/>
              </w:rPr>
              <w:t>USA</w:t>
            </w:r>
          </w:p>
        </w:tc>
      </w:tr>
    </w:tbl>
    <w:p w14:paraId="0FAE8AB0" w14:textId="77777777" w:rsidR="00361667" w:rsidRPr="005A5226" w:rsidRDefault="00361667" w:rsidP="005A5226">
      <w:pPr>
        <w:spacing w:after="160" w:line="252" w:lineRule="auto"/>
        <w:jc w:val="center"/>
        <w:rPr>
          <w:rFonts w:eastAsia="Calibri" w:cstheme="minorHAnsi"/>
          <w:b/>
        </w:rPr>
      </w:pPr>
    </w:p>
    <w:p w14:paraId="0FAE8AB1" w14:textId="77777777" w:rsidR="00361667" w:rsidRPr="005A5226" w:rsidRDefault="00361667"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85497" w14:paraId="0FAE8AB4" w14:textId="77777777" w:rsidTr="00F12ED9">
        <w:tc>
          <w:tcPr>
            <w:tcW w:w="4675" w:type="dxa"/>
            <w:hideMark/>
          </w:tcPr>
          <w:p w14:paraId="0FAE8AB2" w14:textId="77777777" w:rsidR="00361667" w:rsidRPr="00640376" w:rsidRDefault="00361667">
            <w:pPr>
              <w:rPr>
                <w:rFonts w:cstheme="minorHAnsi"/>
                <w:b/>
              </w:rPr>
            </w:pPr>
            <w:r w:rsidRPr="00640376">
              <w:rPr>
                <w:rFonts w:cstheme="minorHAnsi"/>
                <w:b/>
              </w:rPr>
              <w:t>AGENCY’S URL</w:t>
            </w:r>
          </w:p>
        </w:tc>
        <w:tc>
          <w:tcPr>
            <w:tcW w:w="5243" w:type="dxa"/>
            <w:hideMark/>
          </w:tcPr>
          <w:p w14:paraId="0FAE8AB3" w14:textId="77777777" w:rsidR="00361667" w:rsidRPr="005A5226" w:rsidRDefault="00361667">
            <w:pPr>
              <w:rPr>
                <w:rFonts w:cstheme="minorHAnsi"/>
              </w:rPr>
            </w:pPr>
            <w:r>
              <w:rPr>
                <w:rFonts w:cstheme="minorHAnsi"/>
              </w:rPr>
              <w:t>https://www.va.gov</w:t>
            </w:r>
          </w:p>
        </w:tc>
      </w:tr>
      <w:tr w:rsidR="00085497" w14:paraId="0FAE8AB7" w14:textId="77777777" w:rsidTr="00F12ED9">
        <w:tc>
          <w:tcPr>
            <w:tcW w:w="4675" w:type="dxa"/>
            <w:hideMark/>
          </w:tcPr>
          <w:p w14:paraId="0FAE8AB5" w14:textId="77777777" w:rsidR="00361667" w:rsidRPr="00640376" w:rsidRDefault="00361667">
            <w:pPr>
              <w:rPr>
                <w:rFonts w:cstheme="minorHAnsi"/>
                <w:b/>
              </w:rPr>
            </w:pPr>
            <w:r w:rsidRPr="00640376">
              <w:rPr>
                <w:rFonts w:cstheme="minorHAnsi"/>
                <w:b/>
              </w:rPr>
              <w:t>URL DESCRIPTION</w:t>
            </w:r>
          </w:p>
        </w:tc>
        <w:tc>
          <w:tcPr>
            <w:tcW w:w="5243" w:type="dxa"/>
            <w:hideMark/>
          </w:tcPr>
          <w:p w14:paraId="0FAE8AB6" w14:textId="77777777" w:rsidR="00361667" w:rsidRPr="005A5226" w:rsidRDefault="00361667">
            <w:pPr>
              <w:rPr>
                <w:rFonts w:cstheme="minorHAnsi"/>
                <w:szCs w:val="20"/>
              </w:rPr>
            </w:pPr>
            <w:r>
              <w:rPr>
                <w:rFonts w:cstheme="minorHAnsi"/>
                <w:szCs w:val="20"/>
              </w:rPr>
              <w:t>Website</w:t>
            </w:r>
          </w:p>
        </w:tc>
      </w:tr>
      <w:tr w:rsidR="00085497" w14:paraId="0FAE8ABA" w14:textId="77777777" w:rsidTr="00F12ED9">
        <w:tc>
          <w:tcPr>
            <w:tcW w:w="4675" w:type="dxa"/>
            <w:hideMark/>
          </w:tcPr>
          <w:p w14:paraId="0FAE8AB8" w14:textId="77777777" w:rsidR="00361667" w:rsidRPr="00640376" w:rsidRDefault="00361667">
            <w:pPr>
              <w:rPr>
                <w:rFonts w:cstheme="minorHAnsi"/>
                <w:b/>
              </w:rPr>
            </w:pPr>
            <w:r w:rsidRPr="00640376">
              <w:rPr>
                <w:rFonts w:cstheme="minorHAnsi"/>
                <w:b/>
              </w:rPr>
              <w:t>AGENCY CONTACT’S EMAIL ADDRESS</w:t>
            </w:r>
          </w:p>
        </w:tc>
        <w:tc>
          <w:tcPr>
            <w:tcW w:w="5243" w:type="dxa"/>
            <w:hideMark/>
          </w:tcPr>
          <w:p w14:paraId="0FAE8AB9" w14:textId="77777777" w:rsidR="00361667" w:rsidRPr="005A5226" w:rsidRDefault="00361667">
            <w:pPr>
              <w:rPr>
                <w:rFonts w:cstheme="minorHAnsi"/>
                <w:szCs w:val="20"/>
              </w:rPr>
            </w:pPr>
            <w:r>
              <w:rPr>
                <w:rFonts w:cstheme="minorHAnsi"/>
                <w:szCs w:val="20"/>
              </w:rPr>
              <w:t>Morgan.Stein@va.gov</w:t>
            </w:r>
          </w:p>
        </w:tc>
      </w:tr>
      <w:tr w:rsidR="00085497" w14:paraId="0FAE8ABD" w14:textId="77777777" w:rsidTr="00F12ED9">
        <w:tc>
          <w:tcPr>
            <w:tcW w:w="4675" w:type="dxa"/>
            <w:hideMark/>
          </w:tcPr>
          <w:p w14:paraId="0FAE8ABB" w14:textId="77777777" w:rsidR="00361667" w:rsidRPr="00640376" w:rsidRDefault="00361667">
            <w:pPr>
              <w:rPr>
                <w:rFonts w:cstheme="minorHAnsi"/>
                <w:b/>
              </w:rPr>
            </w:pPr>
            <w:r w:rsidRPr="00640376">
              <w:rPr>
                <w:rFonts w:cstheme="minorHAnsi"/>
                <w:b/>
              </w:rPr>
              <w:t>EMAIL DESCRIPTION</w:t>
            </w:r>
          </w:p>
        </w:tc>
        <w:tc>
          <w:tcPr>
            <w:tcW w:w="5243" w:type="dxa"/>
            <w:hideMark/>
          </w:tcPr>
          <w:p w14:paraId="0FAE8ABC" w14:textId="77777777" w:rsidR="00361667" w:rsidRPr="005A5226" w:rsidRDefault="00361667">
            <w:pPr>
              <w:rPr>
                <w:rFonts w:cstheme="minorHAnsi"/>
                <w:szCs w:val="20"/>
              </w:rPr>
            </w:pPr>
            <w:r>
              <w:rPr>
                <w:rFonts w:cstheme="minorHAnsi"/>
                <w:szCs w:val="20"/>
              </w:rPr>
              <w:t>Email</w:t>
            </w:r>
          </w:p>
        </w:tc>
      </w:tr>
    </w:tbl>
    <w:p w14:paraId="0FAE8ABE" w14:textId="77777777" w:rsidR="00361667" w:rsidRDefault="00361667">
      <w:pPr>
        <w:rPr>
          <w:rFonts w:cstheme="minorHAnsi"/>
          <w:b/>
          <w:color w:val="4F81BD" w:themeColor="accent1"/>
          <w:sz w:val="28"/>
          <w:szCs w:val="28"/>
        </w:rPr>
      </w:pPr>
      <w:r>
        <w:rPr>
          <w:rFonts w:cstheme="minorHAnsi"/>
          <w:b/>
          <w:color w:val="4F81BD" w:themeColor="accent1"/>
          <w:sz w:val="28"/>
          <w:szCs w:val="28"/>
        </w:rPr>
        <w:br w:type="page"/>
      </w:r>
    </w:p>
    <w:p w14:paraId="0FAE8ABF" w14:textId="77777777" w:rsidR="00361667" w:rsidRPr="00640376" w:rsidRDefault="00361667" w:rsidP="00640376">
      <w:pPr>
        <w:pBdr>
          <w:top w:val="single" w:sz="4" w:space="1" w:color="auto"/>
          <w:bottom w:val="single" w:sz="4" w:space="1" w:color="auto"/>
        </w:pBdr>
        <w:jc w:val="center"/>
        <w:rPr>
          <w:rFonts w:cstheme="minorHAnsi"/>
          <w:b/>
        </w:rPr>
        <w:sectPr w:rsidR="00956928" w:rsidRPr="0064037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0FAE8AC0" w14:textId="77777777" w:rsidR="00361667" w:rsidRPr="00BF5B66" w:rsidRDefault="00361667" w:rsidP="00B62E3B">
      <w:pPr>
        <w:rPr>
          <w:rFonts w:cstheme="majorHAnsi"/>
        </w:rPr>
      </w:pPr>
      <w:bookmarkStart w:id="0" w:name="_Toc223953353"/>
      <w:r w:rsidRPr="00B62E3B">
        <w:rPr>
          <w:rFonts w:cstheme="majorHAnsi"/>
        </w:rPr>
        <w:t>This is a combined synopsis/solicitation for commercial products or commercial services prepared in accordance with FAR</w:t>
      </w:r>
      <w:r>
        <w:rPr>
          <w:rFonts w:cstheme="majorHAnsi"/>
        </w:rPr>
        <w:t xml:space="preserve"> </w:t>
      </w:r>
      <w:r w:rsidRPr="00B62E3B">
        <w:rPr>
          <w:rFonts w:cstheme="majorHAnsi"/>
        </w:rPr>
        <w:t>part 12. This announcement constitutes the only solicitation. Offers are being requested and a separate written solicitation</w:t>
      </w:r>
      <w:r>
        <w:rPr>
          <w:rFonts w:cstheme="majorHAnsi"/>
        </w:rPr>
        <w:t xml:space="preserve"> </w:t>
      </w:r>
      <w:r w:rsidRPr="00B62E3B">
        <w:rPr>
          <w:rFonts w:cstheme="majorHAnsi"/>
        </w:rPr>
        <w:t>will not be issued</w:t>
      </w:r>
      <w:r w:rsidRPr="00BF5B66">
        <w:rPr>
          <w:rFonts w:cstheme="majorHAnsi"/>
        </w:rPr>
        <w:t xml:space="preserve">. </w:t>
      </w:r>
    </w:p>
    <w:p w14:paraId="0FAE8AC1" w14:textId="77777777" w:rsidR="00361667" w:rsidRPr="00BF5B66" w:rsidRDefault="00361667" w:rsidP="006F53FA">
      <w:pPr>
        <w:rPr>
          <w:rFonts w:cstheme="majorHAnsi"/>
        </w:rPr>
      </w:pPr>
      <w:r w:rsidRPr="006F53FA">
        <w:rPr>
          <w:rFonts w:cstheme="majorHAnsi"/>
        </w:rPr>
        <w:t>Solicitation number 36C25026Q0</w:t>
      </w:r>
      <w:r>
        <w:rPr>
          <w:rFonts w:cstheme="majorHAnsi"/>
        </w:rPr>
        <w:t>305</w:t>
      </w:r>
      <w:r w:rsidRPr="006F53FA">
        <w:rPr>
          <w:rFonts w:cstheme="majorHAnsi"/>
        </w:rPr>
        <w:t xml:space="preserve"> is issued as a request for quotation (RFQ) for all necessary labor, management, equipment, deliverables, and support to provide reference laboratory testing services for the </w:t>
      </w:r>
      <w:r>
        <w:rPr>
          <w:rFonts w:cstheme="majorHAnsi"/>
        </w:rPr>
        <w:t>Battle Creek</w:t>
      </w:r>
      <w:r w:rsidRPr="006F53FA">
        <w:rPr>
          <w:rFonts w:cstheme="majorHAnsi"/>
        </w:rPr>
        <w:t xml:space="preserve"> VA Medical</w:t>
      </w:r>
      <w:r>
        <w:rPr>
          <w:rFonts w:cstheme="majorHAnsi"/>
        </w:rPr>
        <w:t xml:space="preserve"> </w:t>
      </w:r>
      <w:r w:rsidRPr="006F53FA">
        <w:rPr>
          <w:rFonts w:cstheme="majorHAnsi"/>
        </w:rPr>
        <w:t xml:space="preserve">Center, </w:t>
      </w:r>
      <w:r>
        <w:rPr>
          <w:rFonts w:cstheme="majorHAnsi"/>
        </w:rPr>
        <w:t>Battle Creek and Wyoming</w:t>
      </w:r>
      <w:r w:rsidRPr="006F53FA">
        <w:rPr>
          <w:rFonts w:cstheme="majorHAnsi"/>
        </w:rPr>
        <w:t>, MI</w:t>
      </w:r>
      <w:r w:rsidRPr="00BF5B66">
        <w:rPr>
          <w:rFonts w:cstheme="majorHAnsi"/>
        </w:rPr>
        <w:t xml:space="preserve">. </w:t>
      </w:r>
    </w:p>
    <w:p w14:paraId="0FAE8AC2" w14:textId="77777777" w:rsidR="00361667" w:rsidRPr="00BF5B66" w:rsidRDefault="00361667" w:rsidP="00CD21F2">
      <w:pPr>
        <w:rPr>
          <w:rFonts w:cstheme="majorHAnsi"/>
        </w:rPr>
      </w:pPr>
      <w:r>
        <w:rPr>
          <w:rFonts w:cstheme="majorHAnsi"/>
        </w:rPr>
        <w:t>T</w:t>
      </w:r>
      <w:r w:rsidRPr="00CD21F2">
        <w:rPr>
          <w:rFonts w:cstheme="majorHAnsi"/>
        </w:rPr>
        <w:t>his acquisition is not set aside for small business concerns. This solicitation incorporates provisions and clauses by reference. The full text of provisions and clauses may be accessed electronically at</w:t>
      </w:r>
      <w:r>
        <w:rPr>
          <w:rFonts w:cstheme="majorHAnsi"/>
        </w:rPr>
        <w:t xml:space="preserve"> </w:t>
      </w:r>
      <w:r w:rsidRPr="00CD21F2">
        <w:rPr>
          <w:rFonts w:cstheme="majorHAnsi"/>
          <w:u w:val="single"/>
        </w:rPr>
        <w:t>www.acquisition.gov</w:t>
      </w:r>
      <w:r w:rsidRPr="00BF5B66">
        <w:rPr>
          <w:rFonts w:cstheme="majorHAnsi"/>
        </w:rPr>
        <w:t xml:space="preserve">. </w:t>
      </w:r>
    </w:p>
    <w:p w14:paraId="0FAE8AC3" w14:textId="77777777" w:rsidR="00361667" w:rsidRPr="00BF5B66" w:rsidRDefault="00361667" w:rsidP="00BF5B66">
      <w:pPr>
        <w:rPr>
          <w:rFonts w:cstheme="majorHAnsi"/>
        </w:rPr>
      </w:pPr>
      <w:r w:rsidRPr="00BF5B66">
        <w:rPr>
          <w:rFonts w:cstheme="majorHAnsi"/>
        </w:rPr>
        <w:t xml:space="preserve">The associated North American Industrial Classification System (NAICS) code for this procurement is 621511 – Medical Laboratories, with a small business size standard of $ 41.5 Million Dollars. The FSC/PSC is Q301 – Medical- Laboratory Testing. </w:t>
      </w:r>
    </w:p>
    <w:p w14:paraId="0FAE8AC4" w14:textId="77777777" w:rsidR="00361667" w:rsidRPr="00BF5B66" w:rsidRDefault="00361667" w:rsidP="00BF5B66">
      <w:pPr>
        <w:rPr>
          <w:rFonts w:cstheme="majorHAnsi"/>
        </w:rPr>
      </w:pPr>
      <w:r w:rsidRPr="00BF5B66">
        <w:rPr>
          <w:rFonts w:cstheme="majorHAnsi"/>
        </w:rPr>
        <w:t xml:space="preserve">The Network Contracting Office (NCO-10) is seeking to purchase Reference Laboratory Services for the Aleda E. Lutz VA Medical Center. </w:t>
      </w:r>
    </w:p>
    <w:p w14:paraId="0FAE8AC5" w14:textId="77777777" w:rsidR="00361667" w:rsidRPr="00BF5B66" w:rsidRDefault="00361667" w:rsidP="00BF5B66">
      <w:pPr>
        <w:rPr>
          <w:rFonts w:cstheme="majorHAnsi"/>
        </w:rPr>
      </w:pPr>
      <w:r w:rsidRPr="00BF5B66">
        <w:rPr>
          <w:rFonts w:cstheme="majorHAnsi"/>
        </w:rPr>
        <w:t xml:space="preserve">Responses will be evaluated via comparative analysis utilizing Indefinite Delivery Indefinite Quantity (IDIQ) Firm Fixed Price (FFP) contract. </w:t>
      </w:r>
    </w:p>
    <w:p w14:paraId="0FAE8AC6" w14:textId="77777777" w:rsidR="00361667" w:rsidRPr="00BF5B66" w:rsidRDefault="00361667" w:rsidP="00BF5B66">
      <w:pPr>
        <w:rPr>
          <w:rFonts w:cstheme="majorHAnsi"/>
        </w:rPr>
      </w:pPr>
      <w:r w:rsidRPr="00BF5B66">
        <w:rPr>
          <w:rFonts w:cstheme="majorHAnsi"/>
        </w:rPr>
        <w:t xml:space="preserve">Questions shall be emailed to Morgan.Stein@va.gov and are due by 12 PM </w:t>
      </w:r>
      <w:r>
        <w:rPr>
          <w:rFonts w:cstheme="majorHAnsi"/>
        </w:rPr>
        <w:t>April 15</w:t>
      </w:r>
      <w:r w:rsidRPr="00BF5B66">
        <w:rPr>
          <w:rFonts w:cstheme="majorHAnsi"/>
        </w:rPr>
        <w:t xml:space="preserve">, 2026. </w:t>
      </w:r>
    </w:p>
    <w:p w14:paraId="0FAE8AC7" w14:textId="77777777" w:rsidR="00361667" w:rsidRPr="00BF5B66" w:rsidRDefault="00361667" w:rsidP="00BF5B66">
      <w:pPr>
        <w:rPr>
          <w:rFonts w:cstheme="majorHAnsi"/>
        </w:rPr>
      </w:pPr>
      <w:r w:rsidRPr="00BF5B66">
        <w:rPr>
          <w:rFonts w:cstheme="majorHAnsi"/>
        </w:rPr>
        <w:t xml:space="preserve">Responses shall be submitted no later than 4:30 PM </w:t>
      </w:r>
      <w:r>
        <w:rPr>
          <w:rFonts w:cstheme="majorHAnsi"/>
        </w:rPr>
        <w:t>May 15</w:t>
      </w:r>
      <w:r w:rsidRPr="00BF5B66">
        <w:rPr>
          <w:rFonts w:cstheme="majorHAnsi"/>
        </w:rPr>
        <w:t xml:space="preserve">, 2026 via email to Morgan.Stein@va.gov. </w:t>
      </w:r>
    </w:p>
    <w:p w14:paraId="0FAE8AC8" w14:textId="77777777" w:rsidR="00361667" w:rsidRDefault="00361667" w:rsidP="00BF5B66">
      <w:pPr>
        <w:rPr>
          <w:rFonts w:asciiTheme="majorHAnsi" w:eastAsiaTheme="majorEastAsia" w:hAnsiTheme="majorHAnsi" w:cstheme="majorHAnsi"/>
          <w:b/>
          <w:bCs/>
          <w:color w:val="365F91" w:themeColor="accent1" w:themeShade="BF"/>
        </w:rPr>
        <w:sectPr w:rsidR="00BF5B66">
          <w:headerReference w:type="default" r:id="rId11"/>
          <w:footerReference w:type="even" r:id="rId12"/>
          <w:footerReference w:type="default" r:id="rId13"/>
          <w:footerReference w:type="first" r:id="rId14"/>
          <w:type w:val="continuous"/>
          <w:pgSz w:w="12240" w:h="15840"/>
          <w:pgMar w:top="1080" w:right="1440" w:bottom="1080" w:left="1440" w:header="360" w:footer="360" w:gutter="0"/>
          <w:cols w:space="720"/>
        </w:sectPr>
      </w:pPr>
      <w:r w:rsidRPr="00BF5B66">
        <w:rPr>
          <w:rFonts w:cstheme="majorHAnsi"/>
        </w:rPr>
        <w:t xml:space="preserve">See attached "Price Schedule" </w:t>
      </w:r>
    </w:p>
    <w:bookmarkEnd w:id="0"/>
    <w:p w14:paraId="0FAE8AC9" w14:textId="77777777" w:rsidR="00361667" w:rsidRPr="00655B6B" w:rsidRDefault="00361667" w:rsidP="00F57A42">
      <w:pPr>
        <w:pStyle w:val="Heading1"/>
        <w:pageBreakBefore/>
        <w:rPr>
          <w:rFonts w:cstheme="majorHAnsi"/>
          <w:sz w:val="22"/>
          <w:szCs w:val="22"/>
        </w:rPr>
      </w:pPr>
      <w:r w:rsidRPr="00655B6B">
        <w:rPr>
          <w:rFonts w:cstheme="majorHAnsi"/>
          <w:sz w:val="22"/>
          <w:szCs w:val="22"/>
        </w:rPr>
        <w:lastRenderedPageBreak/>
        <w:t>SECTION B - CONTINUATION OF SF 1449 BLOCKS</w:t>
      </w:r>
    </w:p>
    <w:p w14:paraId="0FAE8ACA" w14:textId="77777777" w:rsidR="00361667" w:rsidRPr="00655B6B" w:rsidRDefault="00361667" w:rsidP="00F57A42">
      <w:pPr>
        <w:tabs>
          <w:tab w:val="left" w:pos="1620"/>
        </w:tabs>
        <w:rPr>
          <w:rFonts w:asciiTheme="majorHAnsi" w:hAnsiTheme="majorHAnsi" w:cstheme="majorHAnsi"/>
        </w:rPr>
      </w:pPr>
      <w:r w:rsidRPr="00655B6B">
        <w:rPr>
          <w:rFonts w:asciiTheme="majorHAnsi" w:hAnsiTheme="majorHAnsi" w:cstheme="majorHAnsi"/>
        </w:rPr>
        <w:tab/>
      </w:r>
    </w:p>
    <w:p w14:paraId="0FAE8ACB" w14:textId="77777777" w:rsidR="00361667" w:rsidRPr="00655B6B" w:rsidRDefault="00361667" w:rsidP="00F57A42">
      <w:pPr>
        <w:pStyle w:val="Heading2"/>
        <w:rPr>
          <w:rFonts w:cstheme="majorHAnsi"/>
          <w:sz w:val="22"/>
          <w:szCs w:val="22"/>
        </w:rPr>
      </w:pPr>
      <w:bookmarkStart w:id="1" w:name="_Toc223953354"/>
      <w:r w:rsidRPr="00655B6B">
        <w:rPr>
          <w:rFonts w:cstheme="majorHAnsi"/>
          <w:sz w:val="22"/>
          <w:szCs w:val="22"/>
        </w:rPr>
        <w:t>B.1  CONTRACT ADMINISTRATION DATA</w:t>
      </w:r>
      <w:bookmarkEnd w:id="1"/>
    </w:p>
    <w:p w14:paraId="0FAE8AC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Contract Administration:  All contract administration matters will be handled by the following individuals:</w:t>
      </w:r>
    </w:p>
    <w:p w14:paraId="0FAE8ACD" w14:textId="77777777" w:rsidR="00361667" w:rsidRPr="00655B6B" w:rsidRDefault="00361667" w:rsidP="00F57A42">
      <w:pPr>
        <w:rPr>
          <w:rStyle w:val="AAMSKBFill-InHighlight"/>
          <w:rFonts w:asciiTheme="majorHAnsi" w:hAnsiTheme="majorHAnsi" w:cstheme="majorHAnsi"/>
        </w:rPr>
      </w:pPr>
      <w:r w:rsidRPr="00655B6B">
        <w:rPr>
          <w:rFonts w:asciiTheme="majorHAnsi" w:hAnsiTheme="majorHAnsi" w:cstheme="majorHAnsi"/>
        </w:rPr>
        <w:t xml:space="preserve">    a.  CONTRACTOR:  </w:t>
      </w:r>
    </w:p>
    <w:p w14:paraId="0FAE8ACE" w14:textId="77777777" w:rsidR="00361667" w:rsidRPr="00655B6B" w:rsidRDefault="00361667" w:rsidP="00F57A42">
      <w:pPr>
        <w:tabs>
          <w:tab w:val="left" w:pos="2700"/>
        </w:tabs>
        <w:ind w:left="2610" w:hanging="810"/>
        <w:rPr>
          <w:rStyle w:val="AAMSKBFill-InHighlight"/>
          <w:rFonts w:asciiTheme="majorHAnsi" w:hAnsiTheme="majorHAnsi" w:cstheme="majorHAnsi"/>
        </w:rPr>
      </w:pPr>
    </w:p>
    <w:p w14:paraId="0FAE8ACF" w14:textId="77777777" w:rsidR="00361667" w:rsidRPr="00655B6B" w:rsidRDefault="00361667" w:rsidP="00F57A42">
      <w:pPr>
        <w:tabs>
          <w:tab w:val="left" w:pos="2700"/>
        </w:tabs>
        <w:ind w:left="2610" w:hanging="810"/>
        <w:rPr>
          <w:rFonts w:asciiTheme="majorHAnsi" w:hAnsiTheme="majorHAnsi" w:cstheme="majorHAnsi"/>
        </w:rPr>
      </w:pPr>
    </w:p>
    <w:p w14:paraId="0FAE8AD0" w14:textId="77777777" w:rsidR="00361667" w:rsidRPr="00655B6B" w:rsidRDefault="00361667" w:rsidP="00F57A42">
      <w:pPr>
        <w:tabs>
          <w:tab w:val="left" w:pos="2700"/>
        </w:tabs>
        <w:ind w:left="2610" w:hanging="810"/>
        <w:rPr>
          <w:rFonts w:asciiTheme="majorHAnsi" w:hAnsiTheme="majorHAnsi" w:cstheme="majorHAnsi"/>
        </w:rPr>
      </w:pPr>
    </w:p>
    <w:p w14:paraId="0FAE8AD1" w14:textId="77777777" w:rsidR="00361667" w:rsidRPr="00655B6B" w:rsidRDefault="00361667" w:rsidP="00F57A42">
      <w:pPr>
        <w:rPr>
          <w:rStyle w:val="AAMSKBFill-InHighlight"/>
          <w:rFonts w:asciiTheme="majorHAnsi" w:hAnsiTheme="majorHAnsi" w:cstheme="majorHAnsi"/>
        </w:rPr>
      </w:pPr>
      <w:r w:rsidRPr="00655B6B">
        <w:rPr>
          <w:rFonts w:asciiTheme="majorHAnsi" w:hAnsiTheme="majorHAnsi" w:cstheme="majorHAnsi"/>
        </w:rPr>
        <w:t xml:space="preserve">    b.  GOVERNMENT:  Contracting Officer </w:t>
      </w:r>
      <w:r w:rsidRPr="00655B6B">
        <w:rPr>
          <w:rStyle w:val="AAMSKBFill-InHighlight"/>
          <w:rFonts w:asciiTheme="majorHAnsi" w:hAnsiTheme="majorHAnsi" w:cstheme="majorHAnsi"/>
        </w:rPr>
        <w:t>36C250</w:t>
      </w:r>
      <w:r w:rsidRPr="00655B6B">
        <w:rPr>
          <w:rFonts w:asciiTheme="majorHAnsi" w:hAnsiTheme="majorHAnsi" w:cstheme="majorHAnsi"/>
        </w:rPr>
        <w:t xml:space="preserve"> </w:t>
      </w:r>
      <w:r w:rsidRPr="00655B6B">
        <w:rPr>
          <w:rStyle w:val="AAMSKBFill-InHighlight"/>
          <w:rFonts w:asciiTheme="majorHAnsi" w:hAnsiTheme="majorHAnsi" w:cstheme="majorHAnsi"/>
        </w:rPr>
        <w:t>Morgan Stein</w:t>
      </w:r>
    </w:p>
    <w:p w14:paraId="0FAE8AD2" w14:textId="77777777" w:rsidR="00361667" w:rsidRPr="00655B6B" w:rsidRDefault="00361667" w:rsidP="00F57A42">
      <w:pPr>
        <w:tabs>
          <w:tab w:val="left" w:pos="2700"/>
        </w:tabs>
        <w:ind w:left="2700" w:hanging="900"/>
        <w:rPr>
          <w:rFonts w:asciiTheme="majorHAnsi" w:hAnsiTheme="majorHAnsi" w:cstheme="majorHAnsi"/>
        </w:rPr>
      </w:pPr>
    </w:p>
    <w:p w14:paraId="0FAE8AD3" w14:textId="77777777" w:rsidR="00361667" w:rsidRPr="00655B6B" w:rsidRDefault="00361667" w:rsidP="00F57A42">
      <w:pPr>
        <w:tabs>
          <w:tab w:val="left" w:pos="2700"/>
        </w:tabs>
        <w:ind w:left="2700" w:hanging="900"/>
        <w:rPr>
          <w:rFonts w:asciiTheme="majorHAnsi" w:hAnsiTheme="majorHAnsi" w:cstheme="majorHAnsi"/>
        </w:rPr>
      </w:pPr>
      <w:r w:rsidRPr="00655B6B">
        <w:rPr>
          <w:rFonts w:asciiTheme="majorHAnsi" w:hAnsiTheme="majorHAnsi" w:cstheme="majorHAnsi"/>
        </w:rPr>
        <w:t>Department of Veterans Affairs</w:t>
      </w:r>
    </w:p>
    <w:p w14:paraId="0FAE8AD4" w14:textId="77777777" w:rsidR="00361667" w:rsidRPr="00655B6B" w:rsidRDefault="00361667" w:rsidP="00F57A42">
      <w:pPr>
        <w:tabs>
          <w:tab w:val="left" w:pos="2700"/>
        </w:tabs>
        <w:ind w:left="2700" w:hanging="900"/>
        <w:rPr>
          <w:rFonts w:asciiTheme="majorHAnsi" w:hAnsiTheme="majorHAnsi" w:cstheme="majorHAnsi"/>
        </w:rPr>
      </w:pPr>
      <w:r w:rsidRPr="00655B6B">
        <w:rPr>
          <w:rFonts w:asciiTheme="majorHAnsi" w:hAnsiTheme="majorHAnsi" w:cstheme="majorHAnsi"/>
        </w:rPr>
        <w:t>Network Contracting Office (NCO) 10</w:t>
      </w:r>
    </w:p>
    <w:p w14:paraId="0FAE8AD5" w14:textId="77777777" w:rsidR="00361667" w:rsidRPr="00655B6B" w:rsidRDefault="00361667" w:rsidP="00F57A42">
      <w:pPr>
        <w:tabs>
          <w:tab w:val="left" w:pos="2700"/>
        </w:tabs>
        <w:ind w:left="2700" w:hanging="900"/>
        <w:rPr>
          <w:rFonts w:asciiTheme="majorHAnsi" w:hAnsiTheme="majorHAnsi" w:cstheme="majorHAnsi"/>
        </w:rPr>
      </w:pPr>
      <w:r w:rsidRPr="00655B6B">
        <w:rPr>
          <w:rFonts w:asciiTheme="majorHAnsi" w:hAnsiTheme="majorHAnsi" w:cstheme="majorHAnsi"/>
        </w:rPr>
        <w:t>3140 Governor’s Place Blvd. Suite 210</w:t>
      </w:r>
    </w:p>
    <w:p w14:paraId="0FAE8AD6" w14:textId="77777777" w:rsidR="00361667" w:rsidRPr="00655B6B" w:rsidRDefault="00361667" w:rsidP="00F57A42">
      <w:pPr>
        <w:tabs>
          <w:tab w:val="left" w:pos="2700"/>
        </w:tabs>
        <w:ind w:left="2700" w:hanging="900"/>
        <w:rPr>
          <w:rFonts w:asciiTheme="majorHAnsi" w:hAnsiTheme="majorHAnsi" w:cstheme="majorHAnsi"/>
        </w:rPr>
      </w:pPr>
      <w:r w:rsidRPr="00655B6B">
        <w:rPr>
          <w:rFonts w:asciiTheme="majorHAnsi" w:hAnsiTheme="majorHAnsi" w:cstheme="majorHAnsi"/>
        </w:rPr>
        <w:t>Kettering OH 45409-1337</w:t>
      </w:r>
    </w:p>
    <w:p w14:paraId="0FAE8AD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085497" w14:paraId="0FAE8ADA" w14:textId="77777777" w:rsidTr="00D518B2">
        <w:tc>
          <w:tcPr>
            <w:tcW w:w="1548" w:type="dxa"/>
          </w:tcPr>
          <w:p w14:paraId="0FAE8AD8" w14:textId="77777777" w:rsidR="00361667" w:rsidRPr="00655B6B" w:rsidRDefault="00361667" w:rsidP="00D518B2">
            <w:pPr>
              <w:rPr>
                <w:rFonts w:asciiTheme="majorHAnsi" w:hAnsiTheme="majorHAnsi" w:cstheme="majorHAnsi"/>
              </w:rPr>
            </w:pPr>
            <w:r w:rsidRPr="00655B6B">
              <w:rPr>
                <w:rFonts w:asciiTheme="majorHAnsi" w:hAnsiTheme="majorHAnsi" w:cstheme="majorHAnsi"/>
              </w:rPr>
              <w:t>[X]</w:t>
            </w:r>
          </w:p>
        </w:tc>
        <w:tc>
          <w:tcPr>
            <w:tcW w:w="8028" w:type="dxa"/>
          </w:tcPr>
          <w:p w14:paraId="0FAE8AD9" w14:textId="77777777" w:rsidR="00361667" w:rsidRPr="00655B6B" w:rsidRDefault="00361667" w:rsidP="00D518B2">
            <w:pPr>
              <w:rPr>
                <w:rFonts w:asciiTheme="majorHAnsi" w:hAnsiTheme="majorHAnsi" w:cstheme="majorHAnsi"/>
              </w:rPr>
            </w:pPr>
            <w:r w:rsidRPr="00655B6B">
              <w:rPr>
                <w:rFonts w:asciiTheme="majorHAnsi" w:hAnsiTheme="majorHAnsi" w:cstheme="majorHAnsi"/>
              </w:rPr>
              <w:t>52.232-33, Payment by Electronic Funds Transfer—System For Award Management, or</w:t>
            </w:r>
          </w:p>
        </w:tc>
      </w:tr>
      <w:tr w:rsidR="00085497" w14:paraId="0FAE8ADD" w14:textId="77777777" w:rsidTr="00D518B2">
        <w:tc>
          <w:tcPr>
            <w:tcW w:w="1548" w:type="dxa"/>
          </w:tcPr>
          <w:p w14:paraId="0FAE8ADB" w14:textId="77777777" w:rsidR="00361667" w:rsidRPr="00655B6B" w:rsidRDefault="00361667" w:rsidP="00D518B2">
            <w:pPr>
              <w:rPr>
                <w:rFonts w:asciiTheme="majorHAnsi" w:hAnsiTheme="majorHAnsi" w:cstheme="majorHAnsi"/>
              </w:rPr>
            </w:pPr>
            <w:r w:rsidRPr="00655B6B">
              <w:rPr>
                <w:rFonts w:asciiTheme="majorHAnsi" w:hAnsiTheme="majorHAnsi" w:cstheme="majorHAnsi"/>
              </w:rPr>
              <w:t>[]</w:t>
            </w:r>
          </w:p>
        </w:tc>
        <w:tc>
          <w:tcPr>
            <w:tcW w:w="8028" w:type="dxa"/>
          </w:tcPr>
          <w:p w14:paraId="0FAE8ADC" w14:textId="77777777" w:rsidR="00361667" w:rsidRPr="00655B6B" w:rsidRDefault="00361667" w:rsidP="00D518B2">
            <w:pPr>
              <w:rPr>
                <w:rFonts w:asciiTheme="majorHAnsi" w:hAnsiTheme="majorHAnsi" w:cstheme="majorHAnsi"/>
              </w:rPr>
            </w:pPr>
            <w:r w:rsidRPr="00655B6B">
              <w:rPr>
                <w:rFonts w:asciiTheme="majorHAnsi" w:hAnsiTheme="majorHAnsi" w:cstheme="majorHAnsi"/>
              </w:rPr>
              <w:t>52.232-36, Payment by Third Party</w:t>
            </w:r>
          </w:p>
        </w:tc>
      </w:tr>
    </w:tbl>
    <w:p w14:paraId="0FAE8AD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INVOICES:  Invoices shall be submitted in arrears:</w:t>
      </w:r>
    </w:p>
    <w:p w14:paraId="0FAE8ADF" w14:textId="77777777" w:rsidR="00361667" w:rsidRPr="00655B6B" w:rsidRDefault="00361667" w:rsidP="00F57A42">
      <w:pPr>
        <w:tabs>
          <w:tab w:val="left" w:pos="3240"/>
        </w:tabs>
        <w:rPr>
          <w:rFonts w:asciiTheme="majorHAnsi" w:hAnsiTheme="majorHAnsi" w:cstheme="majorHAnsi"/>
        </w:rPr>
      </w:pPr>
      <w:r w:rsidRPr="00655B6B">
        <w:rPr>
          <w:rFonts w:asciiTheme="majorHAnsi" w:hAnsiTheme="majorHAnsi" w:cstheme="majorHAnsi"/>
        </w:rPr>
        <w:t xml:space="preserve">    a.  Quarterly</w:t>
      </w:r>
      <w:r w:rsidRPr="00655B6B">
        <w:rPr>
          <w:rFonts w:asciiTheme="majorHAnsi" w:hAnsiTheme="majorHAnsi" w:cstheme="majorHAnsi"/>
        </w:rPr>
        <w:tab/>
        <w:t>[]</w:t>
      </w:r>
    </w:p>
    <w:p w14:paraId="0FAE8AE0" w14:textId="77777777" w:rsidR="00361667" w:rsidRPr="00655B6B" w:rsidRDefault="00361667" w:rsidP="00F57A42">
      <w:pPr>
        <w:tabs>
          <w:tab w:val="left" w:pos="3240"/>
        </w:tabs>
        <w:rPr>
          <w:rFonts w:asciiTheme="majorHAnsi" w:hAnsiTheme="majorHAnsi" w:cstheme="majorHAnsi"/>
        </w:rPr>
      </w:pPr>
      <w:r w:rsidRPr="00655B6B">
        <w:rPr>
          <w:rFonts w:asciiTheme="majorHAnsi" w:hAnsiTheme="majorHAnsi" w:cstheme="majorHAnsi"/>
        </w:rPr>
        <w:t xml:space="preserve">    b.  Semi-Annually</w:t>
      </w:r>
      <w:r w:rsidRPr="00655B6B">
        <w:rPr>
          <w:rFonts w:asciiTheme="majorHAnsi" w:hAnsiTheme="majorHAnsi" w:cstheme="majorHAnsi"/>
        </w:rPr>
        <w:tab/>
        <w:t>[]</w:t>
      </w:r>
    </w:p>
    <w:p w14:paraId="0FAE8AE1" w14:textId="77777777" w:rsidR="00361667" w:rsidRPr="00655B6B" w:rsidRDefault="00361667" w:rsidP="00F57A42">
      <w:pPr>
        <w:tabs>
          <w:tab w:val="left" w:pos="3240"/>
        </w:tabs>
        <w:rPr>
          <w:rFonts w:asciiTheme="majorHAnsi" w:hAnsiTheme="majorHAnsi" w:cstheme="majorHAnsi"/>
        </w:rPr>
      </w:pPr>
      <w:r w:rsidRPr="00655B6B">
        <w:rPr>
          <w:rFonts w:asciiTheme="majorHAnsi" w:hAnsiTheme="majorHAnsi" w:cstheme="majorHAnsi"/>
        </w:rPr>
        <w:t xml:space="preserve">    c.  Other</w:t>
      </w:r>
      <w:r w:rsidRPr="00655B6B">
        <w:rPr>
          <w:rFonts w:asciiTheme="majorHAnsi" w:hAnsiTheme="majorHAnsi" w:cstheme="majorHAnsi"/>
        </w:rPr>
        <w:tab/>
        <w:t>[X]  Monthly in arrears IAW the PWS</w:t>
      </w:r>
    </w:p>
    <w:p w14:paraId="0FAE8AE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GOVERNMENT INVOICE ADDRESS:  All Invoices from the contractor shall be submitted electronically in accordance with VAAR Clause 852.232-72 Electronic Submission of Payment Requests.</w:t>
      </w:r>
    </w:p>
    <w:p w14:paraId="0FAE8AE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https://www.tungsten-network.com/customer-campaigns/veteransaffairs/</w:t>
      </w:r>
    </w:p>
    <w:p w14:paraId="0FAE8AE4" w14:textId="77777777" w:rsidR="00361667" w:rsidRPr="00655B6B" w:rsidRDefault="00361667" w:rsidP="00F57A42">
      <w:pPr>
        <w:spacing w:line="240" w:lineRule="auto"/>
        <w:rPr>
          <w:rFonts w:asciiTheme="majorHAnsi" w:hAnsiTheme="majorHAnsi" w:cstheme="majorHAnsi"/>
        </w:rPr>
      </w:pPr>
    </w:p>
    <w:p w14:paraId="0FAE8AE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085497" w14:paraId="0FAE8AE8" w14:textId="77777777" w:rsidTr="00D518B2">
        <w:tc>
          <w:tcPr>
            <w:tcW w:w="4788" w:type="dxa"/>
          </w:tcPr>
          <w:p w14:paraId="0FAE8AE6" w14:textId="77777777" w:rsidR="00361667" w:rsidRPr="00655B6B" w:rsidRDefault="00361667" w:rsidP="00D518B2">
            <w:pPr>
              <w:jc w:val="center"/>
              <w:rPr>
                <w:rFonts w:asciiTheme="majorHAnsi" w:hAnsiTheme="majorHAnsi" w:cstheme="majorHAnsi"/>
              </w:rPr>
            </w:pPr>
            <w:bookmarkStart w:id="2" w:name="ColumnTitle"/>
            <w:bookmarkEnd w:id="2"/>
            <w:r w:rsidRPr="00655B6B">
              <w:rPr>
                <w:rFonts w:asciiTheme="majorHAnsi" w:hAnsiTheme="majorHAnsi" w:cstheme="majorHAnsi"/>
              </w:rPr>
              <w:lastRenderedPageBreak/>
              <w:t>AMENDMENT NO</w:t>
            </w:r>
          </w:p>
        </w:tc>
        <w:tc>
          <w:tcPr>
            <w:tcW w:w="4788" w:type="dxa"/>
          </w:tcPr>
          <w:p w14:paraId="0FAE8AE7" w14:textId="77777777" w:rsidR="00361667" w:rsidRPr="00655B6B" w:rsidRDefault="00361667" w:rsidP="00D518B2">
            <w:pPr>
              <w:jc w:val="center"/>
              <w:rPr>
                <w:rFonts w:asciiTheme="majorHAnsi" w:hAnsiTheme="majorHAnsi" w:cstheme="majorHAnsi"/>
              </w:rPr>
            </w:pPr>
            <w:r w:rsidRPr="00655B6B">
              <w:rPr>
                <w:rFonts w:asciiTheme="majorHAnsi" w:hAnsiTheme="majorHAnsi" w:cstheme="majorHAnsi"/>
              </w:rPr>
              <w:t>DATE</w:t>
            </w:r>
          </w:p>
        </w:tc>
      </w:tr>
      <w:tr w:rsidR="00085497" w14:paraId="0FAE8AEB" w14:textId="77777777" w:rsidTr="00D518B2">
        <w:tc>
          <w:tcPr>
            <w:tcW w:w="4788" w:type="dxa"/>
          </w:tcPr>
          <w:p w14:paraId="0FAE8AE9" w14:textId="77777777" w:rsidR="00361667" w:rsidRPr="00655B6B" w:rsidRDefault="00361667" w:rsidP="00D518B2">
            <w:pPr>
              <w:rPr>
                <w:rFonts w:asciiTheme="majorHAnsi" w:hAnsiTheme="majorHAnsi" w:cstheme="majorHAnsi"/>
              </w:rPr>
            </w:pPr>
          </w:p>
        </w:tc>
        <w:tc>
          <w:tcPr>
            <w:tcW w:w="4788" w:type="dxa"/>
          </w:tcPr>
          <w:p w14:paraId="0FAE8AEA" w14:textId="77777777" w:rsidR="00361667" w:rsidRPr="00655B6B" w:rsidRDefault="00361667" w:rsidP="00D518B2">
            <w:pPr>
              <w:rPr>
                <w:rFonts w:asciiTheme="majorHAnsi" w:hAnsiTheme="majorHAnsi" w:cstheme="majorHAnsi"/>
              </w:rPr>
            </w:pPr>
          </w:p>
        </w:tc>
      </w:tr>
      <w:tr w:rsidR="00085497" w14:paraId="0FAE8AEE" w14:textId="77777777" w:rsidTr="00D518B2">
        <w:tc>
          <w:tcPr>
            <w:tcW w:w="4788" w:type="dxa"/>
          </w:tcPr>
          <w:p w14:paraId="0FAE8AEC" w14:textId="77777777" w:rsidR="00361667" w:rsidRPr="00655B6B" w:rsidRDefault="00361667" w:rsidP="00D518B2">
            <w:pPr>
              <w:rPr>
                <w:rFonts w:asciiTheme="majorHAnsi" w:hAnsiTheme="majorHAnsi" w:cstheme="majorHAnsi"/>
              </w:rPr>
            </w:pPr>
          </w:p>
        </w:tc>
        <w:tc>
          <w:tcPr>
            <w:tcW w:w="4788" w:type="dxa"/>
          </w:tcPr>
          <w:p w14:paraId="0FAE8AED" w14:textId="77777777" w:rsidR="00361667" w:rsidRPr="00655B6B" w:rsidRDefault="00361667" w:rsidP="00D518B2">
            <w:pPr>
              <w:rPr>
                <w:rFonts w:asciiTheme="majorHAnsi" w:hAnsiTheme="majorHAnsi" w:cstheme="majorHAnsi"/>
              </w:rPr>
            </w:pPr>
          </w:p>
        </w:tc>
      </w:tr>
      <w:tr w:rsidR="00085497" w14:paraId="0FAE8AF1" w14:textId="77777777" w:rsidTr="00D518B2">
        <w:tc>
          <w:tcPr>
            <w:tcW w:w="4788" w:type="dxa"/>
          </w:tcPr>
          <w:p w14:paraId="0FAE8AEF" w14:textId="77777777" w:rsidR="00361667" w:rsidRPr="00655B6B" w:rsidRDefault="00361667" w:rsidP="00D518B2">
            <w:pPr>
              <w:rPr>
                <w:rFonts w:asciiTheme="majorHAnsi" w:hAnsiTheme="majorHAnsi" w:cstheme="majorHAnsi"/>
              </w:rPr>
            </w:pPr>
          </w:p>
        </w:tc>
        <w:tc>
          <w:tcPr>
            <w:tcW w:w="4788" w:type="dxa"/>
          </w:tcPr>
          <w:p w14:paraId="0FAE8AF0" w14:textId="77777777" w:rsidR="00361667" w:rsidRPr="00655B6B" w:rsidRDefault="00361667" w:rsidP="00D518B2">
            <w:pPr>
              <w:rPr>
                <w:rFonts w:asciiTheme="majorHAnsi" w:hAnsiTheme="majorHAnsi" w:cstheme="majorHAnsi"/>
              </w:rPr>
            </w:pPr>
          </w:p>
        </w:tc>
      </w:tr>
    </w:tbl>
    <w:p w14:paraId="0FAE8AF2" w14:textId="77777777" w:rsidR="00361667" w:rsidRPr="00655B6B" w:rsidRDefault="00361667" w:rsidP="00F57A42">
      <w:pPr>
        <w:pStyle w:val="NoSpacing"/>
        <w:rPr>
          <w:rFonts w:asciiTheme="majorHAnsi" w:hAnsiTheme="majorHAnsi" w:cstheme="majorHAnsi"/>
        </w:rPr>
        <w:sectPr w:rsidR="00F57A42" w:rsidRPr="00655B6B">
          <w:headerReference w:type="default" r:id="rId15"/>
          <w:footerReference w:type="even" r:id="rId16"/>
          <w:footerReference w:type="first" r:id="rId17"/>
          <w:pgSz w:w="12240" w:h="15840"/>
          <w:pgMar w:top="1080" w:right="1440" w:bottom="1080" w:left="1440" w:header="360" w:footer="360" w:gutter="0"/>
          <w:cols w:space="720"/>
        </w:sectPr>
      </w:pPr>
    </w:p>
    <w:p w14:paraId="0FAE8AF3" w14:textId="77777777" w:rsidR="00361667" w:rsidRPr="00655B6B" w:rsidRDefault="00361667" w:rsidP="00F57A42">
      <w:pPr>
        <w:pStyle w:val="Heading2"/>
        <w:rPr>
          <w:rFonts w:cstheme="majorHAnsi"/>
          <w:sz w:val="22"/>
          <w:szCs w:val="22"/>
        </w:rPr>
      </w:pPr>
      <w:bookmarkStart w:id="3" w:name="_Hlk223596378"/>
      <w:bookmarkStart w:id="4" w:name="_Toc223953355"/>
      <w:r w:rsidRPr="00655B6B">
        <w:rPr>
          <w:rFonts w:cstheme="majorHAnsi"/>
          <w:sz w:val="22"/>
          <w:szCs w:val="22"/>
        </w:rPr>
        <w:t>B.2</w:t>
      </w:r>
      <w:bookmarkEnd w:id="3"/>
      <w:r w:rsidRPr="00655B6B">
        <w:rPr>
          <w:rFonts w:cstheme="majorHAnsi"/>
          <w:sz w:val="22"/>
          <w:szCs w:val="22"/>
        </w:rPr>
        <w:t xml:space="preserve"> PRICE/COST SCHEDULE</w:t>
      </w:r>
      <w:bookmarkEnd w:id="4"/>
    </w:p>
    <w:p w14:paraId="0FAE8AF4" w14:textId="77777777" w:rsidR="00361667" w:rsidRPr="00655B6B" w:rsidRDefault="00361667" w:rsidP="00F57A42">
      <w:pPr>
        <w:rPr>
          <w:rFonts w:asciiTheme="majorHAnsi" w:hAnsiTheme="majorHAnsi" w:cstheme="majorHAnsi"/>
        </w:rPr>
      </w:pPr>
    </w:p>
    <w:p w14:paraId="0FAE8AF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Contractor shall provide all necessary labor, management, equipment, deliverables, and support to provide reference laboratory testing services in accordance with the Performance Work Statement (PWS). </w:t>
      </w:r>
    </w:p>
    <w:p w14:paraId="0FAE8AF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Estimated Quantities: The Government has provided their best estimate as to the number of items/units that will be required over ordering period one. The need for services may change due to needs of the medical center.  </w:t>
      </w:r>
    </w:p>
    <w:p w14:paraId="0FAE8AF7" w14:textId="77777777" w:rsidR="00361667" w:rsidRPr="00655B6B" w:rsidRDefault="00361667" w:rsidP="00F57A42">
      <w:pPr>
        <w:autoSpaceDE w:val="0"/>
        <w:autoSpaceDN w:val="0"/>
        <w:adjustRightInd w:val="0"/>
        <w:spacing w:after="0" w:line="240" w:lineRule="auto"/>
        <w:rPr>
          <w:rFonts w:asciiTheme="majorHAnsi" w:hAnsiTheme="majorHAnsi" w:cstheme="majorHAnsi"/>
        </w:rPr>
      </w:pPr>
      <w:r w:rsidRPr="00655B6B">
        <w:rPr>
          <w:rFonts w:asciiTheme="majorHAnsi" w:hAnsiTheme="majorHAnsi" w:cstheme="majorHAnsi"/>
        </w:rPr>
        <w:t>Minimum Guarantee: The minimum guarantee for this contract is $2,000.00 over the life of the contract and only applies in the Federal Government Fiscal Year in which the contract is awarded.  The Government does not guarantee that it will place any orders under this contract in excess of the guaranteed minimum award amount.</w:t>
      </w:r>
    </w:p>
    <w:p w14:paraId="0FAE8AF8" w14:textId="77777777" w:rsidR="00361667" w:rsidRPr="00655B6B" w:rsidRDefault="00361667" w:rsidP="00F57A42">
      <w:pPr>
        <w:autoSpaceDE w:val="0"/>
        <w:autoSpaceDN w:val="0"/>
        <w:adjustRightInd w:val="0"/>
        <w:spacing w:after="0" w:line="240" w:lineRule="auto"/>
        <w:rPr>
          <w:rFonts w:asciiTheme="majorHAnsi" w:hAnsiTheme="majorHAnsi" w:cstheme="majorHAnsi"/>
        </w:rPr>
      </w:pPr>
    </w:p>
    <w:p w14:paraId="0FAE8AF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Maximum Contract Value: The maximum value of this contract shall be no more than $</w:t>
      </w:r>
      <w:r>
        <w:rPr>
          <w:rFonts w:asciiTheme="majorHAnsi" w:hAnsiTheme="majorHAnsi" w:cstheme="majorHAnsi"/>
        </w:rPr>
        <w:t>6</w:t>
      </w:r>
      <w:r w:rsidRPr="00655B6B">
        <w:rPr>
          <w:rFonts w:asciiTheme="majorHAnsi" w:hAnsiTheme="majorHAnsi" w:cstheme="majorHAnsi"/>
        </w:rPr>
        <w:t>,</w:t>
      </w:r>
      <w:r>
        <w:rPr>
          <w:rFonts w:asciiTheme="majorHAnsi" w:hAnsiTheme="majorHAnsi" w:cstheme="majorHAnsi"/>
        </w:rPr>
        <w:t>395</w:t>
      </w:r>
      <w:r w:rsidRPr="00655B6B">
        <w:rPr>
          <w:rFonts w:asciiTheme="majorHAnsi" w:hAnsiTheme="majorHAnsi" w:cstheme="majorHAnsi"/>
        </w:rPr>
        <w:t>,</w:t>
      </w:r>
      <w:r>
        <w:rPr>
          <w:rFonts w:asciiTheme="majorHAnsi" w:hAnsiTheme="majorHAnsi" w:cstheme="majorHAnsi"/>
        </w:rPr>
        <w:t>464.95</w:t>
      </w:r>
      <w:r w:rsidRPr="00655B6B">
        <w:rPr>
          <w:rFonts w:asciiTheme="majorHAnsi" w:hAnsiTheme="majorHAnsi" w:cstheme="majorHAnsi"/>
        </w:rPr>
        <w:t xml:space="preserve">.00 over the life of the contract. </w:t>
      </w:r>
    </w:p>
    <w:p w14:paraId="0FAE8AF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Billing: While the contract is estimated, the contractor shall bill in arrears monthly. Contractor shall bill by Line-Item numbers equaling the total number for the month. Invoices submitted through Tungsten shall include all requirements of the Billing and Invoicing section of this solicitation and FAR 52.212-4(g) to have payments certified. </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13"/>
        <w:gridCol w:w="3913"/>
      </w:tblGrid>
      <w:tr w:rsidR="00085497" w14:paraId="0FAE8AFD" w14:textId="77777777" w:rsidTr="00D518B2">
        <w:trPr>
          <w:trHeight w:val="102"/>
        </w:trPr>
        <w:tc>
          <w:tcPr>
            <w:tcW w:w="3913" w:type="dxa"/>
          </w:tcPr>
          <w:p w14:paraId="0FAE8AFB" w14:textId="77777777" w:rsidR="00361667" w:rsidRPr="00655B6B" w:rsidRDefault="00361667" w:rsidP="00D518B2">
            <w:pPr>
              <w:rPr>
                <w:rFonts w:asciiTheme="majorHAnsi" w:hAnsiTheme="majorHAnsi" w:cstheme="majorHAnsi"/>
              </w:rPr>
            </w:pPr>
            <w:r w:rsidRPr="00655B6B">
              <w:rPr>
                <w:rFonts w:asciiTheme="majorHAnsi" w:hAnsiTheme="majorHAnsi" w:cstheme="majorHAnsi"/>
                <w:b/>
                <w:bCs/>
              </w:rPr>
              <w:t xml:space="preserve">Aggregate Total </w:t>
            </w:r>
            <w:r w:rsidRPr="00655B6B">
              <w:rPr>
                <w:rFonts w:asciiTheme="majorHAnsi" w:hAnsiTheme="majorHAnsi" w:cstheme="majorHAnsi"/>
              </w:rPr>
              <w:t xml:space="preserve">Base Year Ordering Period One (1) </w:t>
            </w:r>
          </w:p>
        </w:tc>
        <w:tc>
          <w:tcPr>
            <w:tcW w:w="3913" w:type="dxa"/>
          </w:tcPr>
          <w:p w14:paraId="0FAE8AFC" w14:textId="77777777" w:rsidR="00361667" w:rsidRPr="00655B6B" w:rsidRDefault="00361667" w:rsidP="00D518B2">
            <w:pPr>
              <w:rPr>
                <w:rFonts w:asciiTheme="majorHAnsi" w:hAnsiTheme="majorHAnsi" w:cstheme="majorHAnsi"/>
                <w:b/>
                <w:bCs/>
              </w:rPr>
            </w:pPr>
          </w:p>
        </w:tc>
      </w:tr>
      <w:tr w:rsidR="00085497" w14:paraId="0FAE8B00" w14:textId="77777777" w:rsidTr="00D518B2">
        <w:trPr>
          <w:trHeight w:val="102"/>
        </w:trPr>
        <w:tc>
          <w:tcPr>
            <w:tcW w:w="3913" w:type="dxa"/>
          </w:tcPr>
          <w:p w14:paraId="0FAE8AFE" w14:textId="77777777" w:rsidR="00361667" w:rsidRPr="00655B6B" w:rsidRDefault="00361667" w:rsidP="00D518B2">
            <w:pPr>
              <w:rPr>
                <w:rFonts w:asciiTheme="majorHAnsi" w:hAnsiTheme="majorHAnsi" w:cstheme="majorHAnsi"/>
              </w:rPr>
            </w:pPr>
            <w:r w:rsidRPr="00655B6B">
              <w:rPr>
                <w:rFonts w:asciiTheme="majorHAnsi" w:hAnsiTheme="majorHAnsi" w:cstheme="majorHAnsi"/>
              </w:rPr>
              <w:t xml:space="preserve">Ordering Period Two (2) </w:t>
            </w:r>
          </w:p>
        </w:tc>
        <w:tc>
          <w:tcPr>
            <w:tcW w:w="3913" w:type="dxa"/>
          </w:tcPr>
          <w:p w14:paraId="0FAE8AFF" w14:textId="77777777" w:rsidR="00361667" w:rsidRPr="00655B6B" w:rsidRDefault="00361667" w:rsidP="00D518B2">
            <w:pPr>
              <w:rPr>
                <w:rFonts w:asciiTheme="majorHAnsi" w:hAnsiTheme="majorHAnsi" w:cstheme="majorHAnsi"/>
              </w:rPr>
            </w:pPr>
          </w:p>
        </w:tc>
      </w:tr>
      <w:tr w:rsidR="00085497" w14:paraId="0FAE8B03" w14:textId="77777777" w:rsidTr="00D518B2">
        <w:trPr>
          <w:trHeight w:val="102"/>
        </w:trPr>
        <w:tc>
          <w:tcPr>
            <w:tcW w:w="3913" w:type="dxa"/>
          </w:tcPr>
          <w:p w14:paraId="0FAE8B01" w14:textId="77777777" w:rsidR="00361667" w:rsidRPr="00655B6B" w:rsidRDefault="00361667" w:rsidP="00D518B2">
            <w:pPr>
              <w:rPr>
                <w:rFonts w:asciiTheme="majorHAnsi" w:hAnsiTheme="majorHAnsi" w:cstheme="majorHAnsi"/>
              </w:rPr>
            </w:pPr>
            <w:r w:rsidRPr="00655B6B">
              <w:rPr>
                <w:rFonts w:asciiTheme="majorHAnsi" w:hAnsiTheme="majorHAnsi" w:cstheme="majorHAnsi"/>
              </w:rPr>
              <w:t xml:space="preserve">Ordering Period Three (3) </w:t>
            </w:r>
          </w:p>
        </w:tc>
        <w:tc>
          <w:tcPr>
            <w:tcW w:w="3913" w:type="dxa"/>
          </w:tcPr>
          <w:p w14:paraId="0FAE8B02" w14:textId="77777777" w:rsidR="00361667" w:rsidRPr="00655B6B" w:rsidRDefault="00361667" w:rsidP="00D518B2">
            <w:pPr>
              <w:rPr>
                <w:rFonts w:asciiTheme="majorHAnsi" w:hAnsiTheme="majorHAnsi" w:cstheme="majorHAnsi"/>
              </w:rPr>
            </w:pPr>
          </w:p>
        </w:tc>
      </w:tr>
      <w:tr w:rsidR="00085497" w14:paraId="0FAE8B06" w14:textId="77777777" w:rsidTr="00D518B2">
        <w:trPr>
          <w:trHeight w:val="102"/>
        </w:trPr>
        <w:tc>
          <w:tcPr>
            <w:tcW w:w="3913" w:type="dxa"/>
          </w:tcPr>
          <w:p w14:paraId="0FAE8B04" w14:textId="77777777" w:rsidR="00361667" w:rsidRPr="00655B6B" w:rsidRDefault="00361667" w:rsidP="00D518B2">
            <w:pPr>
              <w:rPr>
                <w:rFonts w:asciiTheme="majorHAnsi" w:hAnsiTheme="majorHAnsi" w:cstheme="majorHAnsi"/>
              </w:rPr>
            </w:pPr>
            <w:r w:rsidRPr="00655B6B">
              <w:rPr>
                <w:rFonts w:asciiTheme="majorHAnsi" w:hAnsiTheme="majorHAnsi" w:cstheme="majorHAnsi"/>
              </w:rPr>
              <w:t xml:space="preserve">Ordering Period Four (4) </w:t>
            </w:r>
          </w:p>
        </w:tc>
        <w:tc>
          <w:tcPr>
            <w:tcW w:w="3913" w:type="dxa"/>
          </w:tcPr>
          <w:p w14:paraId="0FAE8B05" w14:textId="77777777" w:rsidR="00361667" w:rsidRPr="00655B6B" w:rsidRDefault="00361667" w:rsidP="00D518B2">
            <w:pPr>
              <w:rPr>
                <w:rFonts w:asciiTheme="majorHAnsi" w:hAnsiTheme="majorHAnsi" w:cstheme="majorHAnsi"/>
              </w:rPr>
            </w:pPr>
          </w:p>
        </w:tc>
      </w:tr>
      <w:tr w:rsidR="00085497" w14:paraId="0FAE8B09" w14:textId="77777777" w:rsidTr="00D518B2">
        <w:trPr>
          <w:trHeight w:val="102"/>
        </w:trPr>
        <w:tc>
          <w:tcPr>
            <w:tcW w:w="3913" w:type="dxa"/>
          </w:tcPr>
          <w:p w14:paraId="0FAE8B07" w14:textId="77777777" w:rsidR="00361667" w:rsidRPr="00655B6B" w:rsidRDefault="00361667" w:rsidP="00D518B2">
            <w:pPr>
              <w:rPr>
                <w:rFonts w:asciiTheme="majorHAnsi" w:hAnsiTheme="majorHAnsi" w:cstheme="majorHAnsi"/>
              </w:rPr>
            </w:pPr>
            <w:r w:rsidRPr="00655B6B">
              <w:rPr>
                <w:rFonts w:asciiTheme="majorHAnsi" w:hAnsiTheme="majorHAnsi" w:cstheme="majorHAnsi"/>
              </w:rPr>
              <w:t xml:space="preserve">Ordering Period Five (5) </w:t>
            </w:r>
          </w:p>
        </w:tc>
        <w:tc>
          <w:tcPr>
            <w:tcW w:w="3913" w:type="dxa"/>
          </w:tcPr>
          <w:p w14:paraId="0FAE8B08" w14:textId="77777777" w:rsidR="00361667" w:rsidRPr="00655B6B" w:rsidRDefault="00361667" w:rsidP="00D518B2">
            <w:pPr>
              <w:rPr>
                <w:rFonts w:asciiTheme="majorHAnsi" w:hAnsiTheme="majorHAnsi" w:cstheme="majorHAnsi"/>
              </w:rPr>
            </w:pPr>
          </w:p>
        </w:tc>
      </w:tr>
      <w:tr w:rsidR="00085497" w14:paraId="0FAE8B0C" w14:textId="77777777" w:rsidTr="00D518B2">
        <w:trPr>
          <w:trHeight w:val="102"/>
        </w:trPr>
        <w:tc>
          <w:tcPr>
            <w:tcW w:w="3913" w:type="dxa"/>
          </w:tcPr>
          <w:p w14:paraId="0FAE8B0A" w14:textId="77777777" w:rsidR="00361667" w:rsidRPr="00655B6B" w:rsidRDefault="00361667" w:rsidP="00D518B2">
            <w:pPr>
              <w:rPr>
                <w:rFonts w:asciiTheme="majorHAnsi" w:hAnsiTheme="majorHAnsi" w:cstheme="majorHAnsi"/>
              </w:rPr>
            </w:pPr>
            <w:r w:rsidRPr="00655B6B">
              <w:rPr>
                <w:rFonts w:asciiTheme="majorHAnsi" w:hAnsiTheme="majorHAnsi" w:cstheme="majorHAnsi"/>
              </w:rPr>
              <w:t xml:space="preserve">Aggregate Total for All Ordering Periods </w:t>
            </w:r>
          </w:p>
        </w:tc>
        <w:tc>
          <w:tcPr>
            <w:tcW w:w="3913" w:type="dxa"/>
          </w:tcPr>
          <w:p w14:paraId="0FAE8B0B" w14:textId="77777777" w:rsidR="00361667" w:rsidRPr="00655B6B" w:rsidRDefault="00361667" w:rsidP="00D518B2">
            <w:pPr>
              <w:rPr>
                <w:rFonts w:asciiTheme="majorHAnsi" w:hAnsiTheme="majorHAnsi" w:cstheme="majorHAnsi"/>
              </w:rPr>
            </w:pPr>
          </w:p>
        </w:tc>
      </w:tr>
    </w:tbl>
    <w:p w14:paraId="0FAE8B0D" w14:textId="77777777" w:rsidR="00361667" w:rsidRPr="00655B6B" w:rsidRDefault="00361667" w:rsidP="00F57A42">
      <w:pPr>
        <w:rPr>
          <w:rFonts w:asciiTheme="majorHAnsi" w:hAnsiTheme="majorHAnsi" w:cstheme="majorHAnsi"/>
        </w:rPr>
      </w:pPr>
    </w:p>
    <w:p w14:paraId="0FAE8B0E" w14:textId="77777777" w:rsidR="00361667" w:rsidRPr="00655B6B" w:rsidRDefault="00361667" w:rsidP="00F57A42">
      <w:pPr>
        <w:rPr>
          <w:rFonts w:asciiTheme="majorHAnsi" w:hAnsiTheme="majorHAnsi" w:cstheme="majorHAnsi"/>
        </w:rPr>
        <w:sectPr w:rsidR="00F57A42" w:rsidRPr="00655B6B">
          <w:footerReference w:type="even" r:id="rId18"/>
          <w:footerReference w:type="first" r:id="rId19"/>
          <w:type w:val="continuous"/>
          <w:pgSz w:w="12240" w:h="15840"/>
          <w:pgMar w:top="1080" w:right="1440" w:bottom="1080" w:left="1440" w:header="360" w:footer="360" w:gutter="0"/>
          <w:cols w:space="720"/>
          <w:docGrid w:linePitch="360"/>
        </w:sectPr>
      </w:pPr>
      <w:r w:rsidRPr="00655B6B">
        <w:rPr>
          <w:rFonts w:asciiTheme="majorHAnsi" w:hAnsiTheme="majorHAnsi" w:cstheme="majorHAnsi"/>
        </w:rPr>
        <w:t xml:space="preserve">See Attached Price Cost Schedule  - </w:t>
      </w:r>
      <w:r>
        <w:rPr>
          <w:rFonts w:asciiTheme="majorHAnsi" w:hAnsiTheme="majorHAnsi" w:cstheme="majorHAnsi"/>
        </w:rPr>
        <w:t xml:space="preserve">BCVAMC   and WCBOC </w:t>
      </w:r>
    </w:p>
    <w:p w14:paraId="0FAE8B0F" w14:textId="77777777" w:rsidR="00361667" w:rsidRDefault="00361667" w:rsidP="00F57A42">
      <w:bookmarkStart w:id="5" w:name="_Toc178443966"/>
      <w:bookmarkStart w:id="6" w:name="_Toc191395282"/>
      <w:bookmarkStart w:id="7" w:name="_Hlk74292127"/>
      <w:r w:rsidRPr="00655B6B">
        <w:t xml:space="preserve"> </w:t>
      </w:r>
      <w:bookmarkStart w:id="8" w:name="_Toc223953356"/>
    </w:p>
    <w:p w14:paraId="0FAE8B10" w14:textId="77777777" w:rsidR="00361667" w:rsidRDefault="00361667" w:rsidP="00F57A42">
      <w:pPr>
        <w:rPr>
          <w:rFonts w:asciiTheme="majorHAnsi" w:eastAsiaTheme="majorEastAsia" w:hAnsiTheme="majorHAnsi" w:cstheme="majorHAnsi"/>
          <w:b/>
          <w:bCs/>
          <w:color w:val="4F81BD" w:themeColor="accent1"/>
        </w:rPr>
      </w:pPr>
      <w:r>
        <w:rPr>
          <w:rFonts w:cstheme="majorHAnsi"/>
        </w:rPr>
        <w:lastRenderedPageBreak/>
        <w:br w:type="page"/>
      </w:r>
    </w:p>
    <w:p w14:paraId="0FAE8B11" w14:textId="77777777" w:rsidR="00361667" w:rsidRPr="00655B6B" w:rsidRDefault="00361667" w:rsidP="00F57A42">
      <w:pPr>
        <w:pStyle w:val="Heading2"/>
        <w:jc w:val="center"/>
        <w:rPr>
          <w:rFonts w:cstheme="majorHAnsi"/>
          <w:sz w:val="22"/>
          <w:szCs w:val="22"/>
        </w:rPr>
      </w:pPr>
      <w:r w:rsidRPr="00655B6B">
        <w:rPr>
          <w:rFonts w:cstheme="majorHAnsi"/>
          <w:color w:val="auto"/>
          <w:sz w:val="22"/>
          <w:szCs w:val="22"/>
        </w:rPr>
        <w:lastRenderedPageBreak/>
        <w:t>B.3 PERFORMANCE WORK STATEMENT</w:t>
      </w:r>
      <w:bookmarkEnd w:id="5"/>
      <w:bookmarkEnd w:id="6"/>
      <w:bookmarkEnd w:id="8"/>
    </w:p>
    <w:bookmarkEnd w:id="7"/>
    <w:p w14:paraId="0FAE8B12" w14:textId="77777777" w:rsidR="00361667" w:rsidRPr="006301C1" w:rsidRDefault="00361667" w:rsidP="00F57A42">
      <w:pPr>
        <w:spacing w:after="0" w:line="240" w:lineRule="auto"/>
        <w:rPr>
          <w:rFonts w:ascii="Arial" w:eastAsia="Times New Roman" w:hAnsi="Arial" w:cs="Arial"/>
        </w:rPr>
      </w:pPr>
      <w:r w:rsidRPr="006301C1">
        <w:rPr>
          <w:rFonts w:ascii="Arial" w:eastAsia="Times New Roman" w:hAnsi="Arial" w:cs="Arial"/>
        </w:rPr>
        <w:t>Department of Veterans Affairs, Veterans Health Administration (VHA), VISN 10,</w:t>
      </w:r>
      <w:bookmarkStart w:id="9" w:name="_Hlk185580252"/>
      <w:r w:rsidRPr="006301C1">
        <w:rPr>
          <w:rFonts w:ascii="Arial" w:eastAsia="Times New Roman" w:hAnsi="Arial" w:cs="Arial"/>
        </w:rPr>
        <w:t xml:space="preserve"> </w:t>
      </w:r>
      <w:bookmarkStart w:id="10" w:name="_Hlk185595206"/>
      <w:r>
        <w:rPr>
          <w:rFonts w:ascii="Arial" w:eastAsia="Times New Roman" w:hAnsi="Arial" w:cs="Arial"/>
        </w:rPr>
        <w:t>Battle Creek</w:t>
      </w:r>
      <w:r w:rsidRPr="006301C1">
        <w:rPr>
          <w:rFonts w:ascii="Arial" w:eastAsia="Times New Roman" w:hAnsi="Arial" w:cs="Arial"/>
        </w:rPr>
        <w:t xml:space="preserve"> VA Medical Center, requires the services of a contractor for </w:t>
      </w:r>
      <w:bookmarkStart w:id="11" w:name="_Hlk153455020"/>
      <w:r w:rsidRPr="006301C1">
        <w:rPr>
          <w:rFonts w:ascii="Arial" w:eastAsia="Times New Roman" w:hAnsi="Arial" w:cs="Arial"/>
        </w:rPr>
        <w:t>reference laboratory testing services</w:t>
      </w:r>
      <w:bookmarkEnd w:id="10"/>
      <w:bookmarkEnd w:id="11"/>
      <w:r w:rsidRPr="006301C1">
        <w:rPr>
          <w:rFonts w:ascii="Arial" w:eastAsia="Times New Roman" w:hAnsi="Arial" w:cs="Arial"/>
        </w:rPr>
        <w:t xml:space="preserve"> for a five-year Indefinite-Delivery Indefinite-Quantity contract.</w:t>
      </w:r>
      <w:bookmarkEnd w:id="9"/>
    </w:p>
    <w:p w14:paraId="0FAE8B13" w14:textId="77777777" w:rsidR="00361667" w:rsidRPr="006301C1" w:rsidRDefault="00361667" w:rsidP="00F57A42">
      <w:pPr>
        <w:spacing w:after="0" w:line="240" w:lineRule="auto"/>
        <w:rPr>
          <w:rFonts w:ascii="Arial" w:eastAsia="Times New Roman" w:hAnsi="Arial" w:cs="Arial"/>
        </w:rPr>
      </w:pPr>
    </w:p>
    <w:p w14:paraId="0FAE8B14" w14:textId="77777777" w:rsidR="00361667" w:rsidRPr="006301C1" w:rsidRDefault="00361667" w:rsidP="00F57A42">
      <w:pPr>
        <w:spacing w:line="240" w:lineRule="auto"/>
        <w:rPr>
          <w:rFonts w:ascii="Arial" w:eastAsia="Times New Roman" w:hAnsi="Arial" w:cs="Arial"/>
        </w:rPr>
      </w:pPr>
      <w:bookmarkStart w:id="12" w:name="_Hlk185594977"/>
      <w:r w:rsidRPr="006301C1">
        <w:rPr>
          <w:rFonts w:ascii="Arial" w:eastAsia="Times New Roman" w:hAnsi="Arial" w:cs="Arial"/>
        </w:rPr>
        <w:t>The contractor shall provide reference laboratory testing for the patients enrolled in the participating facilities.  Contractor shall provide all necessary supplies to provide reference laboratory testing services</w:t>
      </w:r>
      <w:bookmarkEnd w:id="12"/>
      <w:r w:rsidRPr="006301C1">
        <w:rPr>
          <w:rFonts w:ascii="Arial" w:eastAsia="Times New Roman" w:hAnsi="Arial" w:cs="Arial"/>
        </w:rPr>
        <w:t xml:space="preserve"> for both the participating facilities below and all support facilities.  </w:t>
      </w:r>
    </w:p>
    <w:p w14:paraId="0FAE8B15" w14:textId="77777777" w:rsidR="00361667" w:rsidRPr="006301C1" w:rsidRDefault="00361667" w:rsidP="00F57A42">
      <w:pPr>
        <w:spacing w:line="240" w:lineRule="auto"/>
        <w:rPr>
          <w:rFonts w:ascii="Arial" w:eastAsia="Times New Roman" w:hAnsi="Arial" w:cs="Arial"/>
        </w:rPr>
      </w:pPr>
      <w:r w:rsidRPr="006301C1">
        <w:rPr>
          <w:rFonts w:ascii="Arial" w:eastAsia="Times New Roman" w:hAnsi="Arial" w:cs="Arial"/>
        </w:rPr>
        <w:t xml:space="preserve">Reference Laboratory </w:t>
      </w:r>
      <w:bookmarkStart w:id="13" w:name="_Hlk185595028"/>
      <w:r w:rsidRPr="006301C1">
        <w:rPr>
          <w:rFonts w:ascii="Arial" w:eastAsia="Times New Roman" w:hAnsi="Arial" w:cs="Arial"/>
        </w:rPr>
        <w:t>Services include at minimum; transportation of clinical laboratory specimens; microbiology cultures and stocks; performance of analytical testing; reporting of analytical test results; consultative services; and reports as required</w:t>
      </w:r>
      <w:bookmarkEnd w:id="13"/>
      <w:r w:rsidRPr="006301C1">
        <w:rPr>
          <w:rFonts w:ascii="Arial" w:eastAsia="Times New Roman" w:hAnsi="Arial" w:cs="Arial"/>
        </w:rPr>
        <w:t xml:space="preserve"> by this document.</w:t>
      </w:r>
    </w:p>
    <w:p w14:paraId="0FAE8B16" w14:textId="77777777" w:rsidR="00361667" w:rsidRPr="006301C1" w:rsidRDefault="00361667" w:rsidP="00F57A42">
      <w:pPr>
        <w:spacing w:line="240" w:lineRule="auto"/>
        <w:rPr>
          <w:rFonts w:ascii="Arial" w:eastAsia="Times New Roman" w:hAnsi="Arial" w:cs="Arial"/>
        </w:rPr>
      </w:pPr>
    </w:p>
    <w:p w14:paraId="0FAE8B17" w14:textId="77777777" w:rsidR="00361667" w:rsidRPr="006301C1" w:rsidRDefault="00361667" w:rsidP="00F57A42">
      <w:pPr>
        <w:numPr>
          <w:ilvl w:val="0"/>
          <w:numId w:val="1"/>
        </w:numPr>
        <w:spacing w:line="240" w:lineRule="auto"/>
        <w:ind w:left="360"/>
        <w:contextualSpacing/>
        <w:rPr>
          <w:rFonts w:ascii="Arial" w:eastAsia="Times New Roman" w:hAnsi="Arial" w:cs="Arial"/>
          <w:b/>
          <w:bCs/>
        </w:rPr>
      </w:pPr>
      <w:r w:rsidRPr="006301C1">
        <w:rPr>
          <w:rFonts w:ascii="Arial" w:eastAsia="Times New Roman" w:hAnsi="Arial" w:cs="Arial"/>
          <w:b/>
          <w:bCs/>
        </w:rPr>
        <w:t>PARTICIPATING FACILITIES</w:t>
      </w:r>
    </w:p>
    <w:tbl>
      <w:tblPr>
        <w:tblW w:w="45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7"/>
      </w:tblGrid>
      <w:tr w:rsidR="00085497" w14:paraId="0FAE8B22" w14:textId="77777777" w:rsidTr="00D518B2">
        <w:tc>
          <w:tcPr>
            <w:tcW w:w="4567" w:type="dxa"/>
          </w:tcPr>
          <w:p w14:paraId="0FAE8B18" w14:textId="77777777" w:rsidR="00361667" w:rsidRDefault="00361667" w:rsidP="00D518B2">
            <w:pPr>
              <w:spacing w:after="0" w:line="240" w:lineRule="auto"/>
              <w:rPr>
                <w:rFonts w:ascii="Arial" w:eastAsia="Times New Roman" w:hAnsi="Arial" w:cs="Arial"/>
              </w:rPr>
            </w:pPr>
            <w:r w:rsidRPr="00C2523D">
              <w:rPr>
                <w:rFonts w:ascii="Arial" w:eastAsia="Times New Roman" w:hAnsi="Arial" w:cs="Arial"/>
              </w:rPr>
              <w:t>Battle Creek VA Medical Center</w:t>
            </w:r>
            <w:r w:rsidRPr="001927FD">
              <w:rPr>
                <w:rFonts w:ascii="Arial" w:eastAsia="Times New Roman" w:hAnsi="Arial" w:cs="Arial"/>
              </w:rPr>
              <w:t xml:space="preserve"> </w:t>
            </w:r>
          </w:p>
          <w:p w14:paraId="0FAE8B19" w14:textId="77777777" w:rsidR="00361667" w:rsidRPr="002B5072" w:rsidRDefault="00361667" w:rsidP="00D518B2">
            <w:pPr>
              <w:spacing w:after="0" w:line="240" w:lineRule="auto"/>
              <w:rPr>
                <w:rFonts w:ascii="Arial" w:eastAsia="Times New Roman" w:hAnsi="Arial" w:cs="Arial"/>
              </w:rPr>
            </w:pPr>
            <w:r w:rsidRPr="002B5072">
              <w:rPr>
                <w:rFonts w:ascii="Arial" w:eastAsia="Times New Roman" w:hAnsi="Arial" w:cs="Arial"/>
              </w:rPr>
              <w:t>Pathology and Laboratory Service</w:t>
            </w:r>
          </w:p>
          <w:p w14:paraId="0FAE8B1A" w14:textId="77777777" w:rsidR="00361667" w:rsidRPr="002B5072" w:rsidRDefault="00361667" w:rsidP="00D518B2">
            <w:pPr>
              <w:spacing w:after="0" w:line="240" w:lineRule="auto"/>
              <w:rPr>
                <w:rFonts w:ascii="Arial" w:eastAsia="Times New Roman" w:hAnsi="Arial" w:cs="Arial"/>
              </w:rPr>
            </w:pPr>
            <w:r w:rsidRPr="00B94A0C">
              <w:rPr>
                <w:rFonts w:ascii="Arial" w:eastAsia="Times New Roman" w:hAnsi="Arial" w:cs="Arial"/>
              </w:rPr>
              <w:t>5500 Armstrong Road</w:t>
            </w:r>
            <w:r w:rsidRPr="002B5072">
              <w:rPr>
                <w:rFonts w:ascii="Arial" w:eastAsia="Times New Roman" w:hAnsi="Arial" w:cs="Arial"/>
              </w:rPr>
              <w:t xml:space="preserve"> </w:t>
            </w:r>
          </w:p>
          <w:p w14:paraId="0FAE8B1B" w14:textId="77777777" w:rsidR="00361667" w:rsidRDefault="00361667" w:rsidP="00D518B2">
            <w:pPr>
              <w:spacing w:after="0" w:line="240" w:lineRule="auto"/>
              <w:rPr>
                <w:rFonts w:ascii="Arial" w:eastAsia="Times New Roman" w:hAnsi="Arial" w:cs="Arial"/>
              </w:rPr>
            </w:pPr>
            <w:r w:rsidRPr="00BC7B82">
              <w:rPr>
                <w:rFonts w:ascii="Arial" w:eastAsia="Times New Roman" w:hAnsi="Arial" w:cs="Arial"/>
              </w:rPr>
              <w:t>Battle Creek, MI 49037</w:t>
            </w:r>
          </w:p>
          <w:p w14:paraId="0FAE8B1C" w14:textId="77777777" w:rsidR="00361667" w:rsidRDefault="00361667" w:rsidP="00D518B2">
            <w:pPr>
              <w:spacing w:after="0" w:line="240" w:lineRule="auto"/>
              <w:rPr>
                <w:rFonts w:ascii="Arial" w:eastAsia="Times New Roman" w:hAnsi="Arial" w:cs="Arial"/>
              </w:rPr>
            </w:pPr>
          </w:p>
          <w:p w14:paraId="0FAE8B1D" w14:textId="77777777" w:rsidR="00361667" w:rsidRDefault="00361667" w:rsidP="00D518B2">
            <w:pPr>
              <w:spacing w:after="0" w:line="240" w:lineRule="auto"/>
              <w:rPr>
                <w:rFonts w:ascii="Arial" w:eastAsia="Times New Roman" w:hAnsi="Arial" w:cs="Arial"/>
              </w:rPr>
            </w:pPr>
            <w:r>
              <w:rPr>
                <w:rFonts w:ascii="Arial" w:eastAsia="Times New Roman" w:hAnsi="Arial" w:cs="Arial"/>
              </w:rPr>
              <w:t xml:space="preserve">AND </w:t>
            </w:r>
          </w:p>
          <w:p w14:paraId="0FAE8B1E" w14:textId="77777777" w:rsidR="00361667" w:rsidRDefault="00361667" w:rsidP="00D518B2">
            <w:pPr>
              <w:spacing w:after="0" w:line="240" w:lineRule="auto"/>
              <w:rPr>
                <w:rFonts w:ascii="Arial" w:eastAsia="Times New Roman" w:hAnsi="Arial" w:cs="Arial"/>
              </w:rPr>
            </w:pPr>
          </w:p>
          <w:p w14:paraId="0FAE8B1F" w14:textId="77777777" w:rsidR="00361667" w:rsidRDefault="00361667" w:rsidP="00D518B2">
            <w:pPr>
              <w:spacing w:after="0" w:line="240" w:lineRule="auto"/>
              <w:rPr>
                <w:rFonts w:ascii="Arial" w:eastAsia="Times New Roman" w:hAnsi="Arial" w:cs="Arial"/>
              </w:rPr>
            </w:pPr>
            <w:r>
              <w:rPr>
                <w:rFonts w:ascii="Arial" w:eastAsia="Times New Roman" w:hAnsi="Arial" w:cs="Arial"/>
              </w:rPr>
              <w:t>Wyoming Community Based Outpatient Center (CBOC)</w:t>
            </w:r>
          </w:p>
          <w:p w14:paraId="0FAE8B20" w14:textId="77777777" w:rsidR="00361667" w:rsidRPr="00D727C0" w:rsidRDefault="00361667" w:rsidP="00D518B2">
            <w:pPr>
              <w:spacing w:after="0" w:line="240" w:lineRule="auto"/>
              <w:rPr>
                <w:rFonts w:ascii="Arial" w:eastAsia="Times New Roman" w:hAnsi="Arial" w:cs="Arial"/>
              </w:rPr>
            </w:pPr>
            <w:r w:rsidRPr="00D727C0">
              <w:rPr>
                <w:rFonts w:ascii="Arial" w:eastAsia="Times New Roman" w:hAnsi="Arial" w:cs="Arial"/>
              </w:rPr>
              <w:t>5838 Metro Way Southwest</w:t>
            </w:r>
          </w:p>
          <w:p w14:paraId="0FAE8B21" w14:textId="77777777" w:rsidR="00361667" w:rsidRPr="006301C1" w:rsidRDefault="00361667" w:rsidP="00D518B2">
            <w:pPr>
              <w:spacing w:after="0" w:line="240" w:lineRule="auto"/>
              <w:rPr>
                <w:rFonts w:ascii="Arial" w:eastAsia="Times New Roman" w:hAnsi="Arial" w:cs="Arial"/>
              </w:rPr>
            </w:pPr>
            <w:r w:rsidRPr="00D727C0">
              <w:rPr>
                <w:rFonts w:ascii="Arial" w:eastAsia="Times New Roman" w:hAnsi="Arial" w:cs="Arial"/>
              </w:rPr>
              <w:t>Wyoming, MI 49519-961</w:t>
            </w:r>
          </w:p>
        </w:tc>
      </w:tr>
    </w:tbl>
    <w:p w14:paraId="0FAE8B23" w14:textId="77777777" w:rsidR="00361667" w:rsidRPr="006301C1" w:rsidRDefault="00361667" w:rsidP="00F57A42">
      <w:pPr>
        <w:spacing w:line="240" w:lineRule="auto"/>
        <w:ind w:left="360"/>
        <w:contextualSpacing/>
        <w:rPr>
          <w:rFonts w:ascii="Arial" w:eastAsia="Times New Roman" w:hAnsi="Arial" w:cs="Arial"/>
        </w:rPr>
      </w:pPr>
    </w:p>
    <w:p w14:paraId="0FAE8B24" w14:textId="77777777" w:rsidR="00361667" w:rsidRPr="006301C1" w:rsidRDefault="00361667" w:rsidP="00F57A42">
      <w:pPr>
        <w:numPr>
          <w:ilvl w:val="0"/>
          <w:numId w:val="1"/>
        </w:numPr>
        <w:spacing w:line="240" w:lineRule="auto"/>
        <w:ind w:left="360"/>
        <w:contextualSpacing/>
        <w:rPr>
          <w:rFonts w:ascii="Arial" w:eastAsia="Times New Roman" w:hAnsi="Arial" w:cs="Arial"/>
          <w:b/>
          <w:bCs/>
        </w:rPr>
      </w:pPr>
      <w:r w:rsidRPr="006301C1">
        <w:rPr>
          <w:rFonts w:ascii="Arial" w:eastAsia="Times New Roman" w:hAnsi="Arial" w:cs="Arial"/>
          <w:b/>
          <w:bCs/>
        </w:rPr>
        <w:t>SUPPORTING FACILITIES</w:t>
      </w:r>
    </w:p>
    <w:p w14:paraId="0FAE8B25" w14:textId="77777777" w:rsidR="00361667" w:rsidRPr="006301C1" w:rsidRDefault="00361667" w:rsidP="00F57A42">
      <w:pPr>
        <w:numPr>
          <w:ilvl w:val="1"/>
          <w:numId w:val="1"/>
        </w:numPr>
        <w:spacing w:line="240" w:lineRule="auto"/>
        <w:ind w:left="720"/>
        <w:contextualSpacing/>
        <w:rPr>
          <w:rFonts w:ascii="Arial" w:eastAsia="Times New Roman" w:hAnsi="Arial" w:cs="Arial"/>
        </w:rPr>
      </w:pPr>
      <w:r w:rsidRPr="006301C1">
        <w:rPr>
          <w:rFonts w:ascii="Arial" w:eastAsia="Times New Roman" w:hAnsi="Arial" w:cs="Arial"/>
        </w:rPr>
        <w:t>Contractor shall ensure that supplies are provided as required by the Veterans Affairs Medical Center (VAMC).</w:t>
      </w:r>
    </w:p>
    <w:p w14:paraId="0FAE8B26" w14:textId="77777777" w:rsidR="00361667" w:rsidRPr="006301C1" w:rsidRDefault="00361667" w:rsidP="00F57A42">
      <w:pPr>
        <w:numPr>
          <w:ilvl w:val="1"/>
          <w:numId w:val="1"/>
        </w:numPr>
        <w:spacing w:line="240" w:lineRule="auto"/>
        <w:ind w:left="720"/>
        <w:contextualSpacing/>
        <w:rPr>
          <w:rFonts w:ascii="Arial" w:eastAsia="Times New Roman" w:hAnsi="Arial" w:cs="Arial"/>
        </w:rPr>
      </w:pPr>
      <w:r w:rsidRPr="006301C1">
        <w:rPr>
          <w:rFonts w:ascii="Arial" w:eastAsia="Times New Roman" w:hAnsi="Arial" w:cs="Arial"/>
        </w:rPr>
        <w:t>A VA courier shall collect specimens from support facilities and those specimens shall be collected by the contractor courier from their assigned participating facility.</w:t>
      </w:r>
    </w:p>
    <w:p w14:paraId="0FAE8B27" w14:textId="77777777" w:rsidR="00361667" w:rsidRPr="006301C1" w:rsidRDefault="00361667" w:rsidP="00F57A42">
      <w:pPr>
        <w:numPr>
          <w:ilvl w:val="1"/>
          <w:numId w:val="1"/>
        </w:numPr>
        <w:spacing w:line="240" w:lineRule="auto"/>
        <w:ind w:left="720"/>
        <w:contextualSpacing/>
        <w:rPr>
          <w:rFonts w:ascii="Arial" w:eastAsia="Times New Roman" w:hAnsi="Arial" w:cs="Arial"/>
        </w:rPr>
      </w:pPr>
      <w:r w:rsidRPr="006301C1">
        <w:rPr>
          <w:rFonts w:ascii="Arial" w:eastAsia="Times New Roman" w:hAnsi="Arial" w:cs="Arial"/>
        </w:rPr>
        <w:t>Government reserves the right to add or remove supporting facilities as necessary.</w:t>
      </w:r>
    </w:p>
    <w:p w14:paraId="0FAE8B28" w14:textId="77777777" w:rsidR="00361667" w:rsidRPr="006301C1" w:rsidRDefault="00361667" w:rsidP="00F57A42">
      <w:pPr>
        <w:spacing w:line="240" w:lineRule="auto"/>
        <w:ind w:left="720"/>
        <w:contextualSpacing/>
        <w:rPr>
          <w:rFonts w:ascii="Arial" w:eastAsia="Times New Roman" w:hAnsi="Arial" w:cs="Arial"/>
        </w:rPr>
      </w:pPr>
    </w:p>
    <w:p w14:paraId="0FAE8B29" w14:textId="77777777" w:rsidR="00361667" w:rsidRPr="006301C1" w:rsidRDefault="00361667" w:rsidP="00F57A42">
      <w:pPr>
        <w:numPr>
          <w:ilvl w:val="0"/>
          <w:numId w:val="1"/>
        </w:numPr>
        <w:spacing w:before="240" w:line="240" w:lineRule="auto"/>
        <w:ind w:left="360"/>
        <w:contextualSpacing/>
        <w:rPr>
          <w:rFonts w:ascii="Arial" w:eastAsia="Times New Roman" w:hAnsi="Arial" w:cs="Arial"/>
          <w:b/>
          <w:bCs/>
        </w:rPr>
      </w:pPr>
      <w:r w:rsidRPr="006301C1">
        <w:rPr>
          <w:rFonts w:ascii="Arial" w:eastAsia="Times New Roman" w:hAnsi="Arial" w:cs="Arial"/>
          <w:b/>
          <w:bCs/>
        </w:rPr>
        <w:t>CONTRACTOR RESPONSIBILITIES</w:t>
      </w:r>
    </w:p>
    <w:p w14:paraId="0FAE8B2A" w14:textId="77777777" w:rsidR="00361667" w:rsidRPr="006301C1" w:rsidRDefault="00361667" w:rsidP="00F57A42">
      <w:pPr>
        <w:numPr>
          <w:ilvl w:val="1"/>
          <w:numId w:val="1"/>
        </w:numPr>
        <w:spacing w:line="240" w:lineRule="auto"/>
        <w:contextualSpacing/>
        <w:rPr>
          <w:rFonts w:ascii="Arial" w:eastAsia="Times New Roman" w:hAnsi="Arial" w:cs="Arial"/>
          <w:b/>
          <w:bCs/>
          <w:u w:val="single"/>
        </w:rPr>
      </w:pPr>
      <w:r w:rsidRPr="006301C1">
        <w:rPr>
          <w:rFonts w:ascii="Arial" w:eastAsia="Times New Roman" w:hAnsi="Arial" w:cs="Arial"/>
          <w:b/>
          <w:bCs/>
          <w:u w:val="single"/>
        </w:rPr>
        <w:t>OVERVIEW</w:t>
      </w:r>
    </w:p>
    <w:p w14:paraId="0FAE8B2B"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The Contractor shall provide at minimum:</w:t>
      </w:r>
    </w:p>
    <w:p w14:paraId="0FAE8B2C"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All necessary supplies for specialized specimen collection, testing, transport, and packaging, shipping kits </w:t>
      </w:r>
    </w:p>
    <w:p w14:paraId="0FAE8B2D"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Supplies shall be provided as the medical centers require additional supplies to support patient testing needs.</w:t>
      </w:r>
    </w:p>
    <w:p w14:paraId="0FAE8B2E"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Courier and flight services for the transportation of the specimens </w:t>
      </w:r>
    </w:p>
    <w:p w14:paraId="0FAE8B2F"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Flights to be made out of an airport that provides the best efficiency in getting the specimens to the contractor while maintaining specimen integrity.</w:t>
      </w:r>
    </w:p>
    <w:p w14:paraId="0FAE8B30"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 xml:space="preserve">Courier service for pick-up of patient samples shall be provided </w:t>
      </w:r>
      <w:r>
        <w:rPr>
          <w:rFonts w:ascii="Arial" w:eastAsia="Times New Roman" w:hAnsi="Arial" w:cs="Arial"/>
        </w:rPr>
        <w:t>5</w:t>
      </w:r>
      <w:r w:rsidRPr="006301C1">
        <w:rPr>
          <w:rFonts w:ascii="Arial" w:eastAsia="Times New Roman" w:hAnsi="Arial" w:cs="Arial"/>
        </w:rPr>
        <w:t xml:space="preserve"> days per week and pick-up times required by the site are identified below:</w:t>
      </w:r>
    </w:p>
    <w:p w14:paraId="0FAE8B31" w14:textId="77777777" w:rsidR="00361667" w:rsidRDefault="00361667" w:rsidP="00F57A42">
      <w:pPr>
        <w:numPr>
          <w:ilvl w:val="5"/>
          <w:numId w:val="1"/>
        </w:numPr>
        <w:spacing w:line="240" w:lineRule="auto"/>
        <w:contextualSpacing/>
        <w:rPr>
          <w:rFonts w:ascii="Arial" w:eastAsia="Times New Roman" w:hAnsi="Arial" w:cs="Arial"/>
        </w:rPr>
      </w:pPr>
      <w:r>
        <w:rPr>
          <w:rFonts w:ascii="Arial" w:eastAsia="Times New Roman" w:hAnsi="Arial" w:cs="Arial"/>
        </w:rPr>
        <w:t xml:space="preserve">BCVAME: </w:t>
      </w:r>
      <w:r w:rsidRPr="006301C1">
        <w:rPr>
          <w:rFonts w:ascii="Arial" w:eastAsia="Times New Roman" w:hAnsi="Arial" w:cs="Arial"/>
        </w:rPr>
        <w:t xml:space="preserve">Monday – Friday between </w:t>
      </w:r>
      <w:r>
        <w:rPr>
          <w:rFonts w:ascii="Arial" w:eastAsia="Times New Roman" w:hAnsi="Arial" w:cs="Arial"/>
        </w:rPr>
        <w:t>5</w:t>
      </w:r>
      <w:r w:rsidRPr="006301C1">
        <w:rPr>
          <w:rFonts w:ascii="Arial" w:eastAsia="Times New Roman" w:hAnsi="Arial" w:cs="Arial"/>
        </w:rPr>
        <w:t xml:space="preserve">:00PM ET and </w:t>
      </w:r>
      <w:r>
        <w:rPr>
          <w:rFonts w:ascii="Arial" w:eastAsia="Times New Roman" w:hAnsi="Arial" w:cs="Arial"/>
        </w:rPr>
        <w:t>6</w:t>
      </w:r>
      <w:r w:rsidRPr="006301C1">
        <w:rPr>
          <w:rFonts w:ascii="Arial" w:eastAsia="Times New Roman" w:hAnsi="Arial" w:cs="Arial"/>
        </w:rPr>
        <w:t>:00PM ET</w:t>
      </w:r>
      <w:r>
        <w:rPr>
          <w:rFonts w:ascii="Arial" w:eastAsia="Times New Roman" w:hAnsi="Arial" w:cs="Arial"/>
        </w:rPr>
        <w:t xml:space="preserve"> </w:t>
      </w:r>
    </w:p>
    <w:p w14:paraId="0FAE8B32" w14:textId="77777777" w:rsidR="00361667" w:rsidRPr="006301C1" w:rsidRDefault="00361667" w:rsidP="00F57A42">
      <w:pPr>
        <w:numPr>
          <w:ilvl w:val="5"/>
          <w:numId w:val="1"/>
        </w:numPr>
        <w:spacing w:line="240" w:lineRule="auto"/>
        <w:contextualSpacing/>
        <w:rPr>
          <w:rFonts w:ascii="Arial" w:eastAsia="Times New Roman" w:hAnsi="Arial" w:cs="Arial"/>
        </w:rPr>
      </w:pPr>
      <w:r>
        <w:rPr>
          <w:rFonts w:ascii="Arial" w:eastAsia="Times New Roman" w:hAnsi="Arial" w:cs="Arial"/>
        </w:rPr>
        <w:lastRenderedPageBreak/>
        <w:t xml:space="preserve">WCBOC: </w:t>
      </w:r>
      <w:r w:rsidRPr="006301C1">
        <w:rPr>
          <w:rFonts w:ascii="Arial" w:eastAsia="Times New Roman" w:hAnsi="Arial" w:cs="Arial"/>
        </w:rPr>
        <w:t xml:space="preserve">Monday – Friday between </w:t>
      </w:r>
      <w:r>
        <w:rPr>
          <w:rFonts w:ascii="Arial" w:eastAsia="Times New Roman" w:hAnsi="Arial" w:cs="Arial"/>
        </w:rPr>
        <w:t>2</w:t>
      </w:r>
      <w:r w:rsidRPr="006301C1">
        <w:rPr>
          <w:rFonts w:ascii="Arial" w:eastAsia="Times New Roman" w:hAnsi="Arial" w:cs="Arial"/>
        </w:rPr>
        <w:t xml:space="preserve">:00PM ET and </w:t>
      </w:r>
      <w:r>
        <w:rPr>
          <w:rFonts w:ascii="Arial" w:eastAsia="Times New Roman" w:hAnsi="Arial" w:cs="Arial"/>
        </w:rPr>
        <w:t>3</w:t>
      </w:r>
      <w:r w:rsidRPr="006301C1">
        <w:rPr>
          <w:rFonts w:ascii="Arial" w:eastAsia="Times New Roman" w:hAnsi="Arial" w:cs="Arial"/>
        </w:rPr>
        <w:t>:00PM ET</w:t>
      </w:r>
      <w:r>
        <w:rPr>
          <w:rFonts w:ascii="Arial" w:eastAsia="Times New Roman" w:hAnsi="Arial" w:cs="Arial"/>
        </w:rPr>
        <w:t xml:space="preserve"> </w:t>
      </w:r>
    </w:p>
    <w:p w14:paraId="0FAE8B33"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Dry ice (if required)</w:t>
      </w:r>
    </w:p>
    <w:p w14:paraId="0FAE8B34"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Chain of custody forms (if required)</w:t>
      </w:r>
    </w:p>
    <w:p w14:paraId="0FAE8B35"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Specimen transport request forms</w:t>
      </w:r>
    </w:p>
    <w:p w14:paraId="0FAE8B36"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Reference laboratory testing and reporting with current reference ranges </w:t>
      </w:r>
    </w:p>
    <w:p w14:paraId="0FAE8B37"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Secured web-based portal system, Intranet Laboratory Electronic Data Interchange (LEDI) system</w:t>
      </w:r>
    </w:p>
    <w:p w14:paraId="0FAE8B38"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Contractor shall have interchange with the VA EHR </w:t>
      </w:r>
      <w:r>
        <w:rPr>
          <w:rFonts w:ascii="Arial" w:eastAsia="Times New Roman" w:hAnsi="Arial" w:cs="Arial"/>
        </w:rPr>
        <w:t xml:space="preserve">(Oracle/Cerner) </w:t>
      </w:r>
      <w:r w:rsidRPr="006301C1">
        <w:rPr>
          <w:rFonts w:ascii="Arial" w:eastAsia="Times New Roman" w:hAnsi="Arial" w:cs="Arial"/>
        </w:rPr>
        <w:t>computer system which will be installed during this contract at the time of award.</w:t>
      </w:r>
    </w:p>
    <w:p w14:paraId="0FAE8B39"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Contractor shall have a single national coding system. </w:t>
      </w:r>
    </w:p>
    <w:p w14:paraId="0FAE8B3A"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Contractor shall utilize one test code per test nationally</w:t>
      </w:r>
    </w:p>
    <w:p w14:paraId="0FAE8B3B"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 xml:space="preserve">Contractor shall utilize approved Patient Identifiers </w:t>
      </w:r>
    </w:p>
    <w:p w14:paraId="0FAE8B3C"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Customer telephone service 24/7 365 days a year</w:t>
      </w:r>
    </w:p>
    <w:p w14:paraId="0FAE8B3D"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Contractor shall have an electronic test menu submission system as the preferred test submission avenue with limited specialty tests to be submitted on paper test submission forms.</w:t>
      </w:r>
    </w:p>
    <w:p w14:paraId="0FAE8B3E"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Shipping manifest</w:t>
      </w:r>
    </w:p>
    <w:p w14:paraId="0FAE8B3F"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Monthly report to the VAMC to include, at a minimum, through an appropriate electronic format: (no PII/PHI can be included)</w:t>
      </w:r>
    </w:p>
    <w:p w14:paraId="0FAE8B40"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Tests ordered (including test code and test name)</w:t>
      </w:r>
    </w:p>
    <w:p w14:paraId="0FAE8B41"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Number of unsatisfactory specimens</w:t>
      </w:r>
    </w:p>
    <w:p w14:paraId="0FAE8B42"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Number of tests performed in current month; and</w:t>
      </w:r>
    </w:p>
    <w:p w14:paraId="0FAE8B43"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 xml:space="preserve">Calendar year-to-date with Current Procedural Terminology (CPT) code and cost. Reports to include all testing ordered for the calendar year.  </w:t>
      </w:r>
    </w:p>
    <w:p w14:paraId="0FAE8B44"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 xml:space="preserve">This report shall include pricing per account number for each participating site. </w:t>
      </w:r>
    </w:p>
    <w:p w14:paraId="0FAE8B45"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Provide and maintain a user-friendly public website which allows easy reference for researching test information (test number/CPT coding, patient preparation, test utility, result interpretive guidelines. For tests not listed on public website Contractor shall provide access to their database for client research test information; and</w:t>
      </w:r>
    </w:p>
    <w:p w14:paraId="0FAE8B46"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Routine test results to the participating ordering facility within twenty-four (24) hours following test completion, except when specimens are picked up the day before a weekend or holiday (in which case the results shall be provided the following business day). The Contractor shall notify the facility within two (2) hours of any critical values or results. Lists of critical values requiring notification will be provided by the VA to the Contractor for this purpose. </w:t>
      </w:r>
    </w:p>
    <w:p w14:paraId="0FAE8B47"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Contractor’s billing and utilization reports shall run from the first day of each month through the last day of each month.  For Example: January 1 – January 31, February 1 – 28 or 29(if leap year), and June 1 – June 30.</w:t>
      </w:r>
    </w:p>
    <w:p w14:paraId="0FAE8B48" w14:textId="77777777" w:rsidR="00361667" w:rsidRPr="006301C1" w:rsidRDefault="00361667" w:rsidP="00F57A42">
      <w:pPr>
        <w:spacing w:line="240" w:lineRule="auto"/>
        <w:ind w:left="1620"/>
        <w:contextualSpacing/>
        <w:rPr>
          <w:rFonts w:ascii="Arial" w:eastAsia="Times New Roman" w:hAnsi="Arial" w:cs="Arial"/>
        </w:rPr>
      </w:pPr>
    </w:p>
    <w:p w14:paraId="0FAE8B49" w14:textId="77777777" w:rsidR="00361667" w:rsidRPr="006301C1" w:rsidRDefault="00361667" w:rsidP="00F57A42">
      <w:pPr>
        <w:numPr>
          <w:ilvl w:val="1"/>
          <w:numId w:val="1"/>
        </w:numPr>
        <w:spacing w:line="240" w:lineRule="auto"/>
        <w:contextualSpacing/>
        <w:rPr>
          <w:rFonts w:ascii="Arial" w:eastAsia="Times New Roman" w:hAnsi="Arial" w:cs="Arial"/>
          <w:b/>
          <w:bCs/>
          <w:u w:val="single"/>
        </w:rPr>
      </w:pPr>
      <w:r w:rsidRPr="006301C1">
        <w:rPr>
          <w:rFonts w:ascii="Arial" w:eastAsia="Times New Roman" w:hAnsi="Arial" w:cs="Arial"/>
          <w:b/>
          <w:bCs/>
          <w:u w:val="single"/>
        </w:rPr>
        <w:t>QUALIFICATIONS</w:t>
      </w:r>
    </w:p>
    <w:p w14:paraId="0FAE8B4A" w14:textId="77777777" w:rsidR="00361667" w:rsidRPr="006301C1" w:rsidRDefault="00361667" w:rsidP="00F57A42">
      <w:pPr>
        <w:numPr>
          <w:ilvl w:val="2"/>
          <w:numId w:val="1"/>
        </w:numPr>
        <w:spacing w:line="240" w:lineRule="auto"/>
        <w:contextualSpacing/>
        <w:rPr>
          <w:rFonts w:ascii="Arial" w:eastAsia="Times New Roman" w:hAnsi="Arial" w:cs="Arial"/>
          <w:i/>
          <w:iCs/>
        </w:rPr>
      </w:pPr>
      <w:r w:rsidRPr="006301C1">
        <w:rPr>
          <w:rFonts w:ascii="Arial" w:eastAsia="Times New Roman" w:hAnsi="Arial" w:cs="Arial"/>
          <w:i/>
          <w:iCs/>
        </w:rPr>
        <w:t>Licensing and Accreditation</w:t>
      </w:r>
    </w:p>
    <w:p w14:paraId="0FAE8B4B"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Only fully licensed/accredited laboratories actively engaged in providing the specific services and laboratory testing outlined in this solicitation shall be considered.  The </w:t>
      </w:r>
      <w:r w:rsidRPr="006301C1">
        <w:rPr>
          <w:rFonts w:ascii="Arial" w:eastAsia="Times New Roman" w:hAnsi="Arial" w:cs="Arial"/>
        </w:rPr>
        <w:lastRenderedPageBreak/>
        <w:t>Contractor/Subcontractor shall have all licenses, permits, accreditation and certificates required by law.  The reference laboratory shall be licensed/accredited by the College of American Pathologists (CAP) or The Joint Commission (TJC), or any other licensing and/or Accreditation in order to perform the required testing listed in this PWS.  In addition, the laboratory must be certified as meeting the requirements of the Department of Health and Human Services Clinical Laboratory Improvement Act of 1988.</w:t>
      </w:r>
      <w:r>
        <w:rPr>
          <w:rFonts w:ascii="Arial" w:eastAsia="Times New Roman" w:hAnsi="Arial" w:cs="Arial"/>
        </w:rPr>
        <w:t xml:space="preserve"> </w:t>
      </w:r>
      <w:r w:rsidRPr="00655B6B">
        <w:rPr>
          <w:rFonts w:asciiTheme="majorHAnsi" w:hAnsiTheme="majorHAnsi" w:cstheme="majorHAnsi"/>
        </w:rPr>
        <w:t>A</w:t>
      </w:r>
      <w:r w:rsidRPr="00655B6B">
        <w:rPr>
          <w:rFonts w:asciiTheme="majorHAnsi" w:hAnsiTheme="majorHAnsi" w:cstheme="majorHAnsi"/>
        </w:rPr>
        <w:t>ll proposed Subcontractor changes during the contract performance period must have prior approval by the CO. Changes to the requirements shall be addressed by bilateral modification</w:t>
      </w:r>
      <w:r>
        <w:rPr>
          <w:rFonts w:asciiTheme="majorHAnsi" w:hAnsiTheme="majorHAnsi" w:cstheme="majorHAnsi"/>
        </w:rPr>
        <w:t>.</w:t>
      </w:r>
    </w:p>
    <w:p w14:paraId="0FAE8B4C"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Contractor shall provide a copy of all relevant permits/licenses and certifications inclusive of all sanctions current or pending throughout the United States of America prior to contract award.  In addition, the Contractor shall be responsible for providing written guarantee or evidence that all Subcontractors have appropriate licensure and accreditation to perform tests that the primary Contractor cannot perform prior to contract award and as requested by the Contracting Officer (CO).  All proposed Su</w:t>
      </w:r>
      <w:r w:rsidRPr="006301C1">
        <w:rPr>
          <w:rFonts w:ascii="Arial" w:eastAsia="Times New Roman" w:hAnsi="Arial" w:cs="Arial"/>
        </w:rPr>
        <w:t>bcontractor changes during the contract performance period must have prior approval by the CO. Changes to the requirements shall be addressed by bilateral modification.</w:t>
      </w:r>
    </w:p>
    <w:p w14:paraId="0FAE8B4D"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Contractor Personnel assigned by the Contractor to perform the services covered by this contract shall be eligible to provide the services of this contract and licensed in a State, Territory, or Commonwealth of the United States or the District of Columbia.  All licenses held by Contractor personnel working on this contract shall be full and unrestricted licenses.  Contractor Personnel assigned by the Contractor to work under this contract shall be licensed by the governing or cognizant licensing board. </w:t>
      </w:r>
    </w:p>
    <w:p w14:paraId="0FAE8B4E"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Contractor policies and procedures shall comply with Health Insurance Portability and Accountability Act (HIPPA)</w:t>
      </w:r>
    </w:p>
    <w:p w14:paraId="0FAE8B4F"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Contractor shall notify the Contracting Officer in writing of all malpractice investigation or licensure or certification suspension that concerns the Contractor or Contractor personnel, or any discovery of any disciplinary action taken against laboratory(ies) performing under the contract within 24 hours of notification of an investigation or suspension</w:t>
      </w:r>
    </w:p>
    <w:p w14:paraId="0FAE8B50" w14:textId="77777777" w:rsidR="00361667" w:rsidRPr="006301C1" w:rsidRDefault="00361667" w:rsidP="00F57A42">
      <w:pPr>
        <w:numPr>
          <w:ilvl w:val="2"/>
          <w:numId w:val="1"/>
        </w:numPr>
        <w:spacing w:line="240" w:lineRule="auto"/>
        <w:contextualSpacing/>
        <w:rPr>
          <w:rFonts w:ascii="Arial" w:eastAsia="Times New Roman" w:hAnsi="Arial" w:cs="Arial"/>
          <w:i/>
          <w:iCs/>
        </w:rPr>
      </w:pPr>
      <w:r w:rsidRPr="006301C1">
        <w:rPr>
          <w:rFonts w:ascii="Arial" w:eastAsia="Times New Roman" w:hAnsi="Arial" w:cs="Arial"/>
          <w:i/>
          <w:iCs/>
        </w:rPr>
        <w:t>Contractor</w:t>
      </w:r>
      <w:r w:rsidRPr="006301C1">
        <w:rPr>
          <w:rFonts w:ascii="Arial" w:eastAsia="Times New Roman" w:hAnsi="Arial" w:cs="Arial"/>
          <w:b/>
          <w:bCs/>
          <w:i/>
          <w:iCs/>
        </w:rPr>
        <w:t xml:space="preserve"> </w:t>
      </w:r>
      <w:r w:rsidRPr="006301C1">
        <w:rPr>
          <w:rFonts w:ascii="Arial" w:eastAsia="Times New Roman" w:hAnsi="Arial" w:cs="Arial"/>
          <w:i/>
          <w:iCs/>
        </w:rPr>
        <w:t>Personnel:</w:t>
      </w:r>
    </w:p>
    <w:p w14:paraId="0FAE8B51"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Contractor shall maintain current accreditation and notify the Contracting Officer of all lapses in state license, Clinical Laboratory Improvement Amendments (CLIA) certification, or clinical pathology certification.  The Contractor shall provide access via website or email upon request a copy of the renewed licenses/certificates before expiration.</w:t>
      </w:r>
    </w:p>
    <w:p w14:paraId="0FAE8B52"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Laboratory Director shall be a licensed American Board of Pathology certified pathologist or American Board of Bioanalysis, certified Bio-analyst.</w:t>
      </w:r>
    </w:p>
    <w:p w14:paraId="0FAE8B53"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The Contractor shall have at least three years of experience providing laboratory services and shall have at least one-year </w:t>
      </w:r>
      <w:r w:rsidRPr="006301C1">
        <w:rPr>
          <w:rFonts w:ascii="Arial" w:eastAsia="Times New Roman" w:hAnsi="Arial" w:cs="Arial"/>
        </w:rPr>
        <w:lastRenderedPageBreak/>
        <w:t xml:space="preserve">experience in transporting biomedical materials, similar to this requirement. </w:t>
      </w:r>
    </w:p>
    <w:p w14:paraId="0FAE8B54"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CLIA certifications shall include:</w:t>
      </w:r>
    </w:p>
    <w:p w14:paraId="0FAE8B55"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Histocompatibility (010)</w:t>
      </w:r>
    </w:p>
    <w:p w14:paraId="0FAE8B56"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Bacteriology (110)</w:t>
      </w:r>
    </w:p>
    <w:p w14:paraId="0FAE8B57"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Mycobacteriology (115)</w:t>
      </w:r>
    </w:p>
    <w:p w14:paraId="0FAE8B58"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Mycology (120)</w:t>
      </w:r>
    </w:p>
    <w:p w14:paraId="0FAE8B59"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Parasitology</w:t>
      </w:r>
    </w:p>
    <w:p w14:paraId="0FAE8B5A"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Virology (140)</w:t>
      </w:r>
    </w:p>
    <w:p w14:paraId="0FAE8B5B"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Syphilis Serology (210)</w:t>
      </w:r>
    </w:p>
    <w:p w14:paraId="0FAE8B5C"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General Immunology (220)</w:t>
      </w:r>
    </w:p>
    <w:p w14:paraId="0FAE8B5D"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Routine Chemistry (310)</w:t>
      </w:r>
    </w:p>
    <w:p w14:paraId="0FAE8B5E"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Urinalysis (320)</w:t>
      </w:r>
    </w:p>
    <w:p w14:paraId="0FAE8B5F"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Endocrinology (330)</w:t>
      </w:r>
    </w:p>
    <w:p w14:paraId="0FAE8B60"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Toxicology (340)</w:t>
      </w:r>
    </w:p>
    <w:p w14:paraId="0FAE8B61"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Hematology (400)</w:t>
      </w:r>
    </w:p>
    <w:p w14:paraId="0FAE8B62"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Immunohematology ABO Group &amp; Rh type (510)</w:t>
      </w:r>
    </w:p>
    <w:p w14:paraId="0FAE8B63"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Immunohematology Antibody Detection (transfusion) (520)</w:t>
      </w:r>
    </w:p>
    <w:p w14:paraId="0FAE8B64"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Immunohematology Antibody Detection (non-transfusion) (530)</w:t>
      </w:r>
    </w:p>
    <w:p w14:paraId="0FAE8B65"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Immunohematology Antibody Identification (540)</w:t>
      </w:r>
    </w:p>
    <w:p w14:paraId="0FAE8B66"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Immunohematology Compatibility Testing (550)</w:t>
      </w:r>
    </w:p>
    <w:p w14:paraId="0FAE8B67"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Histopathology (610)</w:t>
      </w:r>
    </w:p>
    <w:p w14:paraId="0FAE8B68"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Oral Pathology (620)</w:t>
      </w:r>
    </w:p>
    <w:p w14:paraId="0FAE8B69"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Surgical Pathology</w:t>
      </w:r>
    </w:p>
    <w:p w14:paraId="0FAE8B6A"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Molecular Biology</w:t>
      </w:r>
    </w:p>
    <w:p w14:paraId="0FAE8B6B"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Cytology (630)</w:t>
      </w:r>
    </w:p>
    <w:p w14:paraId="0FAE8B6C"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Radiobioassay (800)</w:t>
      </w:r>
    </w:p>
    <w:p w14:paraId="0FAE8B6D"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Cytogenetics (900)</w:t>
      </w:r>
    </w:p>
    <w:p w14:paraId="0FAE8B6E"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Contractor shall provide all technical advisory/recalls/alerts, prior to or simultaneously with field alerts, should be forwarded to the designated individuals determined at contract award.</w:t>
      </w:r>
    </w:p>
    <w:p w14:paraId="0FAE8B6F"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Government reserves the right to refuse the use of a subcontractor who fails to comply with evidence of accreditation(s) or licensures(s).</w:t>
      </w:r>
    </w:p>
    <w:p w14:paraId="0FAE8B70" w14:textId="77777777" w:rsidR="00361667" w:rsidRPr="006301C1" w:rsidRDefault="00361667" w:rsidP="00F57A42">
      <w:pPr>
        <w:spacing w:line="240" w:lineRule="auto"/>
        <w:ind w:left="1620"/>
        <w:contextualSpacing/>
        <w:rPr>
          <w:rFonts w:ascii="Arial" w:eastAsia="Times New Roman" w:hAnsi="Arial" w:cs="Arial"/>
        </w:rPr>
      </w:pPr>
    </w:p>
    <w:p w14:paraId="0FAE8B71" w14:textId="77777777" w:rsidR="00361667" w:rsidRPr="006301C1" w:rsidRDefault="00361667" w:rsidP="00F57A42">
      <w:pPr>
        <w:numPr>
          <w:ilvl w:val="1"/>
          <w:numId w:val="1"/>
        </w:numPr>
        <w:spacing w:line="240" w:lineRule="auto"/>
        <w:ind w:left="720"/>
        <w:contextualSpacing/>
        <w:rPr>
          <w:rFonts w:ascii="Arial" w:eastAsia="Times New Roman" w:hAnsi="Arial" w:cs="Arial"/>
          <w:b/>
          <w:bCs/>
          <w:u w:val="single"/>
        </w:rPr>
      </w:pPr>
      <w:r w:rsidRPr="006301C1">
        <w:rPr>
          <w:rFonts w:ascii="Arial" w:eastAsia="Times New Roman" w:hAnsi="Arial" w:cs="Arial"/>
          <w:b/>
          <w:bCs/>
          <w:u w:val="single"/>
        </w:rPr>
        <w:t>SPECIMEN PREPARATION</w:t>
      </w:r>
    </w:p>
    <w:p w14:paraId="0FAE8B72"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Contractor shall supply each Government facility with its commercial laboratory reference test manual to ensure that the collection and storage of specimens are in accordance with Contractor’s requirements.</w:t>
      </w:r>
    </w:p>
    <w:p w14:paraId="0FAE8B73"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 xml:space="preserve">Contractor shall provide all materials necessary to collect and preserve specimens that are destined to the commercial reference laboratory for testing.  These materials include those items that are dictated by and in compliance with the collection requirements of the commercial reference laboratory. </w:t>
      </w:r>
    </w:p>
    <w:p w14:paraId="0FAE8B74"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 xml:space="preserve">If a medico legal specimen is submitted, the Contractor shall provide its own special forms and special handling procedures to maintain a valid “chain-of-custody possession” and develop the formal documentation necessary for that purpose.  Contractor’s testing personnel who performed the analysis </w:t>
      </w:r>
      <w:r w:rsidRPr="006301C1">
        <w:rPr>
          <w:rFonts w:ascii="Arial" w:eastAsia="Times New Roman" w:hAnsi="Arial" w:cs="Arial"/>
        </w:rPr>
        <w:lastRenderedPageBreak/>
        <w:t xml:space="preserve">may be required to provide Court testimony.  Contractor testimony shall be provided as required at no additional expense to the Government.  </w:t>
      </w:r>
    </w:p>
    <w:p w14:paraId="0FAE8B75"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Contractor shall be responsible for storing specimens in such a manner to ensure the integrity of the specimen.</w:t>
      </w:r>
    </w:p>
    <w:p w14:paraId="0FAE8B76" w14:textId="77777777" w:rsidR="00361667" w:rsidRPr="006301C1" w:rsidRDefault="00361667" w:rsidP="00F57A42">
      <w:pPr>
        <w:spacing w:line="240" w:lineRule="auto"/>
        <w:ind w:left="1170"/>
        <w:contextualSpacing/>
        <w:rPr>
          <w:rFonts w:ascii="Arial" w:eastAsia="Times New Roman" w:hAnsi="Arial" w:cs="Arial"/>
        </w:rPr>
      </w:pPr>
    </w:p>
    <w:p w14:paraId="0FAE8B77" w14:textId="77777777" w:rsidR="00361667" w:rsidRPr="006301C1" w:rsidRDefault="00361667" w:rsidP="00F57A42">
      <w:pPr>
        <w:numPr>
          <w:ilvl w:val="1"/>
          <w:numId w:val="1"/>
        </w:numPr>
        <w:spacing w:line="240" w:lineRule="auto"/>
        <w:ind w:left="720"/>
        <w:contextualSpacing/>
        <w:rPr>
          <w:rFonts w:ascii="Arial" w:eastAsia="Times New Roman" w:hAnsi="Arial" w:cs="Arial"/>
          <w:b/>
          <w:bCs/>
          <w:u w:val="single"/>
        </w:rPr>
      </w:pPr>
      <w:r w:rsidRPr="006301C1">
        <w:rPr>
          <w:rFonts w:ascii="Arial" w:eastAsia="Times New Roman" w:hAnsi="Arial" w:cs="Arial"/>
          <w:b/>
          <w:bCs/>
          <w:u w:val="single"/>
        </w:rPr>
        <w:t>SPECIMEN TRANSPORATION</w:t>
      </w:r>
    </w:p>
    <w:p w14:paraId="0FAE8B78"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 xml:space="preserve">Contractor shall provide transportation of primarily biomedical materials that include patient specimens, cultures, and stocks, originating from Government facilities and destined to the contracted commercial reference laboratory.  </w:t>
      </w:r>
    </w:p>
    <w:p w14:paraId="0FAE8B79"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These specimens are classified as Hazard Materials Class 6, Division 6.2 and are defined in 49 CFR Part 173.134 as those materials that contain or could contain etiologic agents.  Transportation shall be done in such a manner that the safety and integrity of the biomedical material is maintained.</w:t>
      </w:r>
    </w:p>
    <w:p w14:paraId="0FAE8B7A"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Contractor shall provide transportation/courier for pick-up of patient samples from the Government facilities listed in this document.</w:t>
      </w:r>
    </w:p>
    <w:p w14:paraId="0FAE8B7B"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 xml:space="preserve">Contractor's employee(s) shall report to the Laboratory Central Processing area, upon arrival at the VA for specimen pickup.  </w:t>
      </w:r>
    </w:p>
    <w:p w14:paraId="0FAE8B7C"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The Government reserves the right to adjust the courier pick-up days and times as necessary, provided a two-week notice has been provided and acknowledged by the Contractor at no additional charge to the Government.</w:t>
      </w:r>
    </w:p>
    <w:p w14:paraId="0FAE8B7D"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The Government reserves the right to add or remove courier pick-up locations provided a two-week notice has been provided and acknowledged by the Contractor at no additional charge to the Government.</w:t>
      </w:r>
    </w:p>
    <w:p w14:paraId="0FAE8B7E" w14:textId="77777777" w:rsidR="00361667" w:rsidRPr="0005598E"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Processing shall begin immediately upon receipt at the testing site and results provided within the laboratory established turnaround times.</w:t>
      </w:r>
    </w:p>
    <w:p w14:paraId="0FAE8B7F"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Contractor shall provide all necessary supplies for biomedical materials to be transported from the VA medical facility to the performing laboratory.  These supplies shall include at minimum:</w:t>
      </w:r>
    </w:p>
    <w:p w14:paraId="0FAE8B80"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Shipping and packaging containers.  Packing material must be capable of maintaining temperature requirements for specimens until they reach the Contractor’s laboratory.</w:t>
      </w:r>
    </w:p>
    <w:p w14:paraId="0FAE8B81"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Required labels and packaging materials for shipping specimens via courier that are infectious, or etiologic agents, in accordance with appropriate requirements of 42 CFR Part 72, 49 CFR Parts 171 and 173, and the Dangerous Goods Regulations of the International Air Transport Association (IATA) consistent with current regulatory updates.  </w:t>
      </w:r>
    </w:p>
    <w:p w14:paraId="0FAE8B82"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Test request forms, preprinted with the appropriate Shipping Section details and account information. </w:t>
      </w:r>
    </w:p>
    <w:p w14:paraId="0FAE8B83"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Test request forms for specialized testing (i.e., cytogenetics, tissue, etc.).</w:t>
      </w:r>
    </w:p>
    <w:p w14:paraId="0FAE8B84" w14:textId="77777777" w:rsidR="00361667" w:rsidRPr="006301C1" w:rsidRDefault="00361667" w:rsidP="00F57A42">
      <w:pPr>
        <w:spacing w:line="240" w:lineRule="auto"/>
        <w:ind w:left="1620"/>
        <w:contextualSpacing/>
        <w:rPr>
          <w:rFonts w:ascii="Arial" w:eastAsia="Times New Roman" w:hAnsi="Arial" w:cs="Arial"/>
        </w:rPr>
      </w:pPr>
    </w:p>
    <w:p w14:paraId="0FAE8B85" w14:textId="77777777" w:rsidR="00361667" w:rsidRPr="006301C1" w:rsidRDefault="00361667" w:rsidP="00F57A42">
      <w:pPr>
        <w:numPr>
          <w:ilvl w:val="1"/>
          <w:numId w:val="1"/>
        </w:numPr>
        <w:spacing w:line="240" w:lineRule="auto"/>
        <w:ind w:left="720"/>
        <w:contextualSpacing/>
        <w:rPr>
          <w:rFonts w:ascii="Arial" w:eastAsia="Times New Roman" w:hAnsi="Arial" w:cs="Arial"/>
          <w:b/>
          <w:bCs/>
          <w:u w:val="single"/>
        </w:rPr>
      </w:pPr>
      <w:r w:rsidRPr="006301C1">
        <w:rPr>
          <w:rFonts w:ascii="Arial" w:eastAsia="Times New Roman" w:hAnsi="Arial" w:cs="Arial"/>
          <w:b/>
          <w:bCs/>
          <w:u w:val="single"/>
        </w:rPr>
        <w:t>SPECIMEN TESTING</w:t>
      </w:r>
    </w:p>
    <w:p w14:paraId="0FAE8B86"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Contractor shall ensure test sample integrity is maintained at all times from the time they are picked up from the participating facility and delivered to the processing laboratory.</w:t>
      </w:r>
    </w:p>
    <w:p w14:paraId="0FAE8B87"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 xml:space="preserve">Contractor shall provide the full range of laboratory testing capabilities to execute all required test orders as annotated in this agreement.  </w:t>
      </w:r>
    </w:p>
    <w:p w14:paraId="0FAE8B88"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 xml:space="preserve">All the testing shall be performed on the Contractors premises or within the Contractor’s network labs (as official or qualified subcontractor). Under no circumstance should the contractor allow any patient information to cross the US borders. Contractor referral to the secondary laboratory or subcontractor should be kept to a minimum for control and uniformity purpose. </w:t>
      </w:r>
      <w:r w:rsidRPr="006301C1">
        <w:rPr>
          <w:rFonts w:ascii="Arial" w:eastAsia="Times New Roman" w:hAnsi="Arial" w:cs="Arial"/>
        </w:rPr>
        <w:lastRenderedPageBreak/>
        <w:t xml:space="preserve">Subcontractor should be held to the same quality standard as specified in the contract. </w:t>
      </w:r>
    </w:p>
    <w:p w14:paraId="0FAE8B89"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Contractor shall make available the following test information:</w:t>
      </w:r>
    </w:p>
    <w:p w14:paraId="0FAE8B8A"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Requisition form requirements </w:t>
      </w:r>
    </w:p>
    <w:p w14:paraId="0FAE8B8B"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Alphabetized test name list</w:t>
      </w:r>
    </w:p>
    <w:p w14:paraId="0FAE8B8C"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Test order code</w:t>
      </w:r>
    </w:p>
    <w:p w14:paraId="0FAE8B8D"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Specimen collection and preservation requirements</w:t>
      </w:r>
    </w:p>
    <w:p w14:paraId="0FAE8B8E"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Test method employed (indicate if testing performed in duplicate) and interpretations</w:t>
      </w:r>
    </w:p>
    <w:p w14:paraId="0FAE8B8F"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Test reference intervals adjusted for age, sex, or race, when required</w:t>
      </w:r>
    </w:p>
    <w:p w14:paraId="0FAE8B90"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Test specific sensitivity, specificity, and interferences, when required</w:t>
      </w:r>
    </w:p>
    <w:p w14:paraId="0FAE8B91"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Result code</w:t>
      </w:r>
    </w:p>
    <w:p w14:paraId="0FAE8B92"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Test critical values if any</w:t>
      </w:r>
    </w:p>
    <w:p w14:paraId="0FAE8B93"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Policy for critical value notification</w:t>
      </w:r>
    </w:p>
    <w:p w14:paraId="0FAE8B94"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CPT coding</w:t>
      </w:r>
    </w:p>
    <w:p w14:paraId="0FAE8B95"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Test turnaround times (minimum and maximum times indicated); where the turnaround time is defined as the time between receipt of specimen by the Contractor and receipt of results by a government facility.</w:t>
      </w:r>
    </w:p>
    <w:p w14:paraId="0FAE8B96"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Schedule of test performance (specific days of week indicated)</w:t>
      </w:r>
    </w:p>
    <w:p w14:paraId="0FAE8B97"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Location of test performance by test name (i.e., name of primary laboratory, name of separate branch/division of primary lab, name, and address of secondary (sub-contracted) laboratory must be cited)</w:t>
      </w:r>
    </w:p>
    <w:p w14:paraId="0FAE8B98"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Contractor shall notify the Site Contracting Officer Representative (COR) for each participating facility of any test submitted to be processed that does not match this contract prior to being tested so that the appropriate process can be followed to process the test.</w:t>
      </w:r>
    </w:p>
    <w:p w14:paraId="0FAE8B99"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 xml:space="preserve">All reference laboratory testing is preferred to be tested using test methods that are FDA approved.  </w:t>
      </w:r>
    </w:p>
    <w:p w14:paraId="0FAE8B9A"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Any non-FDA approved method being performed shall have a disclaimer and documented validation plan.  </w:t>
      </w:r>
    </w:p>
    <w:p w14:paraId="0FAE8B9B"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Upon request, the validation plan and validation results shall be made available to the COR or designee.</w:t>
      </w:r>
    </w:p>
    <w:p w14:paraId="0FAE8B9C"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Contractor shall ensure the accurate and timely performance of laboratory testing services on all tests within this con</w:t>
      </w:r>
      <w:r>
        <w:rPr>
          <w:rFonts w:ascii="Arial" w:eastAsia="Times New Roman" w:hAnsi="Arial" w:cs="Arial"/>
        </w:rPr>
        <w:t>t</w:t>
      </w:r>
      <w:r w:rsidRPr="006301C1">
        <w:rPr>
          <w:rFonts w:ascii="Arial" w:eastAsia="Times New Roman" w:hAnsi="Arial" w:cs="Arial"/>
        </w:rPr>
        <w:t>ract.</w:t>
      </w:r>
    </w:p>
    <w:p w14:paraId="0FAE8B9D" w14:textId="77777777" w:rsidR="00361667" w:rsidRPr="006301C1" w:rsidRDefault="00361667" w:rsidP="00F57A42">
      <w:pPr>
        <w:spacing w:line="240" w:lineRule="auto"/>
        <w:ind w:left="1890"/>
        <w:contextualSpacing/>
        <w:rPr>
          <w:rFonts w:ascii="Arial" w:eastAsia="Times New Roman" w:hAnsi="Arial" w:cs="Arial"/>
        </w:rPr>
      </w:pPr>
    </w:p>
    <w:p w14:paraId="0FAE8B9E" w14:textId="77777777" w:rsidR="00361667" w:rsidRPr="006301C1" w:rsidRDefault="00361667" w:rsidP="00F57A42">
      <w:pPr>
        <w:numPr>
          <w:ilvl w:val="1"/>
          <w:numId w:val="1"/>
        </w:numPr>
        <w:spacing w:line="240" w:lineRule="auto"/>
        <w:ind w:left="720"/>
        <w:contextualSpacing/>
        <w:rPr>
          <w:rFonts w:ascii="Arial" w:eastAsia="Times New Roman" w:hAnsi="Arial" w:cs="Arial"/>
          <w:b/>
          <w:bCs/>
          <w:u w:val="single"/>
        </w:rPr>
      </w:pPr>
      <w:r w:rsidRPr="006301C1">
        <w:rPr>
          <w:rFonts w:ascii="Arial" w:eastAsia="Times New Roman" w:hAnsi="Arial" w:cs="Arial"/>
          <w:b/>
          <w:bCs/>
          <w:u w:val="single"/>
        </w:rPr>
        <w:t>SPECIMEN RETENTION</w:t>
      </w:r>
    </w:p>
    <w:p w14:paraId="0FAE8B9F"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 xml:space="preserve">All anatomic pathology materials (e.g., histology blocks, slides, or other diagnostic material) generated by the VA shall be returned within 7 days after final diagnosis is reported. </w:t>
      </w:r>
    </w:p>
    <w:p w14:paraId="0FAE8BA0" w14:textId="77777777" w:rsidR="00361667" w:rsidRPr="006301C1" w:rsidRDefault="00361667" w:rsidP="00F57A42">
      <w:pPr>
        <w:spacing w:line="240" w:lineRule="auto"/>
        <w:ind w:left="1170"/>
        <w:contextualSpacing/>
        <w:rPr>
          <w:rFonts w:ascii="Arial" w:eastAsia="Times New Roman" w:hAnsi="Arial" w:cs="Arial"/>
        </w:rPr>
      </w:pPr>
    </w:p>
    <w:p w14:paraId="0FAE8BA1" w14:textId="77777777" w:rsidR="00361667" w:rsidRPr="006301C1" w:rsidRDefault="00361667" w:rsidP="00F57A42">
      <w:pPr>
        <w:numPr>
          <w:ilvl w:val="1"/>
          <w:numId w:val="1"/>
        </w:numPr>
        <w:spacing w:line="240" w:lineRule="auto"/>
        <w:ind w:left="720"/>
        <w:contextualSpacing/>
        <w:rPr>
          <w:rFonts w:ascii="Arial" w:eastAsia="Times New Roman" w:hAnsi="Arial" w:cs="Arial"/>
          <w:b/>
          <w:bCs/>
          <w:u w:val="single"/>
        </w:rPr>
      </w:pPr>
      <w:r w:rsidRPr="006301C1">
        <w:rPr>
          <w:rFonts w:ascii="Arial" w:eastAsia="Times New Roman" w:hAnsi="Arial" w:cs="Arial"/>
          <w:b/>
          <w:bCs/>
          <w:u w:val="single"/>
        </w:rPr>
        <w:t>TEST RESULTS &amp; REPORTS</w:t>
      </w:r>
    </w:p>
    <w:p w14:paraId="0FAE8BA2" w14:textId="77777777" w:rsidR="00361667" w:rsidRPr="006301C1" w:rsidRDefault="00361667" w:rsidP="00F57A42">
      <w:pPr>
        <w:numPr>
          <w:ilvl w:val="2"/>
          <w:numId w:val="1"/>
        </w:numPr>
        <w:spacing w:line="240" w:lineRule="auto"/>
        <w:contextualSpacing/>
        <w:rPr>
          <w:rFonts w:ascii="Arial" w:eastAsia="Times New Roman" w:hAnsi="Arial" w:cs="Arial"/>
          <w:i/>
          <w:iCs/>
        </w:rPr>
      </w:pPr>
      <w:r w:rsidRPr="006301C1">
        <w:rPr>
          <w:rFonts w:ascii="Arial" w:eastAsia="Times New Roman" w:hAnsi="Arial" w:cs="Arial"/>
          <w:i/>
          <w:iCs/>
        </w:rPr>
        <w:t>Test Results</w:t>
      </w:r>
    </w:p>
    <w:p w14:paraId="0FAE8BA3"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If the Contractor is unable to perform the test due to issues with the specimen integrity, the Contractor shall inform the VA as soon as possible with a maximum time of 24-hours of receipt of the specimen.</w:t>
      </w:r>
    </w:p>
    <w:p w14:paraId="0FAE8BA4"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Once testing is completed, the laboratory results shall be transmitted via secured web-based portal system or the LEDI system to each participating facility via VAMC VISTA/CERNER computer system.</w:t>
      </w:r>
    </w:p>
    <w:p w14:paraId="0FAE8BA5"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lastRenderedPageBreak/>
        <w:t>Alternate methods of reporting results in the event of electronic system failure shall include:</w:t>
      </w:r>
    </w:p>
    <w:p w14:paraId="0FAE8BA6"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Electronic delivery of all reports is preferred.</w:t>
      </w:r>
    </w:p>
    <w:p w14:paraId="0FAE8BA7"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Faxed, please verify fax number prior to sending patient results as fax numbers are subject to change.</w:t>
      </w:r>
    </w:p>
    <w:p w14:paraId="0FAE8BA8"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All test results provided by the Contractor shall contain at minimum the following:</w:t>
      </w:r>
    </w:p>
    <w:p w14:paraId="0FAE8BA9"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Two (2) full patient identifiers</w:t>
      </w:r>
    </w:p>
    <w:p w14:paraId="0FAE8BAA"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Physician’s name</w:t>
      </w:r>
    </w:p>
    <w:p w14:paraId="0FAE8BAB"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Facility name and address</w:t>
      </w:r>
    </w:p>
    <w:p w14:paraId="0FAE8BAC"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Clinical Laboratory Improvement Amendments CLIA number (if requested)</w:t>
      </w:r>
    </w:p>
    <w:p w14:paraId="0FAE8BAD"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Account number</w:t>
      </w:r>
    </w:p>
    <w:p w14:paraId="0FAE8BAE"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Date/time specimen was collected</w:t>
      </w:r>
    </w:p>
    <w:p w14:paraId="0FAE8BAF"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Date/time specimen was received</w:t>
      </w:r>
    </w:p>
    <w:p w14:paraId="0FAE8BB0"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Date/time test was reported</w:t>
      </w:r>
    </w:p>
    <w:p w14:paraId="0FAE8BB1"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Contractor generated Laboratory Accession Number</w:t>
      </w:r>
    </w:p>
    <w:p w14:paraId="0FAE8BB2"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 xml:space="preserve">VA generated Laboratory Accession Number </w:t>
      </w:r>
    </w:p>
    <w:p w14:paraId="0FAE8BB3"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Test ordered</w:t>
      </w:r>
    </w:p>
    <w:p w14:paraId="0FAE8BB4"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Test result</w:t>
      </w:r>
    </w:p>
    <w:p w14:paraId="0FAE8BB5"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Flagged abnormal results</w:t>
      </w:r>
    </w:p>
    <w:p w14:paraId="0FAE8BB6"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Reference ranges</w:t>
      </w:r>
    </w:p>
    <w:p w14:paraId="0FAE8BB7"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Name of testing laboratory</w:t>
      </w:r>
    </w:p>
    <w:p w14:paraId="0FAE8BB8"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Type of specimen</w:t>
      </w:r>
    </w:p>
    <w:p w14:paraId="0FAE8BB9"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Any additional comments related to test provided by submitting lab</w:t>
      </w:r>
    </w:p>
    <w:p w14:paraId="0FAE8BBA"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Any other information the laboratory has that may indicate a questionable validity of test results; and</w:t>
      </w:r>
    </w:p>
    <w:p w14:paraId="0FAE8BBB"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Unsatisfactory specimens shall be reported with regard to its unsuitability for testing.</w:t>
      </w:r>
    </w:p>
    <w:p w14:paraId="0FAE8BBC"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Contractor shall return representative slides, anatomic, hematologic, etc., for quality control review when requested.  Quality control slides shall represent duplicate copies of original slides prepared by the Contractor from permanent tissue blocks.  The Contractor shall provide quality control slides to the facility or clinics at the same time the Contractor submits the final reports.  The Contractor shall prepare additional blocks and slides, in quantities specified by the facility for review by pat</w:t>
      </w:r>
      <w:r w:rsidRPr="006301C1">
        <w:rPr>
          <w:rFonts w:ascii="Arial" w:eastAsia="Times New Roman" w:hAnsi="Arial" w:cs="Arial"/>
        </w:rPr>
        <w:t>hologists.  For malignant cases, the Contractor shall call results to the submitting facility, and prepare paraffin blocks and slides for review by the Joint Pathology Center (JPC) or other Government Pathology Organization (GPO). For benign cases, the Contractor shall prepare slides for review by the facility.  Upon provision of sample slides by the facility, the Contractor shall provide interpretation of sample slides.  The sample shall include, at a minimum, breast biopsy, thyroid biopsy, mastectomy with</w:t>
      </w:r>
      <w:r w:rsidRPr="006301C1">
        <w:rPr>
          <w:rFonts w:ascii="Arial" w:eastAsia="Times New Roman" w:hAnsi="Arial" w:cs="Arial"/>
        </w:rPr>
        <w:t xml:space="preserve"> nodes, colon resection, lymph node biopsy, and gynecology and non-gynecology cytology.</w:t>
      </w:r>
    </w:p>
    <w:p w14:paraId="0FAE8BBD"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The Contractor shall store all blood and fluid specimens after all testing has been completed in the event repeat or add on testing for one (1) week at conditions that shall maintain sample viability.  Upon request, samples shall be returned to the collecting VA facility via courier at conditions that shall maintain sample viability, at no additional charge to the VA.  All </w:t>
      </w:r>
      <w:r w:rsidRPr="006301C1">
        <w:rPr>
          <w:rFonts w:ascii="Arial" w:eastAsia="Times New Roman" w:hAnsi="Arial" w:cs="Arial"/>
        </w:rPr>
        <w:lastRenderedPageBreak/>
        <w:t>anatomical pathology specimens (i.e., slides, blocks, etc.) shall be returned within two (2) weeks of test completion.</w:t>
      </w:r>
    </w:p>
    <w:p w14:paraId="0FAE8BBE" w14:textId="77777777" w:rsidR="00361667" w:rsidRPr="006301C1" w:rsidRDefault="00361667" w:rsidP="00F57A42">
      <w:pPr>
        <w:numPr>
          <w:ilvl w:val="2"/>
          <w:numId w:val="1"/>
        </w:numPr>
        <w:spacing w:line="240" w:lineRule="auto"/>
        <w:contextualSpacing/>
        <w:rPr>
          <w:rFonts w:ascii="Arial" w:eastAsia="Times New Roman" w:hAnsi="Arial" w:cs="Arial"/>
          <w:i/>
          <w:iCs/>
        </w:rPr>
      </w:pPr>
      <w:r w:rsidRPr="006301C1">
        <w:rPr>
          <w:rFonts w:ascii="Arial" w:eastAsia="Times New Roman" w:hAnsi="Arial" w:cs="Arial"/>
          <w:i/>
          <w:iCs/>
        </w:rPr>
        <w:t>Reports</w:t>
      </w:r>
    </w:p>
    <w:p w14:paraId="0FAE8BBF"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All Reports shall run from the 1</w:t>
      </w:r>
      <w:r w:rsidRPr="006301C1">
        <w:rPr>
          <w:rFonts w:ascii="Arial" w:eastAsia="Times New Roman" w:hAnsi="Arial" w:cs="Arial"/>
          <w:vertAlign w:val="superscript"/>
        </w:rPr>
        <w:t>st</w:t>
      </w:r>
      <w:r w:rsidRPr="006301C1">
        <w:rPr>
          <w:rFonts w:ascii="Arial" w:eastAsia="Times New Roman" w:hAnsi="Arial" w:cs="Arial"/>
        </w:rPr>
        <w:t xml:space="preserve"> day of each month through the last day of each month. </w:t>
      </w:r>
      <w:bookmarkStart w:id="14" w:name="_Hlk107487579"/>
      <w:r w:rsidRPr="006301C1">
        <w:rPr>
          <w:rFonts w:ascii="Arial" w:eastAsia="Times New Roman" w:hAnsi="Arial" w:cs="Arial"/>
        </w:rPr>
        <w:t>For Example: January 1 – January 31, February 1 – 28 or 29 (if leap year), and June 1 – June 30.</w:t>
      </w:r>
      <w:bookmarkEnd w:id="14"/>
    </w:p>
    <w:p w14:paraId="0FAE8BC0"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Contractor shall prove consultative services that are consistent with the services offered to other contracted customers without compensation.  These services may include consultations by laboratory professionals or experienced physicians on test or methodology selection or test result interpretation.</w:t>
      </w:r>
    </w:p>
    <w:p w14:paraId="0FAE8BC1"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Contractor shall provide a statistical analysis of the Government facilities’ workload testing volumes to assist in the monitoring of ordering trends and utilization patterns and will make recommendations to the facilities on mechanisms to reduce their costs.</w:t>
      </w:r>
    </w:p>
    <w:p w14:paraId="0FAE8BC2"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Contractor shall provide a cumulative workload summary report of tests performed. The summary must include the facility account number, the test name, the test ordering code, monthly test volume, year-to-date test volume, unit test cost, monthly test expenditures and year-to date test expenditures, the VA and Test Lab generated accession numbers, and the name and address of the testing laboratory (contractor and subcontractor). </w:t>
      </w:r>
    </w:p>
    <w:p w14:paraId="0FAE8BC3"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A copy of the report shall be delivered electronically to the Contracting Officer and COR by the 10th of the month following the close of the reporting month.</w:t>
      </w:r>
    </w:p>
    <w:p w14:paraId="0FAE8BC4"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All reports shall be submitted in electronic spreadsheet format and have the capability to sort by four (4) different methods:</w:t>
      </w:r>
    </w:p>
    <w:p w14:paraId="0FAE8BC5"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Facility account number</w:t>
      </w:r>
    </w:p>
    <w:p w14:paraId="0FAE8BC6"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Test names listed alphabetically</w:t>
      </w:r>
    </w:p>
    <w:p w14:paraId="0FAE8BC7"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Test names listed in order of year-to-date test frequency (highest to lowest)</w:t>
      </w:r>
    </w:p>
    <w:p w14:paraId="0FAE8BC8"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Test names listed in order of year-to-date total test cost (highest to lowest)</w:t>
      </w:r>
    </w:p>
    <w:p w14:paraId="0FAE8BC9" w14:textId="77777777" w:rsidR="00361667" w:rsidRPr="006301C1" w:rsidRDefault="00361667" w:rsidP="00F57A42">
      <w:pPr>
        <w:numPr>
          <w:ilvl w:val="2"/>
          <w:numId w:val="1"/>
        </w:numPr>
        <w:spacing w:line="240" w:lineRule="auto"/>
        <w:contextualSpacing/>
        <w:rPr>
          <w:rFonts w:ascii="Arial" w:eastAsia="Times New Roman" w:hAnsi="Arial" w:cs="Arial"/>
          <w:i/>
          <w:iCs/>
        </w:rPr>
      </w:pPr>
      <w:r w:rsidRPr="006301C1">
        <w:rPr>
          <w:rFonts w:ascii="Arial" w:eastAsia="Times New Roman" w:hAnsi="Arial" w:cs="Arial"/>
          <w:i/>
          <w:iCs/>
        </w:rPr>
        <w:t xml:space="preserve">Additional Administration Requirements / Reports </w:t>
      </w:r>
    </w:p>
    <w:p w14:paraId="0FAE8BCA"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The Contractor shall provide an updated copy of the Excel spreadsheet “Reference Lab Invoice Summary” to the Contracting Officer Representative, COR by the 10th of the month following the close of the reporting month. The Contractor shall update the quantities of tests invoiced during the prior month in this spreadsheet. </w:t>
      </w:r>
    </w:p>
    <w:p w14:paraId="0FAE8BCB"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Contractor shall provide a monthly listing of any tests listed in Price / Cost Schedule that 1) are no longer performed by contractor or 2) the test code or test name is updated. The Contractor shall highlight the rows RED in the Excel Spreadsheet “Declining Balances Monthly Test Tracker” for any test codes that are no longer performed by the Contractor or have updated test names and make a note in the “Notes” column. These tests will be either removed or updated via a supplemental agreement in accordance w</w:t>
      </w:r>
      <w:r w:rsidRPr="006301C1">
        <w:rPr>
          <w:rFonts w:ascii="Arial" w:eastAsia="Times New Roman" w:hAnsi="Arial" w:cs="Arial"/>
        </w:rPr>
        <w:t xml:space="preserve">ith 52.212-4. When invoicing, prior to the test code or test name being updated via </w:t>
      </w:r>
      <w:r w:rsidRPr="006301C1">
        <w:rPr>
          <w:rFonts w:ascii="Arial" w:eastAsia="Times New Roman" w:hAnsi="Arial" w:cs="Arial"/>
        </w:rPr>
        <w:lastRenderedPageBreak/>
        <w:t xml:space="preserve">contract modification, the Contractor shall reference the previous test code name and new test code name on the invoice.  </w:t>
      </w:r>
    </w:p>
    <w:p w14:paraId="0FAE8BCC"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The Contractor shall make all reasonable effort to notify the VA that a test ordered against the contract is not listed in the contract, in order to avoid an unauthorized commitment. </w:t>
      </w:r>
    </w:p>
    <w:p w14:paraId="0FAE8BCD" w14:textId="77777777" w:rsidR="00361667" w:rsidRPr="006301C1" w:rsidRDefault="00361667" w:rsidP="00F57A42">
      <w:pPr>
        <w:spacing w:line="240" w:lineRule="auto"/>
        <w:ind w:left="1620"/>
        <w:contextualSpacing/>
        <w:rPr>
          <w:rFonts w:ascii="Arial" w:eastAsia="Times New Roman" w:hAnsi="Arial" w:cs="Arial"/>
        </w:rPr>
      </w:pPr>
    </w:p>
    <w:p w14:paraId="0FAE8BCE" w14:textId="77777777" w:rsidR="00361667" w:rsidRPr="006301C1" w:rsidRDefault="00361667" w:rsidP="00F57A42">
      <w:pPr>
        <w:numPr>
          <w:ilvl w:val="1"/>
          <w:numId w:val="1"/>
        </w:numPr>
        <w:spacing w:line="240" w:lineRule="auto"/>
        <w:ind w:left="720"/>
        <w:contextualSpacing/>
        <w:rPr>
          <w:rFonts w:ascii="Arial" w:eastAsia="Times New Roman" w:hAnsi="Arial" w:cs="Arial"/>
          <w:b/>
          <w:bCs/>
          <w:u w:val="single"/>
        </w:rPr>
      </w:pPr>
      <w:r w:rsidRPr="006301C1">
        <w:rPr>
          <w:rFonts w:ascii="Arial" w:eastAsia="Times New Roman" w:hAnsi="Arial" w:cs="Arial"/>
          <w:b/>
          <w:bCs/>
          <w:u w:val="single"/>
        </w:rPr>
        <w:t>QUALITY REVIEW</w:t>
      </w:r>
    </w:p>
    <w:p w14:paraId="0FAE8BCF"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Contractor shall provide the following:</w:t>
      </w:r>
    </w:p>
    <w:p w14:paraId="0FAE8BD0"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In accordance with VHA Directive 1106 a 10% retrospective quality management peer review shall be completed.  This review shall be completed by a second pathologist on at least a quarterly basis for a minimum of 10% of all surgical pathology cases, fine needle aspirates, cytopathology cases and gynecologic cases.</w:t>
      </w:r>
    </w:p>
    <w:p w14:paraId="0FAE8BD1"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This 10% review shall be performed by a pathologist certified in anatomic pathology.  Reviews shall meet these review requirements:</w:t>
      </w:r>
    </w:p>
    <w:p w14:paraId="0FAE8BD2"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Under no circumstances shall a resident physician act as a second reviewer for a staff pathologist.</w:t>
      </w:r>
    </w:p>
    <w:p w14:paraId="0FAE8BD3"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Under no circumstances shall a staff pathologist review a resident physician’s diagnosis as this does not constitute a second review.</w:t>
      </w:r>
    </w:p>
    <w:p w14:paraId="0FAE8BD4"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Individuals performing a second review in GYN cytology shall have achieved a current successful GYN cytology competency assessment.</w:t>
      </w:r>
    </w:p>
    <w:p w14:paraId="0FAE8BD5"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The review process shall be random, shall include all types of specimens and shall include a review of the entire case.</w:t>
      </w:r>
    </w:p>
    <w:p w14:paraId="0FAE8BD6"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At least 10% of the cytotechnologist’s gynecologic cases that have been interpreted as negative are routinely rescreened and are diagnosed and documented as being negative by a qualified pathologist.</w:t>
      </w:r>
    </w:p>
    <w:p w14:paraId="0FAE8BD7"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Cases subjected for rescreening shall include some cases from high-risk patients, as well as random negative cases, based upon criteria established by the Chief or Director of Pathology and Laboratory Medical Services.</w:t>
      </w:r>
    </w:p>
    <w:p w14:paraId="0FAE8BD8"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Ability to instantly generate reports like cost Management Report, turn-around-time report, Utilization Report and any other quality management report requested by the site.</w:t>
      </w:r>
    </w:p>
    <w:p w14:paraId="0FAE8BD9" w14:textId="77777777" w:rsidR="00361667" w:rsidRPr="006301C1" w:rsidRDefault="00361667" w:rsidP="00F57A42">
      <w:pPr>
        <w:spacing w:line="240" w:lineRule="auto"/>
        <w:ind w:left="3600"/>
        <w:contextualSpacing/>
        <w:rPr>
          <w:rFonts w:ascii="Arial" w:eastAsia="Times New Roman" w:hAnsi="Arial" w:cs="Arial"/>
        </w:rPr>
      </w:pPr>
    </w:p>
    <w:p w14:paraId="0FAE8BDA" w14:textId="77777777" w:rsidR="00361667" w:rsidRPr="006301C1" w:rsidRDefault="00361667" w:rsidP="00F57A42">
      <w:pPr>
        <w:numPr>
          <w:ilvl w:val="1"/>
          <w:numId w:val="1"/>
        </w:numPr>
        <w:spacing w:line="240" w:lineRule="auto"/>
        <w:ind w:left="720"/>
        <w:contextualSpacing/>
        <w:rPr>
          <w:rFonts w:ascii="Arial" w:eastAsia="Times New Roman" w:hAnsi="Arial" w:cs="Arial"/>
          <w:b/>
          <w:bCs/>
          <w:u w:val="single"/>
        </w:rPr>
      </w:pPr>
      <w:r w:rsidRPr="006301C1">
        <w:rPr>
          <w:rFonts w:ascii="Arial" w:eastAsia="Times New Roman" w:hAnsi="Arial" w:cs="Arial"/>
          <w:b/>
          <w:bCs/>
          <w:u w:val="single"/>
        </w:rPr>
        <w:t>CUSTOMER SERVICE</w:t>
      </w:r>
    </w:p>
    <w:p w14:paraId="0FAE8BDB"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Contractor shall provide customer service that is accessible by toll-free telephone service 24 hours per day, 7 days per week to assist Government staff for tracking and resolving related issues/problems that may arise in the performance under this contract.</w:t>
      </w:r>
    </w:p>
    <w:p w14:paraId="0FAE8BDC" w14:textId="77777777" w:rsidR="00361667" w:rsidRPr="0005598E"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rPr>
        <w:t>Upon award, the Contractor shall provide the name(s) and telephone number(s) of contractor employees who will address customer services throughout the contract.</w:t>
      </w:r>
      <w:r w:rsidRPr="0005598E">
        <w:rPr>
          <w:rFonts w:ascii="Arial" w:eastAsia="Times New Roman" w:hAnsi="Arial" w:cs="Arial"/>
        </w:rPr>
        <w:t xml:space="preserve"> </w:t>
      </w:r>
    </w:p>
    <w:p w14:paraId="0FAE8BDD" w14:textId="77777777" w:rsidR="00361667" w:rsidRPr="006301C1" w:rsidRDefault="00361667" w:rsidP="00F57A42">
      <w:pPr>
        <w:numPr>
          <w:ilvl w:val="2"/>
          <w:numId w:val="1"/>
        </w:numPr>
        <w:spacing w:line="240" w:lineRule="auto"/>
        <w:contextualSpacing/>
        <w:rPr>
          <w:rFonts w:ascii="Arial" w:eastAsia="Times New Roman" w:hAnsi="Arial" w:cs="Arial"/>
          <w:u w:val="single"/>
        </w:rPr>
      </w:pPr>
      <w:r w:rsidRPr="006301C1">
        <w:rPr>
          <w:rFonts w:ascii="Arial" w:eastAsia="Times New Roman" w:hAnsi="Arial" w:cs="Arial"/>
          <w:i/>
          <w:iCs/>
        </w:rPr>
        <w:t>Parking</w:t>
      </w:r>
    </w:p>
    <w:p w14:paraId="0FAE8BDE" w14:textId="77777777" w:rsidR="00361667" w:rsidRPr="006301C1" w:rsidRDefault="00361667" w:rsidP="00F57A42">
      <w:pPr>
        <w:numPr>
          <w:ilvl w:val="3"/>
          <w:numId w:val="1"/>
        </w:numPr>
        <w:spacing w:line="240" w:lineRule="auto"/>
        <w:contextualSpacing/>
        <w:rPr>
          <w:rFonts w:ascii="Arial" w:eastAsia="Times New Roman" w:hAnsi="Arial" w:cs="Arial"/>
          <w:u w:val="single"/>
        </w:rPr>
      </w:pPr>
      <w:r w:rsidRPr="006301C1">
        <w:rPr>
          <w:rFonts w:ascii="Arial" w:eastAsia="Times New Roman" w:hAnsi="Arial" w:cs="Arial"/>
        </w:rPr>
        <w:t xml:space="preserve">Contractors, and vendor personnel performing site visits, </w:t>
      </w:r>
      <w:r w:rsidRPr="00790074">
        <w:rPr>
          <w:rFonts w:ascii="Arial" w:eastAsia="Times New Roman" w:hAnsi="Arial" w:cs="Arial"/>
        </w:rPr>
        <w:t>must obtain their own parking arrangements. The facility will not provide on-site parking</w:t>
      </w:r>
      <w:r w:rsidRPr="006301C1">
        <w:rPr>
          <w:rFonts w:ascii="Arial" w:eastAsia="Times New Roman" w:hAnsi="Arial" w:cs="Arial"/>
        </w:rPr>
        <w:t>. Temporary parking for courier pickups is available in the front of the building near the main entrance.</w:t>
      </w:r>
      <w:r w:rsidRPr="006301C1">
        <w:rPr>
          <w:rFonts w:ascii="Arial" w:eastAsia="Times New Roman" w:hAnsi="Arial" w:cs="Arial"/>
        </w:rPr>
        <w:tab/>
      </w:r>
    </w:p>
    <w:p w14:paraId="0FAE8BDF" w14:textId="77777777" w:rsidR="00361667" w:rsidRPr="006301C1" w:rsidRDefault="00361667" w:rsidP="00F57A42">
      <w:pPr>
        <w:numPr>
          <w:ilvl w:val="2"/>
          <w:numId w:val="1"/>
        </w:numPr>
        <w:spacing w:line="240" w:lineRule="auto"/>
        <w:contextualSpacing/>
        <w:rPr>
          <w:rFonts w:ascii="Arial" w:eastAsia="Times New Roman" w:hAnsi="Arial" w:cs="Arial"/>
          <w:i/>
          <w:iCs/>
        </w:rPr>
      </w:pPr>
      <w:r w:rsidRPr="006301C1">
        <w:rPr>
          <w:rFonts w:ascii="Arial" w:eastAsia="Times New Roman" w:hAnsi="Arial" w:cs="Arial"/>
          <w:i/>
          <w:iCs/>
        </w:rPr>
        <w:t>Environment of Care</w:t>
      </w:r>
    </w:p>
    <w:p w14:paraId="0FAE8BE0"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lastRenderedPageBreak/>
        <w:t xml:space="preserve">All significant problems identified shall be reported verbally to the COR within 24 hours. A written corrective plan of action shall be submitted to the COR within five (5) working days. VA timeframes and priorities for completion of action plan items shall be mutually agreed upon by the Contractor and the VA Safety Officer.  </w:t>
      </w:r>
    </w:p>
    <w:p w14:paraId="0FAE8BE1"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VA strives to ensure that the patient's experience at each of the medical centers provides for convenience of obtaining all possible tests in one visit</w:t>
      </w:r>
    </w:p>
    <w:p w14:paraId="0FAE8BE2" w14:textId="77777777" w:rsidR="00361667" w:rsidRPr="006301C1" w:rsidRDefault="00361667" w:rsidP="00F57A42">
      <w:pPr>
        <w:numPr>
          <w:ilvl w:val="2"/>
          <w:numId w:val="1"/>
        </w:numPr>
        <w:spacing w:line="240" w:lineRule="auto"/>
        <w:contextualSpacing/>
        <w:rPr>
          <w:rFonts w:ascii="Arial" w:eastAsia="Times New Roman" w:hAnsi="Arial" w:cs="Arial"/>
          <w:i/>
          <w:iCs/>
        </w:rPr>
      </w:pPr>
      <w:r w:rsidRPr="006301C1">
        <w:rPr>
          <w:rFonts w:ascii="Arial" w:eastAsia="Times New Roman" w:hAnsi="Arial" w:cs="Arial"/>
          <w:i/>
          <w:iCs/>
        </w:rPr>
        <w:t>Personnel Security</w:t>
      </w:r>
    </w:p>
    <w:p w14:paraId="0FAE8BE3" w14:textId="77777777" w:rsidR="00361667"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Anyone with administrative or programmer access to a Federal computer system shall have a background investigation </w:t>
      </w:r>
      <w:r>
        <w:rPr>
          <w:rFonts w:ascii="Arial" w:eastAsia="Times New Roman" w:hAnsi="Arial" w:cs="Arial"/>
        </w:rPr>
        <w:t xml:space="preserve">(Tier 1) </w:t>
      </w:r>
      <w:r w:rsidRPr="006301C1">
        <w:rPr>
          <w:rFonts w:ascii="Arial" w:eastAsia="Times New Roman" w:hAnsi="Arial" w:cs="Arial"/>
        </w:rPr>
        <w:t>commensurate with the level of access granted to the VA computer system as determined by the Information Security Officer in concert with Human Resources Management Staff. These staff shall be operating within the borders of the U.S.A. and its territories.</w:t>
      </w:r>
      <w:r>
        <w:rPr>
          <w:rFonts w:ascii="Arial" w:eastAsia="Times New Roman" w:hAnsi="Arial" w:cs="Arial"/>
        </w:rPr>
        <w:t xml:space="preserve"> The </w:t>
      </w:r>
      <w:r w:rsidRPr="00756E24">
        <w:rPr>
          <w:rFonts w:ascii="Arial" w:eastAsia="Times New Roman" w:hAnsi="Arial" w:cs="Arial"/>
        </w:rPr>
        <w:t>responsibility for the cost of background investigations is</w:t>
      </w:r>
      <w:r>
        <w:rPr>
          <w:rFonts w:ascii="Arial" w:eastAsia="Times New Roman" w:hAnsi="Arial" w:cs="Arial"/>
        </w:rPr>
        <w:t xml:space="preserve"> that of the contractor. </w:t>
      </w:r>
    </w:p>
    <w:p w14:paraId="0FAE8BE4" w14:textId="77777777" w:rsidR="00361667" w:rsidRPr="006301C1" w:rsidRDefault="00361667" w:rsidP="00F57A42">
      <w:pPr>
        <w:numPr>
          <w:ilvl w:val="2"/>
          <w:numId w:val="1"/>
        </w:numPr>
        <w:spacing w:line="240" w:lineRule="auto"/>
        <w:contextualSpacing/>
        <w:rPr>
          <w:rFonts w:ascii="Arial" w:eastAsia="Times New Roman" w:hAnsi="Arial" w:cs="Arial"/>
        </w:rPr>
      </w:pPr>
      <w:r w:rsidRPr="006301C1">
        <w:rPr>
          <w:rFonts w:ascii="Arial" w:eastAsia="Times New Roman" w:hAnsi="Arial" w:cs="Arial"/>
          <w:i/>
          <w:iCs/>
        </w:rPr>
        <w:t>Continuing Education</w:t>
      </w:r>
    </w:p>
    <w:p w14:paraId="0FAE8BE5"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The contractor shall provide ongoing continuing education material for Professional Acknowledgement for Continuing Education (PACE), Continuing Medical Education (CME) and Continuing Education (CE). </w:t>
      </w:r>
    </w:p>
    <w:p w14:paraId="0FAE8BE6" w14:textId="77777777" w:rsidR="00361667" w:rsidRPr="006301C1" w:rsidRDefault="00361667" w:rsidP="00F57A42">
      <w:pPr>
        <w:spacing w:line="240" w:lineRule="auto"/>
        <w:ind w:left="1620"/>
        <w:contextualSpacing/>
        <w:rPr>
          <w:rFonts w:ascii="Arial" w:eastAsia="Times New Roman" w:hAnsi="Arial" w:cs="Arial"/>
        </w:rPr>
      </w:pPr>
    </w:p>
    <w:p w14:paraId="0FAE8BE7" w14:textId="77777777" w:rsidR="00361667" w:rsidRPr="006301C1" w:rsidRDefault="00361667" w:rsidP="00F57A42">
      <w:pPr>
        <w:numPr>
          <w:ilvl w:val="1"/>
          <w:numId w:val="1"/>
        </w:numPr>
        <w:spacing w:line="240" w:lineRule="auto"/>
        <w:ind w:left="720"/>
        <w:contextualSpacing/>
        <w:rPr>
          <w:rFonts w:ascii="Arial" w:eastAsia="Times New Roman" w:hAnsi="Arial" w:cs="Arial"/>
          <w:b/>
          <w:bCs/>
          <w:u w:val="single"/>
        </w:rPr>
      </w:pPr>
      <w:r w:rsidRPr="006301C1">
        <w:rPr>
          <w:rFonts w:ascii="Arial" w:eastAsia="Times New Roman" w:hAnsi="Arial" w:cs="Arial"/>
          <w:b/>
          <w:bCs/>
          <w:u w:val="single"/>
        </w:rPr>
        <w:t>DATA MANAGEMENT &amp; CONNECTIVITY REQUIREMENTS</w:t>
      </w:r>
    </w:p>
    <w:p w14:paraId="0FAE8BE8" w14:textId="77777777" w:rsidR="00361667" w:rsidRPr="006301C1" w:rsidRDefault="00361667" w:rsidP="00F57A42">
      <w:pPr>
        <w:numPr>
          <w:ilvl w:val="2"/>
          <w:numId w:val="1"/>
        </w:numPr>
        <w:spacing w:line="240" w:lineRule="auto"/>
        <w:contextualSpacing/>
        <w:rPr>
          <w:rFonts w:ascii="Arial" w:eastAsia="Times New Roman" w:hAnsi="Arial" w:cs="Arial"/>
          <w:i/>
          <w:iCs/>
        </w:rPr>
      </w:pPr>
      <w:r w:rsidRPr="006301C1">
        <w:rPr>
          <w:rFonts w:ascii="Arial" w:eastAsia="Times New Roman" w:hAnsi="Arial" w:cs="Arial"/>
          <w:i/>
          <w:iCs/>
        </w:rPr>
        <w:t>Data Management System</w:t>
      </w:r>
    </w:p>
    <w:p w14:paraId="0FAE8BE9"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Contractor shall provide to the Government all necessary laboratory test parameters (parameters are required for each test contained in a panel) to </w:t>
      </w:r>
      <w:r>
        <w:rPr>
          <w:rFonts w:ascii="Arial" w:eastAsia="Times New Roman" w:hAnsi="Arial" w:cs="Arial"/>
        </w:rPr>
        <w:t>e</w:t>
      </w:r>
      <w:r w:rsidRPr="006301C1">
        <w:rPr>
          <w:rFonts w:ascii="Arial" w:eastAsia="Times New Roman" w:hAnsi="Arial" w:cs="Arial"/>
        </w:rPr>
        <w:t xml:space="preserve">nsure accurate test result transmission between the Government and the Contractor’s database.  They shall provide all the IT support required for transition between reference labs, namely building existing and new test codes, test description, interface, troubleshooting and maintenance through the life of the contract. Required test parameters include:  </w:t>
      </w:r>
    </w:p>
    <w:p w14:paraId="0FAE8BEA"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Ordering code</w:t>
      </w:r>
    </w:p>
    <w:p w14:paraId="0FAE8BEB"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LOINC code</w:t>
      </w:r>
    </w:p>
    <w:p w14:paraId="0FAE8BEC"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CPT code</w:t>
      </w:r>
    </w:p>
    <w:p w14:paraId="0FAE8BED"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Interface code</w:t>
      </w:r>
    </w:p>
    <w:p w14:paraId="0FAE8BEE"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Test cost</w:t>
      </w:r>
    </w:p>
    <w:p w14:paraId="0FAE8BEF"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Reference ranges</w:t>
      </w:r>
    </w:p>
    <w:p w14:paraId="0FAE8BF0"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Units of measurement</w:t>
      </w:r>
    </w:p>
    <w:p w14:paraId="0FAE8BF1"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Test result interpretation or interpretive remarks, if appropriate</w:t>
      </w:r>
    </w:p>
    <w:p w14:paraId="0FAE8BF2"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Testing site (if not performed at the vendor’s main laboratory facility</w:t>
      </w:r>
    </w:p>
    <w:p w14:paraId="0FAE8BF3"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Test methodology</w:t>
      </w:r>
    </w:p>
    <w:p w14:paraId="0FAE8BF4"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Specimen types</w:t>
      </w:r>
    </w:p>
    <w:p w14:paraId="0FAE8BF5"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Specimen collection and handling requirements</w:t>
      </w:r>
    </w:p>
    <w:p w14:paraId="0FAE8BF6"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 xml:space="preserve">Indication whether test is a panel/profile test, list of tests included </w:t>
      </w:r>
    </w:p>
    <w:p w14:paraId="0FAE8BF7"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The parameters for all tests in the Contractor’s database shall be kept current and be available to the Government sites throughout the performance period of the contract.  Updates to </w:t>
      </w:r>
      <w:r w:rsidRPr="006301C1">
        <w:rPr>
          <w:rFonts w:ascii="Arial" w:eastAsia="Times New Roman" w:hAnsi="Arial" w:cs="Arial"/>
        </w:rPr>
        <w:lastRenderedPageBreak/>
        <w:t xml:space="preserve">the test parameter information must be provided to Government sites no less than 2 weeks prior to the implementation of any changes.  The Contractor shall provide telephone access to a Contractor’s technical representative to respond to any question(s) regarding the laboratory test parameter information. </w:t>
      </w:r>
    </w:p>
    <w:p w14:paraId="0FAE8BF8"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The Contractor shall provide a data management system that meets the following requirements:  </w:t>
      </w:r>
    </w:p>
    <w:p w14:paraId="0FAE8BF9"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Test ordering shall be accomplished through a menu that is intuitive, has minimal options, and uses a mouse or touch screen.  Upon selection of the test, the computer shall alert (flag) the user to the type of specimen required and the storage conditions.  It must also alert the user to the location of the laboratory that will be performing the test.</w:t>
      </w:r>
    </w:p>
    <w:p w14:paraId="0FAE8BFA"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Test definition, test information, and test requirements must be complete, available and easily accessible.</w:t>
      </w:r>
    </w:p>
    <w:p w14:paraId="0FAE8BFB"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Shipping manifest shall be generated that identifies the specimens sent to the commercial reference laboratory, transportation conditions, and testing ordered.</w:t>
      </w:r>
    </w:p>
    <w:p w14:paraId="0FAE8BFC"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 xml:space="preserve">The status and the results of testing shall be available within published timeframes and easily retrievable by the use of varying options.  At a minimum the options must include: </w:t>
      </w:r>
    </w:p>
    <w:p w14:paraId="0FAE8BFD"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 xml:space="preserve">Sort by patient name </w:t>
      </w:r>
    </w:p>
    <w:p w14:paraId="0FAE8BFE"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 xml:space="preserve">sort by date; sort by test </w:t>
      </w:r>
    </w:p>
    <w:p w14:paraId="0FAE8BFF"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 xml:space="preserve">sort by incomplete test.  </w:t>
      </w:r>
    </w:p>
    <w:p w14:paraId="0FAE8C00" w14:textId="77777777" w:rsidR="00361667" w:rsidRPr="006301C1" w:rsidRDefault="00361667" w:rsidP="00F57A42">
      <w:pPr>
        <w:numPr>
          <w:ilvl w:val="5"/>
          <w:numId w:val="1"/>
        </w:numPr>
        <w:spacing w:line="240" w:lineRule="auto"/>
        <w:contextualSpacing/>
        <w:rPr>
          <w:rFonts w:ascii="Arial" w:eastAsia="Times New Roman" w:hAnsi="Arial" w:cs="Arial"/>
        </w:rPr>
      </w:pPr>
      <w:r w:rsidRPr="006301C1">
        <w:rPr>
          <w:rFonts w:ascii="Arial" w:eastAsia="Times New Roman" w:hAnsi="Arial" w:cs="Arial"/>
        </w:rPr>
        <w:t xml:space="preserve">Incomplete tests must have an indication of the pending time until completion.  Alert messages, or other notification, must be generated when testing is delayed beyond published timeframes.   </w:t>
      </w:r>
    </w:p>
    <w:p w14:paraId="0FAE8C01"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 xml:space="preserve">Reports of test results must be immediately available upon verification of the test result.  </w:t>
      </w:r>
      <w:r>
        <w:rPr>
          <w:rFonts w:ascii="Arial" w:eastAsia="Times New Roman" w:hAnsi="Arial" w:cs="Arial"/>
        </w:rPr>
        <w:t>T</w:t>
      </w:r>
      <w:r w:rsidRPr="006301C1">
        <w:rPr>
          <w:rFonts w:ascii="Arial" w:eastAsia="Times New Roman" w:hAnsi="Arial" w:cs="Arial"/>
        </w:rPr>
        <w:t>he Government site must be able to print test results upon request and reprint retrospective test results.</w:t>
      </w:r>
    </w:p>
    <w:p w14:paraId="0FAE8C02"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Equipment Security</w:t>
      </w:r>
    </w:p>
    <w:p w14:paraId="0FAE8C03"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Data required by the HIPAA to remain on equipment located on Contractor's property shall be safeguarded in accordance with HIPAA and this information shall be destroyed in accordance with VA requirements when no longer required by HIPAA to be held by the vendor.</w:t>
      </w:r>
    </w:p>
    <w:p w14:paraId="0FAE8C04"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VA Connectivity Requirements</w:t>
      </w:r>
    </w:p>
    <w:p w14:paraId="0FAE8C05"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The Contractor shall provide each participating facility the capacity to order lab testing and receive results through a secure web-based portal.  The Contractor shall show that this portal meets VA requirements for encryption of sensitive patient information. The requirements that VA utilizes for these types of transmission shall be the Federal Information Processing Standard (FIPS) Publication 140-2. The Contractor shall be responsible for transmission of orders, confirmation of orders, test results, and </w:t>
      </w:r>
      <w:r w:rsidRPr="006301C1">
        <w:rPr>
          <w:rFonts w:ascii="Arial" w:eastAsia="Times New Roman" w:hAnsi="Arial" w:cs="Arial"/>
        </w:rPr>
        <w:t xml:space="preserve">the preventive maintenance of the system.  Contractor shall be available to train the Facility’s staff on the use of the system at each facility. An alternate method of sending orders and receiving results shall be in place in the </w:t>
      </w:r>
      <w:r w:rsidRPr="006301C1">
        <w:rPr>
          <w:rFonts w:ascii="Arial" w:eastAsia="Times New Roman" w:hAnsi="Arial" w:cs="Arial"/>
        </w:rPr>
        <w:lastRenderedPageBreak/>
        <w:t>event of system down time.  A shipping manifest shall be generated that identifies the specimens sent to the reference laboratory, transportation conditions, and testing ordered.</w:t>
      </w:r>
    </w:p>
    <w:p w14:paraId="0FAE8C06"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contractor shall ensure they have the ability to interface with CERNER and is operational and validation is complete with full menus complete at the time of contract award.</w:t>
      </w:r>
    </w:p>
    <w:p w14:paraId="0FAE8C07"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Contractor shall have an electronic bi-directional interface system.  The Contractor shall meet all Cyber Security requirements to establish an interconnection with the VA for transfer of test ordering details and laboratory test results directly from and into the VA computer system via the appropriate LEDI protocol. The interface shall be designed with a single data interface for the Facility which all sites shall utilize.  The interface shall allow the generation of manifests to identify the specimens</w:t>
      </w:r>
      <w:r w:rsidRPr="006301C1">
        <w:rPr>
          <w:rFonts w:ascii="Arial" w:eastAsia="Times New Roman" w:hAnsi="Arial" w:cs="Arial"/>
        </w:rPr>
        <w:t xml:space="preserve"> to be sent to the reference lab.  Upon receipt of test results, the VA staff shall be able to review/validate test results before release.  The Contractor shall be responsible for the purchase of any licenses for middleware products (e.g., Data Innovations) and hardware for any middleware or interface structure.</w:t>
      </w:r>
    </w:p>
    <w:p w14:paraId="0FAE8C08"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Contractor shall have the following implemented within three (3) months of the contract award date. Contractor shall assist staff in the updating of the test database by providing all information required to create new test files for the required tests (i.e., sample requirements, shipping temperatures, reference ranges, CPT codes).  Interface portal shall be connected and approved, including any required hardware, such as dedicated printers for labels and results.  Interface validation shall be completed on</w:t>
      </w:r>
      <w:r w:rsidRPr="006301C1">
        <w:rPr>
          <w:rFonts w:ascii="Arial" w:eastAsia="Times New Roman" w:hAnsi="Arial" w:cs="Arial"/>
        </w:rPr>
        <w:t xml:space="preserve"> the tests that have been updated in the database.</w:t>
      </w:r>
    </w:p>
    <w:p w14:paraId="0FAE8C09"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Due to the difficulties encountered with any major reference laboratory interfacing change or upgrade, Contractor shall temporarily provide a single knowledgeable point of contact for researching correct test information, point(s) of contact for developing, testing, and implementing a client/vendor interface, and then an ongoing point of contact for troubleshooting interface problems. Temporary service shall be in effect until interfacing change or upgrade has been completed.</w:t>
      </w:r>
    </w:p>
    <w:p w14:paraId="0FAE8C0A"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Contractor shall meet all Enterprise Cyber Security Infrastructure Project (ECSIP) requirements in order to establish an interconnection with the VA for transfer of laboratory test results directly into a VA computer system via the appropriate LEDI protocol. The ECSIP team shall have the ultimate decision on which connection type is appropriate.</w:t>
      </w:r>
    </w:p>
    <w:p w14:paraId="0FAE8C0B"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Contractor shall provide the following interfacing requirements: Laboratory Information Systems LIS physical connection and translation (drivers) and any required (additional) interface connection license(s) and the Interface shall transmit test results to the host computer via automatic upload.  The interface connection shall be tested and verified before putting into use.</w:t>
      </w:r>
    </w:p>
    <w:p w14:paraId="0FAE8C0C"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The reference laboratory shall meet VA information security and Health Insurance Portability and Accountability Account of 1996 (HIPAA) requirements and shall be able to interface with the current or any new interface partner of the Laboratory </w:t>
      </w:r>
      <w:r w:rsidRPr="006301C1">
        <w:rPr>
          <w:rFonts w:ascii="Arial" w:eastAsia="Times New Roman" w:hAnsi="Arial" w:cs="Arial"/>
        </w:rPr>
        <w:lastRenderedPageBreak/>
        <w:t>Information System. The Contractor shall have all users with VA access complete the VHA privacy training prior to starting services.</w:t>
      </w:r>
    </w:p>
    <w:p w14:paraId="0FAE8C0D"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Performance Improvement</w:t>
      </w:r>
    </w:p>
    <w:p w14:paraId="0FAE8C0E"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Contractor shall comply with the participating Facility Performance Improvement (PI) program as applicable to Pathology and Laboratory Medicine Service (PALMS). PALMS shall monitor the vendor’s Test Assay Turn Around Times (TATs) on a quarterly basis.  Vendor shall provide a quarterly TAT report for all patient testing requests sent for analysis. Quality Assurance Technologists shall provide a quarterly report to participating facility management teams for review.  Contractor PI activities may be direct</w:t>
      </w:r>
      <w:r w:rsidRPr="006301C1">
        <w:rPr>
          <w:rFonts w:ascii="Arial" w:eastAsia="Times New Roman" w:hAnsi="Arial" w:cs="Arial"/>
        </w:rPr>
        <w:t>ed by the VA facility, VISN or VHA, as well as accreditation or licensing bodies. The Contractor shall abstract, compile and report PI data as requested by the VA. VA Data collection methodology, report format, and reporting deadlines shall be defined by the participating facility. Examples of required PI activities include the VHA Performance Measures/Clinical Practice Guidelines program, and the Joint Commission ORYX or Core Measurement program. It is noted that PI activities are dynamic and subject to ch</w:t>
      </w:r>
      <w:r w:rsidRPr="006301C1">
        <w:rPr>
          <w:rFonts w:ascii="Arial" w:eastAsia="Times New Roman" w:hAnsi="Arial" w:cs="Arial"/>
        </w:rPr>
        <w:t>ange, as driven by current priorities and resources. In all cases, the Contractor shall continually assess for, and act upon, clinical and administrative improvement opportunities. High priority shall be given by the Contractor to the prevention of risk for the patient. The Contractor shall implement process-related internal controls to prevent risk to the veteran. VA monitoring for continuous compliance with Joint Commission standards shall be directed by VA staff and communicated to the Contractor through</w:t>
      </w:r>
      <w:r w:rsidRPr="006301C1">
        <w:rPr>
          <w:rFonts w:ascii="Arial" w:eastAsia="Times New Roman" w:hAnsi="Arial" w:cs="Arial"/>
        </w:rPr>
        <w:t xml:space="preserve"> the COR. VA aggregate and/or practitioner-specific data collected by the VA shall be provided to the Contractor in accordance with established reporting schedules. VA measures related to contract compliance shall be identified by the COR</w:t>
      </w:r>
    </w:p>
    <w:p w14:paraId="0FAE8C0F"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Information and Records Management</w:t>
      </w:r>
    </w:p>
    <w:p w14:paraId="0FAE8C10"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participating Facility’ Information Management plan shall be followed by the Contractor. Documentation and record keeping shall be in accordance with the Facility’ policies and procedures. Strict adherence to all documentation related to the performance of invasive procedures shall be maintained. Identified medical record delinquency data shall be forwarded to the Contractor by the participating facility</w:t>
      </w:r>
    </w:p>
    <w:p w14:paraId="0FAE8C11" w14:textId="77777777" w:rsidR="00361667" w:rsidRPr="006301C1" w:rsidRDefault="00361667" w:rsidP="00F57A42">
      <w:pPr>
        <w:numPr>
          <w:ilvl w:val="2"/>
          <w:numId w:val="1"/>
        </w:numPr>
        <w:spacing w:line="240" w:lineRule="auto"/>
        <w:ind w:left="1260"/>
        <w:contextualSpacing/>
        <w:rPr>
          <w:rFonts w:ascii="Arial" w:eastAsia="Times New Roman" w:hAnsi="Arial" w:cs="Arial"/>
          <w:u w:val="single"/>
        </w:rPr>
      </w:pPr>
      <w:r w:rsidRPr="006301C1">
        <w:rPr>
          <w:rFonts w:ascii="Arial" w:eastAsia="Times New Roman" w:hAnsi="Arial" w:cs="Arial"/>
          <w:i/>
          <w:iCs/>
        </w:rPr>
        <w:t>Automated Data Processing (ADP) Security/HIPPA and Excluded Individuals</w:t>
      </w:r>
    </w:p>
    <w:p w14:paraId="0FAE8C12"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Health and Human Service – Office of Inspector General (HHS/OIG):  To Ensure that the individuals providing services under the contract have not engaged in fraud or abuse regarding Sections 1128 and 1128A of the Social Security Act regarding federal health care programs, the Contractor is required to check the Health and Human Service – Office of Inspector General List of excluded individuals/entities on the OIG Website (www.hhs.gov/oig) for each person providing services under this contract.  Further, the </w:t>
      </w:r>
      <w:r w:rsidRPr="006301C1">
        <w:rPr>
          <w:rFonts w:ascii="Arial" w:eastAsia="Times New Roman" w:hAnsi="Arial" w:cs="Arial"/>
        </w:rPr>
        <w:t xml:space="preserve">Contractor is required to certify in its proposal that all persons listed in the Contractor’s proposal have been compared against the OIG list </w:t>
      </w:r>
      <w:r w:rsidRPr="006301C1">
        <w:rPr>
          <w:rFonts w:ascii="Arial" w:eastAsia="Times New Roman" w:hAnsi="Arial" w:cs="Arial"/>
        </w:rPr>
        <w:lastRenderedPageBreak/>
        <w:t>and are not listed.  During the performance of this contract the Contractor is prohibited from using any individual or business list on the List of Excluded Individuals/Entities</w:t>
      </w:r>
      <w:r>
        <w:rPr>
          <w:rFonts w:ascii="Arial" w:eastAsia="Times New Roman" w:hAnsi="Arial" w:cs="Arial"/>
        </w:rPr>
        <w:t>.</w:t>
      </w:r>
    </w:p>
    <w:p w14:paraId="0FAE8C13" w14:textId="77777777" w:rsidR="00361667" w:rsidRPr="006301C1" w:rsidRDefault="00361667" w:rsidP="00F57A42">
      <w:pPr>
        <w:numPr>
          <w:ilvl w:val="2"/>
          <w:numId w:val="1"/>
        </w:numPr>
        <w:spacing w:line="240" w:lineRule="auto"/>
        <w:ind w:left="1260"/>
        <w:contextualSpacing/>
        <w:rPr>
          <w:rFonts w:ascii="Arial" w:eastAsia="Times New Roman" w:hAnsi="Arial" w:cs="Arial"/>
          <w:u w:val="single"/>
        </w:rPr>
      </w:pPr>
      <w:r w:rsidRPr="006301C1">
        <w:rPr>
          <w:rFonts w:ascii="Arial" w:eastAsia="Times New Roman" w:hAnsi="Arial" w:cs="Arial"/>
          <w:i/>
          <w:iCs/>
        </w:rPr>
        <w:t>Telecommunication Interface Requirements</w:t>
      </w:r>
    </w:p>
    <w:p w14:paraId="0FAE8C14"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In order for contract performance to begin within the shortest time possible after contract award, Contractor must already possess a current VA nationally approved Business Partner Gateway (BPG) Interconnection Security Agreement (ISA) and Memorandum of Understanding (ISd have an integrated system approach to facilitate and streamline all aspects of specimen ordering, testing, and reporting.  As such, the Contractor shall develop and program an interface connection to electronically transmit orders, specime</w:t>
      </w:r>
      <w:r w:rsidRPr="006301C1">
        <w:rPr>
          <w:rFonts w:ascii="Arial" w:eastAsia="Times New Roman" w:hAnsi="Arial" w:cs="Arial"/>
        </w:rPr>
        <w:t xml:space="preserve">n status, and test results between the Contractor’s host computer system and the Government’s host computer system (VistA).  (NOTE:  A subcontractor may be utilized to outsource the connectivity solution.) </w:t>
      </w:r>
    </w:p>
    <w:p w14:paraId="0FAE8C15"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VistA host computer system supports a Universal Interface (UI) and a Generic Instrument Manager (GIM).  The GIM is a commercial hardware and software product that provides electronic connection between the Contractor’s host computer and the Government’s host computer.  The configuration must provide the required security of the Government host computer system.  The actual electronic connection between the GIM and the Contractor’s host system is of the Contractor’s choosing. The initial and continual exp</w:t>
      </w:r>
      <w:r w:rsidRPr="006301C1">
        <w:rPr>
          <w:rFonts w:ascii="Arial" w:eastAsia="Times New Roman" w:hAnsi="Arial" w:cs="Arial"/>
        </w:rPr>
        <w:t>ense of the electronic message connectivity and maintenance shall be borne by the Contractor throughout the performance of the contract.</w:t>
      </w:r>
    </w:p>
    <w:p w14:paraId="0FAE8C16"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All electronic messaging between the two (Contractor and Government) host computer systems using the GIM shall utilize VistA Health Level Seven (HL7) V1.6 technical specifications.  Health Level 7 (HL7) is a registered trademark of Health Level Seven, Inc, a Standards Developing Organization accredited by the American National Standards Institute to author consensus-based standards.  Information regarding HL7 transmission protocols may be accessed through the Health Level Seven, Inc website, www.HL7.org.</w:t>
      </w:r>
    </w:p>
    <w:p w14:paraId="0FAE8C17"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u w:val="single"/>
        </w:rPr>
        <w:t xml:space="preserve">VistA Laboratory Electronic Data Interchange (LEDI): </w:t>
      </w:r>
      <w:r w:rsidRPr="006301C1">
        <w:rPr>
          <w:rFonts w:ascii="Arial" w:eastAsia="Times New Roman" w:hAnsi="Arial" w:cs="Arial"/>
        </w:rPr>
        <w:t xml:space="preserve"> identifies Government-specific content and encoding tables to be used with HL7 message protocol conventions.  The LEDI specification follows very closely the HL7 V2.3.1 standard.  LEDI identifies encoding tables and HL7 message protocol conventions.  </w:t>
      </w:r>
    </w:p>
    <w:p w14:paraId="0FAE8C18"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LEDI also identifies to the commercial reference laboratory contractor shipping lists containing required specimen demographics and requested tests to be performed.  This list will be provided in printed format during the implementation period.  This information is also available in electronic HL7 format if required.  </w:t>
      </w:r>
    </w:p>
    <w:p w14:paraId="0FAE8C19"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(LEDI) software will provide a HL7 acknowledgement for the receipt of tests results from the contractor.   In the event that electronic communication is disrupted, the contractor shall provide hard copy of specimen results upon demand.  The hard copy must contain Government’s assigned specimen identification where specimen identification is defined as a </w:t>
      </w:r>
      <w:r w:rsidRPr="006301C1">
        <w:rPr>
          <w:rFonts w:ascii="Arial" w:eastAsia="Times New Roman" w:hAnsi="Arial" w:cs="Arial"/>
        </w:rPr>
        <w:lastRenderedPageBreak/>
        <w:t xml:space="preserve">unique Government-assigned number that is associated with each specimen.  This specimen identification number will appear on the test order form, on the specimen label and on the shipping manifest.   </w:t>
      </w:r>
    </w:p>
    <w:p w14:paraId="0FAE8C1A"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The Contractor shall provide the Government with specimen status in response to electronic and verbal query.  Upon test completion, a formatted HL7 message containing specimen test results with Government’s assigned specimen identification shall be returned to the requesting medical center.</w:t>
      </w:r>
    </w:p>
    <w:p w14:paraId="0FAE8C1B"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Contractor shall address within two hours of initial inquiry, interface connection questions where information is required to update, maintain, and support the services of the host-to-host linkage between the Government and the Contractor. </w:t>
      </w:r>
    </w:p>
    <w:p w14:paraId="0FAE8C1C"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Contractor shall provide in-service training required for the routine loading and care of printers and other hardware located on-site.  The training will ensure that Government staff is capable of performing routine servicing of hardware.</w:t>
      </w:r>
    </w:p>
    <w:p w14:paraId="0FAE8C1D" w14:textId="77777777" w:rsidR="00361667" w:rsidRPr="006301C1" w:rsidRDefault="00361667" w:rsidP="00F57A42">
      <w:pPr>
        <w:spacing w:line="240" w:lineRule="auto"/>
        <w:ind w:left="1620"/>
        <w:contextualSpacing/>
        <w:rPr>
          <w:rFonts w:ascii="Arial" w:eastAsia="Times New Roman" w:hAnsi="Arial" w:cs="Arial"/>
        </w:rPr>
      </w:pPr>
    </w:p>
    <w:p w14:paraId="0FAE8C1E" w14:textId="77777777" w:rsidR="00361667" w:rsidRPr="006301C1" w:rsidRDefault="00361667" w:rsidP="00F57A42">
      <w:pPr>
        <w:numPr>
          <w:ilvl w:val="0"/>
          <w:numId w:val="1"/>
        </w:numPr>
        <w:spacing w:line="240" w:lineRule="auto"/>
        <w:ind w:left="360"/>
        <w:contextualSpacing/>
        <w:rPr>
          <w:rFonts w:ascii="Arial" w:eastAsia="Times New Roman" w:hAnsi="Arial" w:cs="Arial"/>
          <w:b/>
          <w:bCs/>
        </w:rPr>
      </w:pPr>
      <w:r w:rsidRPr="006301C1">
        <w:rPr>
          <w:rFonts w:ascii="Arial" w:eastAsia="Times New Roman" w:hAnsi="Arial" w:cs="Arial"/>
          <w:b/>
          <w:bCs/>
        </w:rPr>
        <w:t>POLICIES, REGULATIONS, AND COMPLIANCE STANDARDS</w:t>
      </w:r>
    </w:p>
    <w:p w14:paraId="0FAE8C1F" w14:textId="77777777" w:rsidR="00361667" w:rsidRPr="006301C1" w:rsidRDefault="00361667" w:rsidP="00F57A42">
      <w:pPr>
        <w:numPr>
          <w:ilvl w:val="1"/>
          <w:numId w:val="1"/>
        </w:numPr>
        <w:spacing w:line="240" w:lineRule="auto"/>
        <w:ind w:left="720"/>
        <w:contextualSpacing/>
        <w:rPr>
          <w:rFonts w:ascii="Arial" w:eastAsia="Times New Roman" w:hAnsi="Arial" w:cs="Arial"/>
          <w:b/>
          <w:bCs/>
          <w:u w:val="single"/>
        </w:rPr>
      </w:pPr>
      <w:r w:rsidRPr="006301C1">
        <w:rPr>
          <w:rFonts w:ascii="Arial" w:eastAsia="Times New Roman" w:hAnsi="Arial" w:cs="Arial"/>
          <w:b/>
          <w:bCs/>
          <w:u w:val="single"/>
        </w:rPr>
        <w:t>POLICIES AND REGULATIONS</w:t>
      </w:r>
    </w:p>
    <w:p w14:paraId="0FAE8C20"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Policy/Handbooks:</w:t>
      </w:r>
    </w:p>
    <w:p w14:paraId="0FAE8C21" w14:textId="77777777" w:rsidR="00361667" w:rsidRPr="006301C1" w:rsidRDefault="00361667" w:rsidP="00F57A42">
      <w:pPr>
        <w:numPr>
          <w:ilvl w:val="3"/>
          <w:numId w:val="1"/>
        </w:numPr>
        <w:spacing w:line="240" w:lineRule="auto"/>
        <w:contextualSpacing/>
        <w:rPr>
          <w:rStyle w:val="Hyperlink"/>
          <w:rFonts w:ascii="Arial" w:hAnsi="Arial" w:cs="Arial"/>
        </w:rPr>
      </w:pPr>
      <w:r w:rsidRPr="006301C1">
        <w:rPr>
          <w:rFonts w:ascii="Arial" w:eastAsia="Times New Roman" w:hAnsi="Arial" w:cs="Arial"/>
        </w:rPr>
        <w:t xml:space="preserve">VHA Handbook 1100.17: National Practitioner Data Bank Reports: </w:t>
      </w:r>
      <w:hyperlink r:id="rId20" w:history="1">
        <w:r w:rsidRPr="006301C1">
          <w:rPr>
            <w:rStyle w:val="Hyperlink"/>
            <w:rFonts w:ascii="Arial" w:eastAsia="Times New Roman" w:hAnsi="Arial" w:cs="Arial"/>
          </w:rPr>
          <w:t>https://www.va.gov/vhapublications/ViewPublication.asp?pub_ID=2135</w:t>
        </w:r>
      </w:hyperlink>
      <w:r w:rsidRPr="006301C1">
        <w:rPr>
          <w:rStyle w:val="Hyperlink"/>
          <w:rFonts w:ascii="Arial" w:eastAsia="Times New Roman" w:hAnsi="Arial" w:cs="Arial"/>
        </w:rPr>
        <w:t xml:space="preserve"> </w:t>
      </w:r>
    </w:p>
    <w:p w14:paraId="0FAE8C22"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VHA Directive 1100.21(1) Privileging: </w:t>
      </w:r>
      <w:hyperlink r:id="rId21" w:tgtFrame="_blank" w:tooltip="https://www.va.gov/vhapublications/viewpublication.asp?pub_id=10179" w:history="1">
        <w:r w:rsidRPr="006301C1">
          <w:rPr>
            <w:rStyle w:val="Hyperlink"/>
            <w:rFonts w:ascii="Arial" w:eastAsia="Times New Roman" w:hAnsi="Arial" w:cs="Arial"/>
          </w:rPr>
          <w:t>https://www.va.gov/vhapublications/ViewPublication.asp?pub_ID=10179</w:t>
        </w:r>
      </w:hyperlink>
    </w:p>
    <w:p w14:paraId="0FAE8C23"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VHA Directive 1100.20(2) Credentialing of Health Care Providers: </w:t>
      </w:r>
      <w:hyperlink r:id="rId22" w:tgtFrame="_blank" w:tooltip="https://www.va.gov/vhapublications/viewpublication.asp?pub_id=9444" w:history="1">
        <w:r w:rsidRPr="006301C1">
          <w:rPr>
            <w:rStyle w:val="Hyperlink"/>
            <w:rFonts w:ascii="Arial" w:eastAsia="Times New Roman" w:hAnsi="Arial" w:cs="Arial"/>
          </w:rPr>
          <w:t>https://www.va.gov/vhapublications/ViewPublication.asp?pub_ID=9444</w:t>
        </w:r>
      </w:hyperlink>
    </w:p>
    <w:p w14:paraId="0FAE8C24"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Directive 1106 Pathology and Laboratory Medicine Service: </w:t>
      </w:r>
      <w:hyperlink r:id="rId23" w:tgtFrame="_blank" w:tooltip="https://www.va.gov/vhapublications/viewpublication.asp?pub_id=11663" w:history="1">
        <w:r w:rsidRPr="006301C1">
          <w:rPr>
            <w:rStyle w:val="Hyperlink"/>
            <w:rFonts w:ascii="Arial" w:eastAsia="Times New Roman" w:hAnsi="Arial" w:cs="Arial"/>
          </w:rPr>
          <w:t>https://www.va.gov/vhapublications/ViewPublication.asp?pub_ID=11663</w:t>
        </w:r>
      </w:hyperlink>
    </w:p>
    <w:p w14:paraId="0FAE8C25" w14:textId="77777777" w:rsidR="00361667" w:rsidRPr="006301C1" w:rsidRDefault="00361667" w:rsidP="00F57A42">
      <w:pPr>
        <w:numPr>
          <w:ilvl w:val="3"/>
          <w:numId w:val="1"/>
        </w:numPr>
        <w:spacing w:line="240" w:lineRule="auto"/>
        <w:contextualSpacing/>
        <w:rPr>
          <w:rStyle w:val="Hyperlink"/>
          <w:rFonts w:ascii="Arial" w:hAnsi="Arial" w:cs="Arial"/>
        </w:rPr>
      </w:pPr>
      <w:r w:rsidRPr="006301C1">
        <w:rPr>
          <w:rFonts w:ascii="Arial" w:eastAsia="Times New Roman" w:hAnsi="Arial" w:cs="Arial"/>
        </w:rPr>
        <w:t xml:space="preserve">VHA Directive 1907.01(1) Health Information Management and Health Records: </w:t>
      </w:r>
      <w:r w:rsidRPr="006301C1">
        <w:rPr>
          <w:rStyle w:val="Hyperlink"/>
          <w:rFonts w:ascii="Arial" w:eastAsia="Times New Roman" w:hAnsi="Arial" w:cs="Arial"/>
        </w:rPr>
        <w:t>https://www.va.gov/vhapublications/ViewPublication.asp?pub_ID=9235</w:t>
      </w:r>
    </w:p>
    <w:p w14:paraId="0FAE8C26"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Privacy Act of 1974 (5 U.S.C. 552a) as amended: </w:t>
      </w:r>
      <w:hyperlink r:id="rId24" w:history="1">
        <w:r w:rsidRPr="006301C1">
          <w:rPr>
            <w:rFonts w:ascii="Arial" w:eastAsia="Times New Roman" w:hAnsi="Arial" w:cs="Arial"/>
            <w:color w:val="467886"/>
            <w:u w:val="single"/>
          </w:rPr>
          <w:t>http://www.justice.gov/oip/foia_updates/Vol_XVII_4/page2.htm</w:t>
        </w:r>
      </w:hyperlink>
    </w:p>
    <w:p w14:paraId="0FAE8C27"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Conformance Standards:</w:t>
      </w:r>
    </w:p>
    <w:p w14:paraId="0FAE8C28" w14:textId="77777777" w:rsidR="00361667" w:rsidRPr="006301C1" w:rsidRDefault="00361667" w:rsidP="00F57A42">
      <w:pPr>
        <w:numPr>
          <w:ilvl w:val="3"/>
          <w:numId w:val="1"/>
        </w:numPr>
        <w:spacing w:line="240" w:lineRule="auto"/>
        <w:contextualSpacing/>
        <w:rPr>
          <w:rFonts w:ascii="Arial" w:eastAsia="Times New Roman" w:hAnsi="Arial" w:cs="Arial"/>
          <w:i/>
          <w:iCs/>
        </w:rPr>
      </w:pPr>
      <w:r w:rsidRPr="006301C1">
        <w:rPr>
          <w:rFonts w:ascii="Arial" w:eastAsia="Times New Roman" w:hAnsi="Arial" w:cs="Arial"/>
        </w:rPr>
        <w:t xml:space="preserve">Contractor shall maintain full compliance with applicable Federal and State regulations.  All services provided under this contract shall be performed in conformance with the National Fire Protection Agency (NFPA) 99- Health Care Facility Code, Occupational Safety and Health Administration (OSHA), HIPAA, and other applicable national, state, and local regulatory agencies. Contractor shall maintain Clinical Laboratory Improvement Act (CLIA) certificate of accreditation, and The Joint Commission (JC) and the </w:t>
      </w:r>
      <w:r w:rsidRPr="006301C1">
        <w:rPr>
          <w:rFonts w:ascii="Arial" w:eastAsia="Times New Roman" w:hAnsi="Arial" w:cs="Arial"/>
        </w:rPr>
        <w:t>College of American Pathology (CAP, if required) accreditations. A copy of the CLIA certificate shall be provided to the participating Facility when requested.</w:t>
      </w:r>
    </w:p>
    <w:p w14:paraId="0FAE8C29"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lastRenderedPageBreak/>
        <w:t>Contractor’s Laboratory Director shall be a licensed American Board of Pathology certified pathologist.  The Contractor shall make sure employees have current and valid professional certifications before starting work under this contract.  All contractor personnel shall meet the performance characteristics for accuracy and precision as defined by the 1988 Clinical Laboratory Improvement Act (CLIA) and the Clinical and Laboratory Standards Institute (CLSI) and maintain required licenses.  The Contractor shal</w:t>
      </w:r>
      <w:r w:rsidRPr="006301C1">
        <w:rPr>
          <w:rFonts w:ascii="Arial" w:eastAsia="Times New Roman" w:hAnsi="Arial" w:cs="Arial"/>
        </w:rPr>
        <w:t>l maintain current licenses and certificates and provide copies of such to VA upon reasonable written request</w:t>
      </w:r>
    </w:p>
    <w:p w14:paraId="0FAE8C2A"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Joint Commission Compliance Standards</w:t>
      </w:r>
    </w:p>
    <w:p w14:paraId="0FAE8C2B"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All applicable VA and VHA policies, procedures and directives shall be followed by the Contractor. The Contractor shall continuously meet or exceed all Joint Commission Hospital standards and provide oversight of care, treatment and services provided through contractual agreement standard LD.04.03.09. The patient population treated within the covered areas consists of veterans with varying physical, psychiatric, and psychological needs. Their conditions are in many cases, directly related to the individual’</w:t>
      </w:r>
      <w:r w:rsidRPr="006301C1">
        <w:rPr>
          <w:rFonts w:ascii="Arial" w:eastAsia="Times New Roman" w:hAnsi="Arial" w:cs="Arial"/>
        </w:rPr>
        <w:t>s service to this country. Contract personnel shall provide compassionate care with respect for the special needs of the veteran population served. Care delivered shall reflect the VA Medical Centers mission, vision, and values:</w:t>
      </w:r>
    </w:p>
    <w:p w14:paraId="0FAE8C2C"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b/>
        </w:rPr>
        <w:t>MISSION:</w:t>
      </w:r>
      <w:r w:rsidRPr="006301C1">
        <w:rPr>
          <w:rFonts w:ascii="Arial" w:eastAsia="Times New Roman" w:hAnsi="Arial" w:cs="Arial"/>
        </w:rPr>
        <w:t xml:space="preserve"> Honor America’s veterans by providing exceptional health care that improves their health and well-being.</w:t>
      </w:r>
    </w:p>
    <w:p w14:paraId="0FAE8C2D"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b/>
        </w:rPr>
        <w:t>VISION:</w:t>
      </w:r>
      <w:r w:rsidRPr="006301C1">
        <w:rPr>
          <w:rFonts w:ascii="Arial" w:eastAsia="Times New Roman" w:hAnsi="Arial" w:cs="Arial"/>
        </w:rPr>
        <w:t xml:space="preserve"> VHA shall continue to be the benchmark of excellence and value in health care and benefits by providing exemplary services that are both patients centered and evidenced based. This care shall be delivered by engaged, collaborative teams in an integrated environment that supports learning, discovery, and continuous improvement. It shall emphasize prevention and population health and contribute to the nation’s well-being through education, research, and service in National emergencies.</w:t>
      </w:r>
    </w:p>
    <w:p w14:paraId="0FAE8C2E"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b/>
          <w:bCs/>
        </w:rPr>
        <w:t>VALUES:</w:t>
      </w:r>
      <w:r w:rsidRPr="006301C1">
        <w:rPr>
          <w:rFonts w:ascii="Arial" w:eastAsia="Times New Roman" w:hAnsi="Arial" w:cs="Arial"/>
        </w:rPr>
        <w:t xml:space="preserve"> VHA’s five core values are Integrity, Commitment, Advocacy, Respect, and Excellence.  They define our culture and how we care for our Veterans.  </w:t>
      </w:r>
    </w:p>
    <w:p w14:paraId="0FAE8C2F" w14:textId="77777777" w:rsidR="00361667" w:rsidRPr="006301C1" w:rsidRDefault="00361667" w:rsidP="00F57A42">
      <w:pPr>
        <w:spacing w:line="240" w:lineRule="auto"/>
        <w:ind w:left="1620"/>
        <w:contextualSpacing/>
        <w:rPr>
          <w:rFonts w:ascii="Arial" w:eastAsia="Times New Roman" w:hAnsi="Arial" w:cs="Arial"/>
        </w:rPr>
      </w:pPr>
    </w:p>
    <w:p w14:paraId="0FAE8C30" w14:textId="77777777" w:rsidR="00361667" w:rsidRPr="006301C1" w:rsidRDefault="00361667" w:rsidP="00F57A42">
      <w:pPr>
        <w:numPr>
          <w:ilvl w:val="0"/>
          <w:numId w:val="1"/>
        </w:numPr>
        <w:spacing w:line="240" w:lineRule="auto"/>
        <w:ind w:left="360"/>
        <w:contextualSpacing/>
        <w:rPr>
          <w:rFonts w:ascii="Arial" w:eastAsia="Times New Roman" w:hAnsi="Arial" w:cs="Arial"/>
          <w:b/>
          <w:bCs/>
        </w:rPr>
      </w:pPr>
      <w:r w:rsidRPr="006301C1">
        <w:rPr>
          <w:rFonts w:ascii="Arial" w:eastAsia="Times New Roman" w:hAnsi="Arial" w:cs="Arial"/>
          <w:b/>
          <w:bCs/>
        </w:rPr>
        <w:t>SPECIAL CONTRACT REQUIREMENTS</w:t>
      </w:r>
    </w:p>
    <w:p w14:paraId="0FAE8C31" w14:textId="77777777" w:rsidR="00361667" w:rsidRPr="006301C1" w:rsidRDefault="00361667" w:rsidP="00F57A42">
      <w:pPr>
        <w:numPr>
          <w:ilvl w:val="1"/>
          <w:numId w:val="1"/>
        </w:numPr>
        <w:spacing w:line="240" w:lineRule="auto"/>
        <w:ind w:left="720"/>
        <w:contextualSpacing/>
        <w:rPr>
          <w:rFonts w:ascii="Arial" w:eastAsia="Times New Roman" w:hAnsi="Arial" w:cs="Arial"/>
          <w:b/>
          <w:bCs/>
          <w:u w:val="single"/>
        </w:rPr>
      </w:pPr>
      <w:r w:rsidRPr="006301C1">
        <w:rPr>
          <w:rFonts w:ascii="Arial" w:eastAsia="Times New Roman" w:hAnsi="Arial" w:cs="Arial"/>
          <w:b/>
          <w:bCs/>
          <w:u w:val="single"/>
        </w:rPr>
        <w:t>AWARD SPECIFIC INFORMATION</w:t>
      </w:r>
    </w:p>
    <w:p w14:paraId="0FAE8C32"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Modifications</w:t>
      </w:r>
    </w:p>
    <w:p w14:paraId="0FAE8C33" w14:textId="77777777" w:rsidR="00361667" w:rsidRPr="006301C1" w:rsidRDefault="00361667" w:rsidP="00F57A42">
      <w:pPr>
        <w:numPr>
          <w:ilvl w:val="3"/>
          <w:numId w:val="1"/>
        </w:numPr>
        <w:spacing w:line="240" w:lineRule="auto"/>
        <w:contextualSpacing/>
        <w:rPr>
          <w:rFonts w:ascii="Arial" w:eastAsia="Times New Roman" w:hAnsi="Arial" w:cs="Arial"/>
          <w:u w:val="single"/>
        </w:rPr>
      </w:pPr>
      <w:r w:rsidRPr="006301C1">
        <w:rPr>
          <w:rFonts w:ascii="Arial" w:eastAsia="Times New Roman" w:hAnsi="Arial" w:cs="Arial"/>
        </w:rPr>
        <w:t>All modifications shall be given at minimum 60 days for any change</w:t>
      </w:r>
      <w:r>
        <w:rPr>
          <w:rFonts w:ascii="Arial" w:eastAsia="Times New Roman" w:hAnsi="Arial" w:cs="Arial"/>
        </w:rPr>
        <w:t xml:space="preserve"> to</w:t>
      </w:r>
      <w:r w:rsidRPr="006301C1">
        <w:rPr>
          <w:rFonts w:ascii="Arial" w:eastAsia="Times New Roman" w:hAnsi="Arial" w:cs="Arial"/>
        </w:rPr>
        <w:t xml:space="preserve"> takes</w:t>
      </w:r>
      <w:r>
        <w:rPr>
          <w:rFonts w:ascii="Arial" w:eastAsia="Times New Roman" w:hAnsi="Arial" w:cs="Arial"/>
        </w:rPr>
        <w:t xml:space="preserve"> affect</w:t>
      </w:r>
      <w:r w:rsidRPr="006301C1">
        <w:rPr>
          <w:rFonts w:ascii="Arial" w:eastAsia="Times New Roman" w:hAnsi="Arial" w:cs="Arial"/>
        </w:rPr>
        <w:t xml:space="preserve">.  </w:t>
      </w:r>
    </w:p>
    <w:p w14:paraId="0FAE8C34" w14:textId="77777777" w:rsidR="00361667" w:rsidRPr="006301C1" w:rsidRDefault="00361667" w:rsidP="00F57A42">
      <w:pPr>
        <w:numPr>
          <w:ilvl w:val="3"/>
          <w:numId w:val="1"/>
        </w:numPr>
        <w:spacing w:line="240" w:lineRule="auto"/>
        <w:contextualSpacing/>
        <w:rPr>
          <w:rFonts w:ascii="Arial" w:eastAsia="Times New Roman" w:hAnsi="Arial" w:cs="Arial"/>
          <w:u w:val="single"/>
        </w:rPr>
      </w:pPr>
      <w:r w:rsidRPr="006301C1">
        <w:rPr>
          <w:rFonts w:ascii="Arial" w:eastAsia="Times New Roman" w:hAnsi="Arial" w:cs="Arial"/>
        </w:rPr>
        <w:t>Modifications that change the terms and conditions of the contract shall be bi-lateral.</w:t>
      </w:r>
    </w:p>
    <w:p w14:paraId="0FAE8C35" w14:textId="77777777" w:rsidR="00361667" w:rsidRPr="006301C1" w:rsidRDefault="00361667" w:rsidP="00F57A42">
      <w:pPr>
        <w:numPr>
          <w:ilvl w:val="3"/>
          <w:numId w:val="1"/>
        </w:numPr>
        <w:spacing w:line="240" w:lineRule="auto"/>
        <w:contextualSpacing/>
        <w:rPr>
          <w:rFonts w:ascii="Arial" w:eastAsia="Times New Roman" w:hAnsi="Arial" w:cs="Arial"/>
          <w:u w:val="single"/>
        </w:rPr>
      </w:pPr>
      <w:r w:rsidRPr="006301C1">
        <w:rPr>
          <w:rFonts w:ascii="Arial" w:eastAsia="Times New Roman" w:hAnsi="Arial" w:cs="Arial"/>
        </w:rPr>
        <w:t>Modifications that are administrative in nature may be completed unilaterally by the Government to update attachments, points of contacts, etc.</w:t>
      </w:r>
    </w:p>
    <w:p w14:paraId="0FAE8C36"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Pricing</w:t>
      </w:r>
    </w:p>
    <w:p w14:paraId="0FAE8C37"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Pricing shall be determined and established at the time of award for the all ordering periods.  Pricing shall not change.</w:t>
      </w:r>
    </w:p>
    <w:p w14:paraId="0FAE8C38"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lastRenderedPageBreak/>
        <w:t>Variable Priced Tests shall not be included.  They will either need to be provided an FFP or not orderable through this agreement.</w:t>
      </w:r>
    </w:p>
    <w:p w14:paraId="0FAE8C39" w14:textId="77777777" w:rsidR="00361667" w:rsidRPr="00381C3D"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Tests and Reflex Tests</w:t>
      </w:r>
    </w:p>
    <w:p w14:paraId="0FAE8C3A"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All tests and reflex tests shall be listed in the award with established test codes and pricing.</w:t>
      </w:r>
    </w:p>
    <w:p w14:paraId="0FAE8C3B"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Only the tests and test codes listed in the award are authorized.</w:t>
      </w:r>
    </w:p>
    <w:p w14:paraId="0FAE8C3C"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New tests may be added to the award without competition via bilateral modification.</w:t>
      </w:r>
    </w:p>
    <w:p w14:paraId="0FAE8C3D" w14:textId="77777777" w:rsidR="00361667" w:rsidRPr="006301C1" w:rsidRDefault="00361667" w:rsidP="00F57A42">
      <w:pPr>
        <w:numPr>
          <w:ilvl w:val="3"/>
          <w:numId w:val="1"/>
        </w:numPr>
        <w:spacing w:line="240" w:lineRule="auto"/>
        <w:contextualSpacing/>
        <w:rPr>
          <w:rFonts w:ascii="Arial" w:eastAsia="Times New Roman" w:hAnsi="Arial" w:cs="Arial"/>
          <w:i/>
          <w:iCs/>
          <w:u w:val="single"/>
        </w:rPr>
      </w:pPr>
      <w:r w:rsidRPr="006301C1">
        <w:rPr>
          <w:rFonts w:ascii="Arial" w:eastAsia="Times New Roman" w:hAnsi="Arial" w:cs="Arial"/>
          <w:i/>
          <w:iCs/>
          <w:u w:val="single"/>
        </w:rPr>
        <w:t>New Tests:</w:t>
      </w:r>
    </w:p>
    <w:p w14:paraId="0FAE8C3E"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 xml:space="preserve">New tests may be added to the award through a bi-lateral modification.  </w:t>
      </w:r>
    </w:p>
    <w:p w14:paraId="0FAE8C3F"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New Tests shall not be utilized until a bilateral modification is executed.</w:t>
      </w:r>
    </w:p>
    <w:p w14:paraId="0FAE8C40"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Pricing shall not change for any test replaced due to a test code/description change.</w:t>
      </w:r>
    </w:p>
    <w:p w14:paraId="0FAE8C41" w14:textId="77777777" w:rsidR="00361667" w:rsidRPr="006301C1" w:rsidRDefault="00361667" w:rsidP="00F57A42">
      <w:pPr>
        <w:numPr>
          <w:ilvl w:val="2"/>
          <w:numId w:val="1"/>
        </w:numPr>
        <w:spacing w:line="240" w:lineRule="auto"/>
        <w:ind w:left="1260"/>
        <w:contextualSpacing/>
        <w:rPr>
          <w:rFonts w:ascii="Arial" w:eastAsia="Times New Roman" w:hAnsi="Arial" w:cs="Arial"/>
          <w:i/>
          <w:iCs/>
          <w:u w:val="single"/>
        </w:rPr>
      </w:pPr>
      <w:r w:rsidRPr="006301C1">
        <w:rPr>
          <w:rFonts w:ascii="Arial" w:eastAsia="Times New Roman" w:hAnsi="Arial" w:cs="Arial"/>
          <w:i/>
          <w:iCs/>
        </w:rPr>
        <w:t>Test Code/Description Changes</w:t>
      </w:r>
    </w:p>
    <w:p w14:paraId="0FAE8C42"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Test codes/descriptions listed as part of the award shall not change prior to the Contract being updated to reflect the change.</w:t>
      </w:r>
    </w:p>
    <w:p w14:paraId="0FAE8C43"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Contractor shall not change any Test codes/descriptions of any test on the award prior to a bi-lateral modification being executed.  </w:t>
      </w:r>
    </w:p>
    <w:p w14:paraId="0FAE8C44"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This modification request shall include the updated list of tests to validate the Test Code/Description change for tests.</w:t>
      </w:r>
    </w:p>
    <w:p w14:paraId="0FAE8C45"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 xml:space="preserve">Modifications to change test codes/descriptions on the award shall not happen more than once per quarter via bilateral modification. </w:t>
      </w:r>
    </w:p>
    <w:p w14:paraId="0FAE8C46"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Pricing shall not change for any test code/description change that is replacing a test listed in the award regardless of whether they are FSS or open market.</w:t>
      </w:r>
    </w:p>
    <w:p w14:paraId="0FAE8C47" w14:textId="77777777" w:rsidR="00361667" w:rsidRPr="006301C1" w:rsidRDefault="00361667" w:rsidP="00F57A42">
      <w:pPr>
        <w:numPr>
          <w:ilvl w:val="2"/>
          <w:numId w:val="1"/>
        </w:numPr>
        <w:spacing w:line="240" w:lineRule="auto"/>
        <w:ind w:left="1260"/>
        <w:contextualSpacing/>
        <w:rPr>
          <w:rFonts w:ascii="Arial" w:eastAsia="Times New Roman" w:hAnsi="Arial" w:cs="Arial"/>
          <w:u w:val="single"/>
        </w:rPr>
      </w:pPr>
      <w:r w:rsidRPr="006301C1">
        <w:rPr>
          <w:rFonts w:ascii="Arial" w:eastAsia="Times New Roman" w:hAnsi="Arial" w:cs="Arial"/>
          <w:i/>
          <w:iCs/>
        </w:rPr>
        <w:t>Tests Not Listed in the Award</w:t>
      </w:r>
    </w:p>
    <w:p w14:paraId="0FAE8C48"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Tests not listed in this award with the assigned test code/description are not authorized.</w:t>
      </w:r>
    </w:p>
    <w:p w14:paraId="0FAE8C49"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Any test not listed or authorized shall follow a separate process unrelated to this contract.</w:t>
      </w:r>
    </w:p>
    <w:p w14:paraId="0FAE8C4A"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Contractor shall not process any test not listed in the award nor request payment for tests not listed through this contract.  Contractor risks non-payment of any test not authorized.</w:t>
      </w:r>
    </w:p>
    <w:p w14:paraId="0FAE8C4B"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Established Process for Non-Listed Test Codes/Descriptions (Non-Contracted):</w:t>
      </w:r>
    </w:p>
    <w:p w14:paraId="0FAE8C4C"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Contractor shall set up a Non-Contracted Account Number</w:t>
      </w:r>
    </w:p>
    <w:p w14:paraId="0FAE8C4D" w14:textId="77777777" w:rsidR="00361667" w:rsidRPr="006301C1" w:rsidRDefault="00361667" w:rsidP="00F57A42">
      <w:pPr>
        <w:numPr>
          <w:ilvl w:val="4"/>
          <w:numId w:val="1"/>
        </w:numPr>
        <w:spacing w:line="240" w:lineRule="auto"/>
        <w:contextualSpacing/>
        <w:rPr>
          <w:rFonts w:ascii="Arial" w:eastAsia="Times New Roman" w:hAnsi="Arial" w:cs="Arial"/>
        </w:rPr>
      </w:pPr>
      <w:r w:rsidRPr="006301C1">
        <w:rPr>
          <w:rFonts w:ascii="Arial" w:eastAsia="Times New Roman" w:hAnsi="Arial" w:cs="Arial"/>
        </w:rPr>
        <w:t>All Non-Contracted Tests shall not be processed without proper authorization prior to the test being processed.</w:t>
      </w:r>
    </w:p>
    <w:p w14:paraId="0FAE8C4E" w14:textId="77777777" w:rsidR="00361667" w:rsidRPr="006301C1" w:rsidRDefault="00361667" w:rsidP="00F57A42">
      <w:pPr>
        <w:numPr>
          <w:ilvl w:val="2"/>
          <w:numId w:val="1"/>
        </w:numPr>
        <w:spacing w:line="240" w:lineRule="auto"/>
        <w:ind w:left="1260"/>
        <w:contextualSpacing/>
        <w:rPr>
          <w:rFonts w:ascii="Arial" w:eastAsia="Times New Roman" w:hAnsi="Arial" w:cs="Arial"/>
        </w:rPr>
      </w:pPr>
      <w:r w:rsidRPr="006301C1">
        <w:rPr>
          <w:rFonts w:ascii="Arial" w:eastAsia="Times New Roman" w:hAnsi="Arial" w:cs="Arial"/>
          <w:i/>
          <w:iCs/>
        </w:rPr>
        <w:t>Employment and Liability</w:t>
      </w:r>
    </w:p>
    <w:p w14:paraId="0FAE8C4F"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 xml:space="preserve">This is a non-personal services contract. The Contractor shall be responsible for protecting the personnel furnishing services under this contract.  To carry out this responsibility, the Contractor shall provide the following for these personnel, which includes worker’s compensation, professional liability insurance, health examinations, income tax withholding and social security payments. The parties agree that Contractor personnel without formal appointments shall not be considered </w:t>
      </w:r>
      <w:r w:rsidRPr="006301C1">
        <w:rPr>
          <w:rFonts w:ascii="Arial" w:eastAsia="Times New Roman" w:hAnsi="Arial" w:cs="Arial"/>
        </w:rPr>
        <w:lastRenderedPageBreak/>
        <w:t xml:space="preserve">VA employees for any purpose and shall be considered employees of the Contractor. See WAGE DETERMINATION ATTACHMENT of this contract and </w:t>
      </w:r>
      <w:hyperlink r:id="rId25" w:history="1">
        <w:r w:rsidRPr="006301C1">
          <w:rPr>
            <w:rFonts w:ascii="Arial" w:eastAsia="Times New Roman" w:hAnsi="Arial" w:cs="Arial"/>
            <w:color w:val="467886"/>
            <w:u w:val="single"/>
          </w:rPr>
          <w:t>www.sam.gov</w:t>
        </w:r>
      </w:hyperlink>
      <w:r w:rsidRPr="006301C1">
        <w:rPr>
          <w:rFonts w:ascii="Arial" w:eastAsia="Times New Roman" w:hAnsi="Arial" w:cs="Arial"/>
        </w:rPr>
        <w:t xml:space="preserve"> for Department of Labor requirements for Federal contract employees.</w:t>
      </w:r>
    </w:p>
    <w:p w14:paraId="0FAE8C50"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Infection Control</w:t>
      </w:r>
    </w:p>
    <w:p w14:paraId="0FAE8C51"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Contracted patient care activities shall be integrated into the participating Facility’ Infection Control program, and contract staff shall adhere to the Facility Infection Control policies and procedures. The Facility Infection Control Plan shall identify for the Contractor how risks shall be identified, methods to be used to reduce risk, identification and reporting of community-acquired and nosocomial infections, and data collection and reporting requirements. Reports of surveillance, control, prevention</w:t>
      </w:r>
      <w:r w:rsidRPr="006301C1">
        <w:rPr>
          <w:rFonts w:ascii="Arial" w:eastAsia="Times New Roman" w:hAnsi="Arial" w:cs="Arial"/>
        </w:rPr>
        <w:t>, and monitoring activities performed by the part Facility shall be provided, on a routine basis, to the Contractor.</w:t>
      </w:r>
    </w:p>
    <w:p w14:paraId="0FAE8C52"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Patient Safety</w:t>
      </w:r>
    </w:p>
    <w:p w14:paraId="0FAE8C53"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Patient safety shall be a primary focus of the Contractor including compliance with all applicable patient safety goals.  The participating Facility shall inform the Contractor of all applicable Sentinel Events or other Patient Safety Alerts received by the Facility. For every applicable alert, the Contractor shall take the necessary steps to redesign processes to prevent occurrence and provide written feedback to the Contracting Officer Representative (COR) describing prevention actions taken.</w:t>
      </w:r>
      <w:r w:rsidRPr="006301C1">
        <w:rPr>
          <w:rFonts w:ascii="Arial" w:eastAsia="Times New Roman" w:hAnsi="Arial" w:cs="Arial"/>
          <w:b/>
        </w:rPr>
        <w:t xml:space="preserve"> </w:t>
      </w:r>
      <w:r w:rsidRPr="006301C1">
        <w:rPr>
          <w:rFonts w:ascii="Arial" w:eastAsia="Times New Roman" w:hAnsi="Arial" w:cs="Arial"/>
        </w:rPr>
        <w:t>All events related to patient injury, medication errors, and other breeches of patient safety shall be documented utilizing the Contractor’s format and reported to the COR utilizing the part Facility’ Incident Report.</w:t>
      </w:r>
      <w:r w:rsidRPr="006301C1">
        <w:rPr>
          <w:rFonts w:ascii="Arial" w:eastAsia="Times New Roman" w:hAnsi="Arial" w:cs="Arial"/>
          <w:b/>
        </w:rPr>
        <w:t xml:space="preserve"> </w:t>
      </w:r>
      <w:r w:rsidRPr="006301C1">
        <w:rPr>
          <w:rFonts w:ascii="Arial" w:eastAsia="Times New Roman" w:hAnsi="Arial" w:cs="Arial"/>
        </w:rPr>
        <w:t>The Facility shall provide the Contractor with the Sentinel Event definitions in the start-up phase.</w:t>
      </w:r>
      <w:r w:rsidRPr="006301C1">
        <w:rPr>
          <w:rFonts w:ascii="Arial" w:eastAsia="Times New Roman" w:hAnsi="Arial" w:cs="Arial"/>
          <w:b/>
        </w:rPr>
        <w:t xml:space="preserve"> </w:t>
      </w:r>
      <w:r w:rsidRPr="006301C1">
        <w:rPr>
          <w:rFonts w:ascii="Arial" w:eastAsia="Times New Roman" w:hAnsi="Arial" w:cs="Arial"/>
        </w:rPr>
        <w:t>The Contractor shall verbally notify the Facility COR immediately when a Sentinel Event has occurred, which is to be followed by written notification within one (1) business day or sooner if r</w:t>
      </w:r>
      <w:r w:rsidRPr="006301C1">
        <w:rPr>
          <w:rFonts w:ascii="Arial" w:eastAsia="Times New Roman" w:hAnsi="Arial" w:cs="Arial"/>
        </w:rPr>
        <w:t>equested by the medical center. The Facility shall determine when a Root Cause Analysis (RCA) is required of the Contractor.</w:t>
      </w:r>
      <w:r w:rsidRPr="006301C1">
        <w:rPr>
          <w:rFonts w:ascii="Arial" w:eastAsia="Times New Roman" w:hAnsi="Arial" w:cs="Arial"/>
          <w:b/>
        </w:rPr>
        <w:t xml:space="preserve"> </w:t>
      </w:r>
      <w:r w:rsidRPr="006301C1">
        <w:rPr>
          <w:rFonts w:ascii="Arial" w:eastAsia="Times New Roman" w:hAnsi="Arial" w:cs="Arial"/>
        </w:rPr>
        <w:t>The Contractor shall conduct all Root Cause Analysis according to the Facility policy and within established time frames (45 days). Completed RCAs shall be provided to the Facility COR.</w:t>
      </w:r>
    </w:p>
    <w:p w14:paraId="0FAE8C54" w14:textId="77777777" w:rsidR="00361667" w:rsidRPr="006301C1" w:rsidRDefault="00361667" w:rsidP="00F57A42">
      <w:pPr>
        <w:numPr>
          <w:ilvl w:val="2"/>
          <w:numId w:val="1"/>
        </w:numPr>
        <w:spacing w:line="240" w:lineRule="auto"/>
        <w:ind w:left="1260"/>
        <w:contextualSpacing/>
        <w:rPr>
          <w:rFonts w:ascii="Arial" w:eastAsia="Times New Roman" w:hAnsi="Arial" w:cs="Arial"/>
          <w:i/>
          <w:iCs/>
        </w:rPr>
      </w:pPr>
      <w:r w:rsidRPr="006301C1">
        <w:rPr>
          <w:rFonts w:ascii="Arial" w:eastAsia="Times New Roman" w:hAnsi="Arial" w:cs="Arial"/>
          <w:i/>
          <w:iCs/>
        </w:rPr>
        <w:t>Patient Rights</w:t>
      </w:r>
    </w:p>
    <w:p w14:paraId="0FAE8C55" w14:textId="77777777" w:rsidR="00361667" w:rsidRPr="006301C1" w:rsidRDefault="00361667" w:rsidP="00F57A42">
      <w:pPr>
        <w:numPr>
          <w:ilvl w:val="3"/>
          <w:numId w:val="1"/>
        </w:numPr>
        <w:spacing w:line="240" w:lineRule="auto"/>
        <w:contextualSpacing/>
        <w:rPr>
          <w:rFonts w:ascii="Arial" w:eastAsia="Times New Roman" w:hAnsi="Arial" w:cs="Arial"/>
        </w:rPr>
      </w:pPr>
      <w:r w:rsidRPr="006301C1">
        <w:rPr>
          <w:rFonts w:ascii="Arial" w:eastAsia="Times New Roman" w:hAnsi="Arial" w:cs="Arial"/>
        </w:rPr>
        <w:t>Protection of all patients’ rights is of highest priority. Patient privacy and confidentiality shall be maintained at all times. Computer access shall be granted on a need-to-know basis, and security of computerized information shall be maintained at all times. No patients shall be subject to any research activity without his fully informed consent, subject to study approval by the Investigational Research Board (IRB). The Contractor shall abide by the participating Facility’ Code of Ethics, which addresses</w:t>
      </w:r>
      <w:r w:rsidRPr="006301C1">
        <w:rPr>
          <w:rFonts w:ascii="Arial" w:eastAsia="Times New Roman" w:hAnsi="Arial" w:cs="Arial"/>
        </w:rPr>
        <w:t xml:space="preserve"> marketing, admission/transfer/referral/discharge processes, and billing issues. The Contractor and the patient care service provided shall be included in the participating Facility data collection activities related to patient and family complaints and satisfaction issues. Care provided shall respect </w:t>
      </w:r>
      <w:r w:rsidRPr="006301C1">
        <w:rPr>
          <w:rFonts w:ascii="Arial" w:eastAsia="Times New Roman" w:hAnsi="Arial" w:cs="Arial"/>
        </w:rPr>
        <w:lastRenderedPageBreak/>
        <w:t>and integrate the patient’s beliefs, values, and cultural influences</w:t>
      </w:r>
    </w:p>
    <w:p w14:paraId="0FAE8C56" w14:textId="77777777" w:rsidR="00361667" w:rsidRPr="006301C1" w:rsidRDefault="00361667" w:rsidP="00F57A42">
      <w:pPr>
        <w:spacing w:line="240" w:lineRule="auto"/>
        <w:ind w:left="1620"/>
        <w:contextualSpacing/>
        <w:rPr>
          <w:rFonts w:ascii="Arial" w:eastAsia="Times New Roman" w:hAnsi="Arial" w:cs="Arial"/>
        </w:rPr>
      </w:pPr>
    </w:p>
    <w:p w14:paraId="0FAE8C57" w14:textId="77777777" w:rsidR="00361667" w:rsidRPr="006301C1" w:rsidRDefault="00361667" w:rsidP="00F57A42">
      <w:pPr>
        <w:spacing w:line="240" w:lineRule="auto"/>
        <w:ind w:left="1620"/>
        <w:contextualSpacing/>
        <w:rPr>
          <w:rFonts w:ascii="Arial" w:eastAsia="Times New Roman" w:hAnsi="Arial" w:cs="Arial"/>
        </w:rPr>
      </w:pPr>
    </w:p>
    <w:p w14:paraId="0FAE8C58" w14:textId="77777777" w:rsidR="00361667" w:rsidRPr="006301C1" w:rsidRDefault="00361667" w:rsidP="00F57A42">
      <w:pPr>
        <w:numPr>
          <w:ilvl w:val="1"/>
          <w:numId w:val="1"/>
        </w:numPr>
        <w:spacing w:line="240" w:lineRule="auto"/>
        <w:ind w:left="720"/>
        <w:contextualSpacing/>
        <w:rPr>
          <w:rFonts w:ascii="Arial" w:eastAsia="Times New Roman" w:hAnsi="Arial" w:cs="Arial"/>
          <w:b/>
          <w:bCs/>
          <w:u w:val="single"/>
        </w:rPr>
      </w:pPr>
      <w:r w:rsidRPr="006301C1">
        <w:rPr>
          <w:rFonts w:ascii="Arial" w:eastAsia="Times New Roman" w:hAnsi="Arial" w:cs="Arial"/>
          <w:b/>
          <w:bCs/>
          <w:u w:val="single"/>
        </w:rPr>
        <w:t xml:space="preserve">INVOICING INSTRUCTIONS </w:t>
      </w:r>
    </w:p>
    <w:p w14:paraId="0FAE8C59" w14:textId="77777777" w:rsidR="00361667" w:rsidRPr="006301C1" w:rsidRDefault="00361667" w:rsidP="00F57A42">
      <w:pPr>
        <w:numPr>
          <w:ilvl w:val="4"/>
          <w:numId w:val="1"/>
        </w:numPr>
        <w:spacing w:line="240" w:lineRule="auto"/>
        <w:ind w:left="1530"/>
        <w:contextualSpacing/>
        <w:rPr>
          <w:rFonts w:ascii="Arial" w:eastAsia="Times New Roman" w:hAnsi="Arial" w:cs="Arial"/>
        </w:rPr>
      </w:pPr>
      <w:r w:rsidRPr="006301C1">
        <w:rPr>
          <w:rFonts w:ascii="Arial" w:eastAsia="Times New Roman" w:hAnsi="Arial" w:cs="Arial"/>
        </w:rPr>
        <w:t>Invoice requirements and supporting documentation: Supporting documentation and invoice must be submitted monthly in arrears. Subsequent changes or corrections shall be submitted by separate invoice. In addition to information required for submission of a “proper” invoice in accordance with FAR 52.212-4 (g), all invoices must include:</w:t>
      </w:r>
    </w:p>
    <w:p w14:paraId="0FAE8C5A" w14:textId="77777777" w:rsidR="00361667" w:rsidRPr="006301C1" w:rsidRDefault="00361667" w:rsidP="00F57A42">
      <w:pPr>
        <w:numPr>
          <w:ilvl w:val="0"/>
          <w:numId w:val="2"/>
        </w:numPr>
        <w:spacing w:after="0" w:line="240" w:lineRule="auto"/>
        <w:contextualSpacing/>
        <w:rPr>
          <w:rFonts w:ascii="Arial" w:eastAsia="Times New Roman" w:hAnsi="Arial" w:cs="Arial"/>
        </w:rPr>
      </w:pPr>
      <w:r w:rsidRPr="006301C1">
        <w:rPr>
          <w:rFonts w:ascii="Arial" w:eastAsia="Times New Roman" w:hAnsi="Arial" w:cs="Arial"/>
        </w:rPr>
        <w:t>Name and Address of Contractor</w:t>
      </w:r>
    </w:p>
    <w:p w14:paraId="0FAE8C5B" w14:textId="77777777" w:rsidR="00361667" w:rsidRPr="006301C1" w:rsidRDefault="00361667" w:rsidP="00F57A42">
      <w:pPr>
        <w:numPr>
          <w:ilvl w:val="0"/>
          <w:numId w:val="2"/>
        </w:numPr>
        <w:spacing w:after="0" w:line="240" w:lineRule="auto"/>
        <w:rPr>
          <w:rFonts w:ascii="Arial" w:eastAsia="Times New Roman" w:hAnsi="Arial" w:cs="Arial"/>
        </w:rPr>
      </w:pPr>
      <w:r w:rsidRPr="006301C1">
        <w:rPr>
          <w:rFonts w:ascii="Arial" w:eastAsia="Times New Roman" w:hAnsi="Arial" w:cs="Arial"/>
        </w:rPr>
        <w:t>Invoice Date and Invoice Number</w:t>
      </w:r>
    </w:p>
    <w:p w14:paraId="0FAE8C5C" w14:textId="77777777" w:rsidR="00361667" w:rsidRPr="006301C1" w:rsidRDefault="00361667" w:rsidP="00F57A42">
      <w:pPr>
        <w:numPr>
          <w:ilvl w:val="0"/>
          <w:numId w:val="2"/>
        </w:numPr>
        <w:spacing w:after="0" w:line="240" w:lineRule="auto"/>
        <w:rPr>
          <w:rFonts w:ascii="Arial" w:eastAsia="Times New Roman" w:hAnsi="Arial" w:cs="Arial"/>
        </w:rPr>
      </w:pPr>
      <w:r w:rsidRPr="006301C1">
        <w:rPr>
          <w:rFonts w:ascii="Arial" w:eastAsia="Times New Roman" w:hAnsi="Arial" w:cs="Arial"/>
        </w:rPr>
        <w:t>Contract Number and Purchase Order Number</w:t>
      </w:r>
    </w:p>
    <w:p w14:paraId="0FAE8C5D" w14:textId="77777777" w:rsidR="00361667" w:rsidRPr="006301C1" w:rsidRDefault="00361667" w:rsidP="00F57A42">
      <w:pPr>
        <w:numPr>
          <w:ilvl w:val="0"/>
          <w:numId w:val="2"/>
        </w:numPr>
        <w:spacing w:after="0" w:line="240" w:lineRule="auto"/>
        <w:rPr>
          <w:rFonts w:ascii="Arial" w:eastAsia="Times New Roman" w:hAnsi="Arial" w:cs="Arial"/>
        </w:rPr>
      </w:pPr>
      <w:r w:rsidRPr="006301C1">
        <w:rPr>
          <w:rFonts w:ascii="Arial" w:eastAsia="Times New Roman" w:hAnsi="Arial" w:cs="Arial"/>
        </w:rPr>
        <w:t>Date of Service</w:t>
      </w:r>
    </w:p>
    <w:p w14:paraId="0FAE8C5E" w14:textId="77777777" w:rsidR="00361667" w:rsidRPr="006301C1" w:rsidRDefault="00361667" w:rsidP="00F57A42">
      <w:pPr>
        <w:numPr>
          <w:ilvl w:val="0"/>
          <w:numId w:val="2"/>
        </w:numPr>
        <w:spacing w:after="0" w:line="240" w:lineRule="auto"/>
        <w:rPr>
          <w:rFonts w:ascii="Arial" w:eastAsia="Times New Roman" w:hAnsi="Arial" w:cs="Arial"/>
        </w:rPr>
      </w:pPr>
      <w:r w:rsidRPr="006301C1">
        <w:rPr>
          <w:rFonts w:ascii="Arial" w:eastAsia="Times New Roman" w:hAnsi="Arial" w:cs="Arial"/>
        </w:rPr>
        <w:t>Invoices shall not include any PII such as full name, social security number, or date of birth</w:t>
      </w:r>
      <w:r w:rsidRPr="006301C1">
        <w:rPr>
          <w:rFonts w:ascii="Arial" w:eastAsia="Times New Roman" w:hAnsi="Arial" w:cs="Arial"/>
          <w:color w:val="808080"/>
        </w:rPr>
        <w:t>. </w:t>
      </w:r>
    </w:p>
    <w:p w14:paraId="0FAE8C5F" w14:textId="77777777" w:rsidR="00361667" w:rsidRPr="006301C1" w:rsidRDefault="00361667" w:rsidP="00F57A42">
      <w:pPr>
        <w:numPr>
          <w:ilvl w:val="0"/>
          <w:numId w:val="2"/>
        </w:numPr>
        <w:spacing w:after="0" w:line="240" w:lineRule="auto"/>
        <w:rPr>
          <w:rFonts w:ascii="Arial" w:eastAsia="Times New Roman" w:hAnsi="Arial" w:cs="Arial"/>
        </w:rPr>
      </w:pPr>
      <w:r w:rsidRPr="006301C1">
        <w:rPr>
          <w:rFonts w:ascii="Arial" w:eastAsia="Times New Roman" w:hAnsi="Arial" w:cs="Arial"/>
        </w:rPr>
        <w:t xml:space="preserve">Excel spreadsheet “Price Schedule” for each month with the total quantity for the corresponding invoice (this shall include every test in order as they appear in the award, even if the total is zero for that month). </w:t>
      </w:r>
    </w:p>
    <w:p w14:paraId="0FAE8C60" w14:textId="77777777" w:rsidR="00361667" w:rsidRPr="006301C1" w:rsidRDefault="00361667" w:rsidP="00F57A42">
      <w:pPr>
        <w:numPr>
          <w:ilvl w:val="4"/>
          <w:numId w:val="1"/>
        </w:numPr>
        <w:spacing w:after="0" w:line="240" w:lineRule="auto"/>
        <w:ind w:left="1530"/>
        <w:contextualSpacing/>
        <w:rPr>
          <w:rFonts w:ascii="Arial" w:eastAsia="Times New Roman" w:hAnsi="Arial" w:cs="Arial"/>
        </w:rPr>
      </w:pPr>
      <w:r w:rsidRPr="006301C1">
        <w:rPr>
          <w:rFonts w:ascii="Arial" w:eastAsia="Times New Roman" w:hAnsi="Arial" w:cs="Arial"/>
        </w:rPr>
        <w:t xml:space="preserve">Any test code names and/or quantities on a contract invoice that was paid for using a purchase card transaction will cause the invoice to be rejected in its entirety. </w:t>
      </w:r>
    </w:p>
    <w:p w14:paraId="0FAE8C61" w14:textId="77777777" w:rsidR="00361667" w:rsidRPr="006301C1" w:rsidRDefault="00361667" w:rsidP="00F57A42">
      <w:pPr>
        <w:numPr>
          <w:ilvl w:val="4"/>
          <w:numId w:val="1"/>
        </w:numPr>
        <w:spacing w:after="0" w:line="240" w:lineRule="auto"/>
        <w:ind w:left="1530"/>
        <w:contextualSpacing/>
        <w:rPr>
          <w:rFonts w:ascii="Arial" w:eastAsia="Times New Roman" w:hAnsi="Arial" w:cs="Arial"/>
        </w:rPr>
      </w:pPr>
      <w:r w:rsidRPr="006301C1">
        <w:rPr>
          <w:rFonts w:ascii="Arial" w:eastAsia="Times New Roman" w:hAnsi="Arial" w:cs="Arial"/>
        </w:rPr>
        <w:t>Any test code names and/or quantities that were not able to be provided due to specimen integrity failure will cause the invoice to be rejected in its entirety.</w:t>
      </w:r>
    </w:p>
    <w:p w14:paraId="0FAE8C62" w14:textId="77777777" w:rsidR="00361667" w:rsidRPr="006301C1" w:rsidRDefault="00361667" w:rsidP="00F57A42">
      <w:pPr>
        <w:numPr>
          <w:ilvl w:val="4"/>
          <w:numId w:val="1"/>
        </w:numPr>
        <w:spacing w:after="0" w:line="240" w:lineRule="auto"/>
        <w:ind w:left="1530"/>
        <w:contextualSpacing/>
        <w:rPr>
          <w:rFonts w:ascii="Arial" w:eastAsia="Times New Roman" w:hAnsi="Arial" w:cs="Arial"/>
          <w:b/>
          <w:bCs/>
          <w:color w:val="156082"/>
        </w:rPr>
      </w:pPr>
      <w:r w:rsidRPr="006301C1">
        <w:rPr>
          <w:rFonts w:ascii="Arial" w:eastAsia="Times New Roman" w:hAnsi="Arial" w:cs="Arial"/>
        </w:rPr>
        <w:t>When invoicing, prior to the test name being updated via contract modification, the Contractor shall reference both the previous test code and name and new test code and name on the invoice.</w:t>
      </w:r>
    </w:p>
    <w:p w14:paraId="0FAE8C63" w14:textId="77777777" w:rsidR="00361667" w:rsidRPr="006301C1" w:rsidRDefault="00361667" w:rsidP="00F57A42">
      <w:pPr>
        <w:spacing w:after="0" w:line="240" w:lineRule="auto"/>
        <w:ind w:left="1530"/>
        <w:contextualSpacing/>
        <w:rPr>
          <w:rFonts w:ascii="Arial" w:eastAsiaTheme="majorEastAsia" w:hAnsi="Arial" w:cs="Arial"/>
          <w:b/>
          <w:bCs/>
          <w:color w:val="4F81BD" w:themeColor="accent1"/>
        </w:rPr>
      </w:pPr>
    </w:p>
    <w:p w14:paraId="0FAE8C64" w14:textId="77777777" w:rsidR="00361667" w:rsidRPr="006301C1" w:rsidRDefault="00361667" w:rsidP="00F57A42">
      <w:pPr>
        <w:numPr>
          <w:ilvl w:val="0"/>
          <w:numId w:val="1"/>
        </w:numPr>
        <w:spacing w:line="240" w:lineRule="auto"/>
        <w:ind w:left="360"/>
        <w:contextualSpacing/>
        <w:rPr>
          <w:rFonts w:ascii="Arial" w:eastAsia="Times New Roman" w:hAnsi="Arial" w:cs="Arial"/>
          <w:b/>
          <w:bCs/>
        </w:rPr>
      </w:pPr>
      <w:r w:rsidRPr="006301C1">
        <w:rPr>
          <w:rFonts w:ascii="Arial" w:eastAsia="Times New Roman" w:hAnsi="Arial" w:cs="Arial"/>
          <w:b/>
          <w:bCs/>
        </w:rPr>
        <w:t>Reports and Notifications</w:t>
      </w:r>
    </w:p>
    <w:p w14:paraId="0FAE8C65" w14:textId="77777777" w:rsidR="00361667" w:rsidRPr="006301C1" w:rsidRDefault="00361667" w:rsidP="00F57A42">
      <w:pPr>
        <w:pStyle w:val="NoSpacing"/>
        <w:ind w:firstLine="360"/>
        <w:rPr>
          <w:rFonts w:ascii="Arial" w:hAnsi="Arial" w:cs="Arial"/>
          <w:u w:val="single"/>
        </w:rPr>
      </w:pPr>
      <w:r w:rsidRPr="006301C1">
        <w:rPr>
          <w:rStyle w:val="Strong"/>
          <w:rFonts w:ascii="Arial" w:hAnsi="Arial" w:cs="Arial"/>
          <w:u w:val="single"/>
        </w:rPr>
        <w:t>Reporting Period and General Submission Requirements</w:t>
      </w:r>
    </w:p>
    <w:p w14:paraId="0FAE8C66" w14:textId="77777777" w:rsidR="00361667" w:rsidRPr="006301C1" w:rsidRDefault="00361667" w:rsidP="00F57A42">
      <w:pPr>
        <w:numPr>
          <w:ilvl w:val="0"/>
          <w:numId w:val="3"/>
        </w:numPr>
        <w:spacing w:before="100" w:beforeAutospacing="1" w:after="100" w:afterAutospacing="1" w:line="300" w:lineRule="atLeast"/>
        <w:rPr>
          <w:rFonts w:ascii="Arial" w:hAnsi="Arial" w:cs="Arial"/>
        </w:rPr>
      </w:pPr>
      <w:r w:rsidRPr="006301C1">
        <w:rPr>
          <w:rStyle w:val="Strong"/>
          <w:rFonts w:ascii="Arial" w:hAnsi="Arial" w:cs="Arial"/>
        </w:rPr>
        <w:t>Monthly Reporting Window:</w:t>
      </w:r>
      <w:r w:rsidRPr="006301C1">
        <w:rPr>
          <w:rFonts w:ascii="Arial" w:hAnsi="Arial" w:cs="Arial"/>
        </w:rPr>
        <w:t xml:space="preserve"> All monthly reports shall cover the period from the </w:t>
      </w:r>
      <w:r w:rsidRPr="006301C1">
        <w:rPr>
          <w:rStyle w:val="Strong"/>
          <w:rFonts w:ascii="Arial" w:hAnsi="Arial" w:cs="Arial"/>
        </w:rPr>
        <w:t>first calendar day through the last calendar day</w:t>
      </w:r>
      <w:r w:rsidRPr="006301C1">
        <w:rPr>
          <w:rFonts w:ascii="Arial" w:hAnsi="Arial" w:cs="Arial"/>
        </w:rPr>
        <w:t xml:space="preserve"> of the month (e.g., January 1–31; February 1–28/29; June 1–30). </w:t>
      </w:r>
    </w:p>
    <w:p w14:paraId="0FAE8C67" w14:textId="77777777" w:rsidR="00361667" w:rsidRPr="006301C1" w:rsidRDefault="00361667" w:rsidP="00F57A42">
      <w:pPr>
        <w:numPr>
          <w:ilvl w:val="0"/>
          <w:numId w:val="3"/>
        </w:numPr>
        <w:spacing w:before="100" w:beforeAutospacing="1" w:after="100" w:afterAutospacing="1" w:line="300" w:lineRule="atLeast"/>
        <w:rPr>
          <w:rFonts w:ascii="Arial" w:hAnsi="Arial" w:cs="Arial"/>
        </w:rPr>
      </w:pPr>
      <w:r w:rsidRPr="006301C1">
        <w:rPr>
          <w:rStyle w:val="Strong"/>
          <w:rFonts w:ascii="Arial" w:hAnsi="Arial" w:cs="Arial"/>
        </w:rPr>
        <w:t>Due Date for Monthly Deliverables:</w:t>
      </w:r>
      <w:r w:rsidRPr="006301C1">
        <w:rPr>
          <w:rFonts w:ascii="Arial" w:hAnsi="Arial" w:cs="Arial"/>
        </w:rPr>
        <w:t xml:space="preserve"> Unless otherwise stated, monthly reports are </w:t>
      </w:r>
      <w:r w:rsidRPr="006301C1">
        <w:rPr>
          <w:rStyle w:val="Strong"/>
          <w:rFonts w:ascii="Arial" w:hAnsi="Arial" w:cs="Arial"/>
        </w:rPr>
        <w:t>due by the 10th of the month</w:t>
      </w:r>
      <w:r w:rsidRPr="006301C1">
        <w:rPr>
          <w:rFonts w:ascii="Arial" w:hAnsi="Arial" w:cs="Arial"/>
        </w:rPr>
        <w:t xml:space="preserve"> following the close of the reporting month. </w:t>
      </w:r>
    </w:p>
    <w:p w14:paraId="0FAE8C68" w14:textId="77777777" w:rsidR="00361667" w:rsidRPr="006301C1" w:rsidRDefault="00361667" w:rsidP="00F57A42">
      <w:pPr>
        <w:numPr>
          <w:ilvl w:val="0"/>
          <w:numId w:val="3"/>
        </w:numPr>
        <w:spacing w:before="100" w:beforeAutospacing="1" w:after="100" w:afterAutospacing="1" w:line="300" w:lineRule="atLeast"/>
        <w:rPr>
          <w:rFonts w:ascii="Arial" w:hAnsi="Arial" w:cs="Arial"/>
        </w:rPr>
      </w:pPr>
      <w:r w:rsidRPr="006301C1">
        <w:rPr>
          <w:rStyle w:val="Strong"/>
          <w:rFonts w:ascii="Arial" w:hAnsi="Arial" w:cs="Arial"/>
        </w:rPr>
        <w:t>Format:</w:t>
      </w:r>
      <w:r w:rsidRPr="006301C1">
        <w:rPr>
          <w:rFonts w:ascii="Arial" w:hAnsi="Arial" w:cs="Arial"/>
        </w:rPr>
        <w:t xml:space="preserve"> Reports shall be delivered </w:t>
      </w:r>
      <w:r w:rsidRPr="006301C1">
        <w:rPr>
          <w:rStyle w:val="Strong"/>
          <w:rFonts w:ascii="Arial" w:hAnsi="Arial" w:cs="Arial"/>
        </w:rPr>
        <w:t>electronically</w:t>
      </w:r>
      <w:r w:rsidRPr="006301C1">
        <w:rPr>
          <w:rFonts w:ascii="Arial" w:hAnsi="Arial" w:cs="Arial"/>
        </w:rPr>
        <w:t xml:space="preserve"> (Excel spreadsheet or equivalent) and must allow sorting by at least four methods: </w:t>
      </w:r>
      <w:r w:rsidRPr="006301C1">
        <w:rPr>
          <w:rStyle w:val="Strong"/>
          <w:rFonts w:ascii="Arial" w:hAnsi="Arial" w:cs="Arial"/>
        </w:rPr>
        <w:t>(a)</w:t>
      </w:r>
      <w:r w:rsidRPr="006301C1">
        <w:rPr>
          <w:rFonts w:ascii="Arial" w:hAnsi="Arial" w:cs="Arial"/>
        </w:rPr>
        <w:t xml:space="preserve"> facility account number, </w:t>
      </w:r>
      <w:r w:rsidRPr="006301C1">
        <w:rPr>
          <w:rStyle w:val="Strong"/>
          <w:rFonts w:ascii="Arial" w:hAnsi="Arial" w:cs="Arial"/>
        </w:rPr>
        <w:t>(b)</w:t>
      </w:r>
      <w:r w:rsidRPr="006301C1">
        <w:rPr>
          <w:rFonts w:ascii="Arial" w:hAnsi="Arial" w:cs="Arial"/>
        </w:rPr>
        <w:t xml:space="preserve"> test names alphabetically, </w:t>
      </w:r>
      <w:r w:rsidRPr="006301C1">
        <w:rPr>
          <w:rStyle w:val="Strong"/>
          <w:rFonts w:ascii="Arial" w:hAnsi="Arial" w:cs="Arial"/>
        </w:rPr>
        <w:t>(c)</w:t>
      </w:r>
      <w:r w:rsidRPr="006301C1">
        <w:rPr>
          <w:rFonts w:ascii="Arial" w:hAnsi="Arial" w:cs="Arial"/>
        </w:rPr>
        <w:t xml:space="preserve"> test names by year</w:t>
      </w:r>
      <w:r w:rsidRPr="006301C1">
        <w:rPr>
          <w:rFonts w:ascii="Arial" w:hAnsi="Arial" w:cs="Arial"/>
        </w:rPr>
        <w:noBreakHyphen/>
        <w:t>to</w:t>
      </w:r>
      <w:r w:rsidRPr="006301C1">
        <w:rPr>
          <w:rFonts w:ascii="Arial" w:hAnsi="Arial" w:cs="Arial"/>
        </w:rPr>
        <w:noBreakHyphen/>
        <w:t xml:space="preserve">date frequency (highest to lowest), and </w:t>
      </w:r>
      <w:r w:rsidRPr="006301C1">
        <w:rPr>
          <w:rStyle w:val="Strong"/>
          <w:rFonts w:ascii="Arial" w:hAnsi="Arial" w:cs="Arial"/>
        </w:rPr>
        <w:t>(d)</w:t>
      </w:r>
      <w:r w:rsidRPr="006301C1">
        <w:rPr>
          <w:rFonts w:ascii="Arial" w:hAnsi="Arial" w:cs="Arial"/>
        </w:rPr>
        <w:t xml:space="preserve"> test names by year</w:t>
      </w:r>
      <w:r w:rsidRPr="006301C1">
        <w:rPr>
          <w:rFonts w:ascii="Arial" w:hAnsi="Arial" w:cs="Arial"/>
        </w:rPr>
        <w:noBreakHyphen/>
        <w:t>to</w:t>
      </w:r>
      <w:r w:rsidRPr="006301C1">
        <w:rPr>
          <w:rFonts w:ascii="Arial" w:hAnsi="Arial" w:cs="Arial"/>
        </w:rPr>
        <w:noBreakHyphen/>
        <w:t xml:space="preserve">date total cost (highest to lowest). </w:t>
      </w:r>
      <w:r w:rsidRPr="006301C1">
        <w:rPr>
          <w:rStyle w:val="Strong"/>
          <w:rFonts w:ascii="Arial" w:hAnsi="Arial" w:cs="Arial"/>
        </w:rPr>
        <w:t>No PII/PHI</w:t>
      </w:r>
      <w:r w:rsidRPr="006301C1">
        <w:rPr>
          <w:rFonts w:ascii="Arial" w:hAnsi="Arial" w:cs="Arial"/>
        </w:rPr>
        <w:t xml:space="preserve"> may be included. </w:t>
      </w:r>
    </w:p>
    <w:p w14:paraId="0FAE8C69" w14:textId="77777777" w:rsidR="00361667" w:rsidRPr="006301C1" w:rsidRDefault="00361667" w:rsidP="00F57A42">
      <w:pPr>
        <w:numPr>
          <w:ilvl w:val="0"/>
          <w:numId w:val="3"/>
        </w:numPr>
        <w:spacing w:before="100" w:beforeAutospacing="1" w:after="100" w:afterAutospacing="1" w:line="300" w:lineRule="atLeast"/>
        <w:rPr>
          <w:rFonts w:ascii="Arial" w:hAnsi="Arial" w:cs="Arial"/>
        </w:rPr>
      </w:pPr>
      <w:r w:rsidRPr="006301C1">
        <w:rPr>
          <w:rStyle w:val="Strong"/>
          <w:rFonts w:ascii="Arial" w:hAnsi="Arial" w:cs="Arial"/>
        </w:rPr>
        <w:t>Delivery Method:</w:t>
      </w:r>
      <w:r w:rsidRPr="006301C1">
        <w:rPr>
          <w:rFonts w:ascii="Arial" w:hAnsi="Arial" w:cs="Arial"/>
        </w:rPr>
        <w:t xml:space="preserve"> Electronic delivery is preferred; alternate methods (e.g., fax) may be used if electronic systems fail, with </w:t>
      </w:r>
      <w:r w:rsidRPr="006301C1">
        <w:rPr>
          <w:rStyle w:val="Strong"/>
          <w:rFonts w:ascii="Arial" w:hAnsi="Arial" w:cs="Arial"/>
        </w:rPr>
        <w:t>fax number verification prior to sending</w:t>
      </w:r>
      <w:r w:rsidRPr="006301C1">
        <w:rPr>
          <w:rFonts w:ascii="Arial" w:hAnsi="Arial" w:cs="Arial"/>
        </w:rPr>
        <w:t xml:space="preserve">. </w:t>
      </w:r>
    </w:p>
    <w:p w14:paraId="0FAE8C6A" w14:textId="77777777" w:rsidR="00361667" w:rsidRPr="006301C1" w:rsidRDefault="00361667" w:rsidP="00F57A42">
      <w:pPr>
        <w:numPr>
          <w:ilvl w:val="0"/>
          <w:numId w:val="3"/>
        </w:numPr>
        <w:spacing w:before="100" w:beforeAutospacing="1" w:after="100" w:afterAutospacing="1" w:line="300" w:lineRule="atLeast"/>
        <w:rPr>
          <w:rFonts w:ascii="Arial" w:hAnsi="Arial" w:cs="Arial"/>
        </w:rPr>
      </w:pPr>
      <w:r w:rsidRPr="006301C1">
        <w:rPr>
          <w:rStyle w:val="Strong"/>
          <w:rFonts w:ascii="Arial" w:hAnsi="Arial" w:cs="Arial"/>
        </w:rPr>
        <w:t>Recipients:</w:t>
      </w:r>
      <w:r w:rsidRPr="006301C1">
        <w:rPr>
          <w:rFonts w:ascii="Arial" w:hAnsi="Arial" w:cs="Arial"/>
        </w:rPr>
        <w:t xml:space="preserve"> Unless otherwise specified below, routine reports shall be delivered to the </w:t>
      </w:r>
      <w:r w:rsidRPr="006301C1">
        <w:rPr>
          <w:rStyle w:val="Strong"/>
          <w:rFonts w:ascii="Arial" w:hAnsi="Arial" w:cs="Arial"/>
        </w:rPr>
        <w:t>Contracting Officer (CO)</w:t>
      </w:r>
      <w:r w:rsidRPr="006301C1">
        <w:rPr>
          <w:rFonts w:ascii="Arial" w:hAnsi="Arial" w:cs="Arial"/>
        </w:rPr>
        <w:t xml:space="preserve"> and the </w:t>
      </w:r>
      <w:r w:rsidRPr="006301C1">
        <w:rPr>
          <w:rStyle w:val="Strong"/>
          <w:rFonts w:ascii="Arial" w:hAnsi="Arial" w:cs="Arial"/>
        </w:rPr>
        <w:t>Contracting Officer’s Representative (COR)</w:t>
      </w:r>
      <w:r w:rsidRPr="006301C1">
        <w:rPr>
          <w:rFonts w:ascii="Arial" w:hAnsi="Arial" w:cs="Arial"/>
        </w:rPr>
        <w:t xml:space="preserve">. </w:t>
      </w:r>
    </w:p>
    <w:p w14:paraId="0FAE8C6B" w14:textId="77777777" w:rsidR="00361667" w:rsidRPr="006301C1" w:rsidRDefault="00361667" w:rsidP="00F57A42">
      <w:pPr>
        <w:pStyle w:val="NoSpacing"/>
        <w:ind w:firstLine="360"/>
        <w:rPr>
          <w:rStyle w:val="Strong"/>
          <w:rFonts w:ascii="Arial" w:hAnsi="Arial" w:cs="Arial"/>
          <w:b w:val="0"/>
          <w:bCs w:val="0"/>
          <w:u w:val="single"/>
        </w:rPr>
      </w:pPr>
      <w:r w:rsidRPr="006301C1">
        <w:rPr>
          <w:rStyle w:val="Strong"/>
          <w:rFonts w:ascii="Arial" w:hAnsi="Arial" w:cs="Arial"/>
          <w:u w:val="single"/>
        </w:rPr>
        <w:t>Recurring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3761"/>
        <w:gridCol w:w="1540"/>
        <w:gridCol w:w="1814"/>
      </w:tblGrid>
      <w:tr w:rsidR="00085497" w14:paraId="0FAE8C70" w14:textId="77777777" w:rsidTr="00D518B2">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6C" w14:textId="77777777" w:rsidR="00361667" w:rsidRPr="006301C1" w:rsidRDefault="00361667" w:rsidP="00D518B2">
            <w:pPr>
              <w:jc w:val="center"/>
              <w:rPr>
                <w:rFonts w:ascii="Arial" w:hAnsi="Arial" w:cs="Arial"/>
                <w:b/>
                <w:bCs/>
              </w:rPr>
            </w:pPr>
            <w:r w:rsidRPr="006301C1">
              <w:rPr>
                <w:rStyle w:val="Strong"/>
                <w:rFonts w:ascii="Arial" w:hAnsi="Arial" w:cs="Arial"/>
              </w:rPr>
              <w:lastRenderedPageBreak/>
              <w:t>Report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6D" w14:textId="77777777" w:rsidR="00361667" w:rsidRPr="006301C1" w:rsidRDefault="00361667" w:rsidP="00D518B2">
            <w:pPr>
              <w:jc w:val="center"/>
              <w:rPr>
                <w:rFonts w:ascii="Arial" w:hAnsi="Arial" w:cs="Arial"/>
                <w:b/>
                <w:bCs/>
              </w:rPr>
            </w:pPr>
            <w:r w:rsidRPr="006301C1">
              <w:rPr>
                <w:rStyle w:val="Strong"/>
                <w:rFonts w:ascii="Arial" w:hAnsi="Arial" w:cs="Arial"/>
              </w:rPr>
              <w:t>Content / 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6E" w14:textId="77777777" w:rsidR="00361667" w:rsidRPr="006301C1" w:rsidRDefault="00361667" w:rsidP="00D518B2">
            <w:pPr>
              <w:jc w:val="center"/>
              <w:rPr>
                <w:rFonts w:ascii="Arial" w:hAnsi="Arial" w:cs="Arial"/>
                <w:b/>
                <w:bCs/>
              </w:rPr>
            </w:pPr>
            <w:r w:rsidRPr="006301C1">
              <w:rPr>
                <w:rStyle w:val="Strong"/>
                <w:rFonts w:ascii="Arial" w:hAnsi="Arial" w:cs="Arial"/>
              </w:rPr>
              <w:t>Frequency &amp; Due 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6F" w14:textId="77777777" w:rsidR="00361667" w:rsidRPr="006301C1" w:rsidRDefault="00361667" w:rsidP="00D518B2">
            <w:pPr>
              <w:jc w:val="center"/>
              <w:rPr>
                <w:rFonts w:ascii="Arial" w:hAnsi="Arial" w:cs="Arial"/>
                <w:b/>
                <w:bCs/>
              </w:rPr>
            </w:pPr>
            <w:r w:rsidRPr="006301C1">
              <w:rPr>
                <w:rStyle w:val="Strong"/>
                <w:rFonts w:ascii="Arial" w:hAnsi="Arial" w:cs="Arial"/>
              </w:rPr>
              <w:t>Recipient(s)</w:t>
            </w:r>
          </w:p>
        </w:tc>
      </w:tr>
      <w:tr w:rsidR="00085497" w14:paraId="0FAE8C75"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71" w14:textId="77777777" w:rsidR="00361667" w:rsidRPr="006301C1" w:rsidRDefault="00361667" w:rsidP="00D518B2">
            <w:pPr>
              <w:jc w:val="center"/>
              <w:rPr>
                <w:rFonts w:ascii="Arial" w:hAnsi="Arial" w:cs="Arial"/>
                <w:b/>
                <w:bCs/>
              </w:rPr>
            </w:pPr>
            <w:r w:rsidRPr="006301C1">
              <w:rPr>
                <w:rStyle w:val="Strong"/>
                <w:rFonts w:ascii="Arial" w:hAnsi="Arial" w:cs="Arial"/>
              </w:rPr>
              <w:t>Monthly Test Utilization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72" w14:textId="77777777" w:rsidR="00361667" w:rsidRPr="006301C1" w:rsidRDefault="00361667" w:rsidP="00D518B2">
            <w:pPr>
              <w:rPr>
                <w:rFonts w:ascii="Arial" w:hAnsi="Arial" w:cs="Arial"/>
              </w:rPr>
            </w:pPr>
            <w:r w:rsidRPr="006301C1">
              <w:rPr>
                <w:rFonts w:ascii="Arial" w:hAnsi="Arial" w:cs="Arial"/>
              </w:rPr>
              <w:t xml:space="preserve">At minimum: tests ordered (code &amp; name), number of unsatisfactory specimens, tests performed in current month and calendar YTD, CPT codes, and cost; must include </w:t>
            </w:r>
            <w:r w:rsidRPr="006301C1">
              <w:rPr>
                <w:rStyle w:val="Strong"/>
                <w:rFonts w:ascii="Arial" w:hAnsi="Arial" w:cs="Arial"/>
              </w:rPr>
              <w:t>pricing per account</w:t>
            </w:r>
            <w:r w:rsidRPr="006301C1">
              <w:rPr>
                <w:rFonts w:ascii="Arial" w:hAnsi="Arial" w:cs="Arial"/>
              </w:rPr>
              <w:t xml:space="preserve"> for each participating site.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73" w14:textId="77777777" w:rsidR="00361667" w:rsidRPr="006301C1" w:rsidRDefault="00361667" w:rsidP="00D518B2">
            <w:pPr>
              <w:rPr>
                <w:rFonts w:ascii="Arial" w:hAnsi="Arial" w:cs="Arial"/>
              </w:rPr>
            </w:pPr>
            <w:r w:rsidRPr="006301C1">
              <w:rPr>
                <w:rStyle w:val="Strong"/>
                <w:rFonts w:ascii="Arial" w:hAnsi="Arial" w:cs="Arial"/>
              </w:rPr>
              <w:t>Monthly</w:t>
            </w:r>
            <w:r w:rsidRPr="006301C1">
              <w:rPr>
                <w:rFonts w:ascii="Arial" w:hAnsi="Arial" w:cs="Arial"/>
              </w:rPr>
              <w:t xml:space="preserve">; </w:t>
            </w:r>
            <w:r w:rsidRPr="006301C1">
              <w:rPr>
                <w:rStyle w:val="Strong"/>
                <w:rFonts w:ascii="Arial" w:hAnsi="Arial" w:cs="Arial"/>
              </w:rPr>
              <w:t>due by the 10th</w:t>
            </w:r>
            <w:r w:rsidRPr="006301C1">
              <w:rPr>
                <w:rFonts w:ascii="Arial" w:hAnsi="Arial" w:cs="Arial"/>
              </w:rPr>
              <w:t xml:space="preserve"> following month close.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74" w14:textId="77777777" w:rsidR="00361667" w:rsidRPr="006301C1" w:rsidRDefault="00361667" w:rsidP="00D518B2">
            <w:pPr>
              <w:rPr>
                <w:rFonts w:ascii="Arial" w:hAnsi="Arial" w:cs="Arial"/>
              </w:rPr>
            </w:pPr>
            <w:r w:rsidRPr="006301C1">
              <w:rPr>
                <w:rStyle w:val="Strong"/>
                <w:rFonts w:ascii="Arial" w:hAnsi="Arial" w:cs="Arial"/>
              </w:rPr>
              <w:t>CO and COR</w:t>
            </w:r>
            <w:r w:rsidRPr="006301C1">
              <w:rPr>
                <w:rFonts w:ascii="Arial" w:hAnsi="Arial" w:cs="Arial"/>
              </w:rPr>
              <w:t xml:space="preserve"> </w:t>
            </w:r>
          </w:p>
        </w:tc>
      </w:tr>
      <w:tr w:rsidR="00085497" w14:paraId="0FAE8C7A"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76" w14:textId="77777777" w:rsidR="00361667" w:rsidRPr="006301C1" w:rsidRDefault="00361667" w:rsidP="00D518B2">
            <w:pPr>
              <w:jc w:val="center"/>
              <w:rPr>
                <w:rFonts w:ascii="Arial" w:hAnsi="Arial" w:cs="Arial"/>
                <w:b/>
                <w:bCs/>
              </w:rPr>
            </w:pPr>
            <w:r w:rsidRPr="006301C1">
              <w:rPr>
                <w:rStyle w:val="Strong"/>
                <w:rFonts w:ascii="Arial" w:hAnsi="Arial" w:cs="Arial"/>
              </w:rPr>
              <w:t>Cumulative Workload Summary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77" w14:textId="77777777" w:rsidR="00361667" w:rsidRPr="006301C1" w:rsidRDefault="00361667" w:rsidP="00D518B2">
            <w:pPr>
              <w:rPr>
                <w:rFonts w:ascii="Arial" w:hAnsi="Arial" w:cs="Arial"/>
              </w:rPr>
            </w:pPr>
            <w:r w:rsidRPr="006301C1">
              <w:rPr>
                <w:rFonts w:ascii="Arial" w:hAnsi="Arial" w:cs="Arial"/>
              </w:rPr>
              <w:t xml:space="preserve">Facility account number; test name; test ordering code; monthly &amp; YTD test volumes; unit test cost; monthly &amp; YTD expenditures; VA &amp; contractor accession numbers; name/address of testing lab(s).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78" w14:textId="77777777" w:rsidR="00361667" w:rsidRPr="006301C1" w:rsidRDefault="00361667" w:rsidP="00D518B2">
            <w:pPr>
              <w:rPr>
                <w:rFonts w:ascii="Arial" w:hAnsi="Arial" w:cs="Arial"/>
              </w:rPr>
            </w:pPr>
            <w:r w:rsidRPr="006301C1">
              <w:rPr>
                <w:rStyle w:val="Strong"/>
                <w:rFonts w:ascii="Arial" w:hAnsi="Arial" w:cs="Arial"/>
              </w:rPr>
              <w:t>Monthly</w:t>
            </w:r>
            <w:r w:rsidRPr="006301C1">
              <w:rPr>
                <w:rFonts w:ascii="Arial" w:hAnsi="Arial" w:cs="Arial"/>
              </w:rPr>
              <w:t xml:space="preserve">; </w:t>
            </w:r>
            <w:r w:rsidRPr="006301C1">
              <w:rPr>
                <w:rStyle w:val="Strong"/>
                <w:rFonts w:ascii="Arial" w:hAnsi="Arial" w:cs="Arial"/>
              </w:rPr>
              <w:t>due by the 10th</w:t>
            </w:r>
            <w:r w:rsidRPr="006301C1">
              <w:rPr>
                <w:rFonts w:ascii="Arial" w:hAnsi="Arial" w:cs="Arial"/>
              </w:rPr>
              <w:t xml:space="preserve"> following month close.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79" w14:textId="77777777" w:rsidR="00361667" w:rsidRPr="006301C1" w:rsidRDefault="00361667" w:rsidP="00D518B2">
            <w:pPr>
              <w:rPr>
                <w:rFonts w:ascii="Arial" w:hAnsi="Arial" w:cs="Arial"/>
              </w:rPr>
            </w:pPr>
            <w:r w:rsidRPr="006301C1">
              <w:rPr>
                <w:rStyle w:val="Strong"/>
                <w:rFonts w:ascii="Arial" w:hAnsi="Arial" w:cs="Arial"/>
              </w:rPr>
              <w:t>CO and COR</w:t>
            </w:r>
            <w:r w:rsidRPr="006301C1">
              <w:rPr>
                <w:rFonts w:ascii="Arial" w:hAnsi="Arial" w:cs="Arial"/>
              </w:rPr>
              <w:t xml:space="preserve"> </w:t>
            </w:r>
          </w:p>
        </w:tc>
      </w:tr>
      <w:tr w:rsidR="00085497" w14:paraId="0FAE8C7F"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7B" w14:textId="77777777" w:rsidR="00361667" w:rsidRPr="006301C1" w:rsidRDefault="00361667" w:rsidP="00D518B2">
            <w:pPr>
              <w:jc w:val="center"/>
              <w:rPr>
                <w:rFonts w:ascii="Arial" w:hAnsi="Arial" w:cs="Arial"/>
                <w:b/>
                <w:bCs/>
              </w:rPr>
            </w:pPr>
            <w:r w:rsidRPr="006301C1">
              <w:rPr>
                <w:rStyle w:val="Strong"/>
                <w:rFonts w:ascii="Arial" w:hAnsi="Arial" w:cs="Arial"/>
              </w:rPr>
              <w:t>Reference Lab Invoice Summary (Excel)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7C" w14:textId="77777777" w:rsidR="00361667" w:rsidRPr="006301C1" w:rsidRDefault="00361667" w:rsidP="00D518B2">
            <w:pPr>
              <w:rPr>
                <w:rFonts w:ascii="Arial" w:hAnsi="Arial" w:cs="Arial"/>
              </w:rPr>
            </w:pPr>
            <w:r w:rsidRPr="006301C1">
              <w:rPr>
                <w:rFonts w:ascii="Arial" w:hAnsi="Arial" w:cs="Arial"/>
              </w:rPr>
              <w:t xml:space="preserve">Updated quantities of tests invoiced during the prior month; ties to the invoice; excludes tests paid by purchase card and those with specimen integrity failures.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7D" w14:textId="77777777" w:rsidR="00361667" w:rsidRPr="006301C1" w:rsidRDefault="00361667" w:rsidP="00D518B2">
            <w:pPr>
              <w:rPr>
                <w:rFonts w:ascii="Arial" w:hAnsi="Arial" w:cs="Arial"/>
              </w:rPr>
            </w:pPr>
            <w:r w:rsidRPr="006301C1">
              <w:rPr>
                <w:rStyle w:val="Strong"/>
                <w:rFonts w:ascii="Arial" w:hAnsi="Arial" w:cs="Arial"/>
              </w:rPr>
              <w:t>Monthly</w:t>
            </w:r>
            <w:r w:rsidRPr="006301C1">
              <w:rPr>
                <w:rFonts w:ascii="Arial" w:hAnsi="Arial" w:cs="Arial"/>
              </w:rPr>
              <w:t xml:space="preserve">; </w:t>
            </w:r>
            <w:r w:rsidRPr="006301C1">
              <w:rPr>
                <w:rStyle w:val="Strong"/>
                <w:rFonts w:ascii="Arial" w:hAnsi="Arial" w:cs="Arial"/>
              </w:rPr>
              <w:t>due by the 10th</w:t>
            </w:r>
            <w:r w:rsidRPr="006301C1">
              <w:rPr>
                <w:rFonts w:ascii="Arial" w:hAnsi="Arial" w:cs="Arial"/>
              </w:rPr>
              <w:t xml:space="preserve"> following month close.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7E" w14:textId="77777777" w:rsidR="00361667" w:rsidRPr="006301C1" w:rsidRDefault="00361667" w:rsidP="00D518B2">
            <w:pPr>
              <w:rPr>
                <w:rFonts w:ascii="Arial" w:hAnsi="Arial" w:cs="Arial"/>
              </w:rPr>
            </w:pPr>
            <w:r w:rsidRPr="006301C1">
              <w:rPr>
                <w:rStyle w:val="Strong"/>
                <w:rFonts w:ascii="Arial" w:hAnsi="Arial" w:cs="Arial"/>
              </w:rPr>
              <w:t>COR</w:t>
            </w:r>
            <w:r w:rsidRPr="006301C1">
              <w:rPr>
                <w:rFonts w:ascii="Arial" w:hAnsi="Arial" w:cs="Arial"/>
              </w:rPr>
              <w:t xml:space="preserve"> </w:t>
            </w:r>
          </w:p>
        </w:tc>
      </w:tr>
      <w:tr w:rsidR="00085497" w14:paraId="0FAE8C84"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80" w14:textId="77777777" w:rsidR="00361667" w:rsidRPr="006301C1" w:rsidRDefault="00361667" w:rsidP="00D518B2">
            <w:pPr>
              <w:jc w:val="center"/>
              <w:rPr>
                <w:rFonts w:ascii="Arial" w:hAnsi="Arial" w:cs="Arial"/>
                <w:b/>
                <w:bCs/>
              </w:rPr>
            </w:pPr>
            <w:r w:rsidRPr="006301C1">
              <w:rPr>
                <w:rStyle w:val="Strong"/>
                <w:rFonts w:ascii="Arial" w:hAnsi="Arial" w:cs="Arial"/>
              </w:rPr>
              <w:t>Declining Balances Monthly Test Tracker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81" w14:textId="77777777" w:rsidR="00361667" w:rsidRPr="006301C1" w:rsidRDefault="00361667" w:rsidP="00D518B2">
            <w:pPr>
              <w:rPr>
                <w:rFonts w:ascii="Arial" w:hAnsi="Arial" w:cs="Arial"/>
              </w:rPr>
            </w:pPr>
            <w:r w:rsidRPr="006301C1">
              <w:rPr>
                <w:rFonts w:ascii="Arial" w:hAnsi="Arial" w:cs="Arial"/>
              </w:rPr>
              <w:t xml:space="preserve">Monthly listing of tests (Attachment 1) no longer performed or with updated code/name; highlight affected rows </w:t>
            </w:r>
            <w:r w:rsidRPr="006301C1">
              <w:rPr>
                <w:rStyle w:val="Strong"/>
                <w:rFonts w:ascii="Arial" w:hAnsi="Arial" w:cs="Arial"/>
              </w:rPr>
              <w:t>RED</w:t>
            </w:r>
            <w:r w:rsidRPr="006301C1">
              <w:rPr>
                <w:rFonts w:ascii="Arial" w:hAnsi="Arial" w:cs="Arial"/>
              </w:rPr>
              <w:t xml:space="preserve"> and annotate in </w:t>
            </w:r>
            <w:r w:rsidRPr="006301C1">
              <w:rPr>
                <w:rStyle w:val="Strong"/>
                <w:rFonts w:ascii="Arial" w:hAnsi="Arial" w:cs="Arial"/>
              </w:rPr>
              <w:t>Notes</w:t>
            </w:r>
            <w:r w:rsidRPr="006301C1">
              <w:rPr>
                <w:rFonts w:ascii="Arial" w:hAnsi="Arial" w:cs="Arial"/>
              </w:rPr>
              <w:t xml:space="preserve"> column; reference both </w:t>
            </w:r>
            <w:r w:rsidRPr="006301C1">
              <w:rPr>
                <w:rStyle w:val="Strong"/>
                <w:rFonts w:ascii="Arial" w:hAnsi="Arial" w:cs="Arial"/>
              </w:rPr>
              <w:t>old</w:t>
            </w:r>
            <w:r w:rsidRPr="006301C1">
              <w:rPr>
                <w:rFonts w:ascii="Arial" w:hAnsi="Arial" w:cs="Arial"/>
              </w:rPr>
              <w:t xml:space="preserve"> and </w:t>
            </w:r>
            <w:r w:rsidRPr="006301C1">
              <w:rPr>
                <w:rStyle w:val="Strong"/>
                <w:rFonts w:ascii="Arial" w:hAnsi="Arial" w:cs="Arial"/>
              </w:rPr>
              <w:t>new</w:t>
            </w:r>
            <w:r w:rsidRPr="006301C1">
              <w:rPr>
                <w:rFonts w:ascii="Arial" w:hAnsi="Arial" w:cs="Arial"/>
              </w:rPr>
              <w:t xml:space="preserve"> test codes/names on invoices until modification executes.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82" w14:textId="77777777" w:rsidR="00361667" w:rsidRPr="006301C1" w:rsidRDefault="00361667" w:rsidP="00D518B2">
            <w:pPr>
              <w:rPr>
                <w:rFonts w:ascii="Arial" w:hAnsi="Arial" w:cs="Arial"/>
              </w:rPr>
            </w:pPr>
            <w:r w:rsidRPr="006301C1">
              <w:rPr>
                <w:rStyle w:val="Strong"/>
                <w:rFonts w:ascii="Arial" w:hAnsi="Arial" w:cs="Arial"/>
              </w:rPr>
              <w:t>Monthly</w:t>
            </w:r>
            <w:r w:rsidRPr="006301C1">
              <w:rPr>
                <w:rFonts w:ascii="Arial" w:hAnsi="Arial" w:cs="Arial"/>
              </w:rPr>
              <w:t xml:space="preserve">; with each invoice cycle.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83" w14:textId="77777777" w:rsidR="00361667" w:rsidRPr="006301C1" w:rsidRDefault="00361667" w:rsidP="00D518B2">
            <w:pPr>
              <w:rPr>
                <w:rFonts w:ascii="Arial" w:hAnsi="Arial" w:cs="Arial"/>
              </w:rPr>
            </w:pPr>
            <w:r w:rsidRPr="006301C1">
              <w:rPr>
                <w:rStyle w:val="Strong"/>
                <w:rFonts w:ascii="Arial" w:hAnsi="Arial" w:cs="Arial"/>
              </w:rPr>
              <w:t>COR</w:t>
            </w:r>
            <w:r w:rsidRPr="006301C1">
              <w:rPr>
                <w:rFonts w:ascii="Arial" w:hAnsi="Arial" w:cs="Arial"/>
              </w:rPr>
              <w:t xml:space="preserve"> </w:t>
            </w:r>
          </w:p>
        </w:tc>
      </w:tr>
      <w:tr w:rsidR="00085497" w14:paraId="0FAE8C89"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85" w14:textId="77777777" w:rsidR="00361667" w:rsidRPr="006301C1" w:rsidRDefault="00361667" w:rsidP="00D518B2">
            <w:pPr>
              <w:jc w:val="center"/>
              <w:rPr>
                <w:rFonts w:ascii="Arial" w:hAnsi="Arial" w:cs="Arial"/>
                <w:b/>
                <w:bCs/>
              </w:rPr>
            </w:pPr>
            <w:r w:rsidRPr="006301C1">
              <w:rPr>
                <w:rStyle w:val="Strong"/>
                <w:rFonts w:ascii="Arial" w:hAnsi="Arial" w:cs="Arial"/>
              </w:rPr>
              <w:t>Statistical Analysis of Workload &amp; Utilization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86" w14:textId="77777777" w:rsidR="00361667" w:rsidRPr="006301C1" w:rsidRDefault="00361667" w:rsidP="00D518B2">
            <w:pPr>
              <w:rPr>
                <w:rFonts w:ascii="Arial" w:hAnsi="Arial" w:cs="Arial"/>
              </w:rPr>
            </w:pPr>
            <w:r w:rsidRPr="006301C1">
              <w:rPr>
                <w:rFonts w:ascii="Arial" w:hAnsi="Arial" w:cs="Arial"/>
              </w:rPr>
              <w:t xml:space="preserve">Trend analysis of ordering patterns; utilization insights; recommendations to </w:t>
            </w:r>
            <w:r w:rsidRPr="006301C1">
              <w:rPr>
                <w:rStyle w:val="Strong"/>
                <w:rFonts w:ascii="Arial" w:hAnsi="Arial" w:cs="Arial"/>
              </w:rPr>
              <w:t>reduce costs</w:t>
            </w:r>
            <w:r w:rsidRPr="006301C1">
              <w:rPr>
                <w:rFonts w:ascii="Arial" w:hAnsi="Arial" w:cs="Arial"/>
              </w:rPr>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87" w14:textId="77777777" w:rsidR="00361667" w:rsidRPr="006301C1" w:rsidRDefault="00361667" w:rsidP="00D518B2">
            <w:pPr>
              <w:rPr>
                <w:rFonts w:ascii="Arial" w:hAnsi="Arial" w:cs="Arial"/>
              </w:rPr>
            </w:pPr>
            <w:r w:rsidRPr="006301C1">
              <w:rPr>
                <w:rStyle w:val="Strong"/>
                <w:rFonts w:ascii="Arial" w:hAnsi="Arial" w:cs="Arial"/>
              </w:rPr>
              <w:t>Monthly</w:t>
            </w:r>
            <w:r w:rsidRPr="006301C1">
              <w:rPr>
                <w:rFonts w:ascii="Arial" w:hAnsi="Arial" w:cs="Arial"/>
              </w:rPr>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88" w14:textId="77777777" w:rsidR="00361667" w:rsidRPr="006301C1" w:rsidRDefault="00361667" w:rsidP="00D518B2">
            <w:pPr>
              <w:rPr>
                <w:rFonts w:ascii="Arial" w:hAnsi="Arial" w:cs="Arial"/>
              </w:rPr>
            </w:pPr>
            <w:r w:rsidRPr="006301C1">
              <w:rPr>
                <w:rStyle w:val="Strong"/>
                <w:rFonts w:ascii="Arial" w:hAnsi="Arial" w:cs="Arial"/>
              </w:rPr>
              <w:t>Participating Facilities</w:t>
            </w:r>
            <w:r w:rsidRPr="006301C1">
              <w:rPr>
                <w:rFonts w:ascii="Arial" w:hAnsi="Arial" w:cs="Arial"/>
              </w:rPr>
              <w:t xml:space="preserve"> (and leadership as applicable) </w:t>
            </w:r>
          </w:p>
        </w:tc>
      </w:tr>
      <w:tr w:rsidR="00085497" w14:paraId="0FAE8C8E"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8A" w14:textId="77777777" w:rsidR="00361667" w:rsidRPr="006301C1" w:rsidRDefault="00361667" w:rsidP="00D518B2">
            <w:pPr>
              <w:jc w:val="center"/>
              <w:rPr>
                <w:rFonts w:ascii="Arial" w:hAnsi="Arial" w:cs="Arial"/>
                <w:b/>
                <w:bCs/>
              </w:rPr>
            </w:pPr>
            <w:r w:rsidRPr="006301C1">
              <w:rPr>
                <w:rStyle w:val="Strong"/>
                <w:rFonts w:ascii="Arial" w:hAnsi="Arial" w:cs="Arial"/>
              </w:rPr>
              <w:t>Quarterly Turn</w:t>
            </w:r>
            <w:r w:rsidRPr="006301C1">
              <w:rPr>
                <w:rStyle w:val="Strong"/>
                <w:rFonts w:ascii="Arial" w:hAnsi="Arial" w:cs="Arial"/>
              </w:rPr>
              <w:noBreakHyphen/>
              <w:t>Around</w:t>
            </w:r>
            <w:r w:rsidRPr="006301C1">
              <w:rPr>
                <w:rStyle w:val="Strong"/>
                <w:rFonts w:ascii="Arial" w:hAnsi="Arial" w:cs="Arial"/>
              </w:rPr>
              <w:noBreakHyphen/>
              <w:t>Time (TAT)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8B" w14:textId="77777777" w:rsidR="00361667" w:rsidRPr="006301C1" w:rsidRDefault="00361667" w:rsidP="00D518B2">
            <w:pPr>
              <w:rPr>
                <w:rFonts w:ascii="Arial" w:hAnsi="Arial" w:cs="Arial"/>
              </w:rPr>
            </w:pPr>
            <w:r w:rsidRPr="006301C1">
              <w:rPr>
                <w:rFonts w:ascii="Arial" w:hAnsi="Arial" w:cs="Arial"/>
              </w:rPr>
              <w:t xml:space="preserve">TAT performance for all patient testing requests; compiled by Quality Assurance Technologists; reported to facility management.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8C" w14:textId="77777777" w:rsidR="00361667" w:rsidRPr="006301C1" w:rsidRDefault="00361667" w:rsidP="00D518B2">
            <w:pPr>
              <w:rPr>
                <w:rFonts w:ascii="Arial" w:hAnsi="Arial" w:cs="Arial"/>
              </w:rPr>
            </w:pPr>
            <w:r w:rsidRPr="006301C1">
              <w:rPr>
                <w:rStyle w:val="Strong"/>
                <w:rFonts w:ascii="Arial" w:hAnsi="Arial" w:cs="Arial"/>
              </w:rPr>
              <w:t>Quarterly</w:t>
            </w:r>
            <w:r w:rsidRPr="006301C1">
              <w:rPr>
                <w:rFonts w:ascii="Arial" w:hAnsi="Arial" w:cs="Arial"/>
              </w:rPr>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8D" w14:textId="77777777" w:rsidR="00361667" w:rsidRPr="006301C1" w:rsidRDefault="00361667" w:rsidP="00D518B2">
            <w:pPr>
              <w:rPr>
                <w:rFonts w:ascii="Arial" w:hAnsi="Arial" w:cs="Arial"/>
              </w:rPr>
            </w:pPr>
            <w:r w:rsidRPr="006301C1">
              <w:rPr>
                <w:rStyle w:val="Strong"/>
                <w:rFonts w:ascii="Arial" w:hAnsi="Arial" w:cs="Arial"/>
              </w:rPr>
              <w:t>Participating Facility Management Teams</w:t>
            </w:r>
            <w:r w:rsidRPr="006301C1">
              <w:rPr>
                <w:rFonts w:ascii="Arial" w:hAnsi="Arial" w:cs="Arial"/>
              </w:rPr>
              <w:t xml:space="preserve"> </w:t>
            </w:r>
          </w:p>
        </w:tc>
      </w:tr>
      <w:tr w:rsidR="00085497" w14:paraId="0FAE8C93"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8F" w14:textId="77777777" w:rsidR="00361667" w:rsidRPr="006301C1" w:rsidRDefault="00361667" w:rsidP="00D518B2">
            <w:pPr>
              <w:jc w:val="center"/>
              <w:rPr>
                <w:rFonts w:ascii="Arial" w:hAnsi="Arial" w:cs="Arial"/>
                <w:b/>
                <w:bCs/>
              </w:rPr>
            </w:pPr>
            <w:r w:rsidRPr="006301C1">
              <w:rPr>
                <w:rStyle w:val="Strong"/>
                <w:rFonts w:ascii="Arial" w:hAnsi="Arial" w:cs="Arial"/>
              </w:rPr>
              <w:t>10% Retrospective Quality Management Peer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90" w14:textId="77777777" w:rsidR="00361667" w:rsidRPr="006301C1" w:rsidRDefault="00361667" w:rsidP="00D518B2">
            <w:pPr>
              <w:rPr>
                <w:rFonts w:ascii="Arial" w:hAnsi="Arial" w:cs="Arial"/>
              </w:rPr>
            </w:pPr>
            <w:r w:rsidRPr="006301C1">
              <w:rPr>
                <w:rFonts w:ascii="Arial" w:hAnsi="Arial" w:cs="Arial"/>
              </w:rPr>
              <w:t xml:space="preserve">Second pathologist review (≥10% surgical pathology, fine needle aspirates, cytopathology incl. GYN); meets VHA Handbook 1106 </w:t>
            </w:r>
            <w:r w:rsidRPr="006301C1">
              <w:rPr>
                <w:rFonts w:ascii="Arial" w:hAnsi="Arial" w:cs="Arial"/>
              </w:rPr>
              <w:lastRenderedPageBreak/>
              <w:t xml:space="preserve">requirements.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91" w14:textId="77777777" w:rsidR="00361667" w:rsidRPr="006301C1" w:rsidRDefault="00361667" w:rsidP="00D518B2">
            <w:pPr>
              <w:rPr>
                <w:rFonts w:ascii="Arial" w:hAnsi="Arial" w:cs="Arial"/>
              </w:rPr>
            </w:pPr>
            <w:r w:rsidRPr="006301C1">
              <w:rPr>
                <w:rStyle w:val="Strong"/>
                <w:rFonts w:ascii="Arial" w:hAnsi="Arial" w:cs="Arial"/>
              </w:rPr>
              <w:lastRenderedPageBreak/>
              <w:t>Quarterly</w:t>
            </w:r>
            <w:r w:rsidRPr="006301C1">
              <w:rPr>
                <w:rFonts w:ascii="Arial" w:hAnsi="Arial" w:cs="Arial"/>
              </w:rPr>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92" w14:textId="77777777" w:rsidR="00361667" w:rsidRPr="006301C1" w:rsidRDefault="00361667" w:rsidP="00D518B2">
            <w:pPr>
              <w:rPr>
                <w:rFonts w:ascii="Arial" w:hAnsi="Arial" w:cs="Arial"/>
              </w:rPr>
            </w:pPr>
            <w:r w:rsidRPr="006301C1">
              <w:rPr>
                <w:rStyle w:val="Strong"/>
                <w:rFonts w:ascii="Arial" w:hAnsi="Arial" w:cs="Arial"/>
              </w:rPr>
              <w:t>COR</w:t>
            </w:r>
            <w:r w:rsidRPr="006301C1">
              <w:rPr>
                <w:rFonts w:ascii="Arial" w:hAnsi="Arial" w:cs="Arial"/>
              </w:rPr>
              <w:t xml:space="preserve"> (and facility leadership, as directed) </w:t>
            </w:r>
          </w:p>
        </w:tc>
      </w:tr>
      <w:tr w:rsidR="00085497" w14:paraId="0FAE8C98"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94" w14:textId="77777777" w:rsidR="00361667" w:rsidRPr="006301C1" w:rsidRDefault="00361667" w:rsidP="00D518B2">
            <w:pPr>
              <w:jc w:val="center"/>
              <w:rPr>
                <w:rFonts w:ascii="Arial" w:hAnsi="Arial" w:cs="Arial"/>
                <w:b/>
                <w:bCs/>
              </w:rPr>
            </w:pPr>
            <w:r w:rsidRPr="006301C1">
              <w:rPr>
                <w:rStyle w:val="Strong"/>
                <w:rFonts w:ascii="Arial" w:hAnsi="Arial" w:cs="Arial"/>
              </w:rPr>
              <w:t>Performance Improvement (PI) Reports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95" w14:textId="77777777" w:rsidR="00361667" w:rsidRPr="006301C1" w:rsidRDefault="00361667" w:rsidP="00D518B2">
            <w:pPr>
              <w:rPr>
                <w:rFonts w:ascii="Arial" w:hAnsi="Arial" w:cs="Arial"/>
              </w:rPr>
            </w:pPr>
            <w:r w:rsidRPr="006301C1">
              <w:rPr>
                <w:rFonts w:ascii="Arial" w:hAnsi="Arial" w:cs="Arial"/>
              </w:rPr>
              <w:t xml:space="preserve">PI data and reports per VA facility/VISN/VHA direction (e.g., VHA Performance Measures/Clinical Practice Guidelines, Joint Commission ORYX/Core Measures).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96" w14:textId="77777777" w:rsidR="00361667" w:rsidRPr="006301C1" w:rsidRDefault="00361667" w:rsidP="00D518B2">
            <w:pPr>
              <w:rPr>
                <w:rFonts w:ascii="Arial" w:hAnsi="Arial" w:cs="Arial"/>
              </w:rPr>
            </w:pPr>
            <w:r w:rsidRPr="006301C1">
              <w:rPr>
                <w:rStyle w:val="Strong"/>
                <w:rFonts w:ascii="Arial" w:hAnsi="Arial" w:cs="Arial"/>
              </w:rPr>
              <w:t>As requested</w:t>
            </w:r>
            <w:r w:rsidRPr="006301C1">
              <w:rPr>
                <w:rFonts w:ascii="Arial" w:hAnsi="Arial" w:cs="Arial"/>
              </w:rPr>
              <w:t xml:space="preserve">; typically </w:t>
            </w:r>
            <w:r w:rsidRPr="006301C1">
              <w:rPr>
                <w:rStyle w:val="Strong"/>
                <w:rFonts w:ascii="Arial" w:hAnsi="Arial" w:cs="Arial"/>
              </w:rPr>
              <w:t>quarterly</w:t>
            </w:r>
            <w:r w:rsidRPr="006301C1">
              <w:rPr>
                <w:rFonts w:ascii="Arial" w:hAnsi="Arial" w:cs="Arial"/>
              </w:rPr>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97" w14:textId="77777777" w:rsidR="00361667" w:rsidRPr="006301C1" w:rsidRDefault="00361667" w:rsidP="00D518B2">
            <w:pPr>
              <w:rPr>
                <w:rFonts w:ascii="Arial" w:hAnsi="Arial" w:cs="Arial"/>
              </w:rPr>
            </w:pPr>
            <w:r w:rsidRPr="006301C1">
              <w:rPr>
                <w:rStyle w:val="Strong"/>
                <w:rFonts w:ascii="Arial" w:hAnsi="Arial" w:cs="Arial"/>
              </w:rPr>
              <w:t>COR / VA Facility</w:t>
            </w:r>
            <w:r w:rsidRPr="006301C1">
              <w:rPr>
                <w:rFonts w:ascii="Arial" w:hAnsi="Arial" w:cs="Arial"/>
              </w:rPr>
              <w:t xml:space="preserve"> (per defined schedule) </w:t>
            </w:r>
          </w:p>
        </w:tc>
      </w:tr>
      <w:tr w:rsidR="00085497" w14:paraId="0FAE8C9D"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99" w14:textId="77777777" w:rsidR="00361667" w:rsidRPr="006301C1" w:rsidRDefault="00361667" w:rsidP="00D518B2">
            <w:pPr>
              <w:jc w:val="center"/>
              <w:rPr>
                <w:rFonts w:ascii="Arial" w:hAnsi="Arial" w:cs="Arial"/>
                <w:b/>
                <w:bCs/>
              </w:rPr>
            </w:pPr>
            <w:r w:rsidRPr="006301C1">
              <w:rPr>
                <w:rStyle w:val="Strong"/>
                <w:rFonts w:ascii="Arial" w:hAnsi="Arial" w:cs="Arial"/>
              </w:rPr>
              <w:t>On</w:t>
            </w:r>
            <w:r w:rsidRPr="006301C1">
              <w:rPr>
                <w:rStyle w:val="Strong"/>
                <w:rFonts w:ascii="Arial" w:hAnsi="Arial" w:cs="Arial"/>
              </w:rPr>
              <w:noBreakHyphen/>
              <w:t>Demand Quality Management Reports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9A" w14:textId="77777777" w:rsidR="00361667" w:rsidRPr="006301C1" w:rsidRDefault="00361667" w:rsidP="00D518B2">
            <w:pPr>
              <w:rPr>
                <w:rFonts w:ascii="Arial" w:hAnsi="Arial" w:cs="Arial"/>
              </w:rPr>
            </w:pPr>
            <w:r w:rsidRPr="006301C1">
              <w:rPr>
                <w:rFonts w:ascii="Arial" w:hAnsi="Arial" w:cs="Arial"/>
              </w:rPr>
              <w:t xml:space="preserve">Ability to instantly generate </w:t>
            </w:r>
            <w:r w:rsidRPr="006301C1">
              <w:rPr>
                <w:rStyle w:val="Strong"/>
                <w:rFonts w:ascii="Arial" w:hAnsi="Arial" w:cs="Arial"/>
              </w:rPr>
              <w:t>Cost Management</w:t>
            </w:r>
            <w:r w:rsidRPr="006301C1">
              <w:rPr>
                <w:rFonts w:ascii="Arial" w:hAnsi="Arial" w:cs="Arial"/>
              </w:rPr>
              <w:t xml:space="preserve">, </w:t>
            </w:r>
            <w:r w:rsidRPr="006301C1">
              <w:rPr>
                <w:rStyle w:val="Strong"/>
                <w:rFonts w:ascii="Arial" w:hAnsi="Arial" w:cs="Arial"/>
              </w:rPr>
              <w:t>TAT</w:t>
            </w:r>
            <w:r w:rsidRPr="006301C1">
              <w:rPr>
                <w:rFonts w:ascii="Arial" w:hAnsi="Arial" w:cs="Arial"/>
              </w:rPr>
              <w:t xml:space="preserve">, </w:t>
            </w:r>
            <w:r w:rsidRPr="006301C1">
              <w:rPr>
                <w:rStyle w:val="Strong"/>
                <w:rFonts w:ascii="Arial" w:hAnsi="Arial" w:cs="Arial"/>
              </w:rPr>
              <w:t>Utilization</w:t>
            </w:r>
            <w:r w:rsidRPr="006301C1">
              <w:rPr>
                <w:rFonts w:ascii="Arial" w:hAnsi="Arial" w:cs="Arial"/>
              </w:rPr>
              <w:t xml:space="preserve">, and other quality management reports as requested by the site.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9B" w14:textId="77777777" w:rsidR="00361667" w:rsidRPr="006301C1" w:rsidRDefault="00361667" w:rsidP="00D518B2">
            <w:pPr>
              <w:rPr>
                <w:rFonts w:ascii="Arial" w:hAnsi="Arial" w:cs="Arial"/>
              </w:rPr>
            </w:pPr>
            <w:r w:rsidRPr="006301C1">
              <w:rPr>
                <w:rStyle w:val="Strong"/>
                <w:rFonts w:ascii="Arial" w:hAnsi="Arial" w:cs="Arial"/>
              </w:rPr>
              <w:t>As requested</w:t>
            </w:r>
            <w:r w:rsidRPr="006301C1">
              <w:rPr>
                <w:rFonts w:ascii="Arial" w:hAnsi="Arial" w:cs="Arial"/>
              </w:rPr>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9C" w14:textId="77777777" w:rsidR="00361667" w:rsidRPr="006301C1" w:rsidRDefault="00361667" w:rsidP="00D518B2">
            <w:pPr>
              <w:rPr>
                <w:rFonts w:ascii="Arial" w:hAnsi="Arial" w:cs="Arial"/>
              </w:rPr>
            </w:pPr>
            <w:r w:rsidRPr="006301C1">
              <w:rPr>
                <w:rStyle w:val="Strong"/>
                <w:rFonts w:ascii="Arial" w:hAnsi="Arial" w:cs="Arial"/>
              </w:rPr>
              <w:t>Participating Facility / COR</w:t>
            </w:r>
            <w:r w:rsidRPr="006301C1">
              <w:rPr>
                <w:rFonts w:ascii="Arial" w:hAnsi="Arial" w:cs="Arial"/>
              </w:rPr>
              <w:t xml:space="preserve"> </w:t>
            </w:r>
          </w:p>
        </w:tc>
      </w:tr>
    </w:tbl>
    <w:p w14:paraId="0FAE8C9E" w14:textId="77777777" w:rsidR="00361667" w:rsidRPr="006301C1" w:rsidRDefault="00361667" w:rsidP="00F57A42">
      <w:pPr>
        <w:spacing w:line="300" w:lineRule="atLeast"/>
        <w:rPr>
          <w:rFonts w:ascii="Arial" w:hAnsi="Arial" w:cs="Arial"/>
        </w:rPr>
      </w:pPr>
      <w:r>
        <w:rPr>
          <w:rFonts w:ascii="Arial" w:hAnsi="Arial" w:cs="Arial"/>
        </w:rPr>
        <w:pict w14:anchorId="0FAE9695">
          <v:rect id="_x0000_i1025" style="width:0;height:1.5pt" o:hralign="center" o:hrstd="t" o:hr="t" fillcolor="#a0a0a0" stroked="f"/>
        </w:pict>
      </w:r>
    </w:p>
    <w:p w14:paraId="0FAE8C9F" w14:textId="77777777" w:rsidR="00361667" w:rsidRPr="006301C1" w:rsidRDefault="00361667" w:rsidP="00F57A42">
      <w:pPr>
        <w:rPr>
          <w:rFonts w:ascii="Arial" w:hAnsi="Arial" w:cs="Arial"/>
          <w:u w:val="single"/>
        </w:rPr>
      </w:pPr>
      <w:r w:rsidRPr="006301C1">
        <w:rPr>
          <w:rStyle w:val="Strong"/>
          <w:rFonts w:ascii="Arial" w:hAnsi="Arial" w:cs="Arial"/>
          <w:u w:val="single"/>
        </w:rPr>
        <w:t>Data &amp; Test Parameter Change Notices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3208"/>
        <w:gridCol w:w="1934"/>
        <w:gridCol w:w="1496"/>
      </w:tblGrid>
      <w:tr w:rsidR="00085497" w14:paraId="0FAE8CA4" w14:textId="77777777" w:rsidTr="00D518B2">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A0" w14:textId="77777777" w:rsidR="00361667" w:rsidRPr="006301C1" w:rsidRDefault="00361667" w:rsidP="00D518B2">
            <w:pPr>
              <w:jc w:val="center"/>
              <w:rPr>
                <w:rFonts w:ascii="Arial" w:hAnsi="Arial" w:cs="Arial"/>
                <w:b/>
                <w:bCs/>
              </w:rPr>
            </w:pPr>
            <w:r w:rsidRPr="006301C1">
              <w:rPr>
                <w:rStyle w:val="Strong"/>
                <w:rFonts w:ascii="Arial" w:hAnsi="Arial" w:cs="Arial"/>
              </w:rPr>
              <w:t>Notice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A1" w14:textId="77777777" w:rsidR="00361667" w:rsidRPr="006301C1" w:rsidRDefault="00361667" w:rsidP="00D518B2">
            <w:pPr>
              <w:jc w:val="center"/>
              <w:rPr>
                <w:rFonts w:ascii="Arial" w:hAnsi="Arial" w:cs="Arial"/>
                <w:b/>
                <w:bCs/>
              </w:rPr>
            </w:pPr>
            <w:r w:rsidRPr="006301C1">
              <w:rPr>
                <w:rStyle w:val="Strong"/>
                <w:rFonts w:ascii="Arial" w:hAnsi="Arial" w:cs="Arial"/>
              </w:rPr>
              <w:t>Content / 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A2" w14:textId="77777777" w:rsidR="00361667" w:rsidRPr="006301C1" w:rsidRDefault="00361667" w:rsidP="00D518B2">
            <w:pPr>
              <w:jc w:val="center"/>
              <w:rPr>
                <w:rFonts w:ascii="Arial" w:hAnsi="Arial" w:cs="Arial"/>
                <w:b/>
                <w:bCs/>
              </w:rPr>
            </w:pPr>
            <w:r w:rsidRPr="006301C1">
              <w:rPr>
                <w:rStyle w:val="Strong"/>
                <w:rFonts w:ascii="Arial" w:hAnsi="Arial" w:cs="Arial"/>
              </w:rPr>
              <w:t>Lead Time / Due 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A3" w14:textId="77777777" w:rsidR="00361667" w:rsidRPr="006301C1" w:rsidRDefault="00361667" w:rsidP="00D518B2">
            <w:pPr>
              <w:jc w:val="center"/>
              <w:rPr>
                <w:rFonts w:ascii="Arial" w:hAnsi="Arial" w:cs="Arial"/>
                <w:b/>
                <w:bCs/>
              </w:rPr>
            </w:pPr>
            <w:r w:rsidRPr="006301C1">
              <w:rPr>
                <w:rStyle w:val="Strong"/>
                <w:rFonts w:ascii="Arial" w:hAnsi="Arial" w:cs="Arial"/>
              </w:rPr>
              <w:t>Recipient(s)</w:t>
            </w:r>
          </w:p>
        </w:tc>
      </w:tr>
      <w:tr w:rsidR="00085497" w14:paraId="0FAE8CA9"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A5" w14:textId="77777777" w:rsidR="00361667" w:rsidRPr="006301C1" w:rsidRDefault="00361667" w:rsidP="00D518B2">
            <w:pPr>
              <w:jc w:val="center"/>
              <w:rPr>
                <w:rFonts w:ascii="Arial" w:hAnsi="Arial" w:cs="Arial"/>
                <w:b/>
                <w:bCs/>
              </w:rPr>
            </w:pPr>
            <w:r w:rsidRPr="006301C1">
              <w:rPr>
                <w:rStyle w:val="Strong"/>
                <w:rFonts w:ascii="Arial" w:hAnsi="Arial" w:cs="Arial"/>
              </w:rPr>
              <w:t>Updated Test Parameter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A6" w14:textId="77777777" w:rsidR="00361667" w:rsidRPr="006301C1" w:rsidRDefault="00361667" w:rsidP="00D518B2">
            <w:pPr>
              <w:rPr>
                <w:rFonts w:ascii="Arial" w:hAnsi="Arial" w:cs="Arial"/>
              </w:rPr>
            </w:pPr>
            <w:r w:rsidRPr="006301C1">
              <w:rPr>
                <w:rFonts w:ascii="Arial" w:hAnsi="Arial" w:cs="Arial"/>
              </w:rPr>
              <w:t xml:space="preserve">Provide complete, current parameters for all tests (e.g., ordering code, LOINC, CPT, interface code, cost, reference ranges, units, methodology, specimen handling, panel composition, testing site).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A7" w14:textId="77777777" w:rsidR="00361667" w:rsidRPr="006301C1" w:rsidRDefault="00361667" w:rsidP="00D518B2">
            <w:pPr>
              <w:rPr>
                <w:rFonts w:ascii="Arial" w:hAnsi="Arial" w:cs="Arial"/>
              </w:rPr>
            </w:pPr>
            <w:r w:rsidRPr="006301C1">
              <w:rPr>
                <w:rStyle w:val="Strong"/>
                <w:rFonts w:ascii="Arial" w:hAnsi="Arial" w:cs="Arial"/>
              </w:rPr>
              <w:t>No less than 2 weeks prior</w:t>
            </w:r>
            <w:r w:rsidRPr="006301C1">
              <w:rPr>
                <w:rFonts w:ascii="Arial" w:hAnsi="Arial" w:cs="Arial"/>
              </w:rPr>
              <w:t xml:space="preserve"> to implementation of any changes.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A8" w14:textId="77777777" w:rsidR="00361667" w:rsidRPr="006301C1" w:rsidRDefault="00361667" w:rsidP="00D518B2">
            <w:pPr>
              <w:rPr>
                <w:rFonts w:ascii="Arial" w:hAnsi="Arial" w:cs="Arial"/>
              </w:rPr>
            </w:pPr>
            <w:r w:rsidRPr="006301C1">
              <w:rPr>
                <w:rStyle w:val="Strong"/>
                <w:rFonts w:ascii="Arial" w:hAnsi="Arial" w:cs="Arial"/>
              </w:rPr>
              <w:t>Government Sites / COR</w:t>
            </w:r>
            <w:r w:rsidRPr="006301C1">
              <w:rPr>
                <w:rFonts w:ascii="Arial" w:hAnsi="Arial" w:cs="Arial"/>
              </w:rPr>
              <w:t xml:space="preserve"> </w:t>
            </w:r>
          </w:p>
        </w:tc>
      </w:tr>
      <w:tr w:rsidR="00085497" w14:paraId="0FAE8CAE"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AA" w14:textId="77777777" w:rsidR="00361667" w:rsidRPr="006301C1" w:rsidRDefault="00361667" w:rsidP="00D518B2">
            <w:pPr>
              <w:jc w:val="center"/>
              <w:rPr>
                <w:rFonts w:ascii="Arial" w:hAnsi="Arial" w:cs="Arial"/>
                <w:b/>
                <w:bCs/>
              </w:rPr>
            </w:pPr>
            <w:r w:rsidRPr="006301C1">
              <w:rPr>
                <w:rStyle w:val="Strong"/>
                <w:rFonts w:ascii="Arial" w:hAnsi="Arial" w:cs="Arial"/>
              </w:rPr>
              <w:t>Test Code/Description Change Package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AB" w14:textId="77777777" w:rsidR="00361667" w:rsidRPr="006301C1" w:rsidRDefault="00361667" w:rsidP="00D518B2">
            <w:pPr>
              <w:rPr>
                <w:rFonts w:ascii="Arial" w:hAnsi="Arial" w:cs="Arial"/>
              </w:rPr>
            </w:pPr>
            <w:r w:rsidRPr="006301C1">
              <w:rPr>
                <w:rFonts w:ascii="Arial" w:hAnsi="Arial" w:cs="Arial"/>
              </w:rPr>
              <w:t xml:space="preserve">Quarterly consolidated request to update contract test codes/descriptions (pricing unchanged for replaced tests). No more than </w:t>
            </w:r>
            <w:r w:rsidRPr="006301C1">
              <w:rPr>
                <w:rStyle w:val="Strong"/>
                <w:rFonts w:ascii="Arial" w:hAnsi="Arial" w:cs="Arial"/>
              </w:rPr>
              <w:t>once per quarter</w:t>
            </w:r>
            <w:r w:rsidRPr="006301C1">
              <w:rPr>
                <w:rFonts w:ascii="Arial" w:hAnsi="Arial" w:cs="Arial"/>
              </w:rPr>
              <w:t xml:space="preserve"> via bilateral modification.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AC" w14:textId="77777777" w:rsidR="00361667" w:rsidRPr="006301C1" w:rsidRDefault="00361667" w:rsidP="00D518B2">
            <w:pPr>
              <w:rPr>
                <w:rFonts w:ascii="Arial" w:hAnsi="Arial" w:cs="Arial"/>
              </w:rPr>
            </w:pPr>
            <w:r w:rsidRPr="006301C1">
              <w:rPr>
                <w:rStyle w:val="Strong"/>
                <w:rFonts w:ascii="Arial" w:hAnsi="Arial" w:cs="Arial"/>
              </w:rPr>
              <w:t>Per modification schedule</w:t>
            </w:r>
            <w:r w:rsidRPr="006301C1">
              <w:rPr>
                <w:rFonts w:ascii="Arial" w:hAnsi="Arial" w:cs="Arial"/>
              </w:rPr>
              <w:t xml:space="preserve">; prior to executing changes.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AD" w14:textId="77777777" w:rsidR="00361667" w:rsidRPr="006301C1" w:rsidRDefault="00361667" w:rsidP="00D518B2">
            <w:pPr>
              <w:rPr>
                <w:rFonts w:ascii="Arial" w:hAnsi="Arial" w:cs="Arial"/>
              </w:rPr>
            </w:pPr>
            <w:r w:rsidRPr="006301C1">
              <w:rPr>
                <w:rStyle w:val="Strong"/>
                <w:rFonts w:ascii="Arial" w:hAnsi="Arial" w:cs="Arial"/>
              </w:rPr>
              <w:t>CO / COR</w:t>
            </w:r>
            <w:r w:rsidRPr="006301C1">
              <w:rPr>
                <w:rFonts w:ascii="Arial" w:hAnsi="Arial" w:cs="Arial"/>
              </w:rPr>
              <w:t xml:space="preserve"> </w:t>
            </w:r>
          </w:p>
        </w:tc>
      </w:tr>
      <w:tr w:rsidR="00085497" w14:paraId="0FAE8CB3"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AF" w14:textId="77777777" w:rsidR="00361667" w:rsidRPr="006301C1" w:rsidRDefault="00361667" w:rsidP="00D518B2">
            <w:pPr>
              <w:jc w:val="center"/>
              <w:rPr>
                <w:rFonts w:ascii="Arial" w:hAnsi="Arial" w:cs="Arial"/>
                <w:b/>
                <w:bCs/>
              </w:rPr>
            </w:pPr>
            <w:r w:rsidRPr="006301C1">
              <w:rPr>
                <w:rStyle w:val="Strong"/>
                <w:rFonts w:ascii="Arial" w:hAnsi="Arial" w:cs="Arial"/>
              </w:rPr>
              <w:t>Monthly Listing of Non</w:t>
            </w:r>
            <w:r w:rsidRPr="006301C1">
              <w:rPr>
                <w:rStyle w:val="Strong"/>
                <w:rFonts w:ascii="Arial" w:hAnsi="Arial" w:cs="Arial"/>
              </w:rPr>
              <w:noBreakHyphen/>
              <w:t>Performed/Updated Tests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B0" w14:textId="77777777" w:rsidR="00361667" w:rsidRPr="006301C1" w:rsidRDefault="00361667" w:rsidP="00D518B2">
            <w:pPr>
              <w:rPr>
                <w:rFonts w:ascii="Arial" w:hAnsi="Arial" w:cs="Arial"/>
              </w:rPr>
            </w:pPr>
            <w:r w:rsidRPr="006301C1">
              <w:rPr>
                <w:rFonts w:ascii="Arial" w:hAnsi="Arial" w:cs="Arial"/>
              </w:rPr>
              <w:t xml:space="preserve">See </w:t>
            </w:r>
            <w:r w:rsidRPr="006301C1">
              <w:rPr>
                <w:rStyle w:val="Strong"/>
                <w:rFonts w:ascii="Arial" w:hAnsi="Arial" w:cs="Arial"/>
              </w:rPr>
              <w:t>Declining Balances Monthly Test Tracker</w:t>
            </w:r>
            <w:r w:rsidRPr="006301C1">
              <w:rPr>
                <w:rFonts w:ascii="Arial" w:hAnsi="Arial" w:cs="Arial"/>
              </w:rPr>
              <w:t xml:space="preserve"> in X.2; highlights discontinued or updated tests, with invoice cross</w:t>
            </w:r>
            <w:r w:rsidRPr="006301C1">
              <w:rPr>
                <w:rFonts w:ascii="Arial" w:hAnsi="Arial" w:cs="Arial"/>
              </w:rPr>
              <w:noBreakHyphen/>
              <w:t xml:space="preserve">references to old/new codes until modification is executed.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B1" w14:textId="77777777" w:rsidR="00361667" w:rsidRPr="006301C1" w:rsidRDefault="00361667" w:rsidP="00D518B2">
            <w:pPr>
              <w:rPr>
                <w:rFonts w:ascii="Arial" w:hAnsi="Arial" w:cs="Arial"/>
              </w:rPr>
            </w:pPr>
            <w:r w:rsidRPr="006301C1">
              <w:rPr>
                <w:rStyle w:val="Strong"/>
                <w:rFonts w:ascii="Arial" w:hAnsi="Arial" w:cs="Arial"/>
              </w:rPr>
              <w:t>Monthly</w:t>
            </w:r>
            <w:r w:rsidRPr="006301C1">
              <w:rPr>
                <w:rFonts w:ascii="Arial" w:hAnsi="Arial" w:cs="Arial"/>
              </w:rPr>
              <w:t xml:space="preserve">; with invoice cycle.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B2" w14:textId="77777777" w:rsidR="00361667" w:rsidRPr="006301C1" w:rsidRDefault="00361667" w:rsidP="00D518B2">
            <w:pPr>
              <w:rPr>
                <w:rFonts w:ascii="Arial" w:hAnsi="Arial" w:cs="Arial"/>
              </w:rPr>
            </w:pPr>
            <w:r w:rsidRPr="006301C1">
              <w:rPr>
                <w:rStyle w:val="Strong"/>
                <w:rFonts w:ascii="Arial" w:hAnsi="Arial" w:cs="Arial"/>
              </w:rPr>
              <w:t>COR</w:t>
            </w:r>
            <w:r w:rsidRPr="006301C1">
              <w:rPr>
                <w:rFonts w:ascii="Arial" w:hAnsi="Arial" w:cs="Arial"/>
              </w:rPr>
              <w:t xml:space="preserve"> </w:t>
            </w:r>
          </w:p>
        </w:tc>
      </w:tr>
    </w:tbl>
    <w:p w14:paraId="0FAE8CB4" w14:textId="77777777" w:rsidR="00361667" w:rsidRPr="006301C1" w:rsidRDefault="00361667" w:rsidP="00F57A42">
      <w:pPr>
        <w:spacing w:line="300" w:lineRule="atLeast"/>
        <w:rPr>
          <w:rFonts w:ascii="Arial" w:hAnsi="Arial" w:cs="Arial"/>
        </w:rPr>
      </w:pPr>
      <w:r>
        <w:rPr>
          <w:rFonts w:ascii="Arial" w:hAnsi="Arial" w:cs="Arial"/>
        </w:rPr>
        <w:lastRenderedPageBreak/>
        <w:pict w14:anchorId="0FAE9696">
          <v:rect id="_x0000_i1026" style="width:0;height:1.5pt" o:hralign="center" o:hrstd="t" o:hr="t" fillcolor="#a0a0a0" stroked="f"/>
        </w:pict>
      </w:r>
    </w:p>
    <w:p w14:paraId="0FAE8CB5" w14:textId="77777777" w:rsidR="00361667" w:rsidRPr="006301C1" w:rsidRDefault="00361667" w:rsidP="00F57A42">
      <w:pPr>
        <w:rPr>
          <w:rFonts w:ascii="Arial" w:hAnsi="Arial" w:cs="Arial"/>
          <w:u w:val="single"/>
        </w:rPr>
      </w:pPr>
      <w:r w:rsidRPr="006301C1">
        <w:rPr>
          <w:rStyle w:val="Strong"/>
          <w:rFonts w:ascii="Arial" w:hAnsi="Arial" w:cs="Arial"/>
          <w:u w:val="single"/>
        </w:rPr>
        <w:t>Notifications &amp; Compliance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5"/>
        <w:gridCol w:w="3142"/>
        <w:gridCol w:w="2008"/>
        <w:gridCol w:w="1605"/>
      </w:tblGrid>
      <w:tr w:rsidR="00085497" w14:paraId="0FAE8CBA" w14:textId="77777777" w:rsidTr="00D518B2">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B6" w14:textId="77777777" w:rsidR="00361667" w:rsidRPr="006301C1" w:rsidRDefault="00361667" w:rsidP="00D518B2">
            <w:pPr>
              <w:jc w:val="center"/>
              <w:rPr>
                <w:rFonts w:ascii="Arial" w:hAnsi="Arial" w:cs="Arial"/>
                <w:b/>
                <w:bCs/>
              </w:rPr>
            </w:pPr>
            <w:r w:rsidRPr="006301C1">
              <w:rPr>
                <w:rStyle w:val="Strong"/>
                <w:rFonts w:ascii="Arial" w:hAnsi="Arial" w:cs="Arial"/>
              </w:rPr>
              <w:t>Notification / Report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B7" w14:textId="77777777" w:rsidR="00361667" w:rsidRPr="006301C1" w:rsidRDefault="00361667" w:rsidP="00D518B2">
            <w:pPr>
              <w:jc w:val="center"/>
              <w:rPr>
                <w:rFonts w:ascii="Arial" w:hAnsi="Arial" w:cs="Arial"/>
                <w:b/>
                <w:bCs/>
              </w:rPr>
            </w:pPr>
            <w:r w:rsidRPr="006301C1">
              <w:rPr>
                <w:rStyle w:val="Strong"/>
                <w:rFonts w:ascii="Arial" w:hAnsi="Arial" w:cs="Arial"/>
              </w:rPr>
              <w:t>Trigger / Content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B8" w14:textId="77777777" w:rsidR="00361667" w:rsidRPr="006301C1" w:rsidRDefault="00361667" w:rsidP="00D518B2">
            <w:pPr>
              <w:jc w:val="center"/>
              <w:rPr>
                <w:rFonts w:ascii="Arial" w:hAnsi="Arial" w:cs="Arial"/>
                <w:b/>
                <w:bCs/>
              </w:rPr>
            </w:pPr>
            <w:r w:rsidRPr="006301C1">
              <w:rPr>
                <w:rStyle w:val="Strong"/>
                <w:rFonts w:ascii="Arial" w:hAnsi="Arial" w:cs="Arial"/>
              </w:rPr>
              <w:t>Due 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B9" w14:textId="77777777" w:rsidR="00361667" w:rsidRPr="006301C1" w:rsidRDefault="00361667" w:rsidP="00D518B2">
            <w:pPr>
              <w:jc w:val="center"/>
              <w:rPr>
                <w:rFonts w:ascii="Arial" w:hAnsi="Arial" w:cs="Arial"/>
                <w:b/>
                <w:bCs/>
              </w:rPr>
            </w:pPr>
            <w:r w:rsidRPr="006301C1">
              <w:rPr>
                <w:rStyle w:val="Strong"/>
                <w:rFonts w:ascii="Arial" w:hAnsi="Arial" w:cs="Arial"/>
              </w:rPr>
              <w:t>Recipient(s)</w:t>
            </w:r>
          </w:p>
        </w:tc>
      </w:tr>
      <w:tr w:rsidR="00085497" w14:paraId="0FAE8CBF"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BB" w14:textId="77777777" w:rsidR="00361667" w:rsidRPr="006301C1" w:rsidRDefault="00361667" w:rsidP="00D518B2">
            <w:pPr>
              <w:jc w:val="center"/>
              <w:rPr>
                <w:rFonts w:ascii="Arial" w:hAnsi="Arial" w:cs="Arial"/>
                <w:b/>
                <w:bCs/>
              </w:rPr>
            </w:pPr>
            <w:r w:rsidRPr="006301C1">
              <w:rPr>
                <w:rStyle w:val="Strong"/>
                <w:rFonts w:ascii="Arial" w:hAnsi="Arial" w:cs="Arial"/>
              </w:rPr>
              <w:t>Significant Problem Report (Environment of Care)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BC" w14:textId="77777777" w:rsidR="00361667" w:rsidRPr="006301C1" w:rsidRDefault="00361667" w:rsidP="00D518B2">
            <w:pPr>
              <w:rPr>
                <w:rFonts w:ascii="Arial" w:hAnsi="Arial" w:cs="Arial"/>
              </w:rPr>
            </w:pPr>
            <w:r w:rsidRPr="006301C1">
              <w:rPr>
                <w:rFonts w:ascii="Arial" w:hAnsi="Arial" w:cs="Arial"/>
              </w:rPr>
              <w:t xml:space="preserve">Verbal notification of any significant problems; followed by a written </w:t>
            </w:r>
            <w:r w:rsidRPr="006301C1">
              <w:rPr>
                <w:rStyle w:val="Strong"/>
                <w:rFonts w:ascii="Arial" w:hAnsi="Arial" w:cs="Arial"/>
              </w:rPr>
              <w:t>Corrective Plan of Action</w:t>
            </w:r>
            <w:r w:rsidRPr="006301C1">
              <w:rPr>
                <w:rFonts w:ascii="Arial" w:hAnsi="Arial" w:cs="Arial"/>
              </w:rPr>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BD" w14:textId="77777777" w:rsidR="00361667" w:rsidRPr="006301C1" w:rsidRDefault="00361667" w:rsidP="00D518B2">
            <w:pPr>
              <w:rPr>
                <w:rFonts w:ascii="Arial" w:hAnsi="Arial" w:cs="Arial"/>
              </w:rPr>
            </w:pPr>
            <w:r w:rsidRPr="006301C1">
              <w:rPr>
                <w:rStyle w:val="Strong"/>
                <w:rFonts w:ascii="Arial" w:hAnsi="Arial" w:cs="Arial"/>
              </w:rPr>
              <w:t>Verbal within 24 hours</w:t>
            </w:r>
            <w:r w:rsidRPr="006301C1">
              <w:rPr>
                <w:rFonts w:ascii="Arial" w:hAnsi="Arial" w:cs="Arial"/>
              </w:rPr>
              <w:t xml:space="preserve">; </w:t>
            </w:r>
            <w:r w:rsidRPr="006301C1">
              <w:rPr>
                <w:rStyle w:val="Strong"/>
                <w:rFonts w:ascii="Arial" w:hAnsi="Arial" w:cs="Arial"/>
              </w:rPr>
              <w:t>written plan within 5 working days</w:t>
            </w:r>
            <w:r w:rsidRPr="006301C1">
              <w:rPr>
                <w:rFonts w:ascii="Arial" w:hAnsi="Arial" w:cs="Arial"/>
              </w:rPr>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BE" w14:textId="77777777" w:rsidR="00361667" w:rsidRPr="006301C1" w:rsidRDefault="00361667" w:rsidP="00D518B2">
            <w:pPr>
              <w:rPr>
                <w:rFonts w:ascii="Arial" w:hAnsi="Arial" w:cs="Arial"/>
              </w:rPr>
            </w:pPr>
            <w:r w:rsidRPr="006301C1">
              <w:rPr>
                <w:rStyle w:val="Strong"/>
                <w:rFonts w:ascii="Arial" w:hAnsi="Arial" w:cs="Arial"/>
              </w:rPr>
              <w:t>COR</w:t>
            </w:r>
            <w:r w:rsidRPr="006301C1">
              <w:rPr>
                <w:rFonts w:ascii="Arial" w:hAnsi="Arial" w:cs="Arial"/>
              </w:rPr>
              <w:t xml:space="preserve"> (and VA Safety Officer as coordinated) </w:t>
            </w:r>
          </w:p>
        </w:tc>
      </w:tr>
      <w:tr w:rsidR="00085497" w14:paraId="0FAE8CC4"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C0" w14:textId="77777777" w:rsidR="00361667" w:rsidRPr="006301C1" w:rsidRDefault="00361667" w:rsidP="00D518B2">
            <w:pPr>
              <w:jc w:val="center"/>
              <w:rPr>
                <w:rFonts w:ascii="Arial" w:hAnsi="Arial" w:cs="Arial"/>
                <w:b/>
                <w:bCs/>
              </w:rPr>
            </w:pPr>
            <w:r w:rsidRPr="006301C1">
              <w:rPr>
                <w:rStyle w:val="Strong"/>
                <w:rFonts w:ascii="Arial" w:hAnsi="Arial" w:cs="Arial"/>
              </w:rPr>
              <w:t>Malpractice/ Licensure/ Certification Investigation or Suspension Notice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C1" w14:textId="77777777" w:rsidR="00361667" w:rsidRPr="006301C1" w:rsidRDefault="00361667" w:rsidP="00D518B2">
            <w:pPr>
              <w:rPr>
                <w:rFonts w:ascii="Arial" w:hAnsi="Arial" w:cs="Arial"/>
              </w:rPr>
            </w:pPr>
            <w:r w:rsidRPr="006301C1">
              <w:rPr>
                <w:rFonts w:ascii="Arial" w:hAnsi="Arial" w:cs="Arial"/>
              </w:rPr>
              <w:t xml:space="preserve">Notify CO of any malpractice investigation or licensure/certification suspension concerning contractor or personnel.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C2" w14:textId="77777777" w:rsidR="00361667" w:rsidRPr="006301C1" w:rsidRDefault="00361667" w:rsidP="00D518B2">
            <w:pPr>
              <w:rPr>
                <w:rFonts w:ascii="Arial" w:hAnsi="Arial" w:cs="Arial"/>
              </w:rPr>
            </w:pPr>
            <w:r w:rsidRPr="006301C1">
              <w:rPr>
                <w:rStyle w:val="Strong"/>
                <w:rFonts w:ascii="Arial" w:hAnsi="Arial" w:cs="Arial"/>
              </w:rPr>
              <w:t>Within 24 hours of notification</w:t>
            </w:r>
            <w:r w:rsidRPr="006301C1">
              <w:rPr>
                <w:rFonts w:ascii="Arial" w:hAnsi="Arial" w:cs="Arial"/>
              </w:rPr>
              <w:t xml:space="preserve"> of investigation or suspension.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C3" w14:textId="77777777" w:rsidR="00361667" w:rsidRPr="006301C1" w:rsidRDefault="00361667" w:rsidP="00D518B2">
            <w:pPr>
              <w:rPr>
                <w:rFonts w:ascii="Arial" w:hAnsi="Arial" w:cs="Arial"/>
              </w:rPr>
            </w:pPr>
            <w:r w:rsidRPr="006301C1">
              <w:rPr>
                <w:rStyle w:val="Strong"/>
                <w:rFonts w:ascii="Arial" w:hAnsi="Arial" w:cs="Arial"/>
              </w:rPr>
              <w:t>CO</w:t>
            </w:r>
            <w:r w:rsidRPr="006301C1">
              <w:rPr>
                <w:rFonts w:ascii="Arial" w:hAnsi="Arial" w:cs="Arial"/>
              </w:rPr>
              <w:t xml:space="preserve"> </w:t>
            </w:r>
          </w:p>
        </w:tc>
      </w:tr>
      <w:tr w:rsidR="00085497" w14:paraId="0FAE8CC9"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C5" w14:textId="77777777" w:rsidR="00361667" w:rsidRPr="006301C1" w:rsidRDefault="00361667" w:rsidP="00D518B2">
            <w:pPr>
              <w:jc w:val="center"/>
              <w:rPr>
                <w:rFonts w:ascii="Arial" w:hAnsi="Arial" w:cs="Arial"/>
                <w:b/>
                <w:bCs/>
              </w:rPr>
            </w:pPr>
            <w:r w:rsidRPr="006301C1">
              <w:rPr>
                <w:rStyle w:val="Strong"/>
                <w:rFonts w:ascii="Arial" w:hAnsi="Arial" w:cs="Arial"/>
              </w:rPr>
              <w:t>Sentinel Event Notification &amp; Root Cause Analysis (RCA)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C6" w14:textId="77777777" w:rsidR="00361667" w:rsidRPr="006301C1" w:rsidRDefault="00361667" w:rsidP="00D518B2">
            <w:pPr>
              <w:rPr>
                <w:rFonts w:ascii="Arial" w:hAnsi="Arial" w:cs="Arial"/>
              </w:rPr>
            </w:pPr>
            <w:r w:rsidRPr="006301C1">
              <w:rPr>
                <w:rFonts w:ascii="Arial" w:hAnsi="Arial" w:cs="Arial"/>
              </w:rPr>
              <w:t xml:space="preserve">Immediate verbal notice to COR of any Sentinel Event; </w:t>
            </w:r>
            <w:r w:rsidRPr="006301C1">
              <w:rPr>
                <w:rStyle w:val="Strong"/>
                <w:rFonts w:ascii="Arial" w:hAnsi="Arial" w:cs="Arial"/>
              </w:rPr>
              <w:t>written notification within 1 business day</w:t>
            </w:r>
            <w:r w:rsidRPr="006301C1">
              <w:rPr>
                <w:rFonts w:ascii="Arial" w:hAnsi="Arial" w:cs="Arial"/>
              </w:rPr>
              <w:t xml:space="preserve">; RCA </w:t>
            </w:r>
            <w:r w:rsidRPr="006301C1">
              <w:rPr>
                <w:rStyle w:val="Strong"/>
                <w:rFonts w:ascii="Arial" w:hAnsi="Arial" w:cs="Arial"/>
              </w:rPr>
              <w:t>completed within 45 days</w:t>
            </w:r>
            <w:r w:rsidRPr="006301C1">
              <w:rPr>
                <w:rFonts w:ascii="Arial" w:hAnsi="Arial" w:cs="Arial"/>
              </w:rPr>
              <w:t xml:space="preserve"> per facility policy.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C7" w14:textId="77777777" w:rsidR="00361667" w:rsidRPr="006301C1" w:rsidRDefault="00361667" w:rsidP="00D518B2">
            <w:pPr>
              <w:rPr>
                <w:rFonts w:ascii="Arial" w:hAnsi="Arial" w:cs="Arial"/>
              </w:rPr>
            </w:pPr>
            <w:r w:rsidRPr="006301C1">
              <w:rPr>
                <w:rStyle w:val="Strong"/>
                <w:rFonts w:ascii="Arial" w:hAnsi="Arial" w:cs="Arial"/>
              </w:rPr>
              <w:t>Immediate verbal</w:t>
            </w:r>
            <w:r w:rsidRPr="006301C1">
              <w:rPr>
                <w:rFonts w:ascii="Arial" w:hAnsi="Arial" w:cs="Arial"/>
              </w:rPr>
              <w:t xml:space="preserve">; </w:t>
            </w:r>
            <w:r w:rsidRPr="006301C1">
              <w:rPr>
                <w:rStyle w:val="Strong"/>
                <w:rFonts w:ascii="Arial" w:hAnsi="Arial" w:cs="Arial"/>
              </w:rPr>
              <w:t>written within 1 business day</w:t>
            </w:r>
            <w:r w:rsidRPr="006301C1">
              <w:rPr>
                <w:rFonts w:ascii="Arial" w:hAnsi="Arial" w:cs="Arial"/>
              </w:rPr>
              <w:t xml:space="preserve">; </w:t>
            </w:r>
            <w:r w:rsidRPr="006301C1">
              <w:rPr>
                <w:rStyle w:val="Strong"/>
                <w:rFonts w:ascii="Arial" w:hAnsi="Arial" w:cs="Arial"/>
              </w:rPr>
              <w:t>RCA within 45 days</w:t>
            </w:r>
            <w:r w:rsidRPr="006301C1">
              <w:rPr>
                <w:rFonts w:ascii="Arial" w:hAnsi="Arial" w:cs="Arial"/>
              </w:rPr>
              <w:t xml:space="preser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C8" w14:textId="77777777" w:rsidR="00361667" w:rsidRPr="006301C1" w:rsidRDefault="00361667" w:rsidP="00D518B2">
            <w:pPr>
              <w:rPr>
                <w:rFonts w:ascii="Arial" w:hAnsi="Arial" w:cs="Arial"/>
              </w:rPr>
            </w:pPr>
            <w:r w:rsidRPr="006301C1">
              <w:rPr>
                <w:rStyle w:val="Strong"/>
                <w:rFonts w:ascii="Arial" w:hAnsi="Arial" w:cs="Arial"/>
              </w:rPr>
              <w:t>COR</w:t>
            </w:r>
            <w:r w:rsidRPr="006301C1">
              <w:rPr>
                <w:rFonts w:ascii="Arial" w:hAnsi="Arial" w:cs="Arial"/>
              </w:rPr>
              <w:t xml:space="preserve"> (and facility leadership as directed) </w:t>
            </w:r>
          </w:p>
        </w:tc>
      </w:tr>
      <w:tr w:rsidR="00085497" w14:paraId="0FAE8CCE"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CA" w14:textId="77777777" w:rsidR="00361667" w:rsidRPr="006301C1" w:rsidRDefault="00361667" w:rsidP="00D518B2">
            <w:pPr>
              <w:jc w:val="center"/>
              <w:rPr>
                <w:rFonts w:ascii="Arial" w:hAnsi="Arial" w:cs="Arial"/>
                <w:b/>
                <w:bCs/>
              </w:rPr>
            </w:pPr>
            <w:r w:rsidRPr="006301C1">
              <w:rPr>
                <w:rStyle w:val="Strong"/>
                <w:rFonts w:ascii="Arial" w:hAnsi="Arial" w:cs="Arial"/>
              </w:rPr>
              <w:t>Licenses/Certificates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CB" w14:textId="77777777" w:rsidR="00361667" w:rsidRPr="006301C1" w:rsidRDefault="00361667" w:rsidP="00D518B2">
            <w:pPr>
              <w:rPr>
                <w:rFonts w:ascii="Arial" w:hAnsi="Arial" w:cs="Arial"/>
              </w:rPr>
            </w:pPr>
            <w:r w:rsidRPr="006301C1">
              <w:rPr>
                <w:rFonts w:ascii="Arial" w:hAnsi="Arial" w:cs="Arial"/>
              </w:rPr>
              <w:t xml:space="preserve">Provide renewed licenses/certificates </w:t>
            </w:r>
            <w:r w:rsidRPr="006301C1">
              <w:rPr>
                <w:rStyle w:val="Strong"/>
                <w:rFonts w:ascii="Arial" w:hAnsi="Arial" w:cs="Arial"/>
              </w:rPr>
              <w:t>before expiration</w:t>
            </w:r>
            <w:r w:rsidRPr="006301C1">
              <w:rPr>
                <w:rFonts w:ascii="Arial" w:hAnsi="Arial" w:cs="Arial"/>
              </w:rPr>
              <w:t xml:space="preserve">; provide copies </w:t>
            </w:r>
            <w:r w:rsidRPr="006301C1">
              <w:rPr>
                <w:rStyle w:val="Strong"/>
                <w:rFonts w:ascii="Arial" w:hAnsi="Arial" w:cs="Arial"/>
              </w:rPr>
              <w:t>upon request</w:t>
            </w:r>
            <w:r w:rsidRPr="006301C1">
              <w:rPr>
                <w:rFonts w:ascii="Arial" w:hAnsi="Arial" w:cs="Arial"/>
              </w:rPr>
              <w:t xml:space="preserve">; notify CO of lapses.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CC" w14:textId="77777777" w:rsidR="00361667" w:rsidRPr="006301C1" w:rsidRDefault="00361667" w:rsidP="00D518B2">
            <w:pPr>
              <w:rPr>
                <w:rFonts w:ascii="Arial" w:hAnsi="Arial" w:cs="Arial"/>
              </w:rPr>
            </w:pPr>
            <w:r w:rsidRPr="006301C1">
              <w:rPr>
                <w:rStyle w:val="Strong"/>
                <w:rFonts w:ascii="Arial" w:hAnsi="Arial" w:cs="Arial"/>
              </w:rPr>
              <w:t>Upon renewal / prior to expiration</w:t>
            </w:r>
            <w:r w:rsidRPr="006301C1">
              <w:rPr>
                <w:rFonts w:ascii="Arial" w:hAnsi="Arial" w:cs="Arial"/>
              </w:rPr>
              <w:t xml:space="preserve">; </w:t>
            </w:r>
            <w:r w:rsidRPr="006301C1">
              <w:rPr>
                <w:rStyle w:val="Strong"/>
                <w:rFonts w:ascii="Arial" w:hAnsi="Arial" w:cs="Arial"/>
              </w:rPr>
              <w:t>immediate</w:t>
            </w:r>
            <w:r w:rsidRPr="006301C1">
              <w:rPr>
                <w:rFonts w:ascii="Arial" w:hAnsi="Arial" w:cs="Arial"/>
              </w:rPr>
              <w:t xml:space="preserve"> notice of any lapse.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CD" w14:textId="77777777" w:rsidR="00361667" w:rsidRPr="006301C1" w:rsidRDefault="00361667" w:rsidP="00D518B2">
            <w:pPr>
              <w:rPr>
                <w:rFonts w:ascii="Arial" w:hAnsi="Arial" w:cs="Arial"/>
              </w:rPr>
            </w:pPr>
            <w:r w:rsidRPr="006301C1">
              <w:rPr>
                <w:rStyle w:val="Strong"/>
                <w:rFonts w:ascii="Arial" w:hAnsi="Arial" w:cs="Arial"/>
              </w:rPr>
              <w:t>CO</w:t>
            </w:r>
            <w:r w:rsidRPr="006301C1">
              <w:rPr>
                <w:rFonts w:ascii="Arial" w:hAnsi="Arial" w:cs="Arial"/>
              </w:rPr>
              <w:t xml:space="preserve"> (copies to VA upon request) </w:t>
            </w:r>
          </w:p>
        </w:tc>
      </w:tr>
      <w:tr w:rsidR="00085497" w14:paraId="0FAE8CD3" w14:textId="77777777" w:rsidTr="00D518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E8CCF" w14:textId="77777777" w:rsidR="00361667" w:rsidRPr="006301C1" w:rsidRDefault="00361667" w:rsidP="00D518B2">
            <w:pPr>
              <w:jc w:val="center"/>
              <w:rPr>
                <w:rFonts w:ascii="Arial" w:hAnsi="Arial" w:cs="Arial"/>
                <w:b/>
                <w:bCs/>
              </w:rPr>
            </w:pPr>
            <w:r w:rsidRPr="006301C1">
              <w:rPr>
                <w:rStyle w:val="Strong"/>
                <w:rFonts w:ascii="Arial" w:hAnsi="Arial" w:cs="Arial"/>
              </w:rPr>
              <w:t>Non</w:t>
            </w:r>
            <w:r w:rsidRPr="006301C1">
              <w:rPr>
                <w:rStyle w:val="Strong"/>
                <w:rFonts w:ascii="Arial" w:hAnsi="Arial" w:cs="Arial"/>
              </w:rPr>
              <w:noBreakHyphen/>
              <w:t>Contracted Test 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D0" w14:textId="77777777" w:rsidR="00361667" w:rsidRPr="006301C1" w:rsidRDefault="00361667" w:rsidP="00D518B2">
            <w:pPr>
              <w:rPr>
                <w:rFonts w:ascii="Arial" w:hAnsi="Arial" w:cs="Arial"/>
              </w:rPr>
            </w:pPr>
            <w:r w:rsidRPr="006301C1">
              <w:rPr>
                <w:rFonts w:ascii="Arial" w:hAnsi="Arial" w:cs="Arial"/>
              </w:rPr>
              <w:t xml:space="preserve">For tests not listed/authorized under the award: use </w:t>
            </w:r>
            <w:r w:rsidRPr="006301C1">
              <w:rPr>
                <w:rStyle w:val="Strong"/>
                <w:rFonts w:ascii="Arial" w:hAnsi="Arial" w:cs="Arial"/>
              </w:rPr>
              <w:t>Non</w:t>
            </w:r>
            <w:r w:rsidRPr="006301C1">
              <w:rPr>
                <w:rStyle w:val="Strong"/>
                <w:rFonts w:ascii="Arial" w:hAnsi="Arial" w:cs="Arial"/>
              </w:rPr>
              <w:noBreakHyphen/>
              <w:t>Contracted Account Number</w:t>
            </w:r>
            <w:r w:rsidRPr="006301C1">
              <w:rPr>
                <w:rFonts w:ascii="Arial" w:hAnsi="Arial" w:cs="Arial"/>
              </w:rPr>
              <w:t xml:space="preserve">; do </w:t>
            </w:r>
            <w:r w:rsidRPr="006301C1">
              <w:rPr>
                <w:rStyle w:val="Strong"/>
                <w:rFonts w:ascii="Arial" w:hAnsi="Arial" w:cs="Arial"/>
              </w:rPr>
              <w:t>not</w:t>
            </w:r>
            <w:r w:rsidRPr="006301C1">
              <w:rPr>
                <w:rFonts w:ascii="Arial" w:hAnsi="Arial" w:cs="Arial"/>
              </w:rPr>
              <w:t xml:space="preserve"> process without proper authorization.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D1" w14:textId="77777777" w:rsidR="00361667" w:rsidRPr="006301C1" w:rsidRDefault="00361667" w:rsidP="00D518B2">
            <w:pPr>
              <w:rPr>
                <w:rFonts w:ascii="Arial" w:hAnsi="Arial" w:cs="Arial"/>
              </w:rPr>
            </w:pPr>
            <w:r w:rsidRPr="006301C1">
              <w:rPr>
                <w:rStyle w:val="Strong"/>
                <w:rFonts w:ascii="Arial" w:hAnsi="Arial" w:cs="Arial"/>
              </w:rPr>
              <w:t>Prior to any processing</w:t>
            </w:r>
            <w:r w:rsidRPr="006301C1">
              <w:rPr>
                <w:rFonts w:ascii="Arial" w:hAnsi="Arial" w:cs="Arial"/>
              </w:rPr>
              <w:t xml:space="preserve"> of non</w:t>
            </w:r>
            <w:r w:rsidRPr="006301C1">
              <w:rPr>
                <w:rFonts w:ascii="Arial" w:hAnsi="Arial" w:cs="Arial"/>
              </w:rPr>
              <w:noBreakHyphen/>
              <w:t xml:space="preserve">contracted test.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E8CD2" w14:textId="77777777" w:rsidR="00361667" w:rsidRPr="006301C1" w:rsidRDefault="00361667" w:rsidP="00D518B2">
            <w:pPr>
              <w:rPr>
                <w:rFonts w:ascii="Arial" w:hAnsi="Arial" w:cs="Arial"/>
              </w:rPr>
            </w:pPr>
            <w:r w:rsidRPr="006301C1">
              <w:rPr>
                <w:rStyle w:val="Strong"/>
                <w:rFonts w:ascii="Arial" w:hAnsi="Arial" w:cs="Arial"/>
              </w:rPr>
              <w:t>CO / COR</w:t>
            </w:r>
            <w:r w:rsidRPr="006301C1">
              <w:rPr>
                <w:rFonts w:ascii="Arial" w:hAnsi="Arial" w:cs="Arial"/>
              </w:rPr>
              <w:t xml:space="preserve"> (per separate process) </w:t>
            </w:r>
          </w:p>
        </w:tc>
      </w:tr>
    </w:tbl>
    <w:p w14:paraId="0FAE8CD4" w14:textId="77777777" w:rsidR="00361667" w:rsidRPr="006301C1" w:rsidRDefault="00361667" w:rsidP="00F57A42">
      <w:pPr>
        <w:spacing w:line="300" w:lineRule="atLeast"/>
        <w:rPr>
          <w:rFonts w:ascii="Arial" w:hAnsi="Arial" w:cs="Arial"/>
        </w:rPr>
      </w:pPr>
      <w:r>
        <w:rPr>
          <w:rFonts w:ascii="Arial" w:hAnsi="Arial" w:cs="Arial"/>
        </w:rPr>
        <w:pict w14:anchorId="0FAE9697">
          <v:rect id="_x0000_i1027" style="width:0;height:1.5pt" o:hralign="center" o:hrstd="t" o:hr="t" fillcolor="#a0a0a0" stroked="f"/>
        </w:pict>
      </w:r>
    </w:p>
    <w:p w14:paraId="0FAE8CD5" w14:textId="77777777" w:rsidR="00361667" w:rsidRPr="006301C1" w:rsidRDefault="00361667" w:rsidP="00F57A42">
      <w:pPr>
        <w:rPr>
          <w:rFonts w:ascii="Arial" w:hAnsi="Arial" w:cs="Arial"/>
          <w:u w:val="single"/>
        </w:rPr>
      </w:pPr>
      <w:r w:rsidRPr="006301C1">
        <w:rPr>
          <w:rStyle w:val="Strong"/>
          <w:rFonts w:ascii="Arial" w:hAnsi="Arial" w:cs="Arial"/>
          <w:u w:val="single"/>
        </w:rPr>
        <w:t>Result Reporting (Operational)</w:t>
      </w:r>
    </w:p>
    <w:p w14:paraId="0FAE8CD6" w14:textId="77777777" w:rsidR="00361667" w:rsidRPr="006301C1" w:rsidRDefault="00361667" w:rsidP="00F57A42">
      <w:pPr>
        <w:pStyle w:val="NormalWeb"/>
        <w:spacing w:line="300" w:lineRule="atLeast"/>
        <w:rPr>
          <w:rFonts w:ascii="Arial" w:hAnsi="Arial" w:cs="Arial"/>
          <w:sz w:val="22"/>
          <w:szCs w:val="22"/>
        </w:rPr>
      </w:pPr>
      <w:r w:rsidRPr="006301C1">
        <w:rPr>
          <w:rStyle w:val="Emphasis"/>
          <w:rFonts w:ascii="Arial" w:hAnsi="Arial" w:cs="Arial"/>
          <w:sz w:val="22"/>
          <w:szCs w:val="22"/>
        </w:rPr>
        <w:t>Operational reporting requirements are listed here for completeness.</w:t>
      </w:r>
      <w:r w:rsidRPr="006301C1">
        <w:rPr>
          <w:rFonts w:ascii="Arial" w:hAnsi="Arial" w:cs="Arial"/>
          <w:sz w:val="22"/>
          <w:szCs w:val="22"/>
        </w:rPr>
        <w:t xml:space="preserve"> </w:t>
      </w:r>
    </w:p>
    <w:p w14:paraId="0FAE8CD7" w14:textId="77777777" w:rsidR="00361667" w:rsidRPr="006301C1" w:rsidRDefault="00361667" w:rsidP="00F57A42">
      <w:pPr>
        <w:numPr>
          <w:ilvl w:val="0"/>
          <w:numId w:val="4"/>
        </w:numPr>
        <w:spacing w:before="100" w:beforeAutospacing="1" w:after="100" w:afterAutospacing="1" w:line="300" w:lineRule="atLeast"/>
        <w:rPr>
          <w:rFonts w:ascii="Arial" w:hAnsi="Arial" w:cs="Arial"/>
        </w:rPr>
      </w:pPr>
      <w:r w:rsidRPr="006301C1">
        <w:rPr>
          <w:rStyle w:val="Strong"/>
          <w:rFonts w:ascii="Arial" w:hAnsi="Arial" w:cs="Arial"/>
        </w:rPr>
        <w:t>Routine Test Results:</w:t>
      </w:r>
      <w:r w:rsidRPr="006301C1">
        <w:rPr>
          <w:rFonts w:ascii="Arial" w:hAnsi="Arial" w:cs="Arial"/>
        </w:rPr>
        <w:t xml:space="preserve"> Provide to the ordering facility </w:t>
      </w:r>
      <w:r w:rsidRPr="006301C1">
        <w:rPr>
          <w:rStyle w:val="Strong"/>
          <w:rFonts w:ascii="Arial" w:hAnsi="Arial" w:cs="Arial"/>
        </w:rPr>
        <w:t>within 24 hours</w:t>
      </w:r>
      <w:r w:rsidRPr="006301C1">
        <w:rPr>
          <w:rFonts w:ascii="Arial" w:hAnsi="Arial" w:cs="Arial"/>
        </w:rPr>
        <w:t xml:space="preserve"> of test completion (next business day when specimens are picked up the day before a weekend/holiday). </w:t>
      </w:r>
      <w:r w:rsidRPr="006301C1">
        <w:rPr>
          <w:rStyle w:val="Strong"/>
          <w:rFonts w:ascii="Arial" w:hAnsi="Arial" w:cs="Arial"/>
        </w:rPr>
        <w:t>Critical results</w:t>
      </w:r>
      <w:r w:rsidRPr="006301C1">
        <w:rPr>
          <w:rFonts w:ascii="Arial" w:hAnsi="Arial" w:cs="Arial"/>
        </w:rPr>
        <w:t xml:space="preserve"> must be </w:t>
      </w:r>
      <w:r w:rsidRPr="006301C1">
        <w:rPr>
          <w:rStyle w:val="Strong"/>
          <w:rFonts w:ascii="Arial" w:hAnsi="Arial" w:cs="Arial"/>
        </w:rPr>
        <w:t>called within 2 hours</w:t>
      </w:r>
      <w:r w:rsidRPr="006301C1">
        <w:rPr>
          <w:rFonts w:ascii="Arial" w:hAnsi="Arial" w:cs="Arial"/>
        </w:rPr>
        <w:t xml:space="preserve"> per facility critical value list. </w:t>
      </w:r>
    </w:p>
    <w:p w14:paraId="0FAE8CD8" w14:textId="77777777" w:rsidR="00361667" w:rsidRPr="006301C1" w:rsidRDefault="00361667" w:rsidP="00F57A42">
      <w:pPr>
        <w:numPr>
          <w:ilvl w:val="0"/>
          <w:numId w:val="4"/>
        </w:numPr>
        <w:spacing w:before="100" w:beforeAutospacing="1" w:after="100" w:afterAutospacing="1" w:line="300" w:lineRule="atLeast"/>
        <w:rPr>
          <w:rFonts w:ascii="Arial" w:hAnsi="Arial" w:cs="Arial"/>
        </w:rPr>
      </w:pPr>
      <w:r w:rsidRPr="006301C1">
        <w:rPr>
          <w:rStyle w:val="Strong"/>
          <w:rFonts w:ascii="Arial" w:hAnsi="Arial" w:cs="Arial"/>
        </w:rPr>
        <w:lastRenderedPageBreak/>
        <w:t>Transmission Method:</w:t>
      </w:r>
      <w:r w:rsidRPr="006301C1">
        <w:rPr>
          <w:rFonts w:ascii="Arial" w:hAnsi="Arial" w:cs="Arial"/>
        </w:rPr>
        <w:t xml:space="preserve"> Results transmitted via </w:t>
      </w:r>
      <w:r w:rsidRPr="006301C1">
        <w:rPr>
          <w:rStyle w:val="Strong"/>
          <w:rFonts w:ascii="Arial" w:hAnsi="Arial" w:cs="Arial"/>
        </w:rPr>
        <w:t>secure web</w:t>
      </w:r>
      <w:r w:rsidRPr="006301C1">
        <w:rPr>
          <w:rStyle w:val="Strong"/>
          <w:rFonts w:ascii="Arial" w:hAnsi="Arial" w:cs="Arial"/>
        </w:rPr>
        <w:noBreakHyphen/>
        <w:t>based portal or LEDI</w:t>
      </w:r>
      <w:r w:rsidRPr="006301C1">
        <w:rPr>
          <w:rFonts w:ascii="Arial" w:hAnsi="Arial" w:cs="Arial"/>
        </w:rPr>
        <w:t xml:space="preserve"> to VAMC VISTA/CERNER; alternate methods (e.g., fax) during outages. Include required identifiers and test metadata (e.g., patient identifiers, accession numbers, collection/receipt/report dates, test codes/results/flags, ranges, lab name, specimen type, comments). </w:t>
      </w:r>
    </w:p>
    <w:p w14:paraId="0FAE8CD9" w14:textId="77777777" w:rsidR="00361667" w:rsidRPr="006301C1" w:rsidRDefault="00361667" w:rsidP="00F57A42">
      <w:pPr>
        <w:numPr>
          <w:ilvl w:val="0"/>
          <w:numId w:val="4"/>
        </w:numPr>
        <w:spacing w:before="100" w:beforeAutospacing="1" w:after="100" w:afterAutospacing="1" w:line="300" w:lineRule="atLeast"/>
        <w:rPr>
          <w:rFonts w:ascii="Arial" w:hAnsi="Arial" w:cs="Arial"/>
        </w:rPr>
      </w:pPr>
      <w:r w:rsidRPr="006301C1">
        <w:rPr>
          <w:rStyle w:val="Strong"/>
          <w:rFonts w:ascii="Arial" w:hAnsi="Arial" w:cs="Arial"/>
        </w:rPr>
        <w:t>Unsatisfactory Specimens:</w:t>
      </w:r>
      <w:r w:rsidRPr="006301C1">
        <w:rPr>
          <w:rFonts w:ascii="Arial" w:hAnsi="Arial" w:cs="Arial"/>
        </w:rPr>
        <w:t xml:space="preserve"> Report unsuitability for testing and inform VA </w:t>
      </w:r>
      <w:r w:rsidRPr="006301C1">
        <w:rPr>
          <w:rStyle w:val="Strong"/>
          <w:rFonts w:ascii="Arial" w:hAnsi="Arial" w:cs="Arial"/>
        </w:rPr>
        <w:t>as soon as possible</w:t>
      </w:r>
      <w:r w:rsidRPr="006301C1">
        <w:rPr>
          <w:rFonts w:ascii="Arial" w:hAnsi="Arial" w:cs="Arial"/>
        </w:rPr>
        <w:t xml:space="preserve">, with a </w:t>
      </w:r>
      <w:r w:rsidRPr="006301C1">
        <w:rPr>
          <w:rStyle w:val="Strong"/>
          <w:rFonts w:ascii="Arial" w:hAnsi="Arial" w:cs="Arial"/>
        </w:rPr>
        <w:t>maximum of 24 hours</w:t>
      </w:r>
      <w:r w:rsidRPr="006301C1">
        <w:rPr>
          <w:rFonts w:ascii="Arial" w:hAnsi="Arial" w:cs="Arial"/>
        </w:rPr>
        <w:t xml:space="preserve"> from receipt. </w:t>
      </w:r>
    </w:p>
    <w:p w14:paraId="0FAE8CDA" w14:textId="77777777" w:rsidR="00361667" w:rsidRPr="006301C1" w:rsidRDefault="00361667" w:rsidP="00F57A42">
      <w:pPr>
        <w:rPr>
          <w:rFonts w:ascii="Arial" w:hAnsi="Arial" w:cs="Arial"/>
          <w:u w:val="single"/>
        </w:rPr>
      </w:pPr>
      <w:r w:rsidRPr="006301C1">
        <w:rPr>
          <w:rStyle w:val="Strong"/>
          <w:rFonts w:ascii="Arial" w:hAnsi="Arial" w:cs="Arial"/>
          <w:u w:val="single"/>
        </w:rPr>
        <w:t>Invoicing Coordination (Reference Only)</w:t>
      </w:r>
    </w:p>
    <w:p w14:paraId="0FAE8CDB" w14:textId="77777777" w:rsidR="00361667" w:rsidRPr="006301C1" w:rsidRDefault="00361667" w:rsidP="00F57A42">
      <w:pPr>
        <w:numPr>
          <w:ilvl w:val="0"/>
          <w:numId w:val="5"/>
        </w:numPr>
        <w:spacing w:before="100" w:beforeAutospacing="1" w:after="100" w:afterAutospacing="1" w:line="300" w:lineRule="atLeast"/>
        <w:rPr>
          <w:rFonts w:ascii="Arial" w:hAnsi="Arial" w:cs="Arial"/>
        </w:rPr>
      </w:pPr>
      <w:r w:rsidRPr="006301C1">
        <w:rPr>
          <w:rFonts w:ascii="Arial" w:hAnsi="Arial" w:cs="Arial"/>
        </w:rPr>
        <w:t xml:space="preserve">Invoices are submitted </w:t>
      </w:r>
      <w:r w:rsidRPr="006301C1">
        <w:rPr>
          <w:rStyle w:val="Strong"/>
          <w:rFonts w:ascii="Arial" w:hAnsi="Arial" w:cs="Arial"/>
        </w:rPr>
        <w:t>monthly in arrears</w:t>
      </w:r>
      <w:r w:rsidRPr="006301C1">
        <w:rPr>
          <w:rFonts w:ascii="Arial" w:hAnsi="Arial" w:cs="Arial"/>
        </w:rPr>
        <w:t xml:space="preserve"> with supporting documentation, including the </w:t>
      </w:r>
      <w:r w:rsidRPr="006301C1">
        <w:rPr>
          <w:rStyle w:val="Strong"/>
          <w:rFonts w:ascii="Arial" w:hAnsi="Arial" w:cs="Arial"/>
        </w:rPr>
        <w:t>Price Schedule</w:t>
      </w:r>
      <w:r w:rsidRPr="006301C1">
        <w:rPr>
          <w:rFonts w:ascii="Arial" w:hAnsi="Arial" w:cs="Arial"/>
        </w:rPr>
        <w:t xml:space="preserve"> showing total quantities in contract order (including zeros), and must </w:t>
      </w:r>
      <w:r w:rsidRPr="006301C1">
        <w:rPr>
          <w:rStyle w:val="Strong"/>
          <w:rFonts w:ascii="Arial" w:hAnsi="Arial" w:cs="Arial"/>
        </w:rPr>
        <w:t>exclude</w:t>
      </w:r>
      <w:r w:rsidRPr="006301C1">
        <w:rPr>
          <w:rFonts w:ascii="Arial" w:hAnsi="Arial" w:cs="Arial"/>
        </w:rPr>
        <w:t xml:space="preserve"> PII. Any invoice containing </w:t>
      </w:r>
      <w:r w:rsidRPr="006301C1">
        <w:rPr>
          <w:rStyle w:val="Strong"/>
          <w:rFonts w:ascii="Arial" w:hAnsi="Arial" w:cs="Arial"/>
        </w:rPr>
        <w:t>purchase card</w:t>
      </w:r>
      <w:r w:rsidRPr="006301C1">
        <w:rPr>
          <w:rFonts w:ascii="Arial" w:hAnsi="Arial" w:cs="Arial"/>
        </w:rPr>
        <w:t xml:space="preserve"> items or </w:t>
      </w:r>
      <w:r w:rsidRPr="006301C1">
        <w:rPr>
          <w:rStyle w:val="Strong"/>
          <w:rFonts w:ascii="Arial" w:hAnsi="Arial" w:cs="Arial"/>
        </w:rPr>
        <w:t>specimen integrity failures</w:t>
      </w:r>
      <w:r w:rsidRPr="006301C1">
        <w:rPr>
          <w:rFonts w:ascii="Arial" w:hAnsi="Arial" w:cs="Arial"/>
        </w:rPr>
        <w:t xml:space="preserve"> shall be </w:t>
      </w:r>
      <w:r w:rsidRPr="006301C1">
        <w:rPr>
          <w:rStyle w:val="Strong"/>
          <w:rFonts w:ascii="Arial" w:hAnsi="Arial" w:cs="Arial"/>
        </w:rPr>
        <w:t>rejected in its entirety</w:t>
      </w:r>
      <w:r w:rsidRPr="006301C1">
        <w:rPr>
          <w:rFonts w:ascii="Arial" w:hAnsi="Arial" w:cs="Arial"/>
        </w:rPr>
        <w:t xml:space="preserve">. When test names/codes change prior to contract modification, reference </w:t>
      </w:r>
      <w:r w:rsidRPr="006301C1">
        <w:rPr>
          <w:rStyle w:val="Strong"/>
          <w:rFonts w:ascii="Arial" w:hAnsi="Arial" w:cs="Arial"/>
        </w:rPr>
        <w:t>both old and new</w:t>
      </w:r>
      <w:r w:rsidRPr="006301C1">
        <w:rPr>
          <w:rFonts w:ascii="Arial" w:hAnsi="Arial" w:cs="Arial"/>
        </w:rPr>
        <w:t xml:space="preserve"> on the invoice. </w:t>
      </w:r>
    </w:p>
    <w:p w14:paraId="0FAE8CDC" w14:textId="77777777" w:rsidR="00361667" w:rsidRPr="006301C1" w:rsidRDefault="00361667" w:rsidP="00F57A42">
      <w:pPr>
        <w:rPr>
          <w:rFonts w:ascii="Arial" w:hAnsi="Arial" w:cs="Arial"/>
          <w:u w:val="single"/>
        </w:rPr>
      </w:pPr>
      <w:r w:rsidRPr="006301C1">
        <w:rPr>
          <w:rStyle w:val="Strong"/>
          <w:rFonts w:ascii="Arial" w:hAnsi="Arial" w:cs="Arial"/>
          <w:u w:val="single"/>
        </w:rPr>
        <w:t>Points of Contact for Delivery</w:t>
      </w:r>
    </w:p>
    <w:p w14:paraId="0FAE8CDD" w14:textId="77777777" w:rsidR="00361667" w:rsidRPr="006301C1" w:rsidRDefault="00361667" w:rsidP="00F57A42">
      <w:pPr>
        <w:numPr>
          <w:ilvl w:val="0"/>
          <w:numId w:val="6"/>
        </w:numPr>
        <w:spacing w:before="100" w:beforeAutospacing="1" w:after="100" w:afterAutospacing="1" w:line="300" w:lineRule="atLeast"/>
        <w:rPr>
          <w:rFonts w:ascii="Arial" w:hAnsi="Arial" w:cs="Arial"/>
        </w:rPr>
      </w:pPr>
      <w:r w:rsidRPr="006301C1">
        <w:rPr>
          <w:rFonts w:ascii="Arial" w:hAnsi="Arial" w:cs="Arial"/>
        </w:rPr>
        <w:t xml:space="preserve">Unless otherwise directed at award, deliver reports to the </w:t>
      </w:r>
      <w:r w:rsidRPr="006301C1">
        <w:rPr>
          <w:rStyle w:val="Strong"/>
          <w:rFonts w:ascii="Arial" w:hAnsi="Arial" w:cs="Arial"/>
        </w:rPr>
        <w:t>CO</w:t>
      </w:r>
      <w:r w:rsidRPr="006301C1">
        <w:rPr>
          <w:rFonts w:ascii="Arial" w:hAnsi="Arial" w:cs="Arial"/>
        </w:rPr>
        <w:t xml:space="preserve"> and </w:t>
      </w:r>
      <w:r w:rsidRPr="006301C1">
        <w:rPr>
          <w:rStyle w:val="Strong"/>
          <w:rFonts w:ascii="Arial" w:hAnsi="Arial" w:cs="Arial"/>
        </w:rPr>
        <w:t>COR</w:t>
      </w:r>
      <w:r w:rsidRPr="006301C1">
        <w:rPr>
          <w:rFonts w:ascii="Arial" w:hAnsi="Arial" w:cs="Arial"/>
        </w:rPr>
        <w:t xml:space="preserve"> via the facility</w:t>
      </w:r>
      <w:r w:rsidRPr="006301C1">
        <w:rPr>
          <w:rFonts w:ascii="Arial" w:hAnsi="Arial" w:cs="Arial"/>
        </w:rPr>
        <w:noBreakHyphen/>
        <w:t xml:space="preserve">approved secure electronic method. The Contractor shall provide </w:t>
      </w:r>
      <w:r w:rsidRPr="006301C1">
        <w:rPr>
          <w:rStyle w:val="Strong"/>
          <w:rFonts w:ascii="Arial" w:hAnsi="Arial" w:cs="Arial"/>
        </w:rPr>
        <w:t>named points of contact</w:t>
      </w:r>
      <w:r w:rsidRPr="006301C1">
        <w:rPr>
          <w:rFonts w:ascii="Arial" w:hAnsi="Arial" w:cs="Arial"/>
        </w:rPr>
        <w:t xml:space="preserve"> and phone numbers for customer service and reporting coordination. </w:t>
      </w:r>
    </w:p>
    <w:p w14:paraId="0FAE8CDE" w14:textId="77777777" w:rsidR="00361667" w:rsidRPr="006301C1" w:rsidRDefault="00361667" w:rsidP="00F57A42">
      <w:pPr>
        <w:spacing w:after="0" w:line="240" w:lineRule="auto"/>
        <w:ind w:left="450"/>
        <w:contextualSpacing/>
        <w:rPr>
          <w:rFonts w:ascii="Arial" w:eastAsiaTheme="majorEastAsia" w:hAnsi="Arial" w:cs="Arial"/>
          <w:b/>
          <w:bCs/>
        </w:rPr>
      </w:pPr>
    </w:p>
    <w:p w14:paraId="0FAE8CDF" w14:textId="77777777" w:rsidR="00361667" w:rsidRPr="006301C1" w:rsidRDefault="00361667" w:rsidP="00F57A42">
      <w:pPr>
        <w:numPr>
          <w:ilvl w:val="0"/>
          <w:numId w:val="1"/>
        </w:numPr>
        <w:spacing w:after="0" w:line="240" w:lineRule="auto"/>
        <w:contextualSpacing/>
        <w:rPr>
          <w:rFonts w:ascii="Arial" w:eastAsiaTheme="majorEastAsia" w:hAnsi="Arial" w:cs="Arial"/>
          <w:b/>
          <w:bCs/>
        </w:rPr>
      </w:pPr>
      <w:r w:rsidRPr="006301C1">
        <w:rPr>
          <w:rFonts w:ascii="Arial" w:eastAsiaTheme="majorEastAsia" w:hAnsi="Arial" w:cs="Arial"/>
          <w:b/>
          <w:bCs/>
        </w:rPr>
        <w:t>GOVERNMENT RESPONSIBILITIES</w:t>
      </w:r>
    </w:p>
    <w:p w14:paraId="0FAE8CE0" w14:textId="77777777" w:rsidR="00361667" w:rsidRPr="006301C1" w:rsidRDefault="00361667" w:rsidP="00F57A42">
      <w:pPr>
        <w:numPr>
          <w:ilvl w:val="1"/>
          <w:numId w:val="1"/>
        </w:numPr>
        <w:spacing w:after="0" w:line="240" w:lineRule="auto"/>
        <w:contextualSpacing/>
        <w:rPr>
          <w:rFonts w:ascii="Arial" w:eastAsiaTheme="majorEastAsia" w:hAnsi="Arial" w:cs="Arial"/>
          <w:b/>
          <w:bCs/>
          <w:u w:val="single"/>
        </w:rPr>
      </w:pPr>
      <w:r w:rsidRPr="006301C1">
        <w:rPr>
          <w:rFonts w:ascii="Arial" w:eastAsiaTheme="majorEastAsia" w:hAnsi="Arial" w:cs="Arial"/>
          <w:b/>
          <w:bCs/>
          <w:u w:val="single"/>
        </w:rPr>
        <w:t>CONTRACT PERFORMANCE MONITORING</w:t>
      </w:r>
    </w:p>
    <w:p w14:paraId="0FAE8CE1" w14:textId="77777777" w:rsidR="00361667" w:rsidRPr="006301C1" w:rsidRDefault="00361667" w:rsidP="00F57A42">
      <w:pPr>
        <w:pStyle w:val="ListParagraph"/>
        <w:numPr>
          <w:ilvl w:val="2"/>
          <w:numId w:val="1"/>
        </w:numPr>
        <w:spacing w:after="160" w:line="259" w:lineRule="auto"/>
        <w:rPr>
          <w:rFonts w:ascii="Arial" w:hAnsi="Arial" w:cs="Arial"/>
        </w:rPr>
      </w:pPr>
      <w:r w:rsidRPr="006301C1">
        <w:rPr>
          <w:rFonts w:ascii="Arial" w:hAnsi="Arial" w:cs="Arial"/>
        </w:rPr>
        <w:t>Monitoring of contractor’s performance shall be demonstrated through clinical and administrative record reviews.  COR will be responsible for verifying contract compliance.  Contracting Officer's Representative(s) (COR) will designate appropriate VA personnel to monitor services through one or a combination of the following mechanisms:</w:t>
      </w:r>
    </w:p>
    <w:p w14:paraId="0FAE8CE2"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Departments being served will monitor Contractor performance to ensure that services called for in the contract have been received by VA in a timely manner. Any incidents of Contractor noncompliance as evidenced by the monitoring procedures will be forwarded immediately to the Contracting Officer.</w:t>
      </w:r>
    </w:p>
    <w:p w14:paraId="0FAE8CE3"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Documentation of services performed will be reviewed prior to certifying payment.  The COR will perform periodic spot checks and document with the using service to ensure records monitoring.  VA will pay only for services actually provided, and in strict accordance with the Price Schedule/Attachment A.  Contract monitoring and recordkeeping procedures will be sufficient to ensure proper payment and allow audit verification that services were provided</w:t>
      </w:r>
    </w:p>
    <w:p w14:paraId="0FAE8CE4"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 xml:space="preserve">Departments being served, through the COR(s), will provide a written statement annually to the Contracting Officer to include a summary of Contractor actions and a statement that all requirements of the contract have been fulfilled as agreed.  This summary evaluation will be submitted 45 days prior to </w:t>
      </w:r>
      <w:r w:rsidRPr="006301C1">
        <w:rPr>
          <w:rFonts w:ascii="Arial" w:hAnsi="Arial" w:cs="Arial"/>
        </w:rPr>
        <w:lastRenderedPageBreak/>
        <w:t>expiration of contract (and/or prior to election of option year renewals, if applicable).</w:t>
      </w:r>
    </w:p>
    <w:p w14:paraId="0FAE8CE5" w14:textId="77777777" w:rsidR="00361667" w:rsidRPr="006301C1" w:rsidRDefault="00361667" w:rsidP="00F57A42">
      <w:pPr>
        <w:pStyle w:val="ListParagraph"/>
        <w:spacing w:after="160" w:line="259" w:lineRule="auto"/>
        <w:ind w:left="3150"/>
        <w:rPr>
          <w:rFonts w:ascii="Arial" w:hAnsi="Arial" w:cs="Arial"/>
        </w:rPr>
      </w:pPr>
    </w:p>
    <w:p w14:paraId="0FAE8CE6" w14:textId="77777777" w:rsidR="00361667" w:rsidRPr="006301C1" w:rsidRDefault="00361667" w:rsidP="00F57A42">
      <w:pPr>
        <w:pStyle w:val="ListParagraph"/>
        <w:numPr>
          <w:ilvl w:val="1"/>
          <w:numId w:val="1"/>
        </w:numPr>
        <w:spacing w:after="160" w:line="259" w:lineRule="auto"/>
        <w:rPr>
          <w:rFonts w:ascii="Arial" w:hAnsi="Arial" w:cs="Arial"/>
        </w:rPr>
      </w:pPr>
      <w:r w:rsidRPr="006301C1">
        <w:rPr>
          <w:rFonts w:ascii="Arial" w:hAnsi="Arial" w:cs="Arial"/>
          <w:b/>
          <w:bCs/>
          <w:u w:val="single"/>
        </w:rPr>
        <w:t>QUALITY ASSURANCE MONITORING</w:t>
      </w:r>
    </w:p>
    <w:p w14:paraId="0FAE8CE7" w14:textId="77777777" w:rsidR="00361667" w:rsidRPr="006301C1" w:rsidRDefault="00361667" w:rsidP="00F57A42">
      <w:pPr>
        <w:pStyle w:val="ListParagraph"/>
        <w:numPr>
          <w:ilvl w:val="2"/>
          <w:numId w:val="1"/>
        </w:numPr>
        <w:spacing w:after="160" w:line="259" w:lineRule="auto"/>
        <w:rPr>
          <w:rFonts w:ascii="Arial" w:hAnsi="Arial" w:cs="Arial"/>
        </w:rPr>
      </w:pPr>
      <w:r w:rsidRPr="006301C1">
        <w:rPr>
          <w:rFonts w:ascii="Arial" w:hAnsi="Arial" w:cs="Arial"/>
        </w:rPr>
        <w:t xml:space="preserve">Contractor shall maintain a Quality Assurance Program related to Reference Laboratory services covered under this contract.  </w:t>
      </w:r>
    </w:p>
    <w:p w14:paraId="0FAE8CE8" w14:textId="77777777" w:rsidR="00361667" w:rsidRPr="006301C1" w:rsidRDefault="00361667" w:rsidP="00F57A42">
      <w:pPr>
        <w:pStyle w:val="ListParagraph"/>
        <w:numPr>
          <w:ilvl w:val="2"/>
          <w:numId w:val="1"/>
        </w:numPr>
        <w:spacing w:after="160" w:line="259" w:lineRule="auto"/>
        <w:rPr>
          <w:rFonts w:ascii="Arial" w:hAnsi="Arial" w:cs="Arial"/>
        </w:rPr>
      </w:pPr>
      <w:r w:rsidRPr="006301C1">
        <w:rPr>
          <w:rFonts w:ascii="Arial" w:hAnsi="Arial" w:cs="Arial"/>
        </w:rPr>
        <w:t>Contractor shall also participate in a joint quality assurance surveillance program (QASP) with the Government facilities.  This program must minimally address the quality aspects representative to the testing process, i.e., pre-analytical, analytical, and post-analytical variables and include a description of monitoring and evaluation activities.  There must be a mutually agreed upon procedure for responding to issues, problems and/or concerns identified by the Government with details as to whom and in wha</w:t>
      </w:r>
      <w:r w:rsidRPr="006301C1">
        <w:rPr>
          <w:rFonts w:ascii="Arial" w:hAnsi="Arial" w:cs="Arial"/>
        </w:rPr>
        <w:t>t timeframe the matters will be reconciled.  The issues that may need to be addressed may be general in nature or specific to an incident or event.  The contractor will meet or communicate with the facility/VISN staff for process review and improvement of contract performance on an as needed basis</w:t>
      </w:r>
    </w:p>
    <w:p w14:paraId="0FAE8CE9" w14:textId="77777777" w:rsidR="00361667" w:rsidRPr="006301C1" w:rsidRDefault="00361667" w:rsidP="00F57A42">
      <w:pPr>
        <w:pStyle w:val="ListParagraph"/>
        <w:numPr>
          <w:ilvl w:val="2"/>
          <w:numId w:val="1"/>
        </w:numPr>
        <w:spacing w:after="160" w:line="259" w:lineRule="auto"/>
        <w:rPr>
          <w:rFonts w:ascii="Arial" w:hAnsi="Arial" w:cs="Arial"/>
        </w:rPr>
      </w:pPr>
      <w:r w:rsidRPr="006301C1">
        <w:rPr>
          <w:rFonts w:ascii="Arial" w:hAnsi="Arial" w:cs="Arial"/>
        </w:rPr>
        <w:t>Copies of licensure/certifications are also required to be submitted upon request by the VA.</w:t>
      </w:r>
    </w:p>
    <w:p w14:paraId="0FAE8CEA" w14:textId="77777777" w:rsidR="00361667" w:rsidRPr="006301C1" w:rsidRDefault="00361667" w:rsidP="00F57A42">
      <w:pPr>
        <w:pStyle w:val="ListParagraph"/>
        <w:spacing w:after="160" w:line="259" w:lineRule="auto"/>
        <w:ind w:left="1890"/>
        <w:rPr>
          <w:rFonts w:ascii="Arial" w:hAnsi="Arial" w:cs="Arial"/>
        </w:rPr>
      </w:pPr>
    </w:p>
    <w:p w14:paraId="0FAE8CEB" w14:textId="77777777" w:rsidR="00361667" w:rsidRPr="006301C1" w:rsidRDefault="00361667" w:rsidP="00F57A42">
      <w:pPr>
        <w:pStyle w:val="ListParagraph"/>
        <w:numPr>
          <w:ilvl w:val="1"/>
          <w:numId w:val="1"/>
        </w:numPr>
        <w:spacing w:after="160" w:line="259" w:lineRule="auto"/>
        <w:rPr>
          <w:rFonts w:ascii="Arial" w:hAnsi="Arial" w:cs="Arial"/>
        </w:rPr>
      </w:pPr>
      <w:r w:rsidRPr="006301C1">
        <w:rPr>
          <w:rFonts w:ascii="Arial" w:hAnsi="Arial" w:cs="Arial"/>
          <w:b/>
          <w:bCs/>
          <w:u w:val="single"/>
        </w:rPr>
        <w:t>PERFORMANCE STANDARDS</w:t>
      </w:r>
    </w:p>
    <w:p w14:paraId="0FAE8CEC" w14:textId="77777777" w:rsidR="00361667" w:rsidRPr="006301C1" w:rsidRDefault="00361667" w:rsidP="00F57A42">
      <w:pPr>
        <w:pStyle w:val="ListParagraph"/>
        <w:numPr>
          <w:ilvl w:val="2"/>
          <w:numId w:val="1"/>
        </w:numPr>
        <w:spacing w:after="160" w:line="259" w:lineRule="auto"/>
        <w:rPr>
          <w:rFonts w:ascii="Arial" w:hAnsi="Arial" w:cs="Arial"/>
          <w:i/>
          <w:iCs/>
        </w:rPr>
      </w:pPr>
      <w:r w:rsidRPr="006301C1">
        <w:rPr>
          <w:rFonts w:ascii="Arial" w:hAnsi="Arial" w:cs="Arial"/>
          <w:i/>
          <w:iCs/>
        </w:rPr>
        <w:t>Licensing, Accreditation, &amp; Certification</w:t>
      </w:r>
    </w:p>
    <w:p w14:paraId="0FAE8CED" w14:textId="77777777" w:rsidR="00361667" w:rsidRPr="006301C1" w:rsidRDefault="00361667" w:rsidP="00F57A42">
      <w:pPr>
        <w:pStyle w:val="ListParagraph"/>
        <w:numPr>
          <w:ilvl w:val="3"/>
          <w:numId w:val="1"/>
        </w:numPr>
        <w:spacing w:after="160" w:line="259" w:lineRule="auto"/>
        <w:rPr>
          <w:rFonts w:ascii="Arial" w:hAnsi="Arial" w:cs="Arial"/>
        </w:rPr>
      </w:pPr>
      <w:bookmarkStart w:id="15" w:name="_Hlk110437716"/>
      <w:r w:rsidRPr="006301C1">
        <w:rPr>
          <w:rFonts w:ascii="Arial" w:hAnsi="Arial" w:cs="Arial"/>
        </w:rPr>
        <w:t>Performance Requirement: Contractor shall maintain and provide CLIA Certification, CAP Accreditation, or equivalent; along with applicable OSHA, Federal, and State Laws for all laboratories, including any subcontractors.</w:t>
      </w:r>
    </w:p>
    <w:p w14:paraId="0FAE8CEE"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Standard: Proper certifications shall be kept up to date for the entire performance of this contract.  This includes all ordering periods.</w:t>
      </w:r>
    </w:p>
    <w:p w14:paraId="0FAE8CEF"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Acceptable Quality Level (AQL): 100% Meets Standard, no deviations are authorized.</w:t>
      </w:r>
    </w:p>
    <w:p w14:paraId="0FAE8CF0"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 xml:space="preserve">Surveillance Method: Periodic Sampling </w:t>
      </w:r>
    </w:p>
    <w:p w14:paraId="0FAE8CF1"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Frequency: Contractor shall provide all requested Licenses, Accreditations, and Certifications upon request of the Government at any time for all laboratories, to include all subcontractors.</w:t>
      </w:r>
    </w:p>
    <w:bookmarkEnd w:id="15"/>
    <w:p w14:paraId="0FAE8CF2" w14:textId="77777777" w:rsidR="00361667" w:rsidRPr="006301C1" w:rsidRDefault="00361667" w:rsidP="00F57A42">
      <w:pPr>
        <w:pStyle w:val="ListParagraph"/>
        <w:numPr>
          <w:ilvl w:val="2"/>
          <w:numId w:val="1"/>
        </w:numPr>
        <w:spacing w:after="160" w:line="259" w:lineRule="auto"/>
        <w:rPr>
          <w:rFonts w:ascii="Arial" w:hAnsi="Arial" w:cs="Arial"/>
          <w:i/>
          <w:iCs/>
        </w:rPr>
      </w:pPr>
      <w:r w:rsidRPr="006301C1">
        <w:rPr>
          <w:rFonts w:ascii="Arial" w:hAnsi="Arial" w:cs="Arial"/>
          <w:i/>
          <w:iCs/>
        </w:rPr>
        <w:t>Technical Quality</w:t>
      </w:r>
    </w:p>
    <w:p w14:paraId="0FAE8CF3"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Performance Requirement: Produce high-quality, consistent access to reports, test code changes, errors in technical transmission issues.</w:t>
      </w:r>
    </w:p>
    <w:p w14:paraId="0FAE8CF4"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Standard: Meets quality requirements.</w:t>
      </w:r>
    </w:p>
    <w:p w14:paraId="0FAE8CF5"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Acceptable Quality Level (AQL): 95% Meets Standard</w:t>
      </w:r>
    </w:p>
    <w:p w14:paraId="0FAE8CF6"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Surveillance Method: Quarterly Review</w:t>
      </w:r>
    </w:p>
    <w:p w14:paraId="0FAE8CF7"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Frequency: COR to review issues with interfacing and notifications of test code changes, issues with test code results.</w:t>
      </w:r>
    </w:p>
    <w:p w14:paraId="0FAE8CF8" w14:textId="77777777" w:rsidR="00361667" w:rsidRPr="006301C1" w:rsidRDefault="00361667" w:rsidP="00F57A42">
      <w:pPr>
        <w:pStyle w:val="ListParagraph"/>
        <w:numPr>
          <w:ilvl w:val="2"/>
          <w:numId w:val="1"/>
        </w:numPr>
        <w:spacing w:after="160" w:line="259" w:lineRule="auto"/>
        <w:rPr>
          <w:rFonts w:ascii="Arial" w:hAnsi="Arial" w:cs="Arial"/>
          <w:i/>
          <w:iCs/>
        </w:rPr>
      </w:pPr>
      <w:r w:rsidRPr="006301C1">
        <w:rPr>
          <w:rFonts w:ascii="Arial" w:hAnsi="Arial" w:cs="Arial"/>
          <w:i/>
          <w:iCs/>
        </w:rPr>
        <w:t>Timeliness</w:t>
      </w:r>
    </w:p>
    <w:p w14:paraId="0FAE8CF9"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Performance Requirement: Processes specimens and report test results within the stated turn-around-times.</w:t>
      </w:r>
    </w:p>
    <w:p w14:paraId="0FAE8CFA"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Standard: Timely courier pick-ups, specimen processing and reporting of all test results.</w:t>
      </w:r>
    </w:p>
    <w:p w14:paraId="0FAE8CFB"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lastRenderedPageBreak/>
        <w:t>Acceptable Quality Level (AQL): 90% Meets Standard</w:t>
      </w:r>
    </w:p>
    <w:p w14:paraId="0FAE8CFC"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Surveillance Method: Periodic Sampling</w:t>
      </w:r>
    </w:p>
    <w:p w14:paraId="0FAE8CFD"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Frequency: COR will review monthly reports</w:t>
      </w:r>
    </w:p>
    <w:p w14:paraId="0FAE8CFE" w14:textId="77777777" w:rsidR="00361667" w:rsidRPr="006301C1" w:rsidRDefault="00361667" w:rsidP="00F57A42">
      <w:pPr>
        <w:pStyle w:val="ListParagraph"/>
        <w:numPr>
          <w:ilvl w:val="2"/>
          <w:numId w:val="1"/>
        </w:numPr>
        <w:spacing w:after="160" w:line="259" w:lineRule="auto"/>
        <w:rPr>
          <w:rFonts w:ascii="Arial" w:hAnsi="Arial" w:cs="Arial"/>
          <w:i/>
          <w:iCs/>
        </w:rPr>
      </w:pPr>
      <w:r w:rsidRPr="006301C1">
        <w:rPr>
          <w:rFonts w:ascii="Arial" w:hAnsi="Arial" w:cs="Arial"/>
          <w:i/>
          <w:iCs/>
        </w:rPr>
        <w:t>Test Accuracy</w:t>
      </w:r>
    </w:p>
    <w:p w14:paraId="0FAE8CFF"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Performance Requirement: Contractor shall provide accurate testing in accordance with the tests, test codes, test descriptions, specimen processing, and test results.</w:t>
      </w:r>
    </w:p>
    <w:p w14:paraId="0FAE8D00"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Standard: Number of modified test results, not due to incorrect requisition information from referring lab.</w:t>
      </w:r>
    </w:p>
    <w:p w14:paraId="0FAE8D01"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Acceptable Quality Level (AQL): &lt; 0.02% of all patient results received.</w:t>
      </w:r>
    </w:p>
    <w:p w14:paraId="0FAE8D02"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Surveillance Method: Monthly review</w:t>
      </w:r>
    </w:p>
    <w:p w14:paraId="0FAE8D03"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Frequency: COR will review monthly reports.</w:t>
      </w:r>
    </w:p>
    <w:p w14:paraId="0FAE8D04" w14:textId="77777777" w:rsidR="00361667" w:rsidRPr="006301C1" w:rsidRDefault="00361667" w:rsidP="00F57A42">
      <w:pPr>
        <w:pStyle w:val="ListParagraph"/>
        <w:numPr>
          <w:ilvl w:val="2"/>
          <w:numId w:val="1"/>
        </w:numPr>
        <w:spacing w:after="160" w:line="259" w:lineRule="auto"/>
        <w:rPr>
          <w:rFonts w:ascii="Arial" w:hAnsi="Arial" w:cs="Arial"/>
          <w:i/>
          <w:iCs/>
        </w:rPr>
      </w:pPr>
      <w:r w:rsidRPr="006301C1">
        <w:rPr>
          <w:rFonts w:ascii="Arial" w:hAnsi="Arial" w:cs="Arial"/>
          <w:i/>
          <w:iCs/>
        </w:rPr>
        <w:t>Transportation &amp; Sample Integrity</w:t>
      </w:r>
    </w:p>
    <w:p w14:paraId="0FAE8D05"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Performance Requirement: Transportation and Quality standards outlined in the Performance Work Statement (PWS).</w:t>
      </w:r>
    </w:p>
    <w:p w14:paraId="0FAE8D06"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Standard: Ensures integrity of samples during transportation to the performing laboratory.</w:t>
      </w:r>
    </w:p>
    <w:p w14:paraId="0FAE8D07"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Acceptable Quality Level (AQL): &lt; 3 lost specimens.</w:t>
      </w:r>
    </w:p>
    <w:p w14:paraId="0FAE8D08"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Surveillance Method: Monthly review.</w:t>
      </w:r>
    </w:p>
    <w:p w14:paraId="0FAE8D09"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Frequency: COR will review monthly reports and courier pick-up logs.</w:t>
      </w:r>
    </w:p>
    <w:p w14:paraId="0FAE8D0A" w14:textId="77777777" w:rsidR="00361667" w:rsidRPr="006301C1" w:rsidRDefault="00361667" w:rsidP="00F57A42">
      <w:pPr>
        <w:pStyle w:val="ListParagraph"/>
        <w:numPr>
          <w:ilvl w:val="2"/>
          <w:numId w:val="1"/>
        </w:numPr>
        <w:spacing w:after="160" w:line="259" w:lineRule="auto"/>
        <w:rPr>
          <w:rFonts w:ascii="Arial" w:hAnsi="Arial" w:cs="Arial"/>
          <w:i/>
          <w:iCs/>
        </w:rPr>
      </w:pPr>
      <w:r w:rsidRPr="006301C1">
        <w:rPr>
          <w:rFonts w:ascii="Arial" w:hAnsi="Arial" w:cs="Arial"/>
          <w:i/>
          <w:iCs/>
        </w:rPr>
        <w:t>Anatomic Pathology Random Review</w:t>
      </w:r>
    </w:p>
    <w:p w14:paraId="0FAE8D0B"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Performance Requirement: Contractor shall perform retrospective case review.</w:t>
      </w:r>
    </w:p>
    <w:p w14:paraId="0FAE8D0C"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Standard: Staff pathologist to provide case reviews of 10% of all cases for pathology, surgical, cytology, hematopathology, mohs, and fine needle aspirate, etc.</w:t>
      </w:r>
    </w:p>
    <w:p w14:paraId="0FAE8D0D"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Acceptable Quality Level (AQL): 100% review and documenting of 10% of all cases.</w:t>
      </w:r>
    </w:p>
    <w:p w14:paraId="0FAE8D0E"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Surveillance Method: Monthly review</w:t>
      </w:r>
    </w:p>
    <w:p w14:paraId="0FAE8D0F"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Frequency: Contractor shall provide a monthly report to the facility COR providing all results of each review completed.</w:t>
      </w:r>
    </w:p>
    <w:p w14:paraId="0FAE8D10" w14:textId="77777777" w:rsidR="00361667" w:rsidRPr="006301C1" w:rsidRDefault="00361667" w:rsidP="00F57A42">
      <w:pPr>
        <w:pStyle w:val="ListParagraph"/>
        <w:numPr>
          <w:ilvl w:val="2"/>
          <w:numId w:val="1"/>
        </w:numPr>
        <w:spacing w:after="160" w:line="259" w:lineRule="auto"/>
        <w:rPr>
          <w:rFonts w:ascii="Arial" w:hAnsi="Arial" w:cs="Arial"/>
          <w:i/>
          <w:iCs/>
        </w:rPr>
      </w:pPr>
      <w:r w:rsidRPr="006301C1">
        <w:rPr>
          <w:rFonts w:ascii="Arial" w:hAnsi="Arial" w:cs="Arial"/>
          <w:i/>
          <w:iCs/>
        </w:rPr>
        <w:t>Billing and Invoicing</w:t>
      </w:r>
    </w:p>
    <w:p w14:paraId="0FAE8D11"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Performance Requirement: Contractor shall ensure only tests listed in the award (test codes and descriptions) are billed through the award account.  Contractor shall ensure that they meet all invoicing and billing requirements established in the award.</w:t>
      </w:r>
    </w:p>
    <w:p w14:paraId="0FAE8D12"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Standard: Proper and correct invoicing.</w:t>
      </w:r>
    </w:p>
    <w:p w14:paraId="0FAE8D13"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Acceptable Quality Level (AQL): 90%</w:t>
      </w:r>
    </w:p>
    <w:p w14:paraId="0FAE8D14"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Surveillance Method: Monthly review.</w:t>
      </w:r>
    </w:p>
    <w:p w14:paraId="0FAE8D15"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Frequency: Contractor shall submit on-time invoices with all required information monthly as established in this award.</w:t>
      </w:r>
    </w:p>
    <w:p w14:paraId="0FAE8D16" w14:textId="77777777" w:rsidR="00361667" w:rsidRPr="006301C1" w:rsidRDefault="00361667" w:rsidP="00F57A42">
      <w:pPr>
        <w:pStyle w:val="ListParagraph"/>
        <w:numPr>
          <w:ilvl w:val="2"/>
          <w:numId w:val="1"/>
        </w:numPr>
        <w:spacing w:after="160" w:line="259" w:lineRule="auto"/>
        <w:rPr>
          <w:rFonts w:ascii="Arial" w:hAnsi="Arial" w:cs="Arial"/>
          <w:i/>
          <w:iCs/>
        </w:rPr>
      </w:pPr>
      <w:r w:rsidRPr="006301C1">
        <w:rPr>
          <w:rFonts w:ascii="Arial" w:hAnsi="Arial" w:cs="Arial"/>
          <w:i/>
          <w:iCs/>
        </w:rPr>
        <w:t>Tracking Purchase Card Transactions</w:t>
      </w:r>
    </w:p>
    <w:p w14:paraId="0FAE8D17"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 xml:space="preserve">Performance Requirement: Contractor shall follow the procedures in the “Purchase Card Transaction Procedures” attachment </w:t>
      </w:r>
    </w:p>
    <w:p w14:paraId="0FAE8D18"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Standard: Proper and correct tracking and notification of test results delivery and payment</w:t>
      </w:r>
    </w:p>
    <w:p w14:paraId="0FAE8D19"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lastRenderedPageBreak/>
        <w:t>Acceptable Quality Level (AQL): 90%</w:t>
      </w:r>
    </w:p>
    <w:p w14:paraId="0FAE8D1A"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 xml:space="preserve">Surveillance Method: Monthly Review </w:t>
      </w:r>
    </w:p>
    <w:p w14:paraId="0FAE8D1B" w14:textId="77777777" w:rsidR="00361667" w:rsidRPr="006301C1" w:rsidRDefault="00361667" w:rsidP="00F57A42">
      <w:pPr>
        <w:pStyle w:val="ListParagraph"/>
        <w:numPr>
          <w:ilvl w:val="3"/>
          <w:numId w:val="1"/>
        </w:numPr>
        <w:spacing w:after="160" w:line="259" w:lineRule="auto"/>
        <w:rPr>
          <w:rFonts w:ascii="Arial" w:hAnsi="Arial" w:cs="Arial"/>
        </w:rPr>
      </w:pPr>
      <w:r w:rsidRPr="006301C1">
        <w:rPr>
          <w:rFonts w:ascii="Arial" w:hAnsi="Arial" w:cs="Arial"/>
        </w:rPr>
        <w:t xml:space="preserve">Frequency: Contractor shall submit monthly tracking spreadsheet as established “Purchase Card Transaction Procedures” </w:t>
      </w:r>
    </w:p>
    <w:p w14:paraId="0FAE8D1C" w14:textId="77777777" w:rsidR="00361667" w:rsidRPr="006301C1" w:rsidRDefault="00361667" w:rsidP="00F57A42">
      <w:pPr>
        <w:pStyle w:val="ListParagraph"/>
        <w:spacing w:after="160" w:line="259" w:lineRule="auto"/>
        <w:ind w:left="3150"/>
        <w:rPr>
          <w:rFonts w:ascii="Arial" w:hAnsi="Arial" w:cs="Arial"/>
        </w:rPr>
      </w:pPr>
    </w:p>
    <w:p w14:paraId="0FAE8D1D" w14:textId="77777777" w:rsidR="00361667" w:rsidRPr="006301C1" w:rsidRDefault="00361667" w:rsidP="00F57A42">
      <w:pPr>
        <w:pStyle w:val="ListParagraph"/>
        <w:numPr>
          <w:ilvl w:val="0"/>
          <w:numId w:val="1"/>
        </w:numPr>
        <w:spacing w:after="160" w:line="259" w:lineRule="auto"/>
        <w:rPr>
          <w:rFonts w:ascii="Arial" w:hAnsi="Arial" w:cs="Arial"/>
        </w:rPr>
      </w:pPr>
      <w:r w:rsidRPr="006301C1">
        <w:rPr>
          <w:rFonts w:ascii="Arial" w:hAnsi="Arial" w:cs="Arial"/>
          <w:b/>
          <w:bCs/>
          <w:u w:val="single"/>
        </w:rPr>
        <w:t>CONTRACT INCREASES UP TO 20% OF TOTAL CONTRACT VALUE</w:t>
      </w:r>
    </w:p>
    <w:p w14:paraId="0FAE8D1E" w14:textId="77777777" w:rsidR="00361667" w:rsidRPr="006301C1" w:rsidRDefault="00361667" w:rsidP="00F57A42">
      <w:pPr>
        <w:pStyle w:val="ListParagraph"/>
        <w:numPr>
          <w:ilvl w:val="1"/>
          <w:numId w:val="1"/>
        </w:numPr>
        <w:spacing w:after="160" w:line="259" w:lineRule="auto"/>
        <w:rPr>
          <w:rFonts w:ascii="Arial" w:hAnsi="Arial" w:cs="Arial"/>
        </w:rPr>
      </w:pPr>
      <w:r w:rsidRPr="006301C1">
        <w:rPr>
          <w:rFonts w:ascii="Arial" w:hAnsi="Arial" w:cs="Arial"/>
        </w:rPr>
        <w:t>Due to the unpredictable nature of the quantities and types of tests that will be required The VA reserves the right to increase the total value of the contract up to no more than 20% of the total contract value.</w:t>
      </w:r>
    </w:p>
    <w:p w14:paraId="0FAE8D1F" w14:textId="77777777" w:rsidR="00361667" w:rsidRDefault="00361667" w:rsidP="00F57A42">
      <w:pPr>
        <w:spacing w:after="0" w:line="240" w:lineRule="auto"/>
        <w:rPr>
          <w:rFonts w:ascii="Arial" w:hAnsi="Arial" w:cs="Arial"/>
        </w:rPr>
      </w:pPr>
    </w:p>
    <w:p w14:paraId="0FAE8D20" w14:textId="77777777" w:rsidR="00361667" w:rsidRDefault="00361667" w:rsidP="00F57A42">
      <w:pPr>
        <w:spacing w:after="0" w:line="240" w:lineRule="auto"/>
        <w:rPr>
          <w:rFonts w:ascii="Arial" w:hAnsi="Arial" w:cs="Arial"/>
        </w:rPr>
      </w:pPr>
    </w:p>
    <w:p w14:paraId="0FAE8D21" w14:textId="77777777" w:rsidR="00361667" w:rsidRDefault="00361667" w:rsidP="00F57A42">
      <w:pPr>
        <w:spacing w:after="0" w:line="240" w:lineRule="auto"/>
        <w:rPr>
          <w:rFonts w:ascii="Arial" w:hAnsi="Arial" w:cs="Arial"/>
        </w:rPr>
      </w:pPr>
    </w:p>
    <w:p w14:paraId="0FAE8D22" w14:textId="77777777" w:rsidR="00361667" w:rsidRDefault="00361667" w:rsidP="00F57A42">
      <w:pPr>
        <w:spacing w:after="0" w:line="240" w:lineRule="auto"/>
        <w:rPr>
          <w:rFonts w:ascii="Arial" w:hAnsi="Arial" w:cs="Arial"/>
        </w:rPr>
      </w:pPr>
    </w:p>
    <w:p w14:paraId="0FAE8D23" w14:textId="77777777" w:rsidR="00361667" w:rsidRDefault="00361667" w:rsidP="00F57A42">
      <w:pPr>
        <w:spacing w:after="0" w:line="240" w:lineRule="auto"/>
        <w:rPr>
          <w:rFonts w:ascii="Arial" w:hAnsi="Arial" w:cs="Arial"/>
        </w:rPr>
      </w:pPr>
    </w:p>
    <w:p w14:paraId="0FAE8D24" w14:textId="77777777" w:rsidR="00361667" w:rsidRDefault="00361667" w:rsidP="00F57A42">
      <w:pPr>
        <w:spacing w:after="0" w:line="240" w:lineRule="auto"/>
        <w:rPr>
          <w:rFonts w:ascii="Arial" w:hAnsi="Arial" w:cs="Arial"/>
        </w:rPr>
      </w:pPr>
    </w:p>
    <w:p w14:paraId="0FAE8D25" w14:textId="77777777" w:rsidR="00361667" w:rsidRDefault="00361667" w:rsidP="00F57A42">
      <w:pPr>
        <w:spacing w:after="0" w:line="240" w:lineRule="auto"/>
        <w:rPr>
          <w:rFonts w:ascii="Arial" w:hAnsi="Arial" w:cs="Arial"/>
        </w:rPr>
      </w:pPr>
    </w:p>
    <w:p w14:paraId="0FAE8D26" w14:textId="77777777" w:rsidR="00361667" w:rsidRDefault="00361667" w:rsidP="00F57A42">
      <w:pPr>
        <w:spacing w:after="0" w:line="240" w:lineRule="auto"/>
        <w:rPr>
          <w:rFonts w:ascii="Arial" w:hAnsi="Arial" w:cs="Arial"/>
        </w:rPr>
      </w:pPr>
    </w:p>
    <w:p w14:paraId="0FAE8D27" w14:textId="77777777" w:rsidR="00361667" w:rsidRDefault="00361667" w:rsidP="00F57A42">
      <w:pPr>
        <w:spacing w:after="0" w:line="240" w:lineRule="auto"/>
        <w:rPr>
          <w:rFonts w:ascii="Arial" w:hAnsi="Arial" w:cs="Arial"/>
        </w:rPr>
      </w:pPr>
    </w:p>
    <w:p w14:paraId="0FAE8D28" w14:textId="77777777" w:rsidR="00361667" w:rsidRDefault="00361667" w:rsidP="00F57A42">
      <w:pPr>
        <w:spacing w:after="0" w:line="240" w:lineRule="auto"/>
        <w:rPr>
          <w:rFonts w:ascii="Arial" w:hAnsi="Arial" w:cs="Arial"/>
        </w:rPr>
      </w:pPr>
    </w:p>
    <w:p w14:paraId="0FAE8D29" w14:textId="77777777" w:rsidR="00361667" w:rsidRDefault="00361667" w:rsidP="00F57A42">
      <w:pPr>
        <w:spacing w:after="0" w:line="240" w:lineRule="auto"/>
        <w:rPr>
          <w:rFonts w:ascii="Arial" w:hAnsi="Arial" w:cs="Arial"/>
        </w:rPr>
      </w:pPr>
    </w:p>
    <w:p w14:paraId="0FAE8D2A" w14:textId="77777777" w:rsidR="00361667" w:rsidRDefault="00361667" w:rsidP="00F57A42">
      <w:pPr>
        <w:spacing w:after="0" w:line="240" w:lineRule="auto"/>
        <w:rPr>
          <w:rFonts w:ascii="Arial" w:hAnsi="Arial" w:cs="Arial"/>
        </w:rPr>
      </w:pPr>
    </w:p>
    <w:p w14:paraId="0FAE8D2B" w14:textId="77777777" w:rsidR="00361667" w:rsidRDefault="00361667" w:rsidP="00F57A42">
      <w:pPr>
        <w:spacing w:after="0" w:line="240" w:lineRule="auto"/>
        <w:rPr>
          <w:rFonts w:ascii="Arial" w:hAnsi="Arial" w:cs="Arial"/>
        </w:rPr>
      </w:pPr>
    </w:p>
    <w:p w14:paraId="0FAE8D2C" w14:textId="77777777" w:rsidR="00361667" w:rsidRDefault="00361667" w:rsidP="00F57A42">
      <w:pPr>
        <w:spacing w:after="0" w:line="240" w:lineRule="auto"/>
        <w:rPr>
          <w:rFonts w:ascii="Arial" w:hAnsi="Arial" w:cs="Arial"/>
        </w:rPr>
      </w:pPr>
    </w:p>
    <w:p w14:paraId="0FAE8D2D" w14:textId="77777777" w:rsidR="00361667" w:rsidRPr="004820CD" w:rsidRDefault="00361667" w:rsidP="00F57A42">
      <w:pPr>
        <w:spacing w:after="0" w:line="240" w:lineRule="auto"/>
        <w:ind w:left="360"/>
        <w:jc w:val="center"/>
        <w:rPr>
          <w:rFonts w:ascii="Arial" w:hAnsi="Arial" w:cs="Arial"/>
          <w:b/>
        </w:rPr>
      </w:pPr>
      <w:r>
        <w:t>A.1</w:t>
      </w:r>
      <w:r w:rsidRPr="004820CD">
        <w:rPr>
          <w:rFonts w:ascii="Arial" w:hAnsi="Arial" w:cs="Arial"/>
          <w:b/>
        </w:rPr>
        <w:t xml:space="preserve"> Quality Assurance Surveillance Plan (QASP)</w:t>
      </w:r>
    </w:p>
    <w:p w14:paraId="0FAE8D2E" w14:textId="77777777" w:rsidR="00361667" w:rsidRPr="004820CD" w:rsidRDefault="00361667" w:rsidP="00F57A42"/>
    <w:p w14:paraId="0FAE8D2F" w14:textId="77777777" w:rsidR="00361667" w:rsidRPr="004820CD" w:rsidRDefault="00361667" w:rsidP="00F57A42">
      <w:r w:rsidRPr="004820CD">
        <w:t>Purpose</w:t>
      </w:r>
    </w:p>
    <w:p w14:paraId="0FAE8D30" w14:textId="77777777" w:rsidR="00361667" w:rsidRPr="004820CD" w:rsidRDefault="00361667" w:rsidP="00F57A42">
      <w:pPr>
        <w:spacing w:after="0" w:line="240" w:lineRule="auto"/>
        <w:rPr>
          <w:rFonts w:ascii="Arial" w:hAnsi="Arial" w:cs="Arial"/>
        </w:rPr>
      </w:pPr>
    </w:p>
    <w:p w14:paraId="0FAE8D31" w14:textId="77777777" w:rsidR="00361667" w:rsidRPr="004820CD" w:rsidRDefault="00361667" w:rsidP="00F57A42">
      <w:pPr>
        <w:spacing w:after="0" w:line="240" w:lineRule="auto"/>
        <w:rPr>
          <w:rFonts w:ascii="Arial" w:hAnsi="Arial" w:cs="Arial"/>
        </w:rPr>
      </w:pPr>
      <w:r w:rsidRPr="004820CD">
        <w:rPr>
          <w:rFonts w:ascii="Arial" w:hAnsi="Arial" w:cs="Arial"/>
        </w:rPr>
        <w:t>This Quality Assurance Surveillance Plan (QASP) is a government-developed document used to determine if the contractor’s performance meets the performance standards contained in the contract.  The QASP establishes procedures on how this assessment/inspection process will be conducted.  It provides the detailed process for a continuous oversight process:</w:t>
      </w:r>
    </w:p>
    <w:p w14:paraId="0FAE8D32" w14:textId="77777777" w:rsidR="00361667" w:rsidRPr="004820CD" w:rsidRDefault="00361667" w:rsidP="00F57A42">
      <w:pPr>
        <w:spacing w:after="0" w:line="240" w:lineRule="auto"/>
        <w:rPr>
          <w:rFonts w:ascii="Arial" w:hAnsi="Arial" w:cs="Arial"/>
        </w:rPr>
      </w:pPr>
      <w:r w:rsidRPr="004820CD">
        <w:rPr>
          <w:rFonts w:ascii="Arial" w:hAnsi="Arial" w:cs="Arial"/>
        </w:rPr>
        <w:t xml:space="preserve"> </w:t>
      </w:r>
    </w:p>
    <w:p w14:paraId="0FAE8D33" w14:textId="77777777" w:rsidR="00361667" w:rsidRPr="004820CD" w:rsidRDefault="00361667" w:rsidP="00F57A42">
      <w:pPr>
        <w:pStyle w:val="ListParagraph"/>
        <w:numPr>
          <w:ilvl w:val="1"/>
          <w:numId w:val="7"/>
        </w:numPr>
        <w:spacing w:after="0" w:line="240" w:lineRule="auto"/>
        <w:ind w:left="900" w:hanging="270"/>
        <w:rPr>
          <w:rFonts w:ascii="Arial" w:hAnsi="Arial" w:cs="Arial"/>
        </w:rPr>
      </w:pPr>
      <w:r w:rsidRPr="004820CD">
        <w:rPr>
          <w:rFonts w:ascii="Arial" w:hAnsi="Arial" w:cs="Arial"/>
        </w:rPr>
        <w:t>What will be monitored</w:t>
      </w:r>
    </w:p>
    <w:p w14:paraId="0FAE8D34" w14:textId="77777777" w:rsidR="00361667" w:rsidRPr="004820CD" w:rsidRDefault="00361667" w:rsidP="00F57A42">
      <w:pPr>
        <w:pStyle w:val="ListParagraph"/>
        <w:numPr>
          <w:ilvl w:val="1"/>
          <w:numId w:val="7"/>
        </w:numPr>
        <w:spacing w:after="0" w:line="240" w:lineRule="auto"/>
        <w:ind w:left="900" w:hanging="270"/>
        <w:rPr>
          <w:rFonts w:ascii="Arial" w:hAnsi="Arial" w:cs="Arial"/>
        </w:rPr>
      </w:pPr>
      <w:r w:rsidRPr="004820CD">
        <w:rPr>
          <w:rFonts w:ascii="Arial" w:hAnsi="Arial" w:cs="Arial"/>
        </w:rPr>
        <w:t>How monitoring will take place</w:t>
      </w:r>
    </w:p>
    <w:p w14:paraId="0FAE8D35" w14:textId="77777777" w:rsidR="00361667" w:rsidRPr="004820CD" w:rsidRDefault="00361667" w:rsidP="00F57A42">
      <w:pPr>
        <w:pStyle w:val="ListParagraph"/>
        <w:numPr>
          <w:ilvl w:val="1"/>
          <w:numId w:val="7"/>
        </w:numPr>
        <w:spacing w:after="0" w:line="240" w:lineRule="auto"/>
        <w:ind w:left="900" w:hanging="270"/>
        <w:rPr>
          <w:rFonts w:ascii="Arial" w:hAnsi="Arial" w:cs="Arial"/>
        </w:rPr>
      </w:pPr>
      <w:r w:rsidRPr="004820CD">
        <w:rPr>
          <w:rFonts w:ascii="Arial" w:hAnsi="Arial" w:cs="Arial"/>
        </w:rPr>
        <w:t>Who will conduct the monitoring</w:t>
      </w:r>
    </w:p>
    <w:p w14:paraId="0FAE8D36" w14:textId="77777777" w:rsidR="00361667" w:rsidRPr="004820CD" w:rsidRDefault="00361667" w:rsidP="00F57A42">
      <w:pPr>
        <w:pStyle w:val="ListParagraph"/>
        <w:numPr>
          <w:ilvl w:val="1"/>
          <w:numId w:val="7"/>
        </w:numPr>
        <w:spacing w:after="0" w:line="240" w:lineRule="auto"/>
        <w:ind w:left="900" w:hanging="270"/>
        <w:rPr>
          <w:rFonts w:ascii="Arial" w:hAnsi="Arial" w:cs="Arial"/>
        </w:rPr>
      </w:pPr>
      <w:r w:rsidRPr="004820CD">
        <w:rPr>
          <w:rFonts w:ascii="Arial" w:hAnsi="Arial" w:cs="Arial"/>
        </w:rPr>
        <w:t>How monitoring efforts and results will be documented</w:t>
      </w:r>
    </w:p>
    <w:p w14:paraId="0FAE8D37" w14:textId="77777777" w:rsidR="00361667" w:rsidRPr="004820CD" w:rsidRDefault="00361667" w:rsidP="00F57A42">
      <w:pPr>
        <w:spacing w:after="0" w:line="240" w:lineRule="auto"/>
        <w:rPr>
          <w:rFonts w:ascii="Arial" w:hAnsi="Arial" w:cs="Arial"/>
        </w:rPr>
      </w:pPr>
    </w:p>
    <w:p w14:paraId="0FAE8D38" w14:textId="77777777" w:rsidR="00361667" w:rsidRPr="004820CD" w:rsidRDefault="00361667" w:rsidP="00F57A42">
      <w:pPr>
        <w:spacing w:after="0" w:line="240" w:lineRule="auto"/>
        <w:rPr>
          <w:rFonts w:ascii="Arial" w:hAnsi="Arial" w:cs="Arial"/>
        </w:rPr>
      </w:pPr>
      <w:r w:rsidRPr="004820CD">
        <w:rPr>
          <w:rFonts w:ascii="Arial" w:hAnsi="Arial" w:cs="Arial"/>
        </w:rPr>
        <w:t>The contractor is responsible for implementing and delivering performance that meets contract standards using its Quality Control Plan.  The QASP provides the structure for the government’s surveillance of the contractor’s performance and their Quality Assurance/Quality Control (QA/QC) actions to assure they meet contract standards.  It is the government’s responsibility to be objective, fair and consistent in evaluating contractor performance.</w:t>
      </w:r>
    </w:p>
    <w:p w14:paraId="0FAE8D39" w14:textId="77777777" w:rsidR="00361667" w:rsidRPr="004820CD" w:rsidRDefault="00361667" w:rsidP="00F57A42">
      <w:pPr>
        <w:spacing w:after="0" w:line="240" w:lineRule="auto"/>
        <w:rPr>
          <w:rFonts w:ascii="Arial" w:hAnsi="Arial" w:cs="Arial"/>
        </w:rPr>
      </w:pPr>
    </w:p>
    <w:p w14:paraId="0FAE8D3A" w14:textId="77777777" w:rsidR="00361667" w:rsidRPr="004820CD" w:rsidRDefault="00361667" w:rsidP="00F57A42">
      <w:pPr>
        <w:spacing w:after="0" w:line="240" w:lineRule="auto"/>
        <w:rPr>
          <w:rFonts w:ascii="Arial" w:hAnsi="Arial" w:cs="Arial"/>
        </w:rPr>
      </w:pPr>
      <w:r w:rsidRPr="004820CD">
        <w:rPr>
          <w:rFonts w:ascii="Arial" w:hAnsi="Arial" w:cs="Arial"/>
        </w:rPr>
        <w:t>The QASP is not part of the contract, nor is it intended to duplicate the contractor’s quality control plan.  This QASP is a living document.  Flexibility in the QASP is required to allow for an increase or decrease in the level of surveillance necessary based on contractor performance.</w:t>
      </w:r>
    </w:p>
    <w:p w14:paraId="0FAE8D3B" w14:textId="77777777" w:rsidR="00361667" w:rsidRPr="004820CD" w:rsidRDefault="00361667" w:rsidP="00F57A42">
      <w:pPr>
        <w:spacing w:after="0" w:line="240" w:lineRule="auto"/>
        <w:rPr>
          <w:rFonts w:ascii="Arial" w:hAnsi="Arial" w:cs="Arial"/>
        </w:rPr>
      </w:pPr>
    </w:p>
    <w:p w14:paraId="0FAE8D3C" w14:textId="77777777" w:rsidR="00361667" w:rsidRPr="004820CD" w:rsidRDefault="00361667" w:rsidP="00F57A42">
      <w:pPr>
        <w:spacing w:after="0" w:line="240" w:lineRule="auto"/>
        <w:rPr>
          <w:rFonts w:ascii="Arial" w:hAnsi="Arial" w:cs="Arial"/>
        </w:rPr>
      </w:pPr>
      <w:r w:rsidRPr="004820CD">
        <w:rPr>
          <w:rFonts w:ascii="Arial" w:hAnsi="Arial" w:cs="Arial"/>
        </w:rPr>
        <w:lastRenderedPageBreak/>
        <w:t>The government may provide a copy of the QASP to the contractor to facilitate open communication.  In addition, the QASP should recognize that unforeseen or uncontrollable circumstances might occur that are outside the control of the contractor.</w:t>
      </w:r>
    </w:p>
    <w:p w14:paraId="0FAE8D3D" w14:textId="77777777" w:rsidR="00361667" w:rsidRPr="004820CD" w:rsidRDefault="00361667" w:rsidP="00F57A42">
      <w:pPr>
        <w:spacing w:after="0" w:line="240" w:lineRule="auto"/>
        <w:rPr>
          <w:rFonts w:ascii="Arial" w:hAnsi="Arial" w:cs="Arial"/>
        </w:rPr>
      </w:pPr>
    </w:p>
    <w:p w14:paraId="0FAE8D3E" w14:textId="77777777" w:rsidR="00361667" w:rsidRPr="004820CD" w:rsidRDefault="00361667" w:rsidP="00F57A42">
      <w:pPr>
        <w:spacing w:after="0" w:line="240" w:lineRule="auto"/>
        <w:rPr>
          <w:rFonts w:ascii="Arial" w:hAnsi="Arial" w:cs="Arial"/>
        </w:rPr>
      </w:pPr>
      <w:r w:rsidRPr="004820CD">
        <w:rPr>
          <w:rFonts w:ascii="Arial" w:hAnsi="Arial" w:cs="Arial"/>
        </w:rPr>
        <w:t>The QASP should ensure early identification and resolution of performance issues to minimize impact on mission performance.</w:t>
      </w:r>
    </w:p>
    <w:p w14:paraId="0FAE8D3F" w14:textId="77777777" w:rsidR="00361667" w:rsidRPr="004820CD" w:rsidRDefault="00361667" w:rsidP="00F57A42">
      <w:pPr>
        <w:spacing w:after="0" w:line="240" w:lineRule="auto"/>
        <w:rPr>
          <w:rFonts w:ascii="Arial" w:hAnsi="Arial" w:cs="Arial"/>
        </w:rPr>
      </w:pPr>
    </w:p>
    <w:p w14:paraId="0FAE8D40" w14:textId="77777777" w:rsidR="00361667" w:rsidRPr="004820CD" w:rsidRDefault="00361667" w:rsidP="00F57A42">
      <w:pPr>
        <w:spacing w:after="0" w:line="240" w:lineRule="auto"/>
        <w:rPr>
          <w:rFonts w:ascii="Arial" w:hAnsi="Arial" w:cs="Arial"/>
        </w:rPr>
      </w:pPr>
      <w:r w:rsidRPr="004820CD">
        <w:rPr>
          <w:rFonts w:ascii="Arial" w:hAnsi="Arial" w:cs="Arial"/>
        </w:rPr>
        <w:t xml:space="preserve">The contractor shall maintain a Quality Assurance Program related to Reference Laboratory services covered under this contract. This program must minimally address the quality aspects representative to the testing process, i.e., pre-analytical, analytical, and post-analytical variables and include a description of monitoring and evaluation activities. </w:t>
      </w:r>
    </w:p>
    <w:p w14:paraId="0FAE8D41" w14:textId="77777777" w:rsidR="00361667" w:rsidRPr="004820CD" w:rsidRDefault="00361667" w:rsidP="00F57A42">
      <w:pPr>
        <w:pStyle w:val="ListParagraph"/>
        <w:spacing w:after="0" w:line="240" w:lineRule="auto"/>
        <w:ind w:left="0" w:firstLine="90"/>
        <w:rPr>
          <w:rFonts w:ascii="Arial" w:hAnsi="Arial" w:cs="Arial"/>
        </w:rPr>
      </w:pPr>
    </w:p>
    <w:p w14:paraId="0FAE8D42" w14:textId="77777777" w:rsidR="00361667" w:rsidRPr="004820CD" w:rsidRDefault="00361667" w:rsidP="00F57A42">
      <w:pPr>
        <w:spacing w:after="0" w:line="240" w:lineRule="auto"/>
        <w:rPr>
          <w:rFonts w:ascii="Arial" w:hAnsi="Arial" w:cs="Arial"/>
        </w:rPr>
      </w:pPr>
      <w:r w:rsidRPr="004820CD">
        <w:rPr>
          <w:rFonts w:ascii="Arial" w:hAnsi="Arial" w:cs="Arial"/>
        </w:rPr>
        <w:t xml:space="preserve">Quality factors that VA may consider when monitoring quality of care may include, but are not limited to patient medical records, security and/or privacy, adverse event reporting, turn-around times, timeliness to customer service requests, missed/delayed routes, etc. The following performance measures will be utilized by VA in monitoring Contractor performance. </w:t>
      </w:r>
    </w:p>
    <w:p w14:paraId="0FAE8D43" w14:textId="77777777" w:rsidR="00361667" w:rsidRPr="004820CD" w:rsidRDefault="00361667" w:rsidP="00F57A42">
      <w:pPr>
        <w:pStyle w:val="ListParagraph"/>
        <w:spacing w:after="0" w:line="240" w:lineRule="auto"/>
        <w:ind w:left="0" w:firstLine="90"/>
        <w:rPr>
          <w:rFonts w:ascii="Arial" w:hAnsi="Arial" w:cs="Arial"/>
        </w:rPr>
      </w:pPr>
    </w:p>
    <w:p w14:paraId="0FAE8D44" w14:textId="77777777" w:rsidR="00361667" w:rsidRPr="004820CD" w:rsidRDefault="00361667" w:rsidP="00F57A42">
      <w:pPr>
        <w:spacing w:after="0" w:line="240" w:lineRule="auto"/>
        <w:rPr>
          <w:rFonts w:ascii="Arial" w:hAnsi="Arial" w:cs="Arial"/>
        </w:rPr>
      </w:pPr>
      <w:r w:rsidRPr="004820CD">
        <w:rPr>
          <w:rFonts w:ascii="Arial" w:hAnsi="Arial" w:cs="Arial"/>
        </w:rPr>
        <w:t>This QASP does not detail how the contractor accomplishes the work.  Rather, the QASP is created with the premise that the contractor is responsible for management and quality control actions to meet the terms of the contract.  It is the Governments responsibility to be objective, fair, and consistent in evaluating performance.</w:t>
      </w:r>
    </w:p>
    <w:p w14:paraId="0FAE8D45" w14:textId="77777777" w:rsidR="00361667" w:rsidRPr="004820CD" w:rsidRDefault="00361667" w:rsidP="00F57A42">
      <w:pPr>
        <w:pStyle w:val="ListParagraph"/>
        <w:spacing w:after="0" w:line="240" w:lineRule="auto"/>
        <w:ind w:left="0" w:firstLine="90"/>
        <w:rPr>
          <w:rFonts w:ascii="Arial" w:hAnsi="Arial" w:cs="Arial"/>
        </w:rPr>
      </w:pPr>
    </w:p>
    <w:p w14:paraId="0FAE8D46" w14:textId="77777777" w:rsidR="00361667" w:rsidRPr="004820CD" w:rsidRDefault="00361667" w:rsidP="00F57A42">
      <w:pPr>
        <w:spacing w:after="0" w:line="240" w:lineRule="auto"/>
        <w:rPr>
          <w:rFonts w:ascii="Arial" w:hAnsi="Arial" w:cs="Arial"/>
        </w:rPr>
      </w:pPr>
      <w:r w:rsidRPr="004820CD">
        <w:rPr>
          <w:rFonts w:ascii="Arial" w:hAnsi="Arial" w:cs="Arial"/>
        </w:rPr>
        <w:t xml:space="preserve">This QASP is a living document, and the Government may review and revise it on a regular basis.  However, the Government shall coordinate changes with the contractor. </w:t>
      </w:r>
    </w:p>
    <w:p w14:paraId="0FAE8D47" w14:textId="77777777" w:rsidR="00361667" w:rsidRPr="004820CD" w:rsidRDefault="00361667" w:rsidP="00F57A42">
      <w:pPr>
        <w:pStyle w:val="ListParagraph"/>
        <w:spacing w:after="0" w:line="240" w:lineRule="auto"/>
        <w:ind w:left="0" w:firstLine="90"/>
        <w:rPr>
          <w:rFonts w:ascii="Arial" w:hAnsi="Arial" w:cs="Arial"/>
        </w:rPr>
      </w:pPr>
    </w:p>
    <w:p w14:paraId="0FAE8D48" w14:textId="77777777" w:rsidR="00361667" w:rsidRPr="004820CD" w:rsidRDefault="00361667" w:rsidP="00F57A42">
      <w:pPr>
        <w:spacing w:after="0" w:line="240" w:lineRule="auto"/>
        <w:rPr>
          <w:rFonts w:ascii="Arial" w:hAnsi="Arial" w:cs="Arial"/>
        </w:rPr>
      </w:pPr>
      <w:r w:rsidRPr="004820CD">
        <w:rPr>
          <w:rFonts w:ascii="Arial" w:hAnsi="Arial" w:cs="Arial"/>
        </w:rPr>
        <w:t xml:space="preserve">Performance standards defined below are the desired services.  The Government performs surveillance to determine if the contractor exceeds, meets, or does not meet the standards in this document in accordance with the Performance Work Statement document.  </w:t>
      </w:r>
    </w:p>
    <w:p w14:paraId="0FAE8D49" w14:textId="77777777" w:rsidR="00361667" w:rsidRPr="004820CD" w:rsidRDefault="00361667" w:rsidP="00F57A42">
      <w:pPr>
        <w:spacing w:after="0" w:line="240" w:lineRule="auto"/>
        <w:rPr>
          <w:rFonts w:ascii="Arial" w:eastAsia="Times New Roman" w:hAnsi="Arial" w:cs="Arial"/>
          <w:b/>
          <w:bCs/>
        </w:rPr>
      </w:pPr>
    </w:p>
    <w:p w14:paraId="0FAE8D4A" w14:textId="77777777" w:rsidR="00361667" w:rsidRPr="004820CD" w:rsidRDefault="00361667" w:rsidP="00F57A42">
      <w:r w:rsidRPr="004820CD">
        <w:t>Authority</w:t>
      </w:r>
    </w:p>
    <w:p w14:paraId="0FAE8D4B" w14:textId="77777777" w:rsidR="00361667" w:rsidRPr="004820CD" w:rsidRDefault="00361667" w:rsidP="00F57A42">
      <w:pPr>
        <w:spacing w:after="0" w:line="240" w:lineRule="auto"/>
        <w:rPr>
          <w:rFonts w:ascii="Arial" w:hAnsi="Arial" w:cs="Arial"/>
        </w:rPr>
      </w:pPr>
    </w:p>
    <w:p w14:paraId="0FAE8D4C" w14:textId="77777777" w:rsidR="00361667" w:rsidRPr="004820CD" w:rsidRDefault="00361667" w:rsidP="00F57A42">
      <w:pPr>
        <w:spacing w:after="0" w:line="240" w:lineRule="auto"/>
        <w:rPr>
          <w:rFonts w:ascii="Arial" w:hAnsi="Arial" w:cs="Arial"/>
        </w:rPr>
      </w:pPr>
      <w:r w:rsidRPr="004820CD">
        <w:rPr>
          <w:rFonts w:ascii="Arial" w:hAnsi="Arial" w:cs="Arial"/>
        </w:rPr>
        <w:t xml:space="preserve">Authority for issuance of this QASP is provided under Part 46 of the Federal Acquisition Regulation, Inspection of Services clauses, which provides for inspection, acceptance and documentation of the service called for in the contract or order.  This acceptance is to be executed by the contracting officer or a duly authorized representative. </w:t>
      </w:r>
    </w:p>
    <w:p w14:paraId="0FAE8D4D" w14:textId="77777777" w:rsidR="00361667" w:rsidRPr="004820CD" w:rsidRDefault="00361667" w:rsidP="00F57A42">
      <w:pPr>
        <w:spacing w:after="0" w:line="240" w:lineRule="auto"/>
        <w:rPr>
          <w:rFonts w:ascii="Arial" w:hAnsi="Arial" w:cs="Arial"/>
          <w:b/>
        </w:rPr>
      </w:pPr>
    </w:p>
    <w:p w14:paraId="0FAE8D4E" w14:textId="77777777" w:rsidR="00361667" w:rsidRPr="004820CD" w:rsidRDefault="00361667" w:rsidP="00F57A42">
      <w:r w:rsidRPr="004820CD">
        <w:t>Roles and Responsibilities</w:t>
      </w:r>
    </w:p>
    <w:p w14:paraId="0FAE8D4F" w14:textId="77777777" w:rsidR="00361667" w:rsidRPr="004820CD" w:rsidRDefault="00361667" w:rsidP="00F57A42">
      <w:pPr>
        <w:spacing w:after="0" w:line="240" w:lineRule="auto"/>
        <w:rPr>
          <w:rFonts w:ascii="Arial" w:hAnsi="Arial" w:cs="Arial"/>
        </w:rPr>
      </w:pPr>
    </w:p>
    <w:p w14:paraId="0FAE8D50" w14:textId="77777777" w:rsidR="00361667" w:rsidRPr="004820CD" w:rsidRDefault="00361667" w:rsidP="00F57A42">
      <w:pPr>
        <w:spacing w:after="0" w:line="240" w:lineRule="auto"/>
        <w:rPr>
          <w:rFonts w:ascii="Arial" w:hAnsi="Arial" w:cs="Arial"/>
        </w:rPr>
      </w:pPr>
      <w:r w:rsidRPr="004820CD">
        <w:rPr>
          <w:rFonts w:ascii="Arial" w:hAnsi="Arial" w:cs="Arial"/>
        </w:rPr>
        <w:t>The following personnel shall oversee and coordinate surveillance activities.</w:t>
      </w:r>
    </w:p>
    <w:p w14:paraId="0FAE8D51" w14:textId="77777777" w:rsidR="00361667" w:rsidRPr="004820CD" w:rsidRDefault="00361667" w:rsidP="00F57A42">
      <w:pPr>
        <w:pStyle w:val="NoSpacing"/>
        <w:rPr>
          <w:rFonts w:ascii="Arial" w:hAnsi="Arial" w:cs="Arial"/>
        </w:rPr>
      </w:pPr>
    </w:p>
    <w:p w14:paraId="0FAE8D52" w14:textId="77777777" w:rsidR="00361667" w:rsidRPr="004820CD" w:rsidRDefault="00361667" w:rsidP="00F57A42">
      <w:pPr>
        <w:pStyle w:val="NoSpacing"/>
        <w:rPr>
          <w:rFonts w:ascii="Arial" w:hAnsi="Arial" w:cs="Arial"/>
        </w:rPr>
      </w:pPr>
      <w:r w:rsidRPr="004820CD">
        <w:rPr>
          <w:rFonts w:ascii="Arial" w:hAnsi="Arial" w:cs="Arial"/>
          <w:b/>
        </w:rPr>
        <w:t xml:space="preserve">Contracting Officer </w:t>
      </w:r>
      <w:r w:rsidRPr="004820CD">
        <w:rPr>
          <w:rFonts w:ascii="Arial" w:hAnsi="Arial" w:cs="Arial"/>
        </w:rPr>
        <w:t>(CO) – The CO/CS shall ensure performance of all necessary actions for effective contracting, ensure compliance with the contract terms, and shall safeguard the interests of the United States in the contractual relationship.  The CO shall also ensure that the contractor receives impartial, fair, and equitable treatment under this contract.  Determine the final assessment of the contractor’s performance.</w:t>
      </w:r>
    </w:p>
    <w:p w14:paraId="0FAE8D53" w14:textId="77777777" w:rsidR="00361667" w:rsidRPr="004820CD" w:rsidRDefault="00361667" w:rsidP="00F57A42">
      <w:pPr>
        <w:pStyle w:val="NoSpacing"/>
        <w:rPr>
          <w:rFonts w:ascii="Arial" w:hAnsi="Arial" w:cs="Arial"/>
        </w:rPr>
      </w:pPr>
    </w:p>
    <w:p w14:paraId="0FAE8D54" w14:textId="77777777" w:rsidR="00361667" w:rsidRPr="004820CD" w:rsidRDefault="00361667" w:rsidP="00F57A42">
      <w:pPr>
        <w:pStyle w:val="NoSpacing"/>
        <w:rPr>
          <w:rFonts w:ascii="Arial" w:hAnsi="Arial" w:cs="Arial"/>
        </w:rPr>
      </w:pPr>
      <w:r w:rsidRPr="004820CD">
        <w:rPr>
          <w:rFonts w:ascii="Arial" w:hAnsi="Arial" w:cs="Arial"/>
        </w:rPr>
        <w:t>Assigned CO</w:t>
      </w:r>
      <w:r w:rsidRPr="0007341A">
        <w:rPr>
          <w:rFonts w:ascii="Arial" w:hAnsi="Arial" w:cs="Arial"/>
        </w:rPr>
        <w:t xml:space="preserve">: </w:t>
      </w:r>
      <w:r w:rsidRPr="0007341A">
        <w:rPr>
          <w:rFonts w:ascii="Arial" w:hAnsi="Arial" w:cs="Arial"/>
          <w:u w:val="single"/>
        </w:rPr>
        <w:t>Morgan</w:t>
      </w:r>
      <w:r>
        <w:rPr>
          <w:rFonts w:ascii="Arial" w:hAnsi="Arial" w:cs="Arial"/>
          <w:u w:val="single"/>
        </w:rPr>
        <w:t xml:space="preserve"> Stein </w:t>
      </w:r>
    </w:p>
    <w:p w14:paraId="0FAE8D55" w14:textId="77777777" w:rsidR="00361667" w:rsidRPr="004820CD" w:rsidRDefault="00361667" w:rsidP="00F57A42">
      <w:pPr>
        <w:pStyle w:val="NoSpacing"/>
        <w:rPr>
          <w:rFonts w:ascii="Arial" w:hAnsi="Arial" w:cs="Arial"/>
        </w:rPr>
      </w:pPr>
      <w:r w:rsidRPr="004820CD">
        <w:rPr>
          <w:rFonts w:ascii="Arial" w:hAnsi="Arial" w:cs="Arial"/>
        </w:rPr>
        <w:t>Organization or Agency</w:t>
      </w:r>
      <w:r w:rsidRPr="00276F6C">
        <w:rPr>
          <w:rFonts w:ascii="Arial" w:hAnsi="Arial" w:cs="Arial"/>
        </w:rPr>
        <w:t xml:space="preserve">: </w:t>
      </w:r>
      <w:r w:rsidRPr="0007341A">
        <w:rPr>
          <w:rFonts w:ascii="Arial" w:hAnsi="Arial" w:cs="Arial"/>
          <w:u w:val="single"/>
        </w:rPr>
        <w:t>Network</w:t>
      </w:r>
      <w:r w:rsidRPr="004820CD">
        <w:rPr>
          <w:rFonts w:ascii="Arial" w:hAnsi="Arial" w:cs="Arial"/>
          <w:u w:val="single"/>
        </w:rPr>
        <w:t xml:space="preserve"> Contracting Office (NCO) 10</w:t>
      </w:r>
    </w:p>
    <w:p w14:paraId="0FAE8D56" w14:textId="77777777" w:rsidR="00361667" w:rsidRPr="004820CD" w:rsidRDefault="00361667" w:rsidP="00F57A42">
      <w:pPr>
        <w:pStyle w:val="NoSpacing"/>
        <w:rPr>
          <w:rFonts w:ascii="Arial" w:hAnsi="Arial" w:cs="Arial"/>
        </w:rPr>
      </w:pPr>
      <w:r w:rsidRPr="004820CD">
        <w:rPr>
          <w:rFonts w:ascii="Arial" w:hAnsi="Arial" w:cs="Arial"/>
        </w:rPr>
        <w:t>Telephone</w:t>
      </w:r>
      <w:r w:rsidRPr="005C7D30">
        <w:rPr>
          <w:rFonts w:ascii="Arial" w:hAnsi="Arial" w:cs="Arial"/>
        </w:rPr>
        <w:t xml:space="preserve">: </w:t>
      </w:r>
      <w:r w:rsidRPr="005C7D30">
        <w:rPr>
          <w:rFonts w:ascii="Arial" w:hAnsi="Arial" w:cs="Arial"/>
          <w:u w:val="single"/>
        </w:rPr>
        <w:t>937-268-6511</w:t>
      </w:r>
    </w:p>
    <w:p w14:paraId="0FAE8D57" w14:textId="77777777" w:rsidR="00361667" w:rsidRPr="004820CD" w:rsidRDefault="00361667" w:rsidP="00F57A42">
      <w:pPr>
        <w:pStyle w:val="NoSpacing"/>
        <w:rPr>
          <w:rFonts w:ascii="Arial" w:hAnsi="Arial" w:cs="Arial"/>
        </w:rPr>
      </w:pPr>
      <w:r w:rsidRPr="004820CD">
        <w:rPr>
          <w:rFonts w:ascii="Arial" w:hAnsi="Arial" w:cs="Arial"/>
        </w:rPr>
        <w:t xml:space="preserve">Email: </w:t>
      </w:r>
      <w:hyperlink r:id="rId26" w:history="1">
        <w:r w:rsidRPr="0017073C">
          <w:rPr>
            <w:rStyle w:val="Hyperlink"/>
            <w:rFonts w:ascii="Arial" w:hAnsi="Arial" w:cs="Arial"/>
          </w:rPr>
          <w:t>Morgan.Stein@va.gov</w:t>
        </w:r>
      </w:hyperlink>
      <w:r w:rsidRPr="004820CD">
        <w:rPr>
          <w:rFonts w:ascii="Arial" w:hAnsi="Arial" w:cs="Arial"/>
        </w:rPr>
        <w:tab/>
      </w:r>
    </w:p>
    <w:p w14:paraId="0FAE8D58" w14:textId="77777777" w:rsidR="00361667" w:rsidRPr="004820CD" w:rsidRDefault="00361667" w:rsidP="00F57A42">
      <w:pPr>
        <w:spacing w:after="0" w:line="240" w:lineRule="auto"/>
        <w:rPr>
          <w:rFonts w:ascii="Arial" w:hAnsi="Arial" w:cs="Arial"/>
        </w:rPr>
      </w:pPr>
    </w:p>
    <w:p w14:paraId="0FAE8D59" w14:textId="77777777" w:rsidR="00361667" w:rsidRDefault="00361667" w:rsidP="00F57A42">
      <w:pPr>
        <w:spacing w:after="0" w:line="240" w:lineRule="auto"/>
        <w:rPr>
          <w:rFonts w:ascii="Arial" w:hAnsi="Arial" w:cs="Arial"/>
        </w:rPr>
      </w:pPr>
      <w:r w:rsidRPr="004820CD">
        <w:rPr>
          <w:rFonts w:ascii="Arial" w:hAnsi="Arial" w:cs="Arial"/>
          <w:b/>
        </w:rPr>
        <w:lastRenderedPageBreak/>
        <w:t>Contracting Officer’s Representative</w:t>
      </w:r>
      <w:r w:rsidRPr="004820CD">
        <w:rPr>
          <w:rFonts w:ascii="Arial" w:hAnsi="Arial" w:cs="Arial"/>
        </w:rPr>
        <w:t xml:space="preserve"> (COR) The COR is responsible for providing continuous technical oversight of the contractor’s performance.  The COR uses the QASP to conduct the oversight/surveillance process.  The COR shall keep a Quality Assurance file that accurately documents the contractor’s actual performance.  The purpose is to ensure that the contractor meets the performance standards contained in the contract.  The COR is responsible for reporting early identification of performance problems to the CO.  The COR is required to pro</w:t>
      </w:r>
      <w:r w:rsidRPr="004820CD">
        <w:rPr>
          <w:rFonts w:ascii="Arial" w:hAnsi="Arial" w:cs="Arial"/>
        </w:rPr>
        <w:t>vide an annual performance assessment to the CO which will be used in documenting past performance.  The QASP is the primary tool for surveillance of the contractor’s quality program and help the COR to document contractor performance.  The COR is not empowered to make any contractual commitments or to authorize any contractual change on the Government’s behalf.</w:t>
      </w:r>
    </w:p>
    <w:p w14:paraId="0FAE8D5A" w14:textId="77777777" w:rsidR="00361667" w:rsidRDefault="00361667" w:rsidP="00F57A42">
      <w:pPr>
        <w:spacing w:after="0" w:line="240" w:lineRule="auto"/>
        <w:rPr>
          <w:rFonts w:ascii="Arial" w:hAnsi="Arial" w:cs="Arial"/>
        </w:rPr>
      </w:pPr>
    </w:p>
    <w:p w14:paraId="0FAE8D5B" w14:textId="77777777" w:rsidR="00361667" w:rsidRPr="004820CD" w:rsidRDefault="00361667" w:rsidP="00F57A42">
      <w:pPr>
        <w:pStyle w:val="NoSpacing"/>
        <w:rPr>
          <w:rFonts w:ascii="Arial" w:hAnsi="Arial" w:cs="Arial"/>
        </w:rPr>
      </w:pPr>
      <w:r w:rsidRPr="004820CD">
        <w:rPr>
          <w:rFonts w:ascii="Arial" w:hAnsi="Arial" w:cs="Arial"/>
        </w:rPr>
        <w:t>Assigned CO</w:t>
      </w:r>
      <w:r>
        <w:rPr>
          <w:rFonts w:ascii="Arial" w:hAnsi="Arial" w:cs="Arial"/>
        </w:rPr>
        <w:t>R</w:t>
      </w:r>
      <w:r w:rsidRPr="0007341A">
        <w:rPr>
          <w:rFonts w:ascii="Arial" w:hAnsi="Arial" w:cs="Arial"/>
        </w:rPr>
        <w:t xml:space="preserve">: </w:t>
      </w:r>
      <w:r>
        <w:rPr>
          <w:rFonts w:ascii="Arial" w:hAnsi="Arial" w:cs="Arial"/>
          <w:u w:val="single"/>
        </w:rPr>
        <w:t xml:space="preserve">Richard Thompson </w:t>
      </w:r>
    </w:p>
    <w:p w14:paraId="0FAE8D5C" w14:textId="77777777" w:rsidR="00361667" w:rsidRPr="004820CD" w:rsidRDefault="00361667" w:rsidP="00F57A42">
      <w:pPr>
        <w:pStyle w:val="NoSpacing"/>
        <w:rPr>
          <w:rFonts w:ascii="Arial" w:hAnsi="Arial" w:cs="Arial"/>
        </w:rPr>
      </w:pPr>
      <w:r w:rsidRPr="004820CD">
        <w:rPr>
          <w:rFonts w:ascii="Arial" w:hAnsi="Arial" w:cs="Arial"/>
        </w:rPr>
        <w:t>Organization or Agency</w:t>
      </w:r>
      <w:r w:rsidRPr="00276F6C">
        <w:rPr>
          <w:rFonts w:ascii="Arial" w:hAnsi="Arial" w:cs="Arial"/>
        </w:rPr>
        <w:t xml:space="preserve">: </w:t>
      </w:r>
      <w:r>
        <w:rPr>
          <w:rFonts w:ascii="Arial" w:hAnsi="Arial" w:cs="Arial"/>
          <w:u w:val="single"/>
        </w:rPr>
        <w:t xml:space="preserve">Battle Creek VAMC </w:t>
      </w:r>
    </w:p>
    <w:p w14:paraId="0FAE8D5D" w14:textId="77777777" w:rsidR="00361667" w:rsidRPr="004820CD" w:rsidRDefault="00361667" w:rsidP="00F57A42">
      <w:pPr>
        <w:pStyle w:val="NoSpacing"/>
        <w:rPr>
          <w:rFonts w:ascii="Arial" w:hAnsi="Arial" w:cs="Arial"/>
        </w:rPr>
      </w:pPr>
      <w:r w:rsidRPr="004820CD">
        <w:rPr>
          <w:rFonts w:ascii="Arial" w:hAnsi="Arial" w:cs="Arial"/>
        </w:rPr>
        <w:t>Telephone</w:t>
      </w:r>
      <w:r w:rsidRPr="005C7D30">
        <w:rPr>
          <w:rFonts w:ascii="Arial" w:hAnsi="Arial" w:cs="Arial"/>
        </w:rPr>
        <w:t xml:space="preserve">: </w:t>
      </w:r>
      <w:r w:rsidRPr="009C77BF">
        <w:rPr>
          <w:rFonts w:ascii="Arial" w:hAnsi="Arial" w:cs="Arial"/>
          <w:u w:val="single"/>
        </w:rPr>
        <w:t>269</w:t>
      </w:r>
      <w:r>
        <w:rPr>
          <w:rFonts w:ascii="Arial" w:hAnsi="Arial" w:cs="Arial"/>
          <w:u w:val="single"/>
        </w:rPr>
        <w:t>-</w:t>
      </w:r>
      <w:r w:rsidRPr="009C77BF">
        <w:rPr>
          <w:rFonts w:ascii="Arial" w:hAnsi="Arial" w:cs="Arial"/>
          <w:u w:val="single"/>
        </w:rPr>
        <w:t xml:space="preserve">966-5600 </w:t>
      </w:r>
      <w:r>
        <w:rPr>
          <w:rFonts w:ascii="Arial" w:hAnsi="Arial" w:cs="Arial"/>
          <w:u w:val="single"/>
        </w:rPr>
        <w:t xml:space="preserve">x </w:t>
      </w:r>
      <w:r w:rsidRPr="009C77BF">
        <w:rPr>
          <w:rFonts w:ascii="Arial" w:hAnsi="Arial" w:cs="Arial"/>
          <w:u w:val="single"/>
        </w:rPr>
        <w:t>35327</w:t>
      </w:r>
    </w:p>
    <w:p w14:paraId="0FAE8D5E" w14:textId="77777777" w:rsidR="00361667" w:rsidRPr="004820CD" w:rsidRDefault="00361667" w:rsidP="00F57A42">
      <w:pPr>
        <w:pStyle w:val="NoSpacing"/>
        <w:rPr>
          <w:rFonts w:ascii="Arial" w:hAnsi="Arial" w:cs="Arial"/>
        </w:rPr>
      </w:pPr>
      <w:r w:rsidRPr="004820CD">
        <w:rPr>
          <w:rFonts w:ascii="Arial" w:hAnsi="Arial" w:cs="Arial"/>
        </w:rPr>
        <w:t xml:space="preserve">Email: </w:t>
      </w:r>
      <w:hyperlink r:id="rId27" w:tgtFrame="_blank" w:tooltip="mailto:richard.thompson7@va.gov" w:history="1">
        <w:r w:rsidRPr="00571731">
          <w:rPr>
            <w:rStyle w:val="Hyperlink"/>
          </w:rPr>
          <w:t>Richard.Thompson7@va.gov</w:t>
        </w:r>
      </w:hyperlink>
      <w:r w:rsidRPr="004820CD">
        <w:rPr>
          <w:rFonts w:ascii="Arial" w:hAnsi="Arial" w:cs="Arial"/>
        </w:rPr>
        <w:tab/>
      </w:r>
    </w:p>
    <w:p w14:paraId="0FAE8D5F" w14:textId="77777777" w:rsidR="00361667" w:rsidRPr="004820CD" w:rsidRDefault="00361667" w:rsidP="00F57A42">
      <w:pPr>
        <w:spacing w:after="0" w:line="240" w:lineRule="auto"/>
        <w:rPr>
          <w:rFonts w:ascii="Arial" w:hAnsi="Arial" w:cs="Arial"/>
        </w:rPr>
      </w:pPr>
    </w:p>
    <w:p w14:paraId="0FAE8D60" w14:textId="77777777" w:rsidR="00361667" w:rsidRPr="004820CD" w:rsidRDefault="00361667" w:rsidP="00F57A42">
      <w:pPr>
        <w:spacing w:after="0" w:line="240" w:lineRule="auto"/>
        <w:rPr>
          <w:rFonts w:ascii="Arial" w:hAnsi="Arial" w:cs="Arial"/>
        </w:rPr>
      </w:pPr>
    </w:p>
    <w:p w14:paraId="0FAE8D61" w14:textId="77777777" w:rsidR="00361667" w:rsidRPr="004820CD" w:rsidRDefault="00361667" w:rsidP="00F57A42">
      <w:pPr>
        <w:spacing w:after="0" w:line="240" w:lineRule="auto"/>
        <w:rPr>
          <w:rFonts w:ascii="Arial" w:hAnsi="Arial" w:cs="Arial"/>
          <w:b/>
        </w:rPr>
      </w:pPr>
      <w:r w:rsidRPr="004820CD">
        <w:rPr>
          <w:rFonts w:ascii="Arial" w:hAnsi="Arial" w:cs="Arial"/>
          <w:b/>
        </w:rPr>
        <w:t>Contractor Representatives</w:t>
      </w:r>
    </w:p>
    <w:p w14:paraId="0FAE8D62" w14:textId="77777777" w:rsidR="00361667" w:rsidRPr="004820CD" w:rsidRDefault="00361667" w:rsidP="00F57A42">
      <w:pPr>
        <w:pStyle w:val="NoSpacing"/>
        <w:rPr>
          <w:rFonts w:ascii="Arial" w:hAnsi="Arial" w:cs="Arial"/>
        </w:rPr>
      </w:pPr>
      <w:r w:rsidRPr="004820CD">
        <w:rPr>
          <w:rFonts w:ascii="Arial" w:hAnsi="Arial" w:cs="Arial"/>
        </w:rPr>
        <w:t xml:space="preserve">The following employees of the contractor serve as the contractor’s Program Manager and Task Manager for this contract.  </w:t>
      </w:r>
    </w:p>
    <w:p w14:paraId="0FAE8D63" w14:textId="77777777" w:rsidR="00361667" w:rsidRPr="004820CD" w:rsidRDefault="00361667" w:rsidP="00F57A42">
      <w:pPr>
        <w:pStyle w:val="NoSpacing"/>
        <w:rPr>
          <w:rFonts w:ascii="Arial" w:hAnsi="Arial" w:cs="Arial"/>
        </w:rPr>
      </w:pPr>
    </w:p>
    <w:p w14:paraId="0FAE8D64" w14:textId="77777777" w:rsidR="00361667" w:rsidRPr="004820CD" w:rsidRDefault="00361667" w:rsidP="00F57A42">
      <w:pPr>
        <w:pStyle w:val="NoSpacing"/>
        <w:rPr>
          <w:rFonts w:ascii="Arial" w:hAnsi="Arial" w:cs="Arial"/>
        </w:rPr>
      </w:pPr>
      <w:r w:rsidRPr="004820CD">
        <w:rPr>
          <w:rFonts w:ascii="Arial" w:hAnsi="Arial" w:cs="Arial"/>
          <w:b/>
        </w:rPr>
        <w:t>Contractor Program Manager</w:t>
      </w:r>
      <w:r w:rsidRPr="004820CD">
        <w:rPr>
          <w:rFonts w:ascii="Arial" w:hAnsi="Arial" w:cs="Arial"/>
        </w:rPr>
        <w:t xml:space="preserve"> - ________________________________</w:t>
      </w:r>
    </w:p>
    <w:p w14:paraId="0FAE8D65" w14:textId="77777777" w:rsidR="00361667" w:rsidRPr="004820CD" w:rsidRDefault="00361667" w:rsidP="00F57A42">
      <w:pPr>
        <w:pStyle w:val="NoSpacing"/>
        <w:rPr>
          <w:rFonts w:ascii="Arial" w:hAnsi="Arial" w:cs="Arial"/>
        </w:rPr>
      </w:pPr>
      <w:r w:rsidRPr="004820CD">
        <w:rPr>
          <w:rFonts w:ascii="Arial" w:hAnsi="Arial" w:cs="Arial"/>
        </w:rPr>
        <w:t>Telephone:  _________________________________________________</w:t>
      </w:r>
    </w:p>
    <w:p w14:paraId="0FAE8D66" w14:textId="77777777" w:rsidR="00361667" w:rsidRPr="004820CD" w:rsidRDefault="00361667" w:rsidP="00F57A42">
      <w:pPr>
        <w:pStyle w:val="NoSpacing"/>
        <w:rPr>
          <w:rFonts w:ascii="Arial" w:hAnsi="Arial" w:cs="Arial"/>
        </w:rPr>
      </w:pPr>
      <w:r w:rsidRPr="004820CD">
        <w:rPr>
          <w:rFonts w:ascii="Arial" w:hAnsi="Arial" w:cs="Arial"/>
        </w:rPr>
        <w:t>Email:  _____________________________________________________</w:t>
      </w:r>
    </w:p>
    <w:p w14:paraId="0FAE8D67" w14:textId="77777777" w:rsidR="00361667" w:rsidRPr="004820CD" w:rsidRDefault="00361667" w:rsidP="00F57A42">
      <w:pPr>
        <w:pStyle w:val="NoSpacing"/>
        <w:rPr>
          <w:rFonts w:ascii="Arial" w:hAnsi="Arial" w:cs="Arial"/>
        </w:rPr>
      </w:pPr>
    </w:p>
    <w:p w14:paraId="0FAE8D68" w14:textId="77777777" w:rsidR="00361667" w:rsidRPr="004820CD" w:rsidRDefault="00361667" w:rsidP="00F57A42">
      <w:pPr>
        <w:pStyle w:val="NoSpacing"/>
        <w:rPr>
          <w:rFonts w:ascii="Arial" w:hAnsi="Arial" w:cs="Arial"/>
        </w:rPr>
      </w:pPr>
      <w:r w:rsidRPr="004820CD">
        <w:rPr>
          <w:rFonts w:ascii="Arial" w:hAnsi="Arial" w:cs="Arial"/>
          <w:b/>
        </w:rPr>
        <w:t>Contractor Task Manager</w:t>
      </w:r>
      <w:r w:rsidRPr="004820CD">
        <w:rPr>
          <w:rFonts w:ascii="Arial" w:hAnsi="Arial" w:cs="Arial"/>
        </w:rPr>
        <w:t xml:space="preserve"> - ____________________________________</w:t>
      </w:r>
    </w:p>
    <w:p w14:paraId="0FAE8D69" w14:textId="77777777" w:rsidR="00361667" w:rsidRPr="004820CD" w:rsidRDefault="00361667" w:rsidP="00F57A42">
      <w:pPr>
        <w:pStyle w:val="NoSpacing"/>
        <w:rPr>
          <w:rFonts w:ascii="Arial" w:hAnsi="Arial" w:cs="Arial"/>
        </w:rPr>
      </w:pPr>
      <w:r w:rsidRPr="004820CD">
        <w:rPr>
          <w:rFonts w:ascii="Arial" w:hAnsi="Arial" w:cs="Arial"/>
        </w:rPr>
        <w:t>Telephone:  __________________________________________________</w:t>
      </w:r>
    </w:p>
    <w:p w14:paraId="0FAE8D6A" w14:textId="77777777" w:rsidR="00361667" w:rsidRPr="004820CD" w:rsidRDefault="00361667" w:rsidP="00F57A42">
      <w:pPr>
        <w:pStyle w:val="NoSpacing"/>
        <w:rPr>
          <w:rFonts w:ascii="Arial" w:hAnsi="Arial" w:cs="Arial"/>
        </w:rPr>
      </w:pPr>
      <w:r w:rsidRPr="004820CD">
        <w:rPr>
          <w:rFonts w:ascii="Arial" w:hAnsi="Arial" w:cs="Arial"/>
        </w:rPr>
        <w:t>Email:  ______________________________________________________</w:t>
      </w:r>
    </w:p>
    <w:p w14:paraId="0FAE8D6B" w14:textId="77777777" w:rsidR="00361667" w:rsidRPr="004820CD" w:rsidRDefault="00361667" w:rsidP="00F57A42">
      <w:pPr>
        <w:pStyle w:val="NoSpacing"/>
        <w:rPr>
          <w:rFonts w:ascii="Arial" w:hAnsi="Arial" w:cs="Arial"/>
        </w:rPr>
      </w:pPr>
    </w:p>
    <w:p w14:paraId="0FAE8D6C" w14:textId="77777777" w:rsidR="00361667" w:rsidRPr="004820CD" w:rsidRDefault="00361667" w:rsidP="00F57A42">
      <w:pPr>
        <w:pStyle w:val="NoSpacing"/>
        <w:rPr>
          <w:rFonts w:ascii="Arial" w:hAnsi="Arial" w:cs="Arial"/>
        </w:rPr>
      </w:pPr>
      <w:r w:rsidRPr="004820CD">
        <w:rPr>
          <w:rFonts w:ascii="Arial" w:hAnsi="Arial" w:cs="Arial"/>
          <w:b/>
        </w:rPr>
        <w:t>Other Key Contractor Personnel</w:t>
      </w:r>
      <w:r w:rsidRPr="004820CD">
        <w:rPr>
          <w:rFonts w:ascii="Arial" w:hAnsi="Arial" w:cs="Arial"/>
        </w:rPr>
        <w:t xml:space="preserve"> - ______________________________</w:t>
      </w:r>
    </w:p>
    <w:p w14:paraId="0FAE8D6D" w14:textId="77777777" w:rsidR="00361667" w:rsidRPr="004820CD" w:rsidRDefault="00361667" w:rsidP="00F57A42">
      <w:pPr>
        <w:pStyle w:val="NoSpacing"/>
        <w:rPr>
          <w:rFonts w:ascii="Arial" w:hAnsi="Arial" w:cs="Arial"/>
        </w:rPr>
      </w:pPr>
      <w:r w:rsidRPr="004820CD">
        <w:rPr>
          <w:rFonts w:ascii="Arial" w:hAnsi="Arial" w:cs="Arial"/>
        </w:rPr>
        <w:t>Title:  ______________________________________________________</w:t>
      </w:r>
    </w:p>
    <w:p w14:paraId="0FAE8D6E" w14:textId="77777777" w:rsidR="00361667" w:rsidRPr="004820CD" w:rsidRDefault="00361667" w:rsidP="00F57A42">
      <w:pPr>
        <w:pStyle w:val="NoSpacing"/>
        <w:rPr>
          <w:rFonts w:ascii="Arial" w:hAnsi="Arial" w:cs="Arial"/>
        </w:rPr>
      </w:pPr>
      <w:r w:rsidRPr="004820CD">
        <w:rPr>
          <w:rFonts w:ascii="Arial" w:hAnsi="Arial" w:cs="Arial"/>
        </w:rPr>
        <w:t>Telephone:  _________________________________________________</w:t>
      </w:r>
    </w:p>
    <w:p w14:paraId="0FAE8D6F" w14:textId="77777777" w:rsidR="00361667" w:rsidRPr="004820CD" w:rsidRDefault="00361667" w:rsidP="00F57A42">
      <w:pPr>
        <w:pStyle w:val="NoSpacing"/>
        <w:rPr>
          <w:rFonts w:ascii="Arial" w:hAnsi="Arial" w:cs="Arial"/>
        </w:rPr>
      </w:pPr>
      <w:r w:rsidRPr="004820CD">
        <w:rPr>
          <w:rFonts w:ascii="Arial" w:hAnsi="Arial" w:cs="Arial"/>
        </w:rPr>
        <w:t>Email:  _____________________________________________________</w:t>
      </w:r>
    </w:p>
    <w:p w14:paraId="0FAE8D70" w14:textId="77777777" w:rsidR="00361667" w:rsidRPr="004820CD" w:rsidRDefault="00361667" w:rsidP="00F57A42">
      <w:pPr>
        <w:pStyle w:val="NoSpacing"/>
        <w:rPr>
          <w:rFonts w:ascii="Arial" w:hAnsi="Arial" w:cs="Arial"/>
        </w:rPr>
      </w:pPr>
    </w:p>
    <w:p w14:paraId="0FAE8D71" w14:textId="77777777" w:rsidR="00361667" w:rsidRPr="004820CD" w:rsidRDefault="00361667" w:rsidP="00F57A42">
      <w:r w:rsidRPr="004820CD">
        <w:t>Performance Requirements and Method of Surveillance</w:t>
      </w:r>
    </w:p>
    <w:p w14:paraId="0FAE8D72" w14:textId="77777777" w:rsidR="00361667" w:rsidRPr="004820CD" w:rsidRDefault="00361667" w:rsidP="00F57A42">
      <w:pPr>
        <w:pStyle w:val="NoSpacing"/>
        <w:rPr>
          <w:rFonts w:ascii="Arial" w:hAnsi="Arial" w:cs="Arial"/>
          <w:b/>
        </w:rPr>
      </w:pPr>
    </w:p>
    <w:p w14:paraId="0FAE8D73" w14:textId="77777777" w:rsidR="00361667" w:rsidRPr="004820CD" w:rsidRDefault="00361667" w:rsidP="00F57A42">
      <w:r w:rsidRPr="004820CD">
        <w:t xml:space="preserve"> Contract Surveillance</w:t>
      </w:r>
    </w:p>
    <w:p w14:paraId="0FAE8D74" w14:textId="77777777" w:rsidR="00361667" w:rsidRPr="004820CD" w:rsidRDefault="00361667" w:rsidP="00F57A42">
      <w:pPr>
        <w:pStyle w:val="NoSpacing"/>
        <w:rPr>
          <w:rFonts w:ascii="Arial" w:hAnsi="Arial" w:cs="Arial"/>
        </w:rPr>
      </w:pPr>
      <w:r w:rsidRPr="004820CD">
        <w:rPr>
          <w:rFonts w:ascii="Arial" w:hAnsi="Arial" w:cs="Arial"/>
        </w:rPr>
        <w:t>The goal of the QASP is to ensure that contractor performance is effectively monitored and documented.  The COR’s contribution is their professional, non-adversarial relationships with the CO, PM and the contractor, which enables positive, open and timely communications.  The foundation of this relationship is built upon objective, fair, and consistent COR evaluations of contractor performance against contract requirements.  The COR uses the methods contained in this QASP to ensure the contractor is in comp</w:t>
      </w:r>
      <w:r w:rsidRPr="004820CD">
        <w:rPr>
          <w:rFonts w:ascii="Arial" w:hAnsi="Arial" w:cs="Arial"/>
        </w:rPr>
        <w:t>liance with contract requirements.  The COR function is responsible for a wide range of surveillance requirements that effectively measure and evaluate the contractor’s performance.  Additionally, this QASP is based on the premise that the contractor, not the government, is responsible for management and QC/QA actions to successfully meet the terms of the contract.</w:t>
      </w:r>
    </w:p>
    <w:p w14:paraId="0FAE8D75" w14:textId="77777777" w:rsidR="00361667" w:rsidRPr="004820CD" w:rsidRDefault="00361667" w:rsidP="00F57A42">
      <w:pPr>
        <w:pStyle w:val="NoSpacing"/>
        <w:rPr>
          <w:rFonts w:ascii="Arial" w:hAnsi="Arial" w:cs="Arial"/>
        </w:rPr>
      </w:pPr>
    </w:p>
    <w:p w14:paraId="0FAE8D76" w14:textId="77777777" w:rsidR="00361667" w:rsidRPr="004820CD" w:rsidRDefault="00361667" w:rsidP="00F57A42">
      <w:r w:rsidRPr="004820CD">
        <w:t xml:space="preserve"> Surveillance Matrix</w:t>
      </w:r>
    </w:p>
    <w:p w14:paraId="0FAE8D77" w14:textId="77777777" w:rsidR="00361667" w:rsidRPr="004820CD" w:rsidRDefault="00361667" w:rsidP="00F57A42">
      <w:pPr>
        <w:pStyle w:val="NoSpacing"/>
        <w:rPr>
          <w:rFonts w:ascii="Arial" w:hAnsi="Arial" w:cs="Arial"/>
        </w:rPr>
      </w:pPr>
    </w:p>
    <w:p w14:paraId="0FAE8D78" w14:textId="77777777" w:rsidR="00361667" w:rsidRPr="004820CD" w:rsidRDefault="00361667" w:rsidP="00F57A42">
      <w:pPr>
        <w:pStyle w:val="NoSpacing"/>
        <w:rPr>
          <w:rFonts w:ascii="Arial" w:hAnsi="Arial" w:cs="Arial"/>
        </w:rPr>
      </w:pPr>
      <w:r w:rsidRPr="004820CD">
        <w:rPr>
          <w:rFonts w:ascii="Arial" w:hAnsi="Arial" w:cs="Arial"/>
        </w:rPr>
        <w:lastRenderedPageBreak/>
        <w:t>The Surveillance Matrix is the list of performance objectives and standards that must be performed by the contractor.  This matrix details the method of surveillance and frequency the COR will use to validate and inspect these performance elements.  Inspection of each element will be documented in the COR file.</w:t>
      </w:r>
    </w:p>
    <w:p w14:paraId="0FAE8D79" w14:textId="77777777" w:rsidR="00361667" w:rsidRPr="004820CD" w:rsidRDefault="00361667" w:rsidP="00F57A42">
      <w:pPr>
        <w:pStyle w:val="NoSpacing"/>
        <w:rPr>
          <w:rFonts w:ascii="Arial" w:hAnsi="Arial" w:cs="Arial"/>
        </w:rPr>
      </w:pPr>
    </w:p>
    <w:p w14:paraId="0FAE8D7A" w14:textId="77777777" w:rsidR="00361667" w:rsidRPr="004820CD" w:rsidRDefault="00361667" w:rsidP="00F57A42">
      <w:pPr>
        <w:pStyle w:val="NoSpacing"/>
        <w:rPr>
          <w:rFonts w:ascii="Arial" w:hAnsi="Arial" w:cs="Arial"/>
        </w:rPr>
      </w:pPr>
      <w:r w:rsidRPr="004820CD">
        <w:rPr>
          <w:rFonts w:ascii="Arial" w:hAnsi="Arial" w:cs="Arial"/>
        </w:rPr>
        <w:t>Performance objectives define the desired outcomes.  Performance Standards define the level of service required under the contract to successfully meet the performance objective. The inspection methodology defines how, when, and what will be assessed in measuring performance. The Government performs surveillance, using this QASP, to determine the quality of the contractor’s performance as it relates to the performance element standards. The Performance Requirement Summary (PRS) should be used to form the fo</w:t>
      </w:r>
      <w:r w:rsidRPr="004820CD">
        <w:rPr>
          <w:rFonts w:ascii="Arial" w:hAnsi="Arial" w:cs="Arial"/>
        </w:rPr>
        <w:t>undation of the COR’s inspection checklist.</w:t>
      </w:r>
    </w:p>
    <w:p w14:paraId="0FAE8D7B" w14:textId="77777777" w:rsidR="00361667" w:rsidRPr="004820CD" w:rsidRDefault="00361667" w:rsidP="00F57A42">
      <w:pPr>
        <w:pStyle w:val="NoSpacing"/>
        <w:rPr>
          <w:rFonts w:ascii="Arial" w:hAnsi="Arial" w:cs="Arial"/>
        </w:rPr>
      </w:pPr>
    </w:p>
    <w:p w14:paraId="0FAE8D7C" w14:textId="77777777" w:rsidR="00361667" w:rsidRPr="004820CD" w:rsidRDefault="00361667" w:rsidP="00F57A42">
      <w:r w:rsidRPr="004820CD">
        <w:t xml:space="preserve"> Performance Rating Definitions</w:t>
      </w:r>
    </w:p>
    <w:p w14:paraId="0FAE8D7D" w14:textId="77777777" w:rsidR="00361667" w:rsidRPr="004820CD" w:rsidRDefault="00361667" w:rsidP="00F57A42">
      <w:pPr>
        <w:pStyle w:val="NoSpacing"/>
        <w:rPr>
          <w:rFonts w:ascii="Arial" w:hAnsi="Arial" w:cs="Arial"/>
        </w:rPr>
      </w:pPr>
    </w:p>
    <w:p w14:paraId="0FAE8D7E" w14:textId="77777777" w:rsidR="00361667" w:rsidRDefault="00361667" w:rsidP="00F57A42">
      <w:pPr>
        <w:pStyle w:val="NoSpacing"/>
        <w:rPr>
          <w:rFonts w:ascii="Arial" w:hAnsi="Arial" w:cs="Arial"/>
        </w:rPr>
      </w:pPr>
      <w:r w:rsidRPr="004820CD">
        <w:rPr>
          <w:rFonts w:ascii="Arial" w:hAnsi="Arial" w:cs="Arial"/>
        </w:rPr>
        <w:t xml:space="preserve">The performance ratings below reflect definitions at FAR 42.1503 Table 42-1.  The COR will use these rating to evaluate the quality of contractor’s performance. </w:t>
      </w:r>
    </w:p>
    <w:p w14:paraId="0FAE8D7F" w14:textId="77777777" w:rsidR="00361667" w:rsidRDefault="00361667" w:rsidP="00F57A42">
      <w:pPr>
        <w:pStyle w:val="NoSpacing"/>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6948"/>
      </w:tblGrid>
      <w:tr w:rsidR="00085497" w14:paraId="0FAE8D83" w14:textId="77777777" w:rsidTr="00D518B2">
        <w:tc>
          <w:tcPr>
            <w:tcW w:w="1800" w:type="dxa"/>
          </w:tcPr>
          <w:p w14:paraId="0FAE8D80" w14:textId="77777777" w:rsidR="00361667" w:rsidRPr="004820CD" w:rsidRDefault="00361667" w:rsidP="00D518B2">
            <w:pPr>
              <w:pStyle w:val="BodyText"/>
              <w:tabs>
                <w:tab w:val="right" w:pos="9360"/>
              </w:tabs>
              <w:jc w:val="center"/>
              <w:rPr>
                <w:color w:val="auto"/>
                <w:sz w:val="22"/>
                <w:szCs w:val="22"/>
              </w:rPr>
            </w:pPr>
            <w:r w:rsidRPr="004820CD">
              <w:rPr>
                <w:color w:val="auto"/>
                <w:sz w:val="22"/>
                <w:szCs w:val="22"/>
              </w:rPr>
              <w:t xml:space="preserve">Performance </w:t>
            </w:r>
          </w:p>
          <w:p w14:paraId="0FAE8D81" w14:textId="77777777" w:rsidR="00361667" w:rsidRPr="004820CD" w:rsidRDefault="00361667" w:rsidP="00D518B2">
            <w:pPr>
              <w:pStyle w:val="BodyText"/>
              <w:tabs>
                <w:tab w:val="right" w:pos="9360"/>
              </w:tabs>
              <w:jc w:val="center"/>
              <w:rPr>
                <w:color w:val="auto"/>
                <w:sz w:val="22"/>
                <w:szCs w:val="22"/>
              </w:rPr>
            </w:pPr>
            <w:r w:rsidRPr="004820CD">
              <w:rPr>
                <w:color w:val="auto"/>
                <w:sz w:val="22"/>
                <w:szCs w:val="22"/>
              </w:rPr>
              <w:t>Rating</w:t>
            </w:r>
          </w:p>
        </w:tc>
        <w:tc>
          <w:tcPr>
            <w:tcW w:w="6948" w:type="dxa"/>
          </w:tcPr>
          <w:p w14:paraId="0FAE8D82" w14:textId="77777777" w:rsidR="00361667" w:rsidRPr="004820CD" w:rsidRDefault="00361667" w:rsidP="00D518B2">
            <w:pPr>
              <w:pStyle w:val="BodyText"/>
              <w:tabs>
                <w:tab w:val="right" w:pos="9360"/>
              </w:tabs>
              <w:jc w:val="center"/>
              <w:rPr>
                <w:color w:val="auto"/>
                <w:sz w:val="22"/>
                <w:szCs w:val="22"/>
              </w:rPr>
            </w:pPr>
            <w:r w:rsidRPr="004820CD">
              <w:rPr>
                <w:color w:val="auto"/>
                <w:sz w:val="22"/>
                <w:szCs w:val="22"/>
              </w:rPr>
              <w:t>Definition</w:t>
            </w:r>
          </w:p>
        </w:tc>
      </w:tr>
      <w:tr w:rsidR="00085497" w14:paraId="0FAE8D86" w14:textId="77777777" w:rsidTr="00D518B2">
        <w:tc>
          <w:tcPr>
            <w:tcW w:w="1800" w:type="dxa"/>
          </w:tcPr>
          <w:p w14:paraId="0FAE8D84" w14:textId="77777777" w:rsidR="00361667" w:rsidRPr="004820CD" w:rsidRDefault="00361667" w:rsidP="00D518B2">
            <w:pPr>
              <w:pStyle w:val="BodyText"/>
              <w:tabs>
                <w:tab w:val="right" w:pos="9360"/>
              </w:tabs>
              <w:jc w:val="center"/>
              <w:rPr>
                <w:b w:val="0"/>
                <w:bCs w:val="0"/>
                <w:color w:val="auto"/>
                <w:sz w:val="22"/>
                <w:szCs w:val="22"/>
              </w:rPr>
            </w:pPr>
            <w:r w:rsidRPr="004820CD">
              <w:rPr>
                <w:b w:val="0"/>
                <w:bCs w:val="0"/>
                <w:color w:val="auto"/>
                <w:sz w:val="22"/>
                <w:szCs w:val="22"/>
              </w:rPr>
              <w:t>Exceptional</w:t>
            </w:r>
          </w:p>
        </w:tc>
        <w:tc>
          <w:tcPr>
            <w:tcW w:w="6948" w:type="dxa"/>
          </w:tcPr>
          <w:p w14:paraId="0FAE8D85" w14:textId="77777777" w:rsidR="00361667" w:rsidRPr="004820CD" w:rsidRDefault="00361667" w:rsidP="00D518B2">
            <w:pPr>
              <w:pStyle w:val="BodyText"/>
              <w:tabs>
                <w:tab w:val="right" w:pos="9360"/>
              </w:tabs>
              <w:rPr>
                <w:b w:val="0"/>
                <w:bCs w:val="0"/>
                <w:color w:val="auto"/>
                <w:sz w:val="22"/>
                <w:szCs w:val="22"/>
              </w:rPr>
            </w:pPr>
            <w:r w:rsidRPr="004820CD">
              <w:rPr>
                <w:b w:val="0"/>
                <w:bCs w:val="0"/>
                <w:color w:val="auto"/>
                <w:sz w:val="22"/>
                <w:szCs w:val="22"/>
              </w:rPr>
              <w:t>Performance meets contractual requirements and exceeds many to the government’s benefit.  The contractual performance of the element or sub-element being evaluated was accomplished with few minor problems for which corrective actions taken by the contractor were highly effective.</w:t>
            </w:r>
          </w:p>
        </w:tc>
      </w:tr>
      <w:tr w:rsidR="00085497" w14:paraId="0FAE8D89" w14:textId="77777777" w:rsidTr="00D518B2">
        <w:tc>
          <w:tcPr>
            <w:tcW w:w="1800" w:type="dxa"/>
          </w:tcPr>
          <w:p w14:paraId="0FAE8D87" w14:textId="77777777" w:rsidR="00361667" w:rsidRPr="004820CD" w:rsidRDefault="00361667" w:rsidP="00D518B2">
            <w:pPr>
              <w:pStyle w:val="BodyText"/>
              <w:tabs>
                <w:tab w:val="right" w:pos="9360"/>
              </w:tabs>
              <w:jc w:val="center"/>
              <w:rPr>
                <w:b w:val="0"/>
                <w:bCs w:val="0"/>
                <w:color w:val="auto"/>
                <w:sz w:val="22"/>
                <w:szCs w:val="22"/>
              </w:rPr>
            </w:pPr>
            <w:r w:rsidRPr="004820CD">
              <w:rPr>
                <w:b w:val="0"/>
                <w:bCs w:val="0"/>
                <w:color w:val="auto"/>
                <w:sz w:val="22"/>
                <w:szCs w:val="22"/>
              </w:rPr>
              <w:t>Very Good</w:t>
            </w:r>
          </w:p>
        </w:tc>
        <w:tc>
          <w:tcPr>
            <w:tcW w:w="6948" w:type="dxa"/>
          </w:tcPr>
          <w:p w14:paraId="0FAE8D88" w14:textId="77777777" w:rsidR="00361667" w:rsidRPr="004820CD" w:rsidRDefault="00361667" w:rsidP="00D518B2">
            <w:pPr>
              <w:pStyle w:val="BodyText"/>
              <w:tabs>
                <w:tab w:val="right" w:pos="9360"/>
              </w:tabs>
              <w:rPr>
                <w:b w:val="0"/>
                <w:bCs w:val="0"/>
                <w:color w:val="auto"/>
                <w:sz w:val="22"/>
                <w:szCs w:val="22"/>
              </w:rPr>
            </w:pPr>
            <w:r w:rsidRPr="004820CD">
              <w:rPr>
                <w:b w:val="0"/>
                <w:bCs w:val="0"/>
                <w:color w:val="auto"/>
                <w:sz w:val="22"/>
                <w:szCs w:val="22"/>
              </w:rPr>
              <w:t>Performance meets contractual requirements and exceeds some to the Government’s benefit. The contractual performance of the element or sub-element being evaluated was accomplished with some minor problems for which corrective actions taken by the contractor were effective.</w:t>
            </w:r>
          </w:p>
        </w:tc>
      </w:tr>
      <w:tr w:rsidR="00085497" w14:paraId="0FAE8D8C" w14:textId="77777777" w:rsidTr="00D518B2">
        <w:tc>
          <w:tcPr>
            <w:tcW w:w="1800" w:type="dxa"/>
          </w:tcPr>
          <w:p w14:paraId="0FAE8D8A" w14:textId="77777777" w:rsidR="00361667" w:rsidRPr="004820CD" w:rsidRDefault="00361667" w:rsidP="00D518B2">
            <w:pPr>
              <w:pStyle w:val="BodyText"/>
              <w:tabs>
                <w:tab w:val="right" w:pos="9360"/>
              </w:tabs>
              <w:jc w:val="center"/>
              <w:rPr>
                <w:b w:val="0"/>
                <w:bCs w:val="0"/>
                <w:color w:val="auto"/>
                <w:sz w:val="22"/>
                <w:szCs w:val="22"/>
              </w:rPr>
            </w:pPr>
            <w:r w:rsidRPr="004820CD">
              <w:rPr>
                <w:b w:val="0"/>
                <w:bCs w:val="0"/>
                <w:color w:val="auto"/>
                <w:sz w:val="22"/>
                <w:szCs w:val="22"/>
              </w:rPr>
              <w:t>Satisfactory</w:t>
            </w:r>
          </w:p>
        </w:tc>
        <w:tc>
          <w:tcPr>
            <w:tcW w:w="6948" w:type="dxa"/>
          </w:tcPr>
          <w:p w14:paraId="0FAE8D8B" w14:textId="77777777" w:rsidR="00361667" w:rsidRPr="004820CD" w:rsidRDefault="00361667" w:rsidP="00D518B2">
            <w:pPr>
              <w:pStyle w:val="BodyText"/>
              <w:tabs>
                <w:tab w:val="right" w:pos="9360"/>
              </w:tabs>
              <w:rPr>
                <w:b w:val="0"/>
                <w:bCs w:val="0"/>
                <w:color w:val="auto"/>
                <w:sz w:val="22"/>
                <w:szCs w:val="22"/>
              </w:rPr>
            </w:pPr>
            <w:r w:rsidRPr="004820CD">
              <w:rPr>
                <w:b w:val="0"/>
                <w:bCs w:val="0"/>
                <w:color w:val="auto"/>
                <w:sz w:val="22"/>
                <w:szCs w:val="22"/>
              </w:rPr>
              <w:t>Performance meets contractual requirements. The contractual performance of the element or sub-element contains some minor problems for which corrective actions taken by the contractor appear or were satisfactory.</w:t>
            </w:r>
          </w:p>
        </w:tc>
      </w:tr>
      <w:tr w:rsidR="00085497" w14:paraId="0FAE8D8F" w14:textId="77777777" w:rsidTr="00D518B2">
        <w:tc>
          <w:tcPr>
            <w:tcW w:w="1800" w:type="dxa"/>
          </w:tcPr>
          <w:p w14:paraId="0FAE8D8D" w14:textId="77777777" w:rsidR="00361667" w:rsidRPr="004820CD" w:rsidRDefault="00361667" w:rsidP="00D518B2">
            <w:pPr>
              <w:pStyle w:val="BodyText"/>
              <w:tabs>
                <w:tab w:val="right" w:pos="9360"/>
              </w:tabs>
              <w:jc w:val="center"/>
              <w:rPr>
                <w:b w:val="0"/>
                <w:bCs w:val="0"/>
                <w:color w:val="auto"/>
                <w:sz w:val="22"/>
                <w:szCs w:val="22"/>
              </w:rPr>
            </w:pPr>
            <w:r w:rsidRPr="004820CD">
              <w:rPr>
                <w:b w:val="0"/>
                <w:bCs w:val="0"/>
                <w:color w:val="auto"/>
                <w:sz w:val="22"/>
                <w:szCs w:val="22"/>
              </w:rPr>
              <w:t>Marginal</w:t>
            </w:r>
          </w:p>
        </w:tc>
        <w:tc>
          <w:tcPr>
            <w:tcW w:w="6948" w:type="dxa"/>
          </w:tcPr>
          <w:p w14:paraId="0FAE8D8E" w14:textId="77777777" w:rsidR="00361667" w:rsidRPr="004820CD" w:rsidRDefault="00361667" w:rsidP="00D518B2">
            <w:pPr>
              <w:pStyle w:val="BodyText"/>
              <w:tabs>
                <w:tab w:val="right" w:pos="9360"/>
              </w:tabs>
              <w:rPr>
                <w:b w:val="0"/>
                <w:bCs w:val="0"/>
                <w:color w:val="auto"/>
                <w:sz w:val="22"/>
                <w:szCs w:val="22"/>
              </w:rPr>
            </w:pPr>
            <w:r w:rsidRPr="004820CD">
              <w:rPr>
                <w:b w:val="0"/>
                <w:bCs w:val="0"/>
                <w:color w:val="auto"/>
                <w:sz w:val="22"/>
                <w:szCs w:val="22"/>
              </w:rP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tc>
      </w:tr>
      <w:tr w:rsidR="00085497" w14:paraId="0FAE8D92" w14:textId="77777777" w:rsidTr="00D518B2">
        <w:tc>
          <w:tcPr>
            <w:tcW w:w="1800" w:type="dxa"/>
          </w:tcPr>
          <w:p w14:paraId="0FAE8D90" w14:textId="77777777" w:rsidR="00361667" w:rsidRPr="004820CD" w:rsidRDefault="00361667" w:rsidP="00D518B2">
            <w:pPr>
              <w:pStyle w:val="BodyText"/>
              <w:tabs>
                <w:tab w:val="right" w:pos="9360"/>
              </w:tabs>
              <w:jc w:val="center"/>
              <w:rPr>
                <w:b w:val="0"/>
                <w:bCs w:val="0"/>
                <w:color w:val="auto"/>
                <w:sz w:val="22"/>
                <w:szCs w:val="22"/>
              </w:rPr>
            </w:pPr>
            <w:r w:rsidRPr="004820CD">
              <w:rPr>
                <w:b w:val="0"/>
                <w:bCs w:val="0"/>
                <w:color w:val="auto"/>
                <w:sz w:val="22"/>
                <w:szCs w:val="22"/>
              </w:rPr>
              <w:t>Unsatisfactory</w:t>
            </w:r>
          </w:p>
        </w:tc>
        <w:tc>
          <w:tcPr>
            <w:tcW w:w="6948" w:type="dxa"/>
          </w:tcPr>
          <w:p w14:paraId="0FAE8D91" w14:textId="77777777" w:rsidR="00361667" w:rsidRPr="004820CD" w:rsidRDefault="00361667" w:rsidP="00D518B2">
            <w:pPr>
              <w:pStyle w:val="NormalWeb"/>
              <w:spacing w:before="0" w:beforeAutospacing="0" w:after="0" w:afterAutospacing="0"/>
              <w:rPr>
                <w:rFonts w:ascii="Arial" w:hAnsi="Arial" w:cs="Arial"/>
                <w:b/>
                <w:bCs/>
                <w:sz w:val="22"/>
                <w:szCs w:val="22"/>
              </w:rPr>
            </w:pPr>
            <w:r w:rsidRPr="004820CD">
              <w:rPr>
                <w:rFonts w:ascii="Arial" w:hAnsi="Arial" w:cs="Arial"/>
                <w:sz w:val="22"/>
                <w:szCs w:val="22"/>
              </w:rPr>
              <w:t>Performance does not meet most contractual requirements and recovery is not likely in a timely manner. The contractual performance of the element or sub-element contains a serious problem(s) for which the contractor’s corrective actions appear or were ineffective.</w:t>
            </w:r>
          </w:p>
        </w:tc>
      </w:tr>
    </w:tbl>
    <w:p w14:paraId="0FAE8D93" w14:textId="77777777" w:rsidR="00361667" w:rsidRPr="004820CD" w:rsidRDefault="00361667" w:rsidP="00F57A42">
      <w:pPr>
        <w:pStyle w:val="NoSpacing"/>
        <w:rPr>
          <w:rFonts w:ascii="Arial" w:hAnsi="Arial" w:cs="Arial"/>
        </w:rPr>
      </w:pPr>
    </w:p>
    <w:p w14:paraId="0FAE8D94" w14:textId="77777777" w:rsidR="00361667" w:rsidRPr="004820CD" w:rsidRDefault="00361667" w:rsidP="00F57A42">
      <w:pPr>
        <w:pStyle w:val="NoSpacing"/>
        <w:rPr>
          <w:rFonts w:ascii="Arial" w:hAnsi="Arial" w:cs="Arial"/>
        </w:rPr>
      </w:pPr>
      <w:r w:rsidRPr="004820CD">
        <w:rPr>
          <w:rFonts w:ascii="Arial" w:hAnsi="Arial" w:cs="Arial"/>
        </w:rPr>
        <w:t>Note: Plus or minus signs may be used to indicate an improving (+) or worsening (-) trend insufficient to change the evaluation status.</w:t>
      </w:r>
    </w:p>
    <w:p w14:paraId="0FAE8D95" w14:textId="77777777" w:rsidR="00361667" w:rsidRPr="004820CD" w:rsidRDefault="00361667" w:rsidP="00F57A42">
      <w:pPr>
        <w:pStyle w:val="NoSpacing"/>
        <w:rPr>
          <w:rFonts w:ascii="Arial" w:hAnsi="Arial" w:cs="Arial"/>
        </w:rPr>
      </w:pPr>
    </w:p>
    <w:p w14:paraId="0FAE8D96" w14:textId="77777777" w:rsidR="00361667" w:rsidRPr="004820CD" w:rsidRDefault="00361667" w:rsidP="00F57A42">
      <w:r w:rsidRPr="004820CD">
        <w:t xml:space="preserve">Performance Reporting </w:t>
      </w:r>
    </w:p>
    <w:p w14:paraId="0FAE8D97" w14:textId="77777777" w:rsidR="00361667" w:rsidRPr="004820CD" w:rsidRDefault="00361667" w:rsidP="00F57A42">
      <w:pPr>
        <w:spacing w:after="0" w:line="240" w:lineRule="auto"/>
        <w:rPr>
          <w:rFonts w:ascii="Arial" w:hAnsi="Arial" w:cs="Arial"/>
        </w:rPr>
      </w:pPr>
    </w:p>
    <w:p w14:paraId="0FAE8D98" w14:textId="77777777" w:rsidR="00361667" w:rsidRPr="004820CD" w:rsidRDefault="00361667" w:rsidP="00F57A42">
      <w:r w:rsidRPr="004820CD">
        <w:t xml:space="preserve"> Corrective Action Report (CAR)</w:t>
      </w:r>
    </w:p>
    <w:p w14:paraId="0FAE8D99" w14:textId="77777777" w:rsidR="00361667" w:rsidRPr="004820CD" w:rsidRDefault="00361667" w:rsidP="00F57A42">
      <w:pPr>
        <w:spacing w:after="0" w:line="240" w:lineRule="auto"/>
        <w:ind w:left="1530"/>
        <w:rPr>
          <w:rFonts w:ascii="Arial" w:hAnsi="Arial" w:cs="Arial"/>
        </w:rPr>
      </w:pPr>
      <w:r w:rsidRPr="004820CD">
        <w:rPr>
          <w:rFonts w:ascii="Arial" w:hAnsi="Arial" w:cs="Arial"/>
        </w:rPr>
        <w:lastRenderedPageBreak/>
        <w:t xml:space="preserve">Describes how discrepancies are reported and resolved </w:t>
      </w:r>
    </w:p>
    <w:p w14:paraId="0FAE8D9A" w14:textId="77777777" w:rsidR="00361667" w:rsidRPr="004820CD" w:rsidRDefault="00361667" w:rsidP="00F57A42">
      <w:pPr>
        <w:spacing w:after="0" w:line="240" w:lineRule="auto"/>
        <w:ind w:left="1530"/>
        <w:rPr>
          <w:rFonts w:ascii="Arial" w:hAnsi="Arial" w:cs="Arial"/>
        </w:rPr>
      </w:pPr>
    </w:p>
    <w:p w14:paraId="0FAE8D9B" w14:textId="77777777" w:rsidR="00361667" w:rsidRPr="00BC00B3" w:rsidRDefault="00361667" w:rsidP="00F57A42">
      <w:r w:rsidRPr="004820CD">
        <w:t xml:space="preserve"> Customer Complaint Form</w:t>
      </w:r>
    </w:p>
    <w:p w14:paraId="0FAE8D9C" w14:textId="77777777" w:rsidR="00361667" w:rsidRPr="004820CD" w:rsidRDefault="00361667" w:rsidP="00F57A42">
      <w:r w:rsidRPr="004820CD">
        <w:t xml:space="preserve">Performance Assessment Report (PAR) </w:t>
      </w:r>
    </w:p>
    <w:p w14:paraId="0FAE8D9D" w14:textId="77777777" w:rsidR="00361667" w:rsidRPr="00977942" w:rsidRDefault="00361667" w:rsidP="00F57A42">
      <w:pPr>
        <w:spacing w:after="0" w:line="240" w:lineRule="auto"/>
        <w:rPr>
          <w:rFonts w:ascii="Arial" w:hAnsi="Arial" w:cs="Arial"/>
        </w:rPr>
      </w:pPr>
    </w:p>
    <w:tbl>
      <w:tblPr>
        <w:tblStyle w:val="TableGrid"/>
        <w:tblpPr w:leftFromText="180" w:rightFromText="180" w:horzAnchor="margin" w:tblpXSpec="center" w:tblpY="-1230"/>
        <w:tblW w:w="12087" w:type="dxa"/>
        <w:tblLook w:val="04A0" w:firstRow="1" w:lastRow="0" w:firstColumn="1" w:lastColumn="0" w:noHBand="0" w:noVBand="1"/>
      </w:tblPr>
      <w:tblGrid>
        <w:gridCol w:w="1851"/>
        <w:gridCol w:w="1684"/>
        <w:gridCol w:w="1570"/>
        <w:gridCol w:w="2057"/>
        <w:gridCol w:w="1366"/>
        <w:gridCol w:w="2007"/>
        <w:gridCol w:w="1552"/>
      </w:tblGrid>
      <w:tr w:rsidR="00085497" w14:paraId="0FAE8D9F" w14:textId="77777777" w:rsidTr="00D518B2">
        <w:trPr>
          <w:trHeight w:val="794"/>
          <w:tblHeader/>
        </w:trPr>
        <w:tc>
          <w:tcPr>
            <w:tcW w:w="12087" w:type="dxa"/>
            <w:gridSpan w:val="7"/>
            <w:tcBorders>
              <w:top w:val="nil"/>
              <w:left w:val="nil"/>
              <w:bottom w:val="nil"/>
              <w:right w:val="nil"/>
            </w:tcBorders>
            <w:shd w:val="clear" w:color="auto" w:fill="1F497D" w:themeFill="text2"/>
            <w:vAlign w:val="center"/>
          </w:tcPr>
          <w:p w14:paraId="0FAE8D9E" w14:textId="77777777" w:rsidR="00361667" w:rsidRPr="005C7D30" w:rsidRDefault="00361667" w:rsidP="00D518B2">
            <w:pPr>
              <w:jc w:val="center"/>
              <w:rPr>
                <w:rFonts w:ascii="Arial" w:hAnsi="Arial" w:cs="Arial"/>
                <w:color w:val="FFFFFF" w:themeColor="background1"/>
              </w:rPr>
            </w:pPr>
            <w:r w:rsidRPr="005C7D30">
              <w:rPr>
                <w:rFonts w:ascii="Arial" w:hAnsi="Arial" w:cs="Arial"/>
                <w:color w:val="FFFFFF" w:themeColor="background1"/>
              </w:rPr>
              <w:t>Surveillance Matrix</w:t>
            </w:r>
          </w:p>
        </w:tc>
      </w:tr>
      <w:tr w:rsidR="00085497" w14:paraId="0FAE8DA7" w14:textId="77777777" w:rsidTr="00D518B2">
        <w:trPr>
          <w:trHeight w:val="774"/>
          <w:tblHeader/>
        </w:trPr>
        <w:tc>
          <w:tcPr>
            <w:tcW w:w="1851" w:type="dxa"/>
            <w:tcBorders>
              <w:top w:val="nil"/>
            </w:tcBorders>
            <w:shd w:val="clear" w:color="auto" w:fill="1F497D" w:themeFill="text2"/>
            <w:vAlign w:val="center"/>
          </w:tcPr>
          <w:p w14:paraId="0FAE8DA0" w14:textId="77777777" w:rsidR="00361667" w:rsidRPr="005C7D30" w:rsidRDefault="00361667" w:rsidP="00D518B2">
            <w:pPr>
              <w:jc w:val="center"/>
              <w:rPr>
                <w:rFonts w:ascii="Arial" w:hAnsi="Arial" w:cs="Arial"/>
                <w:color w:val="FFFFFF" w:themeColor="background1"/>
              </w:rPr>
            </w:pPr>
            <w:r w:rsidRPr="005C7D30">
              <w:rPr>
                <w:rFonts w:ascii="Arial" w:hAnsi="Arial" w:cs="Arial"/>
                <w:color w:val="FFFFFF" w:themeColor="background1"/>
              </w:rPr>
              <w:t>Performance Measure</w:t>
            </w:r>
          </w:p>
        </w:tc>
        <w:tc>
          <w:tcPr>
            <w:tcW w:w="1684" w:type="dxa"/>
            <w:tcBorders>
              <w:top w:val="nil"/>
            </w:tcBorders>
            <w:shd w:val="clear" w:color="auto" w:fill="1F497D" w:themeFill="text2"/>
            <w:vAlign w:val="center"/>
          </w:tcPr>
          <w:p w14:paraId="0FAE8DA1" w14:textId="77777777" w:rsidR="00361667" w:rsidRPr="005C7D30" w:rsidRDefault="00361667" w:rsidP="00D518B2">
            <w:pPr>
              <w:jc w:val="center"/>
              <w:rPr>
                <w:rFonts w:ascii="Arial" w:hAnsi="Arial" w:cs="Arial"/>
                <w:color w:val="FFFFFF" w:themeColor="background1"/>
              </w:rPr>
            </w:pPr>
            <w:r w:rsidRPr="005C7D30">
              <w:rPr>
                <w:rFonts w:ascii="Arial" w:hAnsi="Arial" w:cs="Arial"/>
                <w:color w:val="FFFFFF" w:themeColor="background1"/>
              </w:rPr>
              <w:t>Reference</w:t>
            </w:r>
          </w:p>
        </w:tc>
        <w:tc>
          <w:tcPr>
            <w:tcW w:w="1570" w:type="dxa"/>
            <w:tcBorders>
              <w:top w:val="nil"/>
            </w:tcBorders>
            <w:shd w:val="clear" w:color="auto" w:fill="1F497D" w:themeFill="text2"/>
            <w:vAlign w:val="center"/>
          </w:tcPr>
          <w:p w14:paraId="0FAE8DA2" w14:textId="77777777" w:rsidR="00361667" w:rsidRPr="005C7D30" w:rsidRDefault="00361667" w:rsidP="00D518B2">
            <w:pPr>
              <w:jc w:val="center"/>
              <w:rPr>
                <w:rFonts w:ascii="Arial" w:hAnsi="Arial" w:cs="Arial"/>
                <w:color w:val="FFFFFF" w:themeColor="background1"/>
              </w:rPr>
            </w:pPr>
            <w:r w:rsidRPr="005C7D30">
              <w:rPr>
                <w:rFonts w:ascii="Arial" w:hAnsi="Arial" w:cs="Arial"/>
                <w:color w:val="FFFFFF" w:themeColor="background1"/>
              </w:rPr>
              <w:t>Performance Requirement</w:t>
            </w:r>
          </w:p>
        </w:tc>
        <w:tc>
          <w:tcPr>
            <w:tcW w:w="2057" w:type="dxa"/>
            <w:tcBorders>
              <w:top w:val="nil"/>
            </w:tcBorders>
            <w:shd w:val="clear" w:color="auto" w:fill="1F497D" w:themeFill="text2"/>
            <w:vAlign w:val="center"/>
          </w:tcPr>
          <w:p w14:paraId="0FAE8DA3" w14:textId="77777777" w:rsidR="00361667" w:rsidRPr="005C7D30" w:rsidRDefault="00361667" w:rsidP="00D518B2">
            <w:pPr>
              <w:jc w:val="center"/>
              <w:rPr>
                <w:rFonts w:ascii="Arial" w:hAnsi="Arial" w:cs="Arial"/>
                <w:color w:val="FFFFFF" w:themeColor="background1"/>
              </w:rPr>
            </w:pPr>
            <w:r w:rsidRPr="005C7D30">
              <w:rPr>
                <w:rFonts w:ascii="Arial" w:hAnsi="Arial" w:cs="Arial"/>
                <w:color w:val="FFFFFF" w:themeColor="background1"/>
              </w:rPr>
              <w:t>Standard</w:t>
            </w:r>
          </w:p>
        </w:tc>
        <w:tc>
          <w:tcPr>
            <w:tcW w:w="1366" w:type="dxa"/>
            <w:tcBorders>
              <w:top w:val="nil"/>
            </w:tcBorders>
            <w:shd w:val="clear" w:color="auto" w:fill="1F497D" w:themeFill="text2"/>
            <w:vAlign w:val="center"/>
          </w:tcPr>
          <w:p w14:paraId="0FAE8DA4" w14:textId="77777777" w:rsidR="00361667" w:rsidRPr="005C7D30" w:rsidRDefault="00361667" w:rsidP="00D518B2">
            <w:pPr>
              <w:jc w:val="center"/>
              <w:rPr>
                <w:rFonts w:ascii="Arial" w:hAnsi="Arial" w:cs="Arial"/>
                <w:color w:val="FFFFFF" w:themeColor="background1"/>
              </w:rPr>
            </w:pPr>
            <w:r w:rsidRPr="005C7D30">
              <w:rPr>
                <w:rFonts w:ascii="Arial" w:hAnsi="Arial" w:cs="Arial"/>
                <w:color w:val="FFFFFF" w:themeColor="background1"/>
              </w:rPr>
              <w:t>Acceptable Quality Level</w:t>
            </w:r>
          </w:p>
        </w:tc>
        <w:tc>
          <w:tcPr>
            <w:tcW w:w="2007" w:type="dxa"/>
            <w:tcBorders>
              <w:top w:val="nil"/>
            </w:tcBorders>
            <w:shd w:val="clear" w:color="auto" w:fill="1F497D" w:themeFill="text2"/>
            <w:vAlign w:val="center"/>
          </w:tcPr>
          <w:p w14:paraId="0FAE8DA5" w14:textId="77777777" w:rsidR="00361667" w:rsidRPr="005C7D30" w:rsidRDefault="00361667" w:rsidP="00D518B2">
            <w:pPr>
              <w:jc w:val="center"/>
              <w:rPr>
                <w:rFonts w:ascii="Arial" w:hAnsi="Arial" w:cs="Arial"/>
                <w:color w:val="FFFFFF" w:themeColor="background1"/>
              </w:rPr>
            </w:pPr>
            <w:r w:rsidRPr="005C7D30">
              <w:rPr>
                <w:rFonts w:ascii="Arial" w:hAnsi="Arial" w:cs="Arial"/>
                <w:color w:val="FFFFFF" w:themeColor="background1"/>
              </w:rPr>
              <w:t>Surveillance Method</w:t>
            </w:r>
          </w:p>
        </w:tc>
        <w:tc>
          <w:tcPr>
            <w:tcW w:w="1549" w:type="dxa"/>
            <w:tcBorders>
              <w:top w:val="nil"/>
            </w:tcBorders>
            <w:shd w:val="clear" w:color="auto" w:fill="1F497D" w:themeFill="text2"/>
            <w:vAlign w:val="center"/>
          </w:tcPr>
          <w:p w14:paraId="0FAE8DA6" w14:textId="77777777" w:rsidR="00361667" w:rsidRPr="005C7D30" w:rsidRDefault="00361667" w:rsidP="00D518B2">
            <w:pPr>
              <w:jc w:val="center"/>
              <w:rPr>
                <w:rFonts w:ascii="Arial" w:hAnsi="Arial" w:cs="Arial"/>
                <w:color w:val="FFFFFF" w:themeColor="background1"/>
              </w:rPr>
            </w:pPr>
            <w:r w:rsidRPr="005C7D30">
              <w:rPr>
                <w:rFonts w:ascii="Arial" w:hAnsi="Arial" w:cs="Arial"/>
                <w:color w:val="FFFFFF" w:themeColor="background1"/>
              </w:rPr>
              <w:t>Incentive</w:t>
            </w:r>
          </w:p>
        </w:tc>
      </w:tr>
      <w:tr w:rsidR="00085497" w14:paraId="0FAE8DB7" w14:textId="77777777" w:rsidTr="00D518B2">
        <w:trPr>
          <w:trHeight w:val="5152"/>
          <w:tblHeader/>
        </w:trPr>
        <w:tc>
          <w:tcPr>
            <w:tcW w:w="1851" w:type="dxa"/>
            <w:vAlign w:val="center"/>
          </w:tcPr>
          <w:p w14:paraId="0FAE8DA8" w14:textId="77777777" w:rsidR="00361667" w:rsidRPr="005C7D30" w:rsidRDefault="00361667" w:rsidP="00D518B2">
            <w:pPr>
              <w:rPr>
                <w:rFonts w:ascii="Arial" w:hAnsi="Arial" w:cs="Arial"/>
                <w:b/>
                <w:bCs/>
                <w:i/>
                <w:iCs/>
              </w:rPr>
            </w:pPr>
            <w:r w:rsidRPr="005C7D30">
              <w:rPr>
                <w:rFonts w:ascii="Arial" w:hAnsi="Arial" w:cs="Arial"/>
                <w:b/>
                <w:bCs/>
                <w:i/>
                <w:iCs/>
              </w:rPr>
              <w:lastRenderedPageBreak/>
              <w:t>Licensing, Accreditation &amp; Certification</w:t>
            </w:r>
          </w:p>
        </w:tc>
        <w:tc>
          <w:tcPr>
            <w:tcW w:w="1684" w:type="dxa"/>
            <w:vAlign w:val="center"/>
          </w:tcPr>
          <w:p w14:paraId="0FAE8DA9" w14:textId="77777777" w:rsidR="00361667" w:rsidRPr="005C7D30" w:rsidRDefault="00361667" w:rsidP="00D518B2">
            <w:pPr>
              <w:rPr>
                <w:rFonts w:ascii="Arial" w:hAnsi="Arial" w:cs="Arial"/>
              </w:rPr>
            </w:pPr>
            <w:r w:rsidRPr="005C7D30">
              <w:rPr>
                <w:rFonts w:ascii="Arial" w:hAnsi="Arial" w:cs="Arial"/>
              </w:rPr>
              <w:t>Conformance Standards</w:t>
            </w:r>
          </w:p>
          <w:p w14:paraId="0FAE8DAA" w14:textId="77777777" w:rsidR="00361667" w:rsidRPr="005C7D30" w:rsidRDefault="00361667" w:rsidP="00D518B2">
            <w:pPr>
              <w:rPr>
                <w:rFonts w:ascii="Arial" w:hAnsi="Arial" w:cs="Arial"/>
              </w:rPr>
            </w:pPr>
          </w:p>
          <w:p w14:paraId="0FAE8DAB" w14:textId="77777777" w:rsidR="00361667" w:rsidRPr="005C7D30" w:rsidRDefault="00361667" w:rsidP="00D518B2">
            <w:pPr>
              <w:rPr>
                <w:rFonts w:ascii="Arial" w:hAnsi="Arial" w:cs="Arial"/>
              </w:rPr>
            </w:pPr>
            <w:r w:rsidRPr="005C7D30">
              <w:rPr>
                <w:rFonts w:ascii="Arial" w:hAnsi="Arial" w:cs="Arial"/>
              </w:rPr>
              <w:t>General Qualifications</w:t>
            </w:r>
          </w:p>
        </w:tc>
        <w:tc>
          <w:tcPr>
            <w:tcW w:w="1570" w:type="dxa"/>
            <w:vAlign w:val="center"/>
          </w:tcPr>
          <w:p w14:paraId="0FAE8DAC" w14:textId="77777777" w:rsidR="00361667" w:rsidRPr="005C7D30" w:rsidRDefault="00361667" w:rsidP="00D518B2">
            <w:pPr>
              <w:rPr>
                <w:rFonts w:ascii="Arial" w:hAnsi="Arial" w:cs="Arial"/>
              </w:rPr>
            </w:pPr>
            <w:r w:rsidRPr="005C7D30">
              <w:rPr>
                <w:rFonts w:ascii="Arial" w:hAnsi="Arial" w:cs="Arial"/>
              </w:rPr>
              <w:t xml:space="preserve">The contractor must provide CLIA Certification, CAP Accreditation or equivalent, along with applicable OSHA, Federal Laws, and State Laws. </w:t>
            </w:r>
          </w:p>
        </w:tc>
        <w:tc>
          <w:tcPr>
            <w:tcW w:w="2057" w:type="dxa"/>
            <w:vAlign w:val="center"/>
          </w:tcPr>
          <w:p w14:paraId="0FAE8DAD" w14:textId="77777777" w:rsidR="00361667" w:rsidRPr="005C7D30" w:rsidRDefault="00361667" w:rsidP="00D518B2">
            <w:pPr>
              <w:rPr>
                <w:rFonts w:ascii="Arial" w:hAnsi="Arial" w:cs="Arial"/>
              </w:rPr>
            </w:pPr>
            <w:r w:rsidRPr="005C7D30">
              <w:rPr>
                <w:rFonts w:ascii="Arial" w:hAnsi="Arial" w:cs="Arial"/>
              </w:rPr>
              <w:t>Proper certification</w:t>
            </w:r>
          </w:p>
        </w:tc>
        <w:tc>
          <w:tcPr>
            <w:tcW w:w="1366" w:type="dxa"/>
            <w:vAlign w:val="center"/>
          </w:tcPr>
          <w:p w14:paraId="0FAE8DAE" w14:textId="77777777" w:rsidR="00361667" w:rsidRPr="005C7D30" w:rsidRDefault="00361667" w:rsidP="00D518B2">
            <w:pPr>
              <w:rPr>
                <w:rFonts w:ascii="Arial" w:hAnsi="Arial" w:cs="Arial"/>
              </w:rPr>
            </w:pPr>
            <w:r w:rsidRPr="005C7D30">
              <w:rPr>
                <w:rFonts w:ascii="Arial" w:hAnsi="Arial" w:cs="Arial"/>
              </w:rPr>
              <w:t>100% meets standard, no deviations accepted</w:t>
            </w:r>
          </w:p>
        </w:tc>
        <w:tc>
          <w:tcPr>
            <w:tcW w:w="2007" w:type="dxa"/>
            <w:vAlign w:val="center"/>
          </w:tcPr>
          <w:p w14:paraId="0FAE8DAF" w14:textId="77777777" w:rsidR="00361667" w:rsidRPr="005C7D30" w:rsidRDefault="00361667" w:rsidP="00D518B2">
            <w:pPr>
              <w:rPr>
                <w:rFonts w:ascii="Arial" w:hAnsi="Arial" w:cs="Arial"/>
              </w:rPr>
            </w:pPr>
            <w:r w:rsidRPr="00896B8E">
              <w:t>Periodic Sampling</w:t>
            </w:r>
            <w:r w:rsidRPr="005C7D30">
              <w:rPr>
                <w:rFonts w:ascii="Arial" w:hAnsi="Arial" w:cs="Arial"/>
              </w:rPr>
              <w:t xml:space="preserve"> </w:t>
            </w:r>
            <w:r>
              <w:rPr>
                <w:rFonts w:ascii="Arial" w:hAnsi="Arial" w:cs="Arial"/>
              </w:rPr>
              <w:t xml:space="preserve">- </w:t>
            </w:r>
            <w:r w:rsidRPr="005C7D30">
              <w:rPr>
                <w:rFonts w:ascii="Arial" w:hAnsi="Arial" w:cs="Arial"/>
              </w:rPr>
              <w:t>Presented by the Contractor with Qualifications and as updated/renewed</w:t>
            </w:r>
          </w:p>
        </w:tc>
        <w:tc>
          <w:tcPr>
            <w:tcW w:w="1549" w:type="dxa"/>
            <w:vAlign w:val="center"/>
          </w:tcPr>
          <w:p w14:paraId="0FAE8DB0" w14:textId="77777777" w:rsidR="00361667" w:rsidRPr="005C7D30" w:rsidRDefault="00361667" w:rsidP="00D518B2">
            <w:pPr>
              <w:rPr>
                <w:rFonts w:ascii="Arial" w:hAnsi="Arial" w:cs="Arial"/>
                <w:u w:val="single"/>
              </w:rPr>
            </w:pPr>
            <w:r w:rsidRPr="005C7D30">
              <w:rPr>
                <w:rFonts w:ascii="Arial" w:hAnsi="Arial" w:cs="Arial"/>
                <w:u w:val="single"/>
              </w:rPr>
              <w:t>Incentive:</w:t>
            </w:r>
          </w:p>
          <w:p w14:paraId="0FAE8DB1" w14:textId="77777777" w:rsidR="00361667" w:rsidRPr="005C7D30" w:rsidRDefault="00361667" w:rsidP="00D518B2">
            <w:pPr>
              <w:rPr>
                <w:rFonts w:ascii="Arial" w:hAnsi="Arial" w:cs="Arial"/>
              </w:rPr>
            </w:pPr>
            <w:r w:rsidRPr="005C7D30">
              <w:rPr>
                <w:rFonts w:ascii="Arial" w:hAnsi="Arial" w:cs="Arial"/>
              </w:rPr>
              <w:t>Favorable Contractor performance evaluation</w:t>
            </w:r>
          </w:p>
          <w:p w14:paraId="0FAE8DB2" w14:textId="77777777" w:rsidR="00361667" w:rsidRPr="005C7D30" w:rsidRDefault="00361667" w:rsidP="00D518B2">
            <w:pPr>
              <w:rPr>
                <w:rFonts w:ascii="Arial" w:hAnsi="Arial" w:cs="Arial"/>
              </w:rPr>
            </w:pPr>
          </w:p>
          <w:p w14:paraId="0FAE8DB3" w14:textId="77777777" w:rsidR="00361667" w:rsidRPr="005C7D30" w:rsidRDefault="00361667" w:rsidP="00D518B2">
            <w:pPr>
              <w:rPr>
                <w:rFonts w:ascii="Arial" w:hAnsi="Arial" w:cs="Arial"/>
                <w:u w:val="single"/>
              </w:rPr>
            </w:pPr>
            <w:r w:rsidRPr="005C7D30">
              <w:rPr>
                <w:rFonts w:ascii="Arial" w:hAnsi="Arial" w:cs="Arial"/>
                <w:u w:val="single"/>
              </w:rPr>
              <w:t>Disincentive:</w:t>
            </w:r>
          </w:p>
          <w:p w14:paraId="0FAE8DB4"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Unfavorable Contractor</w:t>
            </w:r>
          </w:p>
          <w:p w14:paraId="0FAE8DB5"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 xml:space="preserve">Performance evaluation or </w:t>
            </w:r>
          </w:p>
          <w:p w14:paraId="0FAE8DB6"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Termination of the contract.</w:t>
            </w:r>
          </w:p>
        </w:tc>
      </w:tr>
      <w:tr w:rsidR="00085497" w14:paraId="0FAE8DC9" w14:textId="77777777" w:rsidTr="00D518B2">
        <w:trPr>
          <w:trHeight w:val="5162"/>
          <w:tblHeader/>
        </w:trPr>
        <w:tc>
          <w:tcPr>
            <w:tcW w:w="1851" w:type="dxa"/>
            <w:vAlign w:val="center"/>
          </w:tcPr>
          <w:p w14:paraId="0FAE8DB8" w14:textId="77777777" w:rsidR="00361667" w:rsidRPr="005C7D30" w:rsidRDefault="00361667" w:rsidP="00D518B2">
            <w:pPr>
              <w:rPr>
                <w:rFonts w:ascii="Arial" w:hAnsi="Arial" w:cs="Arial"/>
                <w:b/>
                <w:bCs/>
                <w:i/>
                <w:iCs/>
              </w:rPr>
            </w:pPr>
            <w:r w:rsidRPr="005C7D30">
              <w:rPr>
                <w:rFonts w:ascii="Arial" w:hAnsi="Arial" w:cs="Arial"/>
                <w:b/>
                <w:bCs/>
                <w:i/>
                <w:iCs/>
              </w:rPr>
              <w:t>Technical Quality</w:t>
            </w:r>
          </w:p>
        </w:tc>
        <w:tc>
          <w:tcPr>
            <w:tcW w:w="1684" w:type="dxa"/>
            <w:vAlign w:val="center"/>
          </w:tcPr>
          <w:p w14:paraId="0FAE8DB9" w14:textId="77777777" w:rsidR="00361667" w:rsidRPr="005C7D30" w:rsidRDefault="00361667" w:rsidP="00D518B2">
            <w:pPr>
              <w:rPr>
                <w:rFonts w:ascii="Arial" w:hAnsi="Arial" w:cs="Arial"/>
              </w:rPr>
            </w:pPr>
            <w:r w:rsidRPr="005C7D30">
              <w:rPr>
                <w:rFonts w:ascii="Arial" w:hAnsi="Arial" w:cs="Arial"/>
              </w:rPr>
              <w:t>Duties of Contractor</w:t>
            </w:r>
          </w:p>
          <w:p w14:paraId="0FAE8DBA" w14:textId="77777777" w:rsidR="00361667" w:rsidRPr="005C7D30" w:rsidRDefault="00361667" w:rsidP="00D518B2">
            <w:pPr>
              <w:rPr>
                <w:rFonts w:ascii="Arial" w:hAnsi="Arial" w:cs="Arial"/>
              </w:rPr>
            </w:pPr>
          </w:p>
          <w:p w14:paraId="0FAE8DBB" w14:textId="77777777" w:rsidR="00361667" w:rsidRPr="005C7D30" w:rsidRDefault="00361667" w:rsidP="00D518B2">
            <w:pPr>
              <w:rPr>
                <w:rFonts w:ascii="Arial" w:hAnsi="Arial" w:cs="Arial"/>
              </w:rPr>
            </w:pPr>
            <w:r w:rsidRPr="005C7D30">
              <w:rPr>
                <w:rFonts w:ascii="Arial" w:hAnsi="Arial" w:cs="Arial"/>
              </w:rPr>
              <w:t>VA Connectivity Requirements</w:t>
            </w:r>
          </w:p>
          <w:p w14:paraId="0FAE8DBC" w14:textId="77777777" w:rsidR="00361667" w:rsidRPr="005C7D30" w:rsidRDefault="00361667" w:rsidP="00D518B2">
            <w:pPr>
              <w:rPr>
                <w:rFonts w:ascii="Arial" w:hAnsi="Arial" w:cs="Arial"/>
              </w:rPr>
            </w:pPr>
          </w:p>
          <w:p w14:paraId="0FAE8DBD" w14:textId="77777777" w:rsidR="00361667" w:rsidRPr="005C7D30" w:rsidRDefault="00361667" w:rsidP="00D518B2">
            <w:pPr>
              <w:rPr>
                <w:rFonts w:ascii="Arial" w:hAnsi="Arial" w:cs="Arial"/>
              </w:rPr>
            </w:pPr>
            <w:r w:rsidRPr="005C7D30">
              <w:rPr>
                <w:rFonts w:ascii="Arial" w:hAnsi="Arial" w:cs="Arial"/>
              </w:rPr>
              <w:t>General Qualifications</w:t>
            </w:r>
          </w:p>
        </w:tc>
        <w:tc>
          <w:tcPr>
            <w:tcW w:w="1570" w:type="dxa"/>
            <w:vAlign w:val="center"/>
          </w:tcPr>
          <w:p w14:paraId="0FAE8DBE" w14:textId="77777777" w:rsidR="00361667" w:rsidRPr="005C7D30" w:rsidRDefault="00361667" w:rsidP="00D518B2">
            <w:pPr>
              <w:rPr>
                <w:rFonts w:ascii="Arial" w:hAnsi="Arial" w:cs="Arial"/>
              </w:rPr>
            </w:pPr>
            <w:r w:rsidRPr="005C7D30">
              <w:rPr>
                <w:rFonts w:ascii="Arial" w:hAnsi="Arial" w:cs="Arial"/>
              </w:rPr>
              <w:t>Produce high-quality, consistent test results considered by VA to be acceptable for clinical utilization</w:t>
            </w:r>
          </w:p>
        </w:tc>
        <w:tc>
          <w:tcPr>
            <w:tcW w:w="2057" w:type="dxa"/>
            <w:vAlign w:val="center"/>
          </w:tcPr>
          <w:p w14:paraId="0FAE8DBF" w14:textId="77777777" w:rsidR="00361667" w:rsidRPr="005C7D30" w:rsidRDefault="00361667" w:rsidP="00D518B2">
            <w:pPr>
              <w:rPr>
                <w:rFonts w:ascii="Arial" w:hAnsi="Arial" w:cs="Arial"/>
              </w:rPr>
            </w:pPr>
            <w:r w:rsidRPr="005C7D30">
              <w:rPr>
                <w:rFonts w:ascii="Arial" w:hAnsi="Arial" w:cs="Arial"/>
              </w:rPr>
              <w:t>Meets quality requirements</w:t>
            </w:r>
          </w:p>
        </w:tc>
        <w:tc>
          <w:tcPr>
            <w:tcW w:w="1366" w:type="dxa"/>
            <w:vAlign w:val="center"/>
          </w:tcPr>
          <w:p w14:paraId="0FAE8DC0" w14:textId="77777777" w:rsidR="00361667" w:rsidRPr="005C7D30" w:rsidRDefault="00361667" w:rsidP="00D518B2">
            <w:pPr>
              <w:rPr>
                <w:rFonts w:ascii="Arial" w:hAnsi="Arial" w:cs="Arial"/>
              </w:rPr>
            </w:pPr>
            <w:r w:rsidRPr="005C7D30">
              <w:rPr>
                <w:rFonts w:ascii="Arial" w:hAnsi="Arial" w:cs="Arial"/>
              </w:rPr>
              <w:t>95% meets standards</w:t>
            </w:r>
          </w:p>
        </w:tc>
        <w:tc>
          <w:tcPr>
            <w:tcW w:w="2007" w:type="dxa"/>
            <w:vAlign w:val="center"/>
          </w:tcPr>
          <w:p w14:paraId="0FAE8DC1" w14:textId="77777777" w:rsidR="00361667" w:rsidRPr="005C7D30" w:rsidRDefault="00361667" w:rsidP="00D518B2">
            <w:pPr>
              <w:rPr>
                <w:rFonts w:ascii="Arial" w:hAnsi="Arial" w:cs="Arial"/>
              </w:rPr>
            </w:pPr>
            <w:r w:rsidRPr="00896B8E">
              <w:t>Quarterly Review</w:t>
            </w:r>
            <w:r w:rsidRPr="005C7D30">
              <w:rPr>
                <w:rFonts w:ascii="Arial" w:hAnsi="Arial" w:cs="Arial"/>
              </w:rPr>
              <w:t xml:space="preserve"> </w:t>
            </w:r>
            <w:r>
              <w:rPr>
                <w:rFonts w:ascii="Arial" w:hAnsi="Arial" w:cs="Arial"/>
              </w:rPr>
              <w:t xml:space="preserve">- </w:t>
            </w:r>
            <w:r w:rsidRPr="005C7D30">
              <w:rPr>
                <w:rFonts w:ascii="Arial" w:hAnsi="Arial" w:cs="Arial"/>
              </w:rPr>
              <w:t>Contractor to provide necessary documentation when there are investigations regarding assay performance.</w:t>
            </w:r>
          </w:p>
        </w:tc>
        <w:tc>
          <w:tcPr>
            <w:tcW w:w="1549" w:type="dxa"/>
            <w:vAlign w:val="center"/>
          </w:tcPr>
          <w:p w14:paraId="0FAE8DC2" w14:textId="77777777" w:rsidR="00361667" w:rsidRPr="005C7D30" w:rsidRDefault="00361667" w:rsidP="00D518B2">
            <w:pPr>
              <w:rPr>
                <w:rFonts w:ascii="Arial" w:hAnsi="Arial" w:cs="Arial"/>
                <w:u w:val="single"/>
              </w:rPr>
            </w:pPr>
            <w:r w:rsidRPr="005C7D30">
              <w:rPr>
                <w:rFonts w:ascii="Arial" w:hAnsi="Arial" w:cs="Arial"/>
                <w:u w:val="single"/>
              </w:rPr>
              <w:t>Incentive:</w:t>
            </w:r>
          </w:p>
          <w:p w14:paraId="0FAE8DC3" w14:textId="77777777" w:rsidR="00361667" w:rsidRPr="005C7D30" w:rsidRDefault="00361667" w:rsidP="00D518B2">
            <w:pPr>
              <w:rPr>
                <w:rFonts w:ascii="Arial" w:hAnsi="Arial" w:cs="Arial"/>
              </w:rPr>
            </w:pPr>
            <w:r w:rsidRPr="005C7D30">
              <w:rPr>
                <w:rFonts w:ascii="Arial" w:hAnsi="Arial" w:cs="Arial"/>
              </w:rPr>
              <w:t>Favorable Contractor performance evaluation</w:t>
            </w:r>
          </w:p>
          <w:p w14:paraId="0FAE8DC4" w14:textId="77777777" w:rsidR="00361667" w:rsidRPr="005C7D30" w:rsidRDefault="00361667" w:rsidP="00D518B2">
            <w:pPr>
              <w:rPr>
                <w:rFonts w:ascii="Arial" w:hAnsi="Arial" w:cs="Arial"/>
              </w:rPr>
            </w:pPr>
          </w:p>
          <w:p w14:paraId="0FAE8DC5" w14:textId="77777777" w:rsidR="00361667" w:rsidRPr="005C7D30" w:rsidRDefault="00361667" w:rsidP="00D518B2">
            <w:pPr>
              <w:rPr>
                <w:rFonts w:ascii="Arial" w:hAnsi="Arial" w:cs="Arial"/>
                <w:u w:val="single"/>
              </w:rPr>
            </w:pPr>
            <w:r w:rsidRPr="005C7D30">
              <w:rPr>
                <w:rFonts w:ascii="Arial" w:hAnsi="Arial" w:cs="Arial"/>
                <w:u w:val="single"/>
              </w:rPr>
              <w:t>Disincentive:</w:t>
            </w:r>
          </w:p>
          <w:p w14:paraId="0FAE8DC6"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Unfavorable Contractor</w:t>
            </w:r>
          </w:p>
          <w:p w14:paraId="0FAE8DC7"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 xml:space="preserve">Performance evaluation or </w:t>
            </w:r>
          </w:p>
          <w:p w14:paraId="0FAE8DC8"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Termination of the contract.</w:t>
            </w:r>
          </w:p>
        </w:tc>
      </w:tr>
      <w:tr w:rsidR="00085497" w14:paraId="0FAE8DED" w14:textId="77777777" w:rsidTr="00D518B2">
        <w:trPr>
          <w:trHeight w:val="5640"/>
          <w:tblHeader/>
        </w:trPr>
        <w:tc>
          <w:tcPr>
            <w:tcW w:w="1851" w:type="dxa"/>
            <w:vAlign w:val="center"/>
          </w:tcPr>
          <w:p w14:paraId="0FAE8DCA" w14:textId="77777777" w:rsidR="00361667" w:rsidRPr="005C7D30" w:rsidRDefault="00361667" w:rsidP="00D518B2">
            <w:pPr>
              <w:rPr>
                <w:rFonts w:ascii="Arial" w:hAnsi="Arial" w:cs="Arial"/>
                <w:b/>
                <w:bCs/>
                <w:i/>
                <w:iCs/>
              </w:rPr>
            </w:pPr>
            <w:r w:rsidRPr="005C7D30">
              <w:rPr>
                <w:rFonts w:ascii="Arial" w:hAnsi="Arial" w:cs="Arial"/>
                <w:b/>
                <w:bCs/>
                <w:i/>
                <w:iCs/>
              </w:rPr>
              <w:lastRenderedPageBreak/>
              <w:t>Timeliness</w:t>
            </w:r>
          </w:p>
        </w:tc>
        <w:tc>
          <w:tcPr>
            <w:tcW w:w="1684" w:type="dxa"/>
            <w:vAlign w:val="center"/>
          </w:tcPr>
          <w:p w14:paraId="0FAE8DCB" w14:textId="77777777" w:rsidR="00361667" w:rsidRPr="005C7D30" w:rsidRDefault="00361667" w:rsidP="00D518B2">
            <w:pPr>
              <w:rPr>
                <w:rFonts w:ascii="Arial" w:hAnsi="Arial" w:cs="Arial"/>
              </w:rPr>
            </w:pPr>
            <w:r w:rsidRPr="005C7D30">
              <w:rPr>
                <w:rFonts w:ascii="Arial" w:hAnsi="Arial" w:cs="Arial"/>
              </w:rPr>
              <w:t>Duties of Contractor</w:t>
            </w:r>
          </w:p>
          <w:p w14:paraId="0FAE8DCC" w14:textId="77777777" w:rsidR="00361667" w:rsidRPr="005C7D30" w:rsidRDefault="00361667" w:rsidP="00D518B2">
            <w:pPr>
              <w:rPr>
                <w:rFonts w:ascii="Arial" w:hAnsi="Arial" w:cs="Arial"/>
              </w:rPr>
            </w:pPr>
          </w:p>
          <w:p w14:paraId="0FAE8DCD" w14:textId="77777777" w:rsidR="00361667" w:rsidRPr="005C7D30" w:rsidRDefault="00361667" w:rsidP="00D518B2">
            <w:pPr>
              <w:rPr>
                <w:rFonts w:ascii="Arial" w:hAnsi="Arial" w:cs="Arial"/>
              </w:rPr>
            </w:pPr>
            <w:r w:rsidRPr="005C7D30">
              <w:rPr>
                <w:rFonts w:ascii="Arial" w:hAnsi="Arial" w:cs="Arial"/>
              </w:rPr>
              <w:t>Courier Hours of Pick Up</w:t>
            </w:r>
          </w:p>
        </w:tc>
        <w:tc>
          <w:tcPr>
            <w:tcW w:w="1570" w:type="dxa"/>
            <w:vAlign w:val="center"/>
          </w:tcPr>
          <w:p w14:paraId="0FAE8DCE"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Process specimens</w:t>
            </w:r>
          </w:p>
          <w:p w14:paraId="0FAE8DCF"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and report test results</w:t>
            </w:r>
          </w:p>
          <w:p w14:paraId="0FAE8DD0"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within Turnaround Times (TATs) stated in contract</w:t>
            </w:r>
          </w:p>
          <w:p w14:paraId="0FAE8DD1" w14:textId="77777777" w:rsidR="00361667" w:rsidRPr="005C7D30" w:rsidRDefault="00361667" w:rsidP="00D518B2">
            <w:pPr>
              <w:autoSpaceDE w:val="0"/>
              <w:autoSpaceDN w:val="0"/>
              <w:adjustRightInd w:val="0"/>
              <w:rPr>
                <w:rFonts w:ascii="Arial" w:hAnsi="Arial" w:cs="Arial"/>
              </w:rPr>
            </w:pPr>
          </w:p>
          <w:p w14:paraId="0FAE8DD2"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Ensure courier promptly adheres to pick up schedule</w:t>
            </w:r>
          </w:p>
        </w:tc>
        <w:tc>
          <w:tcPr>
            <w:tcW w:w="2057" w:type="dxa"/>
            <w:vAlign w:val="center"/>
          </w:tcPr>
          <w:p w14:paraId="0FAE8DD3"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Timely</w:t>
            </w:r>
          </w:p>
          <w:p w14:paraId="0FAE8DD4"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processing of</w:t>
            </w:r>
          </w:p>
          <w:p w14:paraId="0FAE8DD5"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specimens and</w:t>
            </w:r>
          </w:p>
          <w:p w14:paraId="0FAE8DD6"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reporting of</w:t>
            </w:r>
          </w:p>
          <w:p w14:paraId="0FAE8DD7" w14:textId="77777777" w:rsidR="00361667" w:rsidRPr="005C7D30" w:rsidRDefault="00361667" w:rsidP="00D518B2">
            <w:pPr>
              <w:rPr>
                <w:rFonts w:ascii="Arial" w:hAnsi="Arial" w:cs="Arial"/>
              </w:rPr>
            </w:pPr>
            <w:r w:rsidRPr="005C7D30">
              <w:rPr>
                <w:rFonts w:ascii="Arial" w:hAnsi="Arial" w:cs="Arial"/>
              </w:rPr>
              <w:t>results</w:t>
            </w:r>
          </w:p>
          <w:p w14:paraId="0FAE8DD8" w14:textId="77777777" w:rsidR="00361667" w:rsidRPr="005C7D30" w:rsidRDefault="00361667" w:rsidP="00D518B2">
            <w:pPr>
              <w:rPr>
                <w:rFonts w:ascii="Arial" w:hAnsi="Arial" w:cs="Arial"/>
              </w:rPr>
            </w:pPr>
          </w:p>
          <w:p w14:paraId="0FAE8DD9" w14:textId="77777777" w:rsidR="00361667" w:rsidRPr="005C7D30" w:rsidRDefault="00361667" w:rsidP="00D518B2">
            <w:pPr>
              <w:rPr>
                <w:rFonts w:ascii="Arial" w:hAnsi="Arial" w:cs="Arial"/>
              </w:rPr>
            </w:pPr>
            <w:r w:rsidRPr="005C7D30">
              <w:rPr>
                <w:rFonts w:ascii="Arial" w:hAnsi="Arial" w:cs="Arial"/>
              </w:rPr>
              <w:t>Timely courier pick ups</w:t>
            </w:r>
          </w:p>
        </w:tc>
        <w:tc>
          <w:tcPr>
            <w:tcW w:w="1366" w:type="dxa"/>
            <w:vAlign w:val="center"/>
          </w:tcPr>
          <w:p w14:paraId="0FAE8DDA" w14:textId="77777777" w:rsidR="00361667" w:rsidRPr="005C7D30" w:rsidRDefault="00361667" w:rsidP="00D518B2">
            <w:pPr>
              <w:rPr>
                <w:rFonts w:ascii="Arial" w:hAnsi="Arial" w:cs="Arial"/>
              </w:rPr>
            </w:pPr>
            <w:r w:rsidRPr="005C7D30">
              <w:rPr>
                <w:rFonts w:ascii="Arial" w:hAnsi="Arial" w:cs="Arial"/>
              </w:rPr>
              <w:t>80% meets TATs</w:t>
            </w:r>
          </w:p>
          <w:p w14:paraId="0FAE8DDB" w14:textId="77777777" w:rsidR="00361667" w:rsidRPr="005C7D30" w:rsidRDefault="00361667" w:rsidP="00D518B2">
            <w:pPr>
              <w:rPr>
                <w:rFonts w:ascii="Arial" w:hAnsi="Arial" w:cs="Arial"/>
              </w:rPr>
            </w:pPr>
          </w:p>
          <w:p w14:paraId="0FAE8DDC" w14:textId="77777777" w:rsidR="00361667" w:rsidRPr="005C7D30" w:rsidRDefault="00361667" w:rsidP="00D518B2">
            <w:pPr>
              <w:rPr>
                <w:rFonts w:ascii="Arial" w:hAnsi="Arial" w:cs="Arial"/>
              </w:rPr>
            </w:pPr>
          </w:p>
          <w:p w14:paraId="0FAE8DDD" w14:textId="77777777" w:rsidR="00361667" w:rsidRPr="005C7D30" w:rsidRDefault="00361667" w:rsidP="00D518B2">
            <w:pPr>
              <w:rPr>
                <w:rFonts w:ascii="Arial" w:hAnsi="Arial" w:cs="Arial"/>
              </w:rPr>
            </w:pPr>
          </w:p>
          <w:p w14:paraId="0FAE8DDE" w14:textId="77777777" w:rsidR="00361667" w:rsidRPr="005C7D30" w:rsidRDefault="00361667" w:rsidP="00D518B2">
            <w:pPr>
              <w:rPr>
                <w:rFonts w:ascii="Arial" w:hAnsi="Arial" w:cs="Arial"/>
              </w:rPr>
            </w:pPr>
          </w:p>
          <w:p w14:paraId="0FAE8DDF" w14:textId="77777777" w:rsidR="00361667" w:rsidRPr="005C7D30" w:rsidRDefault="00361667" w:rsidP="00D518B2">
            <w:pPr>
              <w:rPr>
                <w:rFonts w:ascii="Arial" w:hAnsi="Arial" w:cs="Arial"/>
              </w:rPr>
            </w:pPr>
            <w:r w:rsidRPr="005C7D30">
              <w:rPr>
                <w:rFonts w:ascii="Arial" w:hAnsi="Arial" w:cs="Arial"/>
              </w:rPr>
              <w:t>90% meets schedule</w:t>
            </w:r>
          </w:p>
        </w:tc>
        <w:tc>
          <w:tcPr>
            <w:tcW w:w="2007" w:type="dxa"/>
            <w:vAlign w:val="center"/>
          </w:tcPr>
          <w:p w14:paraId="0FAE8DE0" w14:textId="77777777" w:rsidR="00361667" w:rsidRPr="005C7D30" w:rsidRDefault="00361667" w:rsidP="00D518B2">
            <w:pPr>
              <w:autoSpaceDE w:val="0"/>
              <w:autoSpaceDN w:val="0"/>
              <w:adjustRightInd w:val="0"/>
              <w:rPr>
                <w:rFonts w:ascii="Arial" w:hAnsi="Arial" w:cs="Arial"/>
              </w:rPr>
            </w:pPr>
            <w:r w:rsidRPr="00896B8E">
              <w:t>Periodic Sampling</w:t>
            </w:r>
            <w:r w:rsidRPr="005C7D30">
              <w:rPr>
                <w:rFonts w:ascii="Arial" w:hAnsi="Arial" w:cs="Arial"/>
              </w:rPr>
              <w:t xml:space="preserve"> </w:t>
            </w:r>
            <w:r>
              <w:rPr>
                <w:rFonts w:ascii="Arial" w:hAnsi="Arial" w:cs="Arial"/>
              </w:rPr>
              <w:t xml:space="preserve">- </w:t>
            </w:r>
            <w:r w:rsidRPr="005C7D30">
              <w:rPr>
                <w:rFonts w:ascii="Arial" w:hAnsi="Arial" w:cs="Arial"/>
              </w:rPr>
              <w:t>Vendor will provide</w:t>
            </w:r>
          </w:p>
          <w:p w14:paraId="0FAE8DE1"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a monthly report</w:t>
            </w:r>
          </w:p>
          <w:p w14:paraId="0FAE8DE2"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with the turnaround</w:t>
            </w:r>
          </w:p>
          <w:p w14:paraId="0FAE8DE3"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times for each</w:t>
            </w:r>
          </w:p>
          <w:p w14:paraId="0FAE8DE4" w14:textId="77777777" w:rsidR="00361667" w:rsidRPr="005C7D30" w:rsidRDefault="00361667" w:rsidP="00D518B2">
            <w:pPr>
              <w:rPr>
                <w:rFonts w:ascii="Arial" w:hAnsi="Arial" w:cs="Arial"/>
              </w:rPr>
            </w:pPr>
            <w:r w:rsidRPr="005C7D30">
              <w:rPr>
                <w:rFonts w:ascii="Arial" w:hAnsi="Arial" w:cs="Arial"/>
              </w:rPr>
              <w:t>referred test.</w:t>
            </w:r>
          </w:p>
        </w:tc>
        <w:tc>
          <w:tcPr>
            <w:tcW w:w="1549" w:type="dxa"/>
            <w:vAlign w:val="center"/>
          </w:tcPr>
          <w:p w14:paraId="0FAE8DE5" w14:textId="77777777" w:rsidR="00361667" w:rsidRPr="005C7D30" w:rsidRDefault="00361667" w:rsidP="00D518B2">
            <w:pPr>
              <w:rPr>
                <w:rFonts w:ascii="Arial" w:hAnsi="Arial" w:cs="Arial"/>
                <w:u w:val="single"/>
              </w:rPr>
            </w:pPr>
            <w:r w:rsidRPr="005C7D30">
              <w:rPr>
                <w:rFonts w:ascii="Arial" w:hAnsi="Arial" w:cs="Arial"/>
                <w:u w:val="single"/>
              </w:rPr>
              <w:t>Incentive:</w:t>
            </w:r>
          </w:p>
          <w:p w14:paraId="0FAE8DE6" w14:textId="77777777" w:rsidR="00361667" w:rsidRPr="005C7D30" w:rsidRDefault="00361667" w:rsidP="00D518B2">
            <w:pPr>
              <w:rPr>
                <w:rFonts w:ascii="Arial" w:hAnsi="Arial" w:cs="Arial"/>
              </w:rPr>
            </w:pPr>
            <w:r w:rsidRPr="005C7D30">
              <w:rPr>
                <w:rFonts w:ascii="Arial" w:hAnsi="Arial" w:cs="Arial"/>
              </w:rPr>
              <w:t>Favorable Contractor performance evaluation</w:t>
            </w:r>
          </w:p>
          <w:p w14:paraId="0FAE8DE7" w14:textId="77777777" w:rsidR="00361667" w:rsidRPr="005C7D30" w:rsidRDefault="00361667" w:rsidP="00D518B2">
            <w:pPr>
              <w:rPr>
                <w:rFonts w:ascii="Arial" w:hAnsi="Arial" w:cs="Arial"/>
              </w:rPr>
            </w:pPr>
          </w:p>
          <w:p w14:paraId="0FAE8DE8" w14:textId="77777777" w:rsidR="00361667" w:rsidRPr="005C7D30" w:rsidRDefault="00361667" w:rsidP="00D518B2">
            <w:pPr>
              <w:rPr>
                <w:rFonts w:ascii="Arial" w:hAnsi="Arial" w:cs="Arial"/>
                <w:u w:val="single"/>
              </w:rPr>
            </w:pPr>
            <w:r w:rsidRPr="005C7D30">
              <w:rPr>
                <w:rFonts w:ascii="Arial" w:hAnsi="Arial" w:cs="Arial"/>
                <w:u w:val="single"/>
              </w:rPr>
              <w:t>Disincentive:</w:t>
            </w:r>
          </w:p>
          <w:p w14:paraId="0FAE8DE9"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Unfavorable Contractor</w:t>
            </w:r>
          </w:p>
          <w:p w14:paraId="0FAE8DEA"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 xml:space="preserve">Performance evaluation or </w:t>
            </w:r>
          </w:p>
          <w:p w14:paraId="0FAE8DEB"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Termination of the contract.</w:t>
            </w:r>
          </w:p>
          <w:p w14:paraId="0FAE8DEC" w14:textId="77777777" w:rsidR="00361667" w:rsidRPr="005C7D30" w:rsidRDefault="00361667" w:rsidP="00D518B2">
            <w:pPr>
              <w:rPr>
                <w:rFonts w:ascii="Arial" w:hAnsi="Arial" w:cs="Arial"/>
              </w:rPr>
            </w:pPr>
          </w:p>
        </w:tc>
      </w:tr>
      <w:tr w:rsidR="00085497" w14:paraId="0FAE8DFD" w14:textId="77777777" w:rsidTr="00D518B2">
        <w:trPr>
          <w:trHeight w:val="5650"/>
          <w:tblHeader/>
        </w:trPr>
        <w:tc>
          <w:tcPr>
            <w:tcW w:w="1851" w:type="dxa"/>
            <w:vAlign w:val="center"/>
          </w:tcPr>
          <w:p w14:paraId="0FAE8DEE" w14:textId="77777777" w:rsidR="00361667" w:rsidRPr="005C7D30" w:rsidRDefault="00361667" w:rsidP="00D518B2">
            <w:pPr>
              <w:rPr>
                <w:rFonts w:ascii="Arial" w:hAnsi="Arial" w:cs="Arial"/>
                <w:b/>
                <w:bCs/>
                <w:i/>
                <w:iCs/>
              </w:rPr>
            </w:pPr>
            <w:r w:rsidRPr="005C7D30">
              <w:rPr>
                <w:rFonts w:ascii="Arial" w:hAnsi="Arial" w:cs="Arial"/>
                <w:b/>
                <w:bCs/>
                <w:i/>
                <w:iCs/>
              </w:rPr>
              <w:t>Testing Accuracy</w:t>
            </w:r>
          </w:p>
        </w:tc>
        <w:tc>
          <w:tcPr>
            <w:tcW w:w="1684" w:type="dxa"/>
            <w:vAlign w:val="center"/>
          </w:tcPr>
          <w:p w14:paraId="0FAE8DEF" w14:textId="77777777" w:rsidR="00361667" w:rsidRPr="005C7D30" w:rsidRDefault="00361667" w:rsidP="00D518B2">
            <w:pPr>
              <w:rPr>
                <w:rFonts w:ascii="Arial" w:hAnsi="Arial" w:cs="Arial"/>
              </w:rPr>
            </w:pPr>
            <w:r w:rsidRPr="005C7D30">
              <w:rPr>
                <w:rFonts w:ascii="Arial" w:hAnsi="Arial" w:cs="Arial"/>
              </w:rPr>
              <w:t>Duties of Contractor</w:t>
            </w:r>
          </w:p>
        </w:tc>
        <w:tc>
          <w:tcPr>
            <w:tcW w:w="1570" w:type="dxa"/>
            <w:vAlign w:val="center"/>
          </w:tcPr>
          <w:p w14:paraId="0FAE8DF0"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Contractor shall provide accurate testing</w:t>
            </w:r>
          </w:p>
        </w:tc>
        <w:tc>
          <w:tcPr>
            <w:tcW w:w="2057" w:type="dxa"/>
            <w:vAlign w:val="center"/>
          </w:tcPr>
          <w:p w14:paraId="0FAE8DF1"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Number of modified test results, not due to incorrect requisition information from the referring lab</w:t>
            </w:r>
          </w:p>
        </w:tc>
        <w:tc>
          <w:tcPr>
            <w:tcW w:w="1366" w:type="dxa"/>
            <w:vAlign w:val="center"/>
          </w:tcPr>
          <w:p w14:paraId="0FAE8DF2" w14:textId="77777777" w:rsidR="00361667" w:rsidRPr="005C7D30" w:rsidRDefault="00361667" w:rsidP="00D518B2">
            <w:pPr>
              <w:rPr>
                <w:rFonts w:ascii="Arial" w:hAnsi="Arial" w:cs="Arial"/>
              </w:rPr>
            </w:pPr>
            <w:r w:rsidRPr="005C7D30">
              <w:rPr>
                <w:rFonts w:ascii="Arial" w:hAnsi="Arial" w:cs="Arial"/>
              </w:rPr>
              <w:t>&lt;0.02% of all patient results received</w:t>
            </w:r>
          </w:p>
        </w:tc>
        <w:tc>
          <w:tcPr>
            <w:tcW w:w="2007" w:type="dxa"/>
            <w:vAlign w:val="center"/>
          </w:tcPr>
          <w:p w14:paraId="0FAE8DF3" w14:textId="77777777" w:rsidR="00361667" w:rsidRPr="005C7D30" w:rsidRDefault="00361667" w:rsidP="00D518B2">
            <w:pPr>
              <w:autoSpaceDE w:val="0"/>
              <w:autoSpaceDN w:val="0"/>
              <w:adjustRightInd w:val="0"/>
              <w:rPr>
                <w:rFonts w:ascii="Arial" w:hAnsi="Arial" w:cs="Arial"/>
              </w:rPr>
            </w:pPr>
            <w:r w:rsidRPr="00896B8E">
              <w:t>Monthly review</w:t>
            </w:r>
            <w:r w:rsidRPr="005C7D30">
              <w:rPr>
                <w:rFonts w:ascii="Arial" w:hAnsi="Arial" w:cs="Arial"/>
              </w:rPr>
              <w:t xml:space="preserve"> </w:t>
            </w:r>
            <w:r>
              <w:rPr>
                <w:rFonts w:ascii="Arial" w:hAnsi="Arial" w:cs="Arial"/>
              </w:rPr>
              <w:t xml:space="preserve">- </w:t>
            </w:r>
            <w:r w:rsidRPr="005C7D30">
              <w:rPr>
                <w:rFonts w:ascii="Arial" w:hAnsi="Arial" w:cs="Arial"/>
              </w:rPr>
              <w:t>Vendor will provide</w:t>
            </w:r>
          </w:p>
          <w:p w14:paraId="0FAE8DF4"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a monthly report</w:t>
            </w:r>
          </w:p>
        </w:tc>
        <w:tc>
          <w:tcPr>
            <w:tcW w:w="1549" w:type="dxa"/>
            <w:vAlign w:val="center"/>
          </w:tcPr>
          <w:p w14:paraId="0FAE8DF5" w14:textId="77777777" w:rsidR="00361667" w:rsidRPr="005C7D30" w:rsidRDefault="00361667" w:rsidP="00D518B2">
            <w:pPr>
              <w:rPr>
                <w:rFonts w:ascii="Arial" w:hAnsi="Arial" w:cs="Arial"/>
                <w:u w:val="single"/>
              </w:rPr>
            </w:pPr>
            <w:r w:rsidRPr="005C7D30">
              <w:rPr>
                <w:rFonts w:ascii="Arial" w:hAnsi="Arial" w:cs="Arial"/>
                <w:u w:val="single"/>
              </w:rPr>
              <w:t>Incentive:</w:t>
            </w:r>
          </w:p>
          <w:p w14:paraId="0FAE8DF6" w14:textId="77777777" w:rsidR="00361667" w:rsidRPr="005C7D30" w:rsidRDefault="00361667" w:rsidP="00D518B2">
            <w:pPr>
              <w:rPr>
                <w:rFonts w:ascii="Arial" w:hAnsi="Arial" w:cs="Arial"/>
              </w:rPr>
            </w:pPr>
            <w:r w:rsidRPr="005C7D30">
              <w:rPr>
                <w:rFonts w:ascii="Arial" w:hAnsi="Arial" w:cs="Arial"/>
              </w:rPr>
              <w:t>Favorable Contractor performance evaluation</w:t>
            </w:r>
          </w:p>
          <w:p w14:paraId="0FAE8DF7" w14:textId="77777777" w:rsidR="00361667" w:rsidRPr="005C7D30" w:rsidRDefault="00361667" w:rsidP="00D518B2">
            <w:pPr>
              <w:rPr>
                <w:rFonts w:ascii="Arial" w:hAnsi="Arial" w:cs="Arial"/>
              </w:rPr>
            </w:pPr>
          </w:p>
          <w:p w14:paraId="0FAE8DF8" w14:textId="77777777" w:rsidR="00361667" w:rsidRPr="005C7D30" w:rsidRDefault="00361667" w:rsidP="00D518B2">
            <w:pPr>
              <w:rPr>
                <w:rFonts w:ascii="Arial" w:hAnsi="Arial" w:cs="Arial"/>
                <w:u w:val="single"/>
              </w:rPr>
            </w:pPr>
            <w:r w:rsidRPr="005C7D30">
              <w:rPr>
                <w:rFonts w:ascii="Arial" w:hAnsi="Arial" w:cs="Arial"/>
                <w:u w:val="single"/>
              </w:rPr>
              <w:t>Disincentive:</w:t>
            </w:r>
          </w:p>
          <w:p w14:paraId="0FAE8DF9"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Unfavorable Contractor</w:t>
            </w:r>
          </w:p>
          <w:p w14:paraId="0FAE8DFA"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 xml:space="preserve">Performance evaluation or </w:t>
            </w:r>
          </w:p>
          <w:p w14:paraId="0FAE8DFB"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Termination of the contract.</w:t>
            </w:r>
          </w:p>
          <w:p w14:paraId="0FAE8DFC" w14:textId="77777777" w:rsidR="00361667" w:rsidRPr="005C7D30" w:rsidRDefault="00361667" w:rsidP="00D518B2">
            <w:pPr>
              <w:rPr>
                <w:rFonts w:ascii="Arial" w:hAnsi="Arial" w:cs="Arial"/>
                <w:u w:val="single"/>
              </w:rPr>
            </w:pPr>
          </w:p>
        </w:tc>
      </w:tr>
      <w:tr w:rsidR="00085497" w14:paraId="0FAE8E0E" w14:textId="77777777" w:rsidTr="00D518B2">
        <w:trPr>
          <w:trHeight w:val="5640"/>
          <w:tblHeader/>
        </w:trPr>
        <w:tc>
          <w:tcPr>
            <w:tcW w:w="1851" w:type="dxa"/>
            <w:vAlign w:val="center"/>
          </w:tcPr>
          <w:p w14:paraId="0FAE8DFE" w14:textId="77777777" w:rsidR="00361667" w:rsidRPr="005C7D30" w:rsidRDefault="00361667" w:rsidP="00D518B2">
            <w:pPr>
              <w:rPr>
                <w:rFonts w:ascii="Arial" w:hAnsi="Arial" w:cs="Arial"/>
                <w:b/>
                <w:bCs/>
                <w:i/>
                <w:iCs/>
              </w:rPr>
            </w:pPr>
            <w:r w:rsidRPr="005C7D30">
              <w:rPr>
                <w:rFonts w:ascii="Arial" w:hAnsi="Arial" w:cs="Arial"/>
                <w:b/>
                <w:bCs/>
                <w:i/>
                <w:iCs/>
              </w:rPr>
              <w:lastRenderedPageBreak/>
              <w:t>Transportation and Sample Integrity</w:t>
            </w:r>
          </w:p>
        </w:tc>
        <w:tc>
          <w:tcPr>
            <w:tcW w:w="1684" w:type="dxa"/>
            <w:vAlign w:val="center"/>
          </w:tcPr>
          <w:p w14:paraId="0FAE8DFF" w14:textId="77777777" w:rsidR="00361667" w:rsidRPr="005C7D30" w:rsidRDefault="00361667" w:rsidP="00D518B2">
            <w:pPr>
              <w:rPr>
                <w:rFonts w:ascii="Arial" w:hAnsi="Arial" w:cs="Arial"/>
              </w:rPr>
            </w:pPr>
            <w:r w:rsidRPr="005C7D30">
              <w:rPr>
                <w:rFonts w:ascii="Arial" w:hAnsi="Arial" w:cs="Arial"/>
              </w:rPr>
              <w:t>Duties of Contractor</w:t>
            </w:r>
          </w:p>
          <w:p w14:paraId="0FAE8E00" w14:textId="77777777" w:rsidR="00361667" w:rsidRPr="005C7D30" w:rsidRDefault="00361667" w:rsidP="00D518B2">
            <w:pPr>
              <w:rPr>
                <w:rFonts w:ascii="Arial" w:hAnsi="Arial" w:cs="Arial"/>
              </w:rPr>
            </w:pPr>
          </w:p>
          <w:p w14:paraId="0FAE8E01" w14:textId="77777777" w:rsidR="00361667" w:rsidRPr="005C7D30" w:rsidRDefault="00361667" w:rsidP="00D518B2">
            <w:pPr>
              <w:rPr>
                <w:rFonts w:ascii="Arial" w:hAnsi="Arial" w:cs="Arial"/>
              </w:rPr>
            </w:pPr>
            <w:r w:rsidRPr="005C7D30">
              <w:rPr>
                <w:rFonts w:ascii="Arial" w:hAnsi="Arial" w:cs="Arial"/>
              </w:rPr>
              <w:t>Courier Hours of Pick Up</w:t>
            </w:r>
          </w:p>
        </w:tc>
        <w:tc>
          <w:tcPr>
            <w:tcW w:w="1570" w:type="dxa"/>
            <w:vAlign w:val="center"/>
          </w:tcPr>
          <w:p w14:paraId="0FAE8E02"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 xml:space="preserve">Quality standards outlined in Performance Work statement </w:t>
            </w:r>
          </w:p>
        </w:tc>
        <w:tc>
          <w:tcPr>
            <w:tcW w:w="2057" w:type="dxa"/>
            <w:vAlign w:val="center"/>
          </w:tcPr>
          <w:p w14:paraId="0FAE8E03"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Ensure integrity of samples during transport and provide routine scheduled specimen pickup at times mutually agreed upon by ordering VAMC</w:t>
            </w:r>
          </w:p>
        </w:tc>
        <w:tc>
          <w:tcPr>
            <w:tcW w:w="1366" w:type="dxa"/>
            <w:vAlign w:val="center"/>
          </w:tcPr>
          <w:p w14:paraId="0FAE8E04" w14:textId="77777777" w:rsidR="00361667" w:rsidRPr="005C7D30" w:rsidRDefault="00361667" w:rsidP="00D518B2">
            <w:pPr>
              <w:rPr>
                <w:rFonts w:ascii="Arial" w:hAnsi="Arial" w:cs="Arial"/>
              </w:rPr>
            </w:pPr>
            <w:r w:rsidRPr="005C7D30">
              <w:rPr>
                <w:rFonts w:ascii="Arial" w:hAnsi="Arial" w:cs="Arial"/>
              </w:rPr>
              <w:t>Less than 3 lost specimens and missed pick-ups per quarter.</w:t>
            </w:r>
          </w:p>
        </w:tc>
        <w:tc>
          <w:tcPr>
            <w:tcW w:w="2007" w:type="dxa"/>
            <w:vAlign w:val="center"/>
          </w:tcPr>
          <w:p w14:paraId="0FAE8E05" w14:textId="77777777" w:rsidR="00361667" w:rsidRPr="005C7D30" w:rsidRDefault="00361667" w:rsidP="00D518B2">
            <w:pPr>
              <w:autoSpaceDE w:val="0"/>
              <w:autoSpaceDN w:val="0"/>
              <w:adjustRightInd w:val="0"/>
              <w:rPr>
                <w:rFonts w:ascii="Arial" w:hAnsi="Arial" w:cs="Arial"/>
              </w:rPr>
            </w:pPr>
            <w:r w:rsidRPr="00896B8E">
              <w:t>Monthly review</w:t>
            </w:r>
            <w:r w:rsidRPr="005C7D30">
              <w:rPr>
                <w:rFonts w:ascii="Arial" w:hAnsi="Arial" w:cs="Arial"/>
              </w:rPr>
              <w:t xml:space="preserve"> </w:t>
            </w:r>
            <w:r>
              <w:rPr>
                <w:rFonts w:ascii="Arial" w:hAnsi="Arial" w:cs="Arial"/>
              </w:rPr>
              <w:t xml:space="preserve">- </w:t>
            </w:r>
            <w:r w:rsidRPr="005C7D30">
              <w:rPr>
                <w:rFonts w:ascii="Arial" w:hAnsi="Arial" w:cs="Arial"/>
              </w:rPr>
              <w:t>Vendor will provide a monthly report and each facility COR may perform surveillance of services</w:t>
            </w:r>
          </w:p>
        </w:tc>
        <w:tc>
          <w:tcPr>
            <w:tcW w:w="1549" w:type="dxa"/>
            <w:vAlign w:val="center"/>
          </w:tcPr>
          <w:p w14:paraId="0FAE8E06" w14:textId="77777777" w:rsidR="00361667" w:rsidRPr="005C7D30" w:rsidRDefault="00361667" w:rsidP="00D518B2">
            <w:pPr>
              <w:rPr>
                <w:rFonts w:ascii="Arial" w:hAnsi="Arial" w:cs="Arial"/>
                <w:u w:val="single"/>
              </w:rPr>
            </w:pPr>
            <w:r w:rsidRPr="005C7D30">
              <w:rPr>
                <w:rFonts w:ascii="Arial" w:hAnsi="Arial" w:cs="Arial"/>
                <w:u w:val="single"/>
              </w:rPr>
              <w:t>Incentive:</w:t>
            </w:r>
          </w:p>
          <w:p w14:paraId="0FAE8E07" w14:textId="77777777" w:rsidR="00361667" w:rsidRPr="005C7D30" w:rsidRDefault="00361667" w:rsidP="00D518B2">
            <w:pPr>
              <w:rPr>
                <w:rFonts w:ascii="Arial" w:hAnsi="Arial" w:cs="Arial"/>
              </w:rPr>
            </w:pPr>
            <w:r w:rsidRPr="005C7D30">
              <w:rPr>
                <w:rFonts w:ascii="Arial" w:hAnsi="Arial" w:cs="Arial"/>
              </w:rPr>
              <w:t>Favorable Contractor performance evaluation</w:t>
            </w:r>
          </w:p>
          <w:p w14:paraId="0FAE8E08" w14:textId="77777777" w:rsidR="00361667" w:rsidRPr="005C7D30" w:rsidRDefault="00361667" w:rsidP="00D518B2">
            <w:pPr>
              <w:rPr>
                <w:rFonts w:ascii="Arial" w:hAnsi="Arial" w:cs="Arial"/>
              </w:rPr>
            </w:pPr>
          </w:p>
          <w:p w14:paraId="0FAE8E09" w14:textId="77777777" w:rsidR="00361667" w:rsidRPr="005C7D30" w:rsidRDefault="00361667" w:rsidP="00D518B2">
            <w:pPr>
              <w:rPr>
                <w:rFonts w:ascii="Arial" w:hAnsi="Arial" w:cs="Arial"/>
                <w:u w:val="single"/>
              </w:rPr>
            </w:pPr>
            <w:r w:rsidRPr="005C7D30">
              <w:rPr>
                <w:rFonts w:ascii="Arial" w:hAnsi="Arial" w:cs="Arial"/>
                <w:u w:val="single"/>
              </w:rPr>
              <w:t>Disincentive:</w:t>
            </w:r>
          </w:p>
          <w:p w14:paraId="0FAE8E0A"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Unfavorable Contractor</w:t>
            </w:r>
          </w:p>
          <w:p w14:paraId="0FAE8E0B"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 xml:space="preserve">Performance evaluation or </w:t>
            </w:r>
          </w:p>
          <w:p w14:paraId="0FAE8E0C"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Termination of the contract.</w:t>
            </w:r>
          </w:p>
          <w:p w14:paraId="0FAE8E0D" w14:textId="77777777" w:rsidR="00361667" w:rsidRPr="005C7D30" w:rsidRDefault="00361667" w:rsidP="00D518B2">
            <w:pPr>
              <w:rPr>
                <w:rFonts w:ascii="Arial" w:hAnsi="Arial" w:cs="Arial"/>
                <w:u w:val="single"/>
              </w:rPr>
            </w:pPr>
          </w:p>
        </w:tc>
      </w:tr>
      <w:tr w:rsidR="00085497" w14:paraId="0FAE8E1D" w14:textId="77777777" w:rsidTr="00D518B2">
        <w:trPr>
          <w:trHeight w:val="5650"/>
          <w:tblHeader/>
        </w:trPr>
        <w:tc>
          <w:tcPr>
            <w:tcW w:w="1851" w:type="dxa"/>
            <w:vAlign w:val="center"/>
          </w:tcPr>
          <w:p w14:paraId="0FAE8E0F" w14:textId="77777777" w:rsidR="00361667" w:rsidRPr="005C7D30" w:rsidRDefault="00361667" w:rsidP="00D518B2">
            <w:pPr>
              <w:rPr>
                <w:rFonts w:ascii="Arial" w:hAnsi="Arial" w:cs="Arial"/>
                <w:b/>
                <w:bCs/>
                <w:i/>
                <w:iCs/>
              </w:rPr>
            </w:pPr>
            <w:r w:rsidRPr="005C7D30">
              <w:rPr>
                <w:rFonts w:ascii="Arial" w:hAnsi="Arial" w:cs="Arial"/>
                <w:b/>
                <w:bCs/>
                <w:i/>
                <w:iCs/>
              </w:rPr>
              <w:t>Anatomic Pathology Random Review</w:t>
            </w:r>
          </w:p>
        </w:tc>
        <w:tc>
          <w:tcPr>
            <w:tcW w:w="1684" w:type="dxa"/>
            <w:vAlign w:val="center"/>
          </w:tcPr>
          <w:p w14:paraId="0FAE8E10" w14:textId="77777777" w:rsidR="00361667" w:rsidRPr="005C7D30" w:rsidRDefault="00361667" w:rsidP="00D518B2">
            <w:pPr>
              <w:rPr>
                <w:rFonts w:ascii="Arial" w:hAnsi="Arial" w:cs="Arial"/>
              </w:rPr>
            </w:pPr>
            <w:r w:rsidRPr="005C7D30">
              <w:rPr>
                <w:rFonts w:ascii="Arial" w:hAnsi="Arial" w:cs="Arial"/>
              </w:rPr>
              <w:t>Duties of Contractor</w:t>
            </w:r>
          </w:p>
        </w:tc>
        <w:tc>
          <w:tcPr>
            <w:tcW w:w="1570" w:type="dxa"/>
            <w:vAlign w:val="center"/>
          </w:tcPr>
          <w:p w14:paraId="0FAE8E11"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Contractor shall perform retrospective case review</w:t>
            </w:r>
          </w:p>
        </w:tc>
        <w:tc>
          <w:tcPr>
            <w:tcW w:w="2057" w:type="dxa"/>
            <w:vAlign w:val="center"/>
          </w:tcPr>
          <w:p w14:paraId="0FAE8E12"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Staff pathologist to provide case reviews of 10% of all cases for pathology, surgical, cytology, hematopathology, Mohs, and fine needle aspirate, etc.</w:t>
            </w:r>
          </w:p>
        </w:tc>
        <w:tc>
          <w:tcPr>
            <w:tcW w:w="1366" w:type="dxa"/>
            <w:vAlign w:val="center"/>
          </w:tcPr>
          <w:p w14:paraId="0FAE8E13" w14:textId="77777777" w:rsidR="00361667" w:rsidRPr="005C7D30" w:rsidRDefault="00361667" w:rsidP="00D518B2">
            <w:pPr>
              <w:rPr>
                <w:rFonts w:ascii="Arial" w:hAnsi="Arial" w:cs="Arial"/>
              </w:rPr>
            </w:pPr>
            <w:r w:rsidRPr="005C7D30">
              <w:rPr>
                <w:rFonts w:ascii="Arial" w:hAnsi="Arial" w:cs="Arial"/>
              </w:rPr>
              <w:t>Shall review and document 10% of all cases.</w:t>
            </w:r>
          </w:p>
        </w:tc>
        <w:tc>
          <w:tcPr>
            <w:tcW w:w="2007" w:type="dxa"/>
            <w:vAlign w:val="center"/>
          </w:tcPr>
          <w:p w14:paraId="0FAE8E14" w14:textId="77777777" w:rsidR="00361667" w:rsidRPr="005C7D30" w:rsidRDefault="00361667" w:rsidP="00D518B2">
            <w:pPr>
              <w:autoSpaceDE w:val="0"/>
              <w:autoSpaceDN w:val="0"/>
              <w:adjustRightInd w:val="0"/>
              <w:rPr>
                <w:rFonts w:ascii="Arial" w:hAnsi="Arial" w:cs="Arial"/>
              </w:rPr>
            </w:pPr>
            <w:r w:rsidRPr="00896B8E">
              <w:t>Monthly review</w:t>
            </w:r>
            <w:r w:rsidRPr="005C7D30">
              <w:rPr>
                <w:rFonts w:ascii="Arial" w:hAnsi="Arial" w:cs="Arial"/>
              </w:rPr>
              <w:t xml:space="preserve"> </w:t>
            </w:r>
            <w:r>
              <w:rPr>
                <w:rFonts w:ascii="Arial" w:hAnsi="Arial" w:cs="Arial"/>
              </w:rPr>
              <w:t xml:space="preserve">- </w:t>
            </w:r>
            <w:r w:rsidRPr="005C7D30">
              <w:rPr>
                <w:rFonts w:ascii="Arial" w:hAnsi="Arial" w:cs="Arial"/>
              </w:rPr>
              <w:t>Vendor shall provide a monthly report to the VAMC COR providing all results of each review completed.</w:t>
            </w:r>
          </w:p>
        </w:tc>
        <w:tc>
          <w:tcPr>
            <w:tcW w:w="1549" w:type="dxa"/>
            <w:vAlign w:val="center"/>
          </w:tcPr>
          <w:p w14:paraId="0FAE8E15" w14:textId="77777777" w:rsidR="00361667" w:rsidRPr="005C7D30" w:rsidRDefault="00361667" w:rsidP="00D518B2">
            <w:pPr>
              <w:rPr>
                <w:rFonts w:ascii="Arial" w:hAnsi="Arial" w:cs="Arial"/>
                <w:u w:val="single"/>
              </w:rPr>
            </w:pPr>
            <w:r w:rsidRPr="005C7D30">
              <w:rPr>
                <w:rFonts w:ascii="Arial" w:hAnsi="Arial" w:cs="Arial"/>
                <w:u w:val="single"/>
              </w:rPr>
              <w:t>Incentive:</w:t>
            </w:r>
          </w:p>
          <w:p w14:paraId="0FAE8E16" w14:textId="77777777" w:rsidR="00361667" w:rsidRPr="005C7D30" w:rsidRDefault="00361667" w:rsidP="00D518B2">
            <w:pPr>
              <w:rPr>
                <w:rFonts w:ascii="Arial" w:hAnsi="Arial" w:cs="Arial"/>
              </w:rPr>
            </w:pPr>
            <w:r w:rsidRPr="005C7D30">
              <w:rPr>
                <w:rFonts w:ascii="Arial" w:hAnsi="Arial" w:cs="Arial"/>
              </w:rPr>
              <w:t>Favorable Contractor performance evaluation</w:t>
            </w:r>
          </w:p>
          <w:p w14:paraId="0FAE8E17" w14:textId="77777777" w:rsidR="00361667" w:rsidRPr="005C7D30" w:rsidRDefault="00361667" w:rsidP="00D518B2">
            <w:pPr>
              <w:rPr>
                <w:rFonts w:ascii="Arial" w:hAnsi="Arial" w:cs="Arial"/>
              </w:rPr>
            </w:pPr>
          </w:p>
          <w:p w14:paraId="0FAE8E18" w14:textId="77777777" w:rsidR="00361667" w:rsidRPr="005C7D30" w:rsidRDefault="00361667" w:rsidP="00D518B2">
            <w:pPr>
              <w:rPr>
                <w:rFonts w:ascii="Arial" w:hAnsi="Arial" w:cs="Arial"/>
                <w:u w:val="single"/>
              </w:rPr>
            </w:pPr>
            <w:r w:rsidRPr="005C7D30">
              <w:rPr>
                <w:rFonts w:ascii="Arial" w:hAnsi="Arial" w:cs="Arial"/>
                <w:u w:val="single"/>
              </w:rPr>
              <w:t>Disincentive:</w:t>
            </w:r>
          </w:p>
          <w:p w14:paraId="0FAE8E19"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Unfavorable Contractor</w:t>
            </w:r>
          </w:p>
          <w:p w14:paraId="0FAE8E1A"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 xml:space="preserve">Performance evaluation or </w:t>
            </w:r>
          </w:p>
          <w:p w14:paraId="0FAE8E1B"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Termination of the contract.</w:t>
            </w:r>
          </w:p>
          <w:p w14:paraId="0FAE8E1C" w14:textId="77777777" w:rsidR="00361667" w:rsidRPr="005C7D30" w:rsidRDefault="00361667" w:rsidP="00D518B2">
            <w:pPr>
              <w:rPr>
                <w:rFonts w:ascii="Arial" w:hAnsi="Arial" w:cs="Arial"/>
                <w:u w:val="single"/>
              </w:rPr>
            </w:pPr>
          </w:p>
        </w:tc>
      </w:tr>
      <w:tr w:rsidR="00085497" w14:paraId="0FAE8E2B" w14:textId="77777777" w:rsidTr="00D518B2">
        <w:trPr>
          <w:trHeight w:val="5843"/>
          <w:tblHeader/>
        </w:trPr>
        <w:tc>
          <w:tcPr>
            <w:tcW w:w="1851" w:type="dxa"/>
            <w:vAlign w:val="center"/>
          </w:tcPr>
          <w:p w14:paraId="0FAE8E1E" w14:textId="77777777" w:rsidR="00361667" w:rsidRPr="005C7D30" w:rsidRDefault="00361667" w:rsidP="00D518B2">
            <w:pPr>
              <w:rPr>
                <w:rFonts w:ascii="Arial" w:hAnsi="Arial" w:cs="Arial"/>
                <w:b/>
                <w:bCs/>
                <w:i/>
                <w:iCs/>
              </w:rPr>
            </w:pPr>
            <w:r w:rsidRPr="005C7D30">
              <w:rPr>
                <w:rFonts w:ascii="Arial" w:hAnsi="Arial" w:cs="Arial"/>
                <w:b/>
                <w:bCs/>
                <w:i/>
                <w:iCs/>
              </w:rPr>
              <w:lastRenderedPageBreak/>
              <w:t>Billing and Invoicing</w:t>
            </w:r>
          </w:p>
        </w:tc>
        <w:tc>
          <w:tcPr>
            <w:tcW w:w="1684" w:type="dxa"/>
            <w:vAlign w:val="center"/>
          </w:tcPr>
          <w:p w14:paraId="0FAE8E1F" w14:textId="77777777" w:rsidR="00361667" w:rsidRPr="005C7D30" w:rsidRDefault="00361667" w:rsidP="00D518B2">
            <w:pPr>
              <w:rPr>
                <w:rFonts w:ascii="Arial" w:hAnsi="Arial" w:cs="Arial"/>
              </w:rPr>
            </w:pPr>
            <w:r w:rsidRPr="005C7D30">
              <w:rPr>
                <w:rFonts w:ascii="Arial" w:hAnsi="Arial" w:cs="Arial"/>
              </w:rPr>
              <w:t>Invoicing Instructions</w:t>
            </w:r>
          </w:p>
        </w:tc>
        <w:tc>
          <w:tcPr>
            <w:tcW w:w="1570" w:type="dxa"/>
            <w:vAlign w:val="center"/>
          </w:tcPr>
          <w:p w14:paraId="0FAE8E20"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Contractor shall ensure only tests listed in the award (test codes and descriptions) are billed through the award account.  Contractor shall ensure that they meet all invoicing and billing requirements established in the award</w:t>
            </w:r>
          </w:p>
        </w:tc>
        <w:tc>
          <w:tcPr>
            <w:tcW w:w="2057" w:type="dxa"/>
            <w:vAlign w:val="center"/>
          </w:tcPr>
          <w:p w14:paraId="0FAE8E21"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Proper and correct invoicing</w:t>
            </w:r>
          </w:p>
        </w:tc>
        <w:tc>
          <w:tcPr>
            <w:tcW w:w="1366" w:type="dxa"/>
            <w:vAlign w:val="center"/>
          </w:tcPr>
          <w:p w14:paraId="0FAE8E22" w14:textId="77777777" w:rsidR="00361667" w:rsidRPr="005C7D30" w:rsidRDefault="00361667" w:rsidP="00D518B2">
            <w:pPr>
              <w:rPr>
                <w:rFonts w:ascii="Arial" w:hAnsi="Arial" w:cs="Arial"/>
              </w:rPr>
            </w:pPr>
            <w:r w:rsidRPr="005C7D30">
              <w:rPr>
                <w:rFonts w:ascii="Arial" w:hAnsi="Arial" w:cs="Arial"/>
              </w:rPr>
              <w:t>90% meets standard</w:t>
            </w:r>
          </w:p>
        </w:tc>
        <w:tc>
          <w:tcPr>
            <w:tcW w:w="2007" w:type="dxa"/>
            <w:vAlign w:val="center"/>
          </w:tcPr>
          <w:p w14:paraId="0FAE8E23"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Monthly Review</w:t>
            </w:r>
            <w:r>
              <w:rPr>
                <w:rFonts w:ascii="Arial" w:hAnsi="Arial" w:cs="Arial"/>
              </w:rPr>
              <w:t xml:space="preserve"> - </w:t>
            </w:r>
            <w:r w:rsidRPr="00896B8E">
              <w:t xml:space="preserve"> Contractor shall submit on-time invoices with all required information monthly as established in this award</w:t>
            </w:r>
          </w:p>
        </w:tc>
        <w:tc>
          <w:tcPr>
            <w:tcW w:w="1549" w:type="dxa"/>
            <w:vAlign w:val="center"/>
          </w:tcPr>
          <w:p w14:paraId="0FAE8E24" w14:textId="77777777" w:rsidR="00361667" w:rsidRPr="005C7D30" w:rsidRDefault="00361667" w:rsidP="00D518B2">
            <w:pPr>
              <w:rPr>
                <w:rFonts w:ascii="Arial" w:hAnsi="Arial" w:cs="Arial"/>
                <w:u w:val="single"/>
              </w:rPr>
            </w:pPr>
            <w:r w:rsidRPr="005C7D30">
              <w:rPr>
                <w:rFonts w:ascii="Arial" w:hAnsi="Arial" w:cs="Arial"/>
                <w:u w:val="single"/>
              </w:rPr>
              <w:t>Incentive:</w:t>
            </w:r>
          </w:p>
          <w:p w14:paraId="0FAE8E25" w14:textId="77777777" w:rsidR="00361667" w:rsidRPr="005C7D30" w:rsidRDefault="00361667" w:rsidP="00D518B2">
            <w:pPr>
              <w:rPr>
                <w:rFonts w:ascii="Arial" w:hAnsi="Arial" w:cs="Arial"/>
              </w:rPr>
            </w:pPr>
            <w:r w:rsidRPr="005C7D30">
              <w:rPr>
                <w:rFonts w:ascii="Arial" w:hAnsi="Arial" w:cs="Arial"/>
              </w:rPr>
              <w:t>Favorable Contractor performance evaluation</w:t>
            </w:r>
          </w:p>
          <w:p w14:paraId="0FAE8E26" w14:textId="77777777" w:rsidR="00361667" w:rsidRPr="005C7D30" w:rsidRDefault="00361667" w:rsidP="00D518B2">
            <w:pPr>
              <w:rPr>
                <w:rFonts w:ascii="Arial" w:hAnsi="Arial" w:cs="Arial"/>
                <w:u w:val="single"/>
              </w:rPr>
            </w:pPr>
          </w:p>
          <w:p w14:paraId="0FAE8E27" w14:textId="77777777" w:rsidR="00361667" w:rsidRPr="005C7D30" w:rsidRDefault="00361667" w:rsidP="00D518B2">
            <w:pPr>
              <w:rPr>
                <w:rFonts w:ascii="Arial" w:hAnsi="Arial" w:cs="Arial"/>
                <w:u w:val="single"/>
              </w:rPr>
            </w:pPr>
            <w:r w:rsidRPr="005C7D30">
              <w:rPr>
                <w:rFonts w:ascii="Arial" w:hAnsi="Arial" w:cs="Arial"/>
                <w:u w:val="single"/>
              </w:rPr>
              <w:t>Disincentive:</w:t>
            </w:r>
          </w:p>
          <w:p w14:paraId="0FAE8E28" w14:textId="77777777" w:rsidR="00361667" w:rsidRPr="005C7D30" w:rsidRDefault="00361667" w:rsidP="00D518B2">
            <w:pPr>
              <w:rPr>
                <w:rFonts w:ascii="Arial" w:hAnsi="Arial" w:cs="Arial"/>
              </w:rPr>
            </w:pPr>
            <w:r w:rsidRPr="005C7D30">
              <w:rPr>
                <w:rFonts w:ascii="Arial" w:hAnsi="Arial" w:cs="Arial"/>
              </w:rPr>
              <w:t>Unfavorable Contractor</w:t>
            </w:r>
          </w:p>
          <w:p w14:paraId="0FAE8E29" w14:textId="77777777" w:rsidR="00361667" w:rsidRPr="005C7D30" w:rsidRDefault="00361667" w:rsidP="00D518B2">
            <w:pPr>
              <w:rPr>
                <w:rFonts w:ascii="Arial" w:hAnsi="Arial" w:cs="Arial"/>
              </w:rPr>
            </w:pPr>
            <w:r w:rsidRPr="005C7D30">
              <w:rPr>
                <w:rFonts w:ascii="Arial" w:hAnsi="Arial" w:cs="Arial"/>
              </w:rPr>
              <w:t xml:space="preserve">Performance evaluation or </w:t>
            </w:r>
          </w:p>
          <w:p w14:paraId="0FAE8E2A" w14:textId="77777777" w:rsidR="00361667" w:rsidRPr="005C7D30" w:rsidRDefault="00361667" w:rsidP="00D518B2">
            <w:pPr>
              <w:rPr>
                <w:rFonts w:ascii="Arial" w:hAnsi="Arial" w:cs="Arial"/>
                <w:u w:val="single"/>
              </w:rPr>
            </w:pPr>
            <w:r w:rsidRPr="005C7D30">
              <w:rPr>
                <w:rFonts w:ascii="Arial" w:hAnsi="Arial" w:cs="Arial"/>
              </w:rPr>
              <w:t>Termination of the contract</w:t>
            </w:r>
          </w:p>
        </w:tc>
      </w:tr>
      <w:tr w:rsidR="00085497" w14:paraId="0FAE8E39" w14:textId="77777777" w:rsidTr="00D518B2">
        <w:trPr>
          <w:trHeight w:val="5303"/>
          <w:tblHeader/>
        </w:trPr>
        <w:tc>
          <w:tcPr>
            <w:tcW w:w="1851" w:type="dxa"/>
            <w:vAlign w:val="center"/>
          </w:tcPr>
          <w:p w14:paraId="0FAE8E2C" w14:textId="77777777" w:rsidR="00361667" w:rsidRPr="005C7D30" w:rsidRDefault="00361667" w:rsidP="00D518B2">
            <w:pPr>
              <w:rPr>
                <w:rFonts w:ascii="Arial" w:hAnsi="Arial" w:cs="Arial"/>
                <w:b/>
                <w:bCs/>
                <w:i/>
                <w:iCs/>
              </w:rPr>
            </w:pPr>
            <w:r w:rsidRPr="005C7D30">
              <w:rPr>
                <w:rFonts w:ascii="Arial" w:hAnsi="Arial" w:cs="Arial"/>
                <w:b/>
                <w:bCs/>
                <w:i/>
                <w:iCs/>
              </w:rPr>
              <w:t>Tracking Purchase Card Transactions</w:t>
            </w:r>
          </w:p>
        </w:tc>
        <w:tc>
          <w:tcPr>
            <w:tcW w:w="1684" w:type="dxa"/>
            <w:vAlign w:val="center"/>
          </w:tcPr>
          <w:p w14:paraId="0FAE8E2D" w14:textId="77777777" w:rsidR="00361667" w:rsidRPr="005C7D30" w:rsidRDefault="00361667" w:rsidP="00D518B2">
            <w:pPr>
              <w:rPr>
                <w:rFonts w:ascii="Arial" w:hAnsi="Arial" w:cs="Arial"/>
              </w:rPr>
            </w:pPr>
            <w:r w:rsidRPr="005C7D30">
              <w:rPr>
                <w:rFonts w:ascii="Arial" w:hAnsi="Arial" w:cs="Arial"/>
              </w:rPr>
              <w:t>Additional Administration Requirements / Reports</w:t>
            </w:r>
          </w:p>
        </w:tc>
        <w:tc>
          <w:tcPr>
            <w:tcW w:w="1570" w:type="dxa"/>
            <w:vAlign w:val="center"/>
          </w:tcPr>
          <w:p w14:paraId="0FAE8E2E" w14:textId="77777777" w:rsidR="00361667" w:rsidRPr="005C7D30" w:rsidRDefault="00361667" w:rsidP="00D518B2">
            <w:pPr>
              <w:autoSpaceDE w:val="0"/>
              <w:autoSpaceDN w:val="0"/>
              <w:adjustRightInd w:val="0"/>
              <w:rPr>
                <w:rFonts w:ascii="Arial" w:hAnsi="Arial" w:cs="Arial"/>
              </w:rPr>
            </w:pPr>
            <w:ins w:id="16" w:author="Sprinkle, Sarah (VHACLE)" w:date="2024-01-09T10:44:00Z">
              <w:r w:rsidRPr="005C7D30">
                <w:rPr>
                  <w:rFonts w:ascii="Arial" w:hAnsi="Arial" w:cs="Arial"/>
                </w:rPr>
                <w:t xml:space="preserve">Contractor shall </w:t>
              </w:r>
            </w:ins>
            <w:ins w:id="17" w:author="Sprinkle, Sarah (VHACLE)" w:date="2024-01-09T10:45:00Z">
              <w:r w:rsidRPr="005C7D30">
                <w:rPr>
                  <w:rFonts w:ascii="Arial" w:hAnsi="Arial" w:cs="Arial"/>
                </w:rPr>
                <w:t xml:space="preserve">follow the procedures in Attachment </w:t>
              </w:r>
            </w:ins>
            <w:r w:rsidRPr="005C7D30">
              <w:rPr>
                <w:rFonts w:ascii="Arial" w:hAnsi="Arial" w:cs="Arial"/>
              </w:rPr>
              <w:t>7</w:t>
            </w:r>
            <w:ins w:id="18" w:author="Sprinkle, Sarah (VHACLE)" w:date="2024-01-09T10:45:00Z">
              <w:r w:rsidRPr="005C7D30">
                <w:rPr>
                  <w:rFonts w:ascii="Arial" w:hAnsi="Arial" w:cs="Arial"/>
                </w:rPr>
                <w:t xml:space="preserve">, “Purchase Card </w:t>
              </w:r>
            </w:ins>
            <w:ins w:id="19" w:author="Sprinkle, Sarah (VHACLE)" w:date="2024-01-09T10:48:00Z">
              <w:r w:rsidRPr="005C7D30">
                <w:rPr>
                  <w:rFonts w:ascii="Arial" w:hAnsi="Arial" w:cs="Arial"/>
                </w:rPr>
                <w:t xml:space="preserve">Transaction </w:t>
              </w:r>
            </w:ins>
            <w:ins w:id="20" w:author="Sprinkle, Sarah (VHACLE)" w:date="2024-01-09T10:45:00Z">
              <w:r w:rsidRPr="005C7D30">
                <w:rPr>
                  <w:rFonts w:ascii="Arial" w:hAnsi="Arial" w:cs="Arial"/>
                </w:rPr>
                <w:t>Procedures”</w:t>
              </w:r>
            </w:ins>
          </w:p>
        </w:tc>
        <w:tc>
          <w:tcPr>
            <w:tcW w:w="2057" w:type="dxa"/>
            <w:vAlign w:val="center"/>
          </w:tcPr>
          <w:p w14:paraId="0FAE8E2F" w14:textId="77777777" w:rsidR="00361667" w:rsidRPr="005C7D30" w:rsidRDefault="00361667" w:rsidP="00D518B2">
            <w:pPr>
              <w:autoSpaceDE w:val="0"/>
              <w:autoSpaceDN w:val="0"/>
              <w:adjustRightInd w:val="0"/>
              <w:rPr>
                <w:rFonts w:ascii="Arial" w:hAnsi="Arial" w:cs="Arial"/>
              </w:rPr>
            </w:pPr>
            <w:ins w:id="21" w:author="Sprinkle, Sarah (VHACLE)" w:date="2024-01-09T10:46:00Z">
              <w:r w:rsidRPr="005C7D30">
                <w:rPr>
                  <w:rFonts w:ascii="Arial" w:hAnsi="Arial" w:cs="Arial"/>
                </w:rPr>
                <w:t>Proper and correct tracking and notification of test results delivery and payment</w:t>
              </w:r>
            </w:ins>
          </w:p>
        </w:tc>
        <w:tc>
          <w:tcPr>
            <w:tcW w:w="1366" w:type="dxa"/>
            <w:vAlign w:val="center"/>
          </w:tcPr>
          <w:p w14:paraId="0FAE8E30" w14:textId="77777777" w:rsidR="00361667" w:rsidRPr="005C7D30" w:rsidRDefault="00361667" w:rsidP="00D518B2">
            <w:pPr>
              <w:rPr>
                <w:rFonts w:ascii="Arial" w:hAnsi="Arial" w:cs="Arial"/>
              </w:rPr>
            </w:pPr>
            <w:r w:rsidRPr="005C7D30">
              <w:rPr>
                <w:rFonts w:ascii="Arial" w:hAnsi="Arial" w:cs="Arial"/>
              </w:rPr>
              <w:t>90% meets standard</w:t>
            </w:r>
          </w:p>
        </w:tc>
        <w:tc>
          <w:tcPr>
            <w:tcW w:w="2007" w:type="dxa"/>
            <w:vAlign w:val="center"/>
          </w:tcPr>
          <w:p w14:paraId="0FAE8E31" w14:textId="77777777" w:rsidR="00361667" w:rsidRPr="005C7D30" w:rsidRDefault="00361667" w:rsidP="00D518B2">
            <w:pPr>
              <w:autoSpaceDE w:val="0"/>
              <w:autoSpaceDN w:val="0"/>
              <w:adjustRightInd w:val="0"/>
              <w:rPr>
                <w:rFonts w:ascii="Arial" w:hAnsi="Arial" w:cs="Arial"/>
              </w:rPr>
            </w:pPr>
            <w:r w:rsidRPr="005C7D30">
              <w:rPr>
                <w:rFonts w:ascii="Arial" w:hAnsi="Arial" w:cs="Arial"/>
              </w:rPr>
              <w:t>Monthly Review</w:t>
            </w:r>
          </w:p>
        </w:tc>
        <w:tc>
          <w:tcPr>
            <w:tcW w:w="1549" w:type="dxa"/>
            <w:vAlign w:val="center"/>
          </w:tcPr>
          <w:p w14:paraId="0FAE8E32" w14:textId="77777777" w:rsidR="00361667" w:rsidRPr="005C7D30" w:rsidRDefault="00361667" w:rsidP="00D518B2">
            <w:pPr>
              <w:rPr>
                <w:rFonts w:ascii="Arial" w:hAnsi="Arial" w:cs="Arial"/>
                <w:u w:val="single"/>
              </w:rPr>
            </w:pPr>
            <w:r w:rsidRPr="005C7D30">
              <w:rPr>
                <w:rFonts w:ascii="Arial" w:hAnsi="Arial" w:cs="Arial"/>
                <w:u w:val="single"/>
              </w:rPr>
              <w:t>Incentive:</w:t>
            </w:r>
          </w:p>
          <w:p w14:paraId="0FAE8E33" w14:textId="77777777" w:rsidR="00361667" w:rsidRPr="005C7D30" w:rsidRDefault="00361667" w:rsidP="00D518B2">
            <w:pPr>
              <w:rPr>
                <w:rFonts w:ascii="Arial" w:hAnsi="Arial" w:cs="Arial"/>
              </w:rPr>
            </w:pPr>
            <w:r w:rsidRPr="005C7D30">
              <w:rPr>
                <w:rFonts w:ascii="Arial" w:hAnsi="Arial" w:cs="Arial"/>
              </w:rPr>
              <w:t>Favorable Contractor performance evaluation</w:t>
            </w:r>
          </w:p>
          <w:p w14:paraId="0FAE8E34" w14:textId="77777777" w:rsidR="00361667" w:rsidRPr="005C7D30" w:rsidRDefault="00361667" w:rsidP="00D518B2">
            <w:pPr>
              <w:rPr>
                <w:rFonts w:ascii="Arial" w:hAnsi="Arial" w:cs="Arial"/>
                <w:u w:val="single"/>
              </w:rPr>
            </w:pPr>
          </w:p>
          <w:p w14:paraId="0FAE8E35" w14:textId="77777777" w:rsidR="00361667" w:rsidRPr="005C7D30" w:rsidRDefault="00361667" w:rsidP="00D518B2">
            <w:pPr>
              <w:rPr>
                <w:rFonts w:ascii="Arial" w:hAnsi="Arial" w:cs="Arial"/>
                <w:u w:val="single"/>
              </w:rPr>
            </w:pPr>
            <w:r w:rsidRPr="005C7D30">
              <w:rPr>
                <w:rFonts w:ascii="Arial" w:hAnsi="Arial" w:cs="Arial"/>
                <w:u w:val="single"/>
              </w:rPr>
              <w:t>Disincentive:</w:t>
            </w:r>
          </w:p>
          <w:p w14:paraId="0FAE8E36" w14:textId="77777777" w:rsidR="00361667" w:rsidRPr="005C7D30" w:rsidRDefault="00361667" w:rsidP="00D518B2">
            <w:pPr>
              <w:rPr>
                <w:rFonts w:ascii="Arial" w:hAnsi="Arial" w:cs="Arial"/>
              </w:rPr>
            </w:pPr>
            <w:r w:rsidRPr="005C7D30">
              <w:rPr>
                <w:rFonts w:ascii="Arial" w:hAnsi="Arial" w:cs="Arial"/>
              </w:rPr>
              <w:t>Unfavorable Contractor</w:t>
            </w:r>
          </w:p>
          <w:p w14:paraId="0FAE8E37" w14:textId="77777777" w:rsidR="00361667" w:rsidRPr="005C7D30" w:rsidRDefault="00361667" w:rsidP="00D518B2">
            <w:pPr>
              <w:rPr>
                <w:rFonts w:ascii="Arial" w:hAnsi="Arial" w:cs="Arial"/>
              </w:rPr>
            </w:pPr>
            <w:r w:rsidRPr="005C7D30">
              <w:rPr>
                <w:rFonts w:ascii="Arial" w:hAnsi="Arial" w:cs="Arial"/>
              </w:rPr>
              <w:t xml:space="preserve">Performance evaluation or </w:t>
            </w:r>
          </w:p>
          <w:p w14:paraId="0FAE8E38" w14:textId="77777777" w:rsidR="00361667" w:rsidRPr="005C7D30" w:rsidRDefault="00361667" w:rsidP="00D518B2">
            <w:pPr>
              <w:rPr>
                <w:rFonts w:ascii="Arial" w:hAnsi="Arial" w:cs="Arial"/>
                <w:u w:val="single"/>
              </w:rPr>
            </w:pPr>
            <w:r w:rsidRPr="005C7D30">
              <w:rPr>
                <w:rFonts w:ascii="Arial" w:hAnsi="Arial" w:cs="Arial"/>
              </w:rPr>
              <w:t>Termination of the contract</w:t>
            </w:r>
          </w:p>
        </w:tc>
      </w:tr>
    </w:tbl>
    <w:p w14:paraId="0FAE8E3A" w14:textId="77777777" w:rsidR="00361667" w:rsidRDefault="00361667" w:rsidP="00F57A42">
      <w:pPr>
        <w:spacing w:after="0" w:line="240" w:lineRule="auto"/>
        <w:rPr>
          <w:rFonts w:ascii="Arial" w:hAnsi="Arial" w:cs="Arial"/>
        </w:rPr>
      </w:pPr>
    </w:p>
    <w:p w14:paraId="0FAE8E3B" w14:textId="77777777" w:rsidR="00361667" w:rsidRPr="00896B8E" w:rsidRDefault="00361667" w:rsidP="00F57A42">
      <w:pPr>
        <w:pStyle w:val="Default"/>
        <w:rPr>
          <w:b/>
          <w:bCs/>
          <w:sz w:val="22"/>
          <w:szCs w:val="22"/>
        </w:rPr>
      </w:pPr>
      <w:r w:rsidRPr="00896B8E">
        <w:rPr>
          <w:b/>
          <w:bCs/>
          <w:sz w:val="22"/>
          <w:szCs w:val="22"/>
        </w:rPr>
        <w:t xml:space="preserve">PERFORMANCE STANDARDS </w:t>
      </w:r>
    </w:p>
    <w:p w14:paraId="0FAE8E3C" w14:textId="77777777" w:rsidR="00361667" w:rsidRPr="00896B8E" w:rsidRDefault="00361667" w:rsidP="00F57A42">
      <w:pPr>
        <w:pStyle w:val="Default"/>
        <w:rPr>
          <w:sz w:val="22"/>
          <w:szCs w:val="22"/>
        </w:rPr>
      </w:pPr>
    </w:p>
    <w:p w14:paraId="0FAE8E3D" w14:textId="77777777" w:rsidR="00361667" w:rsidRPr="00896B8E" w:rsidRDefault="00361667" w:rsidP="00F57A42">
      <w:pPr>
        <w:pStyle w:val="Default"/>
        <w:rPr>
          <w:sz w:val="22"/>
          <w:szCs w:val="22"/>
        </w:rPr>
      </w:pPr>
      <w:r w:rsidRPr="00896B8E">
        <w:rPr>
          <w:sz w:val="22"/>
          <w:szCs w:val="22"/>
        </w:rPr>
        <w:t xml:space="preserve">Performance standards define desired services. The Government performs surveillance to determine if the contractor exceeds, meets or does not meet these standards. </w:t>
      </w:r>
    </w:p>
    <w:p w14:paraId="0FAE8E3E" w14:textId="77777777" w:rsidR="00361667" w:rsidRPr="00896B8E" w:rsidRDefault="00361667" w:rsidP="00F57A42">
      <w:pPr>
        <w:pStyle w:val="Default"/>
        <w:rPr>
          <w:sz w:val="22"/>
          <w:szCs w:val="22"/>
        </w:rPr>
      </w:pPr>
    </w:p>
    <w:p w14:paraId="0FAE8E3F" w14:textId="77777777" w:rsidR="00361667" w:rsidRPr="00896B8E" w:rsidRDefault="00361667" w:rsidP="00F57A42">
      <w:pPr>
        <w:pStyle w:val="Default"/>
        <w:rPr>
          <w:sz w:val="22"/>
          <w:szCs w:val="22"/>
        </w:rPr>
      </w:pPr>
      <w:r w:rsidRPr="00896B8E">
        <w:rPr>
          <w:sz w:val="22"/>
          <w:szCs w:val="22"/>
        </w:rPr>
        <w:t xml:space="preserve">The Performance Requirements are listed below. The Government shall use these standards to determine contractor performance and shall compare contractor performance to the Acceptable Quality Level (AQL). </w:t>
      </w:r>
    </w:p>
    <w:p w14:paraId="0FAE8E40" w14:textId="77777777" w:rsidR="00361667" w:rsidRPr="00896B8E" w:rsidRDefault="00361667" w:rsidP="00F57A42">
      <w:pPr>
        <w:pStyle w:val="Default"/>
        <w:rPr>
          <w:sz w:val="22"/>
          <w:szCs w:val="22"/>
        </w:rPr>
      </w:pPr>
    </w:p>
    <w:p w14:paraId="0FAE8E41" w14:textId="77777777" w:rsidR="00361667" w:rsidRPr="00896B8E" w:rsidRDefault="00361667" w:rsidP="00F57A42">
      <w:pPr>
        <w:pStyle w:val="Default"/>
        <w:rPr>
          <w:i/>
          <w:iCs/>
          <w:sz w:val="22"/>
          <w:szCs w:val="22"/>
          <w:u w:val="single"/>
        </w:rPr>
      </w:pPr>
      <w:r w:rsidRPr="00896B8E">
        <w:rPr>
          <w:i/>
          <w:iCs/>
          <w:sz w:val="22"/>
          <w:szCs w:val="22"/>
          <w:u w:val="single"/>
        </w:rPr>
        <w:t>Licensing, Accreditation, &amp; Certification</w:t>
      </w:r>
    </w:p>
    <w:p w14:paraId="0FAE8E42" w14:textId="77777777" w:rsidR="00361667" w:rsidRPr="00896B8E" w:rsidRDefault="00361667" w:rsidP="00F57A42">
      <w:pPr>
        <w:pStyle w:val="Default"/>
        <w:rPr>
          <w:i/>
          <w:iCs/>
          <w:sz w:val="22"/>
          <w:szCs w:val="22"/>
          <w:u w:val="single"/>
        </w:rPr>
      </w:pPr>
    </w:p>
    <w:p w14:paraId="0FAE8E43" w14:textId="77777777" w:rsidR="00361667" w:rsidRPr="00896B8E" w:rsidRDefault="00361667" w:rsidP="00F57A42">
      <w:pPr>
        <w:pStyle w:val="Default"/>
        <w:numPr>
          <w:ilvl w:val="0"/>
          <w:numId w:val="8"/>
        </w:numPr>
        <w:spacing w:after="17"/>
        <w:rPr>
          <w:sz w:val="22"/>
          <w:szCs w:val="22"/>
        </w:rPr>
      </w:pPr>
      <w:r w:rsidRPr="00896B8E">
        <w:rPr>
          <w:sz w:val="22"/>
          <w:szCs w:val="22"/>
        </w:rPr>
        <w:t xml:space="preserve">Performance Requirement: Contractor shall maintain and provide CLIA Certification, CAP Accreditation, or equivalent; along with applicable OSHA, Federal, and State Laws for all laboratories, including any subcontractors upon request by the VA. </w:t>
      </w:r>
    </w:p>
    <w:p w14:paraId="0FAE8E44" w14:textId="77777777" w:rsidR="00361667" w:rsidRPr="00896B8E" w:rsidRDefault="00361667" w:rsidP="00F57A42">
      <w:pPr>
        <w:pStyle w:val="Default"/>
        <w:numPr>
          <w:ilvl w:val="0"/>
          <w:numId w:val="8"/>
        </w:numPr>
        <w:spacing w:after="17"/>
        <w:rPr>
          <w:sz w:val="22"/>
          <w:szCs w:val="22"/>
        </w:rPr>
      </w:pPr>
      <w:r w:rsidRPr="00896B8E">
        <w:rPr>
          <w:sz w:val="22"/>
          <w:szCs w:val="22"/>
        </w:rPr>
        <w:t xml:space="preserve">Standard: Proper certifications shall be kept up to date for the entire performance of this agreement. This includes all option years. </w:t>
      </w:r>
    </w:p>
    <w:p w14:paraId="0FAE8E45" w14:textId="77777777" w:rsidR="00361667" w:rsidRPr="00896B8E" w:rsidRDefault="00361667" w:rsidP="00F57A42">
      <w:pPr>
        <w:pStyle w:val="Default"/>
        <w:numPr>
          <w:ilvl w:val="0"/>
          <w:numId w:val="8"/>
        </w:numPr>
        <w:spacing w:after="17"/>
        <w:rPr>
          <w:sz w:val="22"/>
          <w:szCs w:val="22"/>
        </w:rPr>
      </w:pPr>
      <w:r w:rsidRPr="00896B8E">
        <w:rPr>
          <w:sz w:val="22"/>
          <w:szCs w:val="22"/>
        </w:rPr>
        <w:t xml:space="preserve">Acceptable Quality Level (AQL): 100% Meets Standard, no deviations are authorized. </w:t>
      </w:r>
    </w:p>
    <w:p w14:paraId="0FAE8E46" w14:textId="77777777" w:rsidR="00361667" w:rsidRPr="00896B8E" w:rsidRDefault="00361667" w:rsidP="00F57A42">
      <w:pPr>
        <w:pStyle w:val="Default"/>
        <w:numPr>
          <w:ilvl w:val="0"/>
          <w:numId w:val="8"/>
        </w:numPr>
        <w:spacing w:after="17"/>
        <w:rPr>
          <w:sz w:val="22"/>
          <w:szCs w:val="22"/>
        </w:rPr>
      </w:pPr>
      <w:r w:rsidRPr="00896B8E">
        <w:rPr>
          <w:sz w:val="22"/>
          <w:szCs w:val="22"/>
        </w:rPr>
        <w:t xml:space="preserve">Surveillance Method: Periodic Sampling </w:t>
      </w:r>
    </w:p>
    <w:p w14:paraId="0FAE8E47" w14:textId="77777777" w:rsidR="00361667" w:rsidRPr="00896B8E" w:rsidRDefault="00361667" w:rsidP="00F57A42">
      <w:pPr>
        <w:pStyle w:val="Default"/>
        <w:numPr>
          <w:ilvl w:val="0"/>
          <w:numId w:val="8"/>
        </w:numPr>
        <w:rPr>
          <w:sz w:val="22"/>
          <w:szCs w:val="22"/>
        </w:rPr>
      </w:pPr>
      <w:r w:rsidRPr="00896B8E">
        <w:rPr>
          <w:sz w:val="22"/>
          <w:szCs w:val="22"/>
        </w:rPr>
        <w:t xml:space="preserve">Frequency: Contractor shall provide all requested Licenses, Accreditations, and Certifications upon request of the Government at any time for all laboratories, to include all subcontractors. </w:t>
      </w:r>
    </w:p>
    <w:p w14:paraId="0FAE8E48" w14:textId="77777777" w:rsidR="00361667" w:rsidRPr="00896B8E" w:rsidRDefault="00361667" w:rsidP="00F57A42">
      <w:pPr>
        <w:pStyle w:val="Default"/>
        <w:rPr>
          <w:i/>
          <w:iCs/>
          <w:sz w:val="22"/>
          <w:szCs w:val="22"/>
          <w:u w:val="single"/>
        </w:rPr>
      </w:pPr>
    </w:p>
    <w:p w14:paraId="0FAE8E49" w14:textId="77777777" w:rsidR="00361667" w:rsidRPr="00896B8E" w:rsidRDefault="00361667" w:rsidP="00F57A42">
      <w:pPr>
        <w:pStyle w:val="Default"/>
        <w:rPr>
          <w:i/>
          <w:iCs/>
          <w:sz w:val="22"/>
          <w:szCs w:val="22"/>
          <w:u w:val="single"/>
        </w:rPr>
      </w:pPr>
      <w:r w:rsidRPr="00896B8E">
        <w:rPr>
          <w:i/>
          <w:iCs/>
          <w:sz w:val="22"/>
          <w:szCs w:val="22"/>
          <w:u w:val="single"/>
        </w:rPr>
        <w:t xml:space="preserve">Technical Quality </w:t>
      </w:r>
    </w:p>
    <w:p w14:paraId="0FAE8E4A" w14:textId="77777777" w:rsidR="00361667" w:rsidRPr="00896B8E" w:rsidRDefault="00361667" w:rsidP="00F57A42">
      <w:pPr>
        <w:pStyle w:val="Default"/>
        <w:rPr>
          <w:sz w:val="22"/>
          <w:szCs w:val="22"/>
        </w:rPr>
      </w:pPr>
    </w:p>
    <w:p w14:paraId="0FAE8E4B" w14:textId="77777777" w:rsidR="00361667" w:rsidRPr="00896B8E" w:rsidRDefault="00361667" w:rsidP="00F57A42">
      <w:pPr>
        <w:pStyle w:val="Default"/>
        <w:numPr>
          <w:ilvl w:val="0"/>
          <w:numId w:val="9"/>
        </w:numPr>
        <w:spacing w:after="17"/>
        <w:rPr>
          <w:sz w:val="22"/>
          <w:szCs w:val="22"/>
        </w:rPr>
      </w:pPr>
      <w:r w:rsidRPr="00896B8E">
        <w:rPr>
          <w:sz w:val="22"/>
          <w:szCs w:val="22"/>
        </w:rPr>
        <w:t xml:space="preserve">Performance Requirement: Produce high-quality, consistent access to reports, test code changes, errors in technical transmission issues. </w:t>
      </w:r>
    </w:p>
    <w:p w14:paraId="0FAE8E4C" w14:textId="77777777" w:rsidR="00361667" w:rsidRPr="00896B8E" w:rsidRDefault="00361667" w:rsidP="00F57A42">
      <w:pPr>
        <w:pStyle w:val="Default"/>
        <w:numPr>
          <w:ilvl w:val="0"/>
          <w:numId w:val="9"/>
        </w:numPr>
        <w:spacing w:after="17"/>
        <w:rPr>
          <w:sz w:val="22"/>
          <w:szCs w:val="22"/>
        </w:rPr>
      </w:pPr>
      <w:r w:rsidRPr="00896B8E">
        <w:rPr>
          <w:sz w:val="22"/>
          <w:szCs w:val="22"/>
        </w:rPr>
        <w:t xml:space="preserve">Standard: Meets quality requirements. </w:t>
      </w:r>
    </w:p>
    <w:p w14:paraId="0FAE8E4D" w14:textId="77777777" w:rsidR="00361667" w:rsidRPr="00896B8E" w:rsidRDefault="00361667" w:rsidP="00F57A42">
      <w:pPr>
        <w:pStyle w:val="Default"/>
        <w:numPr>
          <w:ilvl w:val="0"/>
          <w:numId w:val="9"/>
        </w:numPr>
        <w:spacing w:after="17"/>
        <w:rPr>
          <w:sz w:val="22"/>
          <w:szCs w:val="22"/>
        </w:rPr>
      </w:pPr>
      <w:r w:rsidRPr="00896B8E">
        <w:rPr>
          <w:sz w:val="22"/>
          <w:szCs w:val="22"/>
        </w:rPr>
        <w:t xml:space="preserve">Acceptable Quality Level (AQL): 95% Meets Standard </w:t>
      </w:r>
    </w:p>
    <w:p w14:paraId="0FAE8E4E" w14:textId="77777777" w:rsidR="00361667" w:rsidRPr="00896B8E" w:rsidRDefault="00361667" w:rsidP="00F57A42">
      <w:pPr>
        <w:pStyle w:val="Default"/>
        <w:numPr>
          <w:ilvl w:val="0"/>
          <w:numId w:val="9"/>
        </w:numPr>
        <w:spacing w:after="17"/>
        <w:rPr>
          <w:sz w:val="22"/>
          <w:szCs w:val="22"/>
        </w:rPr>
      </w:pPr>
      <w:r w:rsidRPr="00896B8E">
        <w:rPr>
          <w:sz w:val="22"/>
          <w:szCs w:val="22"/>
        </w:rPr>
        <w:t xml:space="preserve">Surveillance Method: Quarterly Review </w:t>
      </w:r>
    </w:p>
    <w:p w14:paraId="0FAE8E4F" w14:textId="77777777" w:rsidR="00361667" w:rsidRPr="00896B8E" w:rsidRDefault="00361667" w:rsidP="00F57A42">
      <w:pPr>
        <w:pStyle w:val="Default"/>
        <w:numPr>
          <w:ilvl w:val="0"/>
          <w:numId w:val="9"/>
        </w:numPr>
        <w:spacing w:after="17"/>
        <w:rPr>
          <w:sz w:val="22"/>
          <w:szCs w:val="22"/>
        </w:rPr>
      </w:pPr>
      <w:r w:rsidRPr="00896B8E">
        <w:rPr>
          <w:sz w:val="22"/>
          <w:szCs w:val="22"/>
        </w:rPr>
        <w:t xml:space="preserve">Frequency: COR to review issues with interfacing and notifications of test code changes, issues with test code results. </w:t>
      </w:r>
    </w:p>
    <w:p w14:paraId="0FAE8E50" w14:textId="77777777" w:rsidR="00361667" w:rsidRPr="00896B8E" w:rsidRDefault="00361667" w:rsidP="00F57A42">
      <w:pPr>
        <w:pStyle w:val="Default"/>
        <w:rPr>
          <w:sz w:val="22"/>
          <w:szCs w:val="22"/>
        </w:rPr>
      </w:pPr>
    </w:p>
    <w:p w14:paraId="0FAE8E51" w14:textId="77777777" w:rsidR="00361667" w:rsidRPr="00896B8E" w:rsidRDefault="00361667" w:rsidP="00F57A42">
      <w:pPr>
        <w:pStyle w:val="Default"/>
        <w:rPr>
          <w:i/>
          <w:iCs/>
          <w:sz w:val="22"/>
          <w:szCs w:val="22"/>
          <w:u w:val="single"/>
        </w:rPr>
      </w:pPr>
      <w:r w:rsidRPr="00896B8E">
        <w:rPr>
          <w:i/>
          <w:iCs/>
          <w:sz w:val="22"/>
          <w:szCs w:val="22"/>
          <w:u w:val="single"/>
        </w:rPr>
        <w:t>Timeliness</w:t>
      </w:r>
    </w:p>
    <w:p w14:paraId="0FAE8E52" w14:textId="77777777" w:rsidR="00361667" w:rsidRPr="00896B8E" w:rsidRDefault="00361667" w:rsidP="00F57A42">
      <w:pPr>
        <w:pStyle w:val="Default"/>
        <w:rPr>
          <w:sz w:val="22"/>
          <w:szCs w:val="22"/>
        </w:rPr>
      </w:pPr>
    </w:p>
    <w:p w14:paraId="0FAE8E53" w14:textId="77777777" w:rsidR="00361667" w:rsidRPr="00896B8E" w:rsidRDefault="00361667" w:rsidP="00F57A42">
      <w:pPr>
        <w:pStyle w:val="Default"/>
        <w:numPr>
          <w:ilvl w:val="0"/>
          <w:numId w:val="10"/>
        </w:numPr>
        <w:spacing w:after="17"/>
        <w:rPr>
          <w:sz w:val="22"/>
          <w:szCs w:val="22"/>
        </w:rPr>
      </w:pPr>
      <w:r w:rsidRPr="00896B8E">
        <w:rPr>
          <w:sz w:val="22"/>
          <w:szCs w:val="22"/>
        </w:rPr>
        <w:t xml:space="preserve">Performance Requirement: Processes specimens and report test results within the stated turn-around-times. </w:t>
      </w:r>
    </w:p>
    <w:p w14:paraId="0FAE8E54" w14:textId="77777777" w:rsidR="00361667" w:rsidRPr="00896B8E" w:rsidRDefault="00361667" w:rsidP="00F57A42">
      <w:pPr>
        <w:pStyle w:val="Default"/>
        <w:numPr>
          <w:ilvl w:val="0"/>
          <w:numId w:val="10"/>
        </w:numPr>
        <w:spacing w:after="17"/>
        <w:rPr>
          <w:sz w:val="22"/>
          <w:szCs w:val="22"/>
        </w:rPr>
      </w:pPr>
      <w:r w:rsidRPr="00896B8E">
        <w:rPr>
          <w:sz w:val="22"/>
          <w:szCs w:val="22"/>
        </w:rPr>
        <w:t xml:space="preserve">Standard: Timely courier pick-ups, specimen processing and reporting of all test results. </w:t>
      </w:r>
    </w:p>
    <w:p w14:paraId="0FAE8E55" w14:textId="77777777" w:rsidR="00361667" w:rsidRPr="00896B8E" w:rsidRDefault="00361667" w:rsidP="00F57A42">
      <w:pPr>
        <w:pStyle w:val="Default"/>
        <w:numPr>
          <w:ilvl w:val="0"/>
          <w:numId w:val="10"/>
        </w:numPr>
        <w:spacing w:after="17"/>
        <w:rPr>
          <w:sz w:val="22"/>
          <w:szCs w:val="22"/>
        </w:rPr>
      </w:pPr>
      <w:r w:rsidRPr="00896B8E">
        <w:rPr>
          <w:sz w:val="22"/>
          <w:szCs w:val="22"/>
        </w:rPr>
        <w:t xml:space="preserve">Acceptable Quality Level (AQL): 90% Meets Standard </w:t>
      </w:r>
    </w:p>
    <w:p w14:paraId="0FAE8E56" w14:textId="77777777" w:rsidR="00361667" w:rsidRPr="00896B8E" w:rsidRDefault="00361667" w:rsidP="00F57A42">
      <w:pPr>
        <w:pStyle w:val="Default"/>
        <w:numPr>
          <w:ilvl w:val="0"/>
          <w:numId w:val="10"/>
        </w:numPr>
        <w:spacing w:after="17"/>
        <w:rPr>
          <w:sz w:val="22"/>
          <w:szCs w:val="22"/>
        </w:rPr>
      </w:pPr>
      <w:r w:rsidRPr="00896B8E">
        <w:rPr>
          <w:sz w:val="22"/>
          <w:szCs w:val="22"/>
        </w:rPr>
        <w:t xml:space="preserve">Surveillance Method: Periodic Sampling </w:t>
      </w:r>
    </w:p>
    <w:p w14:paraId="0FAE8E57" w14:textId="77777777" w:rsidR="00361667" w:rsidRPr="00896B8E" w:rsidRDefault="00361667" w:rsidP="00F57A42">
      <w:pPr>
        <w:pStyle w:val="Default"/>
        <w:numPr>
          <w:ilvl w:val="0"/>
          <w:numId w:val="10"/>
        </w:numPr>
        <w:spacing w:after="17"/>
        <w:rPr>
          <w:sz w:val="22"/>
          <w:szCs w:val="22"/>
        </w:rPr>
      </w:pPr>
      <w:r w:rsidRPr="00896B8E">
        <w:rPr>
          <w:sz w:val="22"/>
          <w:szCs w:val="22"/>
        </w:rPr>
        <w:t xml:space="preserve">Frequency: COR will review monthly reports </w:t>
      </w:r>
    </w:p>
    <w:p w14:paraId="0FAE8E58" w14:textId="77777777" w:rsidR="00361667" w:rsidRPr="00896B8E" w:rsidRDefault="00361667" w:rsidP="00F57A42">
      <w:pPr>
        <w:pStyle w:val="Default"/>
        <w:rPr>
          <w:i/>
          <w:iCs/>
          <w:sz w:val="22"/>
          <w:szCs w:val="22"/>
          <w:u w:val="single"/>
        </w:rPr>
      </w:pPr>
    </w:p>
    <w:p w14:paraId="0FAE8E59" w14:textId="77777777" w:rsidR="00361667" w:rsidRPr="00896B8E" w:rsidRDefault="00361667" w:rsidP="00F57A42">
      <w:pPr>
        <w:pStyle w:val="Default"/>
        <w:rPr>
          <w:i/>
          <w:iCs/>
          <w:sz w:val="22"/>
          <w:szCs w:val="22"/>
          <w:u w:val="single"/>
        </w:rPr>
      </w:pPr>
      <w:r w:rsidRPr="00896B8E">
        <w:rPr>
          <w:i/>
          <w:iCs/>
          <w:sz w:val="22"/>
          <w:szCs w:val="22"/>
          <w:u w:val="single"/>
        </w:rPr>
        <w:t>Test Accuracy</w:t>
      </w:r>
    </w:p>
    <w:p w14:paraId="0FAE8E5A" w14:textId="77777777" w:rsidR="00361667" w:rsidRPr="00896B8E" w:rsidRDefault="00361667" w:rsidP="00F57A42">
      <w:pPr>
        <w:pStyle w:val="Default"/>
        <w:rPr>
          <w:sz w:val="22"/>
          <w:szCs w:val="22"/>
        </w:rPr>
      </w:pPr>
    </w:p>
    <w:p w14:paraId="0FAE8E5B" w14:textId="77777777" w:rsidR="00361667" w:rsidRPr="00896B8E" w:rsidRDefault="00361667" w:rsidP="00F57A42">
      <w:pPr>
        <w:pStyle w:val="Default"/>
        <w:numPr>
          <w:ilvl w:val="0"/>
          <w:numId w:val="11"/>
        </w:numPr>
        <w:spacing w:after="17"/>
        <w:rPr>
          <w:sz w:val="22"/>
          <w:szCs w:val="22"/>
        </w:rPr>
      </w:pPr>
      <w:r w:rsidRPr="00896B8E">
        <w:rPr>
          <w:sz w:val="22"/>
          <w:szCs w:val="22"/>
        </w:rPr>
        <w:t xml:space="preserve">Performance Requirement: Contractor shall provide accurate testing in accordance with the tests, test codes, test descriptions, specimen processing, and test results. </w:t>
      </w:r>
    </w:p>
    <w:p w14:paraId="0FAE8E5C" w14:textId="77777777" w:rsidR="00361667" w:rsidRPr="00896B8E" w:rsidRDefault="00361667" w:rsidP="00F57A42">
      <w:pPr>
        <w:pStyle w:val="Default"/>
        <w:numPr>
          <w:ilvl w:val="0"/>
          <w:numId w:val="11"/>
        </w:numPr>
        <w:spacing w:after="17"/>
        <w:rPr>
          <w:sz w:val="22"/>
          <w:szCs w:val="22"/>
        </w:rPr>
      </w:pPr>
      <w:r w:rsidRPr="00896B8E">
        <w:rPr>
          <w:sz w:val="22"/>
          <w:szCs w:val="22"/>
        </w:rPr>
        <w:t xml:space="preserve">Standard: Number of modified test results, not due to incorrect requisition information from referring lab. </w:t>
      </w:r>
    </w:p>
    <w:p w14:paraId="0FAE8E5D" w14:textId="77777777" w:rsidR="00361667" w:rsidRPr="00896B8E" w:rsidRDefault="00361667" w:rsidP="00F57A42">
      <w:pPr>
        <w:pStyle w:val="Default"/>
        <w:numPr>
          <w:ilvl w:val="0"/>
          <w:numId w:val="11"/>
        </w:numPr>
        <w:spacing w:after="17"/>
        <w:rPr>
          <w:sz w:val="22"/>
          <w:szCs w:val="22"/>
        </w:rPr>
      </w:pPr>
      <w:r w:rsidRPr="00896B8E">
        <w:rPr>
          <w:sz w:val="22"/>
          <w:szCs w:val="22"/>
        </w:rPr>
        <w:t xml:space="preserve">Acceptable Quality Level (AQL): &lt; 0.02% of all patient results received. </w:t>
      </w:r>
    </w:p>
    <w:p w14:paraId="0FAE8E5E" w14:textId="77777777" w:rsidR="00361667" w:rsidRPr="00896B8E" w:rsidRDefault="00361667" w:rsidP="00F57A42">
      <w:pPr>
        <w:pStyle w:val="Default"/>
        <w:numPr>
          <w:ilvl w:val="0"/>
          <w:numId w:val="11"/>
        </w:numPr>
        <w:spacing w:after="17"/>
        <w:rPr>
          <w:sz w:val="22"/>
          <w:szCs w:val="22"/>
        </w:rPr>
      </w:pPr>
      <w:r w:rsidRPr="00896B8E">
        <w:rPr>
          <w:sz w:val="22"/>
          <w:szCs w:val="22"/>
        </w:rPr>
        <w:t xml:space="preserve">Surveillance Method: Monthly review </w:t>
      </w:r>
    </w:p>
    <w:p w14:paraId="0FAE8E5F" w14:textId="77777777" w:rsidR="00361667" w:rsidRPr="00896B8E" w:rsidRDefault="00361667" w:rsidP="00F57A42">
      <w:pPr>
        <w:pStyle w:val="Default"/>
        <w:numPr>
          <w:ilvl w:val="0"/>
          <w:numId w:val="11"/>
        </w:numPr>
        <w:spacing w:after="17"/>
        <w:rPr>
          <w:sz w:val="22"/>
          <w:szCs w:val="22"/>
        </w:rPr>
      </w:pPr>
      <w:r w:rsidRPr="00896B8E">
        <w:rPr>
          <w:sz w:val="22"/>
          <w:szCs w:val="22"/>
        </w:rPr>
        <w:t xml:space="preserve">Frequency: COR will review monthly reports. </w:t>
      </w:r>
    </w:p>
    <w:p w14:paraId="0FAE8E60" w14:textId="77777777" w:rsidR="00361667" w:rsidRPr="00896B8E" w:rsidRDefault="00361667" w:rsidP="00F57A42">
      <w:pPr>
        <w:pStyle w:val="Default"/>
        <w:rPr>
          <w:i/>
          <w:iCs/>
          <w:sz w:val="22"/>
          <w:szCs w:val="22"/>
          <w:u w:val="single"/>
        </w:rPr>
      </w:pPr>
    </w:p>
    <w:p w14:paraId="0FAE8E61" w14:textId="77777777" w:rsidR="00361667" w:rsidRPr="00896B8E" w:rsidRDefault="00361667" w:rsidP="00F57A42">
      <w:pPr>
        <w:pStyle w:val="Default"/>
        <w:rPr>
          <w:i/>
          <w:iCs/>
          <w:sz w:val="22"/>
          <w:szCs w:val="22"/>
          <w:u w:val="single"/>
        </w:rPr>
      </w:pPr>
    </w:p>
    <w:p w14:paraId="0FAE8E62" w14:textId="77777777" w:rsidR="00361667" w:rsidRPr="00896B8E" w:rsidRDefault="00361667" w:rsidP="00F57A42">
      <w:pPr>
        <w:pStyle w:val="Default"/>
        <w:rPr>
          <w:i/>
          <w:iCs/>
          <w:sz w:val="22"/>
          <w:szCs w:val="22"/>
          <w:u w:val="single"/>
        </w:rPr>
      </w:pPr>
      <w:r w:rsidRPr="00896B8E">
        <w:rPr>
          <w:i/>
          <w:iCs/>
          <w:sz w:val="22"/>
          <w:szCs w:val="22"/>
          <w:u w:val="single"/>
        </w:rPr>
        <w:t xml:space="preserve">Transportation &amp; Sample Integrity </w:t>
      </w:r>
    </w:p>
    <w:p w14:paraId="0FAE8E63" w14:textId="77777777" w:rsidR="00361667" w:rsidRPr="00896B8E" w:rsidRDefault="00361667" w:rsidP="00F57A42">
      <w:pPr>
        <w:pStyle w:val="Default"/>
        <w:rPr>
          <w:sz w:val="22"/>
          <w:szCs w:val="22"/>
        </w:rPr>
      </w:pPr>
    </w:p>
    <w:p w14:paraId="0FAE8E64" w14:textId="77777777" w:rsidR="00361667" w:rsidRPr="00896B8E" w:rsidRDefault="00361667" w:rsidP="00F57A42">
      <w:pPr>
        <w:pStyle w:val="Default"/>
        <w:numPr>
          <w:ilvl w:val="0"/>
          <w:numId w:val="12"/>
        </w:numPr>
        <w:spacing w:after="17"/>
        <w:rPr>
          <w:sz w:val="22"/>
          <w:szCs w:val="22"/>
        </w:rPr>
      </w:pPr>
      <w:r w:rsidRPr="00896B8E">
        <w:rPr>
          <w:sz w:val="22"/>
          <w:szCs w:val="22"/>
        </w:rPr>
        <w:t xml:space="preserve">Performance Requirement: Transportation and Quality standards outlined in the Performance Work Statement (PWS). </w:t>
      </w:r>
    </w:p>
    <w:p w14:paraId="0FAE8E65" w14:textId="77777777" w:rsidR="00361667" w:rsidRPr="00896B8E" w:rsidRDefault="00361667" w:rsidP="00F57A42">
      <w:pPr>
        <w:pStyle w:val="Default"/>
        <w:numPr>
          <w:ilvl w:val="0"/>
          <w:numId w:val="12"/>
        </w:numPr>
        <w:spacing w:after="17"/>
        <w:rPr>
          <w:sz w:val="22"/>
          <w:szCs w:val="22"/>
        </w:rPr>
      </w:pPr>
      <w:r w:rsidRPr="00896B8E">
        <w:rPr>
          <w:sz w:val="22"/>
          <w:szCs w:val="22"/>
        </w:rPr>
        <w:t xml:space="preserve">Standard: Ensures integrity of samples during transportation to the performing laboratory. </w:t>
      </w:r>
    </w:p>
    <w:p w14:paraId="0FAE8E66" w14:textId="77777777" w:rsidR="00361667" w:rsidRPr="00896B8E" w:rsidRDefault="00361667" w:rsidP="00F57A42">
      <w:pPr>
        <w:pStyle w:val="Default"/>
        <w:numPr>
          <w:ilvl w:val="0"/>
          <w:numId w:val="12"/>
        </w:numPr>
        <w:spacing w:after="17"/>
        <w:rPr>
          <w:sz w:val="22"/>
          <w:szCs w:val="22"/>
        </w:rPr>
      </w:pPr>
      <w:r w:rsidRPr="00896B8E">
        <w:rPr>
          <w:sz w:val="22"/>
          <w:szCs w:val="22"/>
        </w:rPr>
        <w:t xml:space="preserve">Acceptable Quality Level (AQL): &lt; 3 lost specimens. </w:t>
      </w:r>
    </w:p>
    <w:p w14:paraId="0FAE8E67" w14:textId="77777777" w:rsidR="00361667" w:rsidRPr="00896B8E" w:rsidRDefault="00361667" w:rsidP="00F57A42">
      <w:pPr>
        <w:pStyle w:val="Default"/>
        <w:numPr>
          <w:ilvl w:val="0"/>
          <w:numId w:val="12"/>
        </w:numPr>
        <w:spacing w:after="17"/>
        <w:rPr>
          <w:sz w:val="22"/>
          <w:szCs w:val="22"/>
        </w:rPr>
      </w:pPr>
      <w:r w:rsidRPr="00896B8E">
        <w:rPr>
          <w:sz w:val="22"/>
          <w:szCs w:val="22"/>
        </w:rPr>
        <w:t xml:space="preserve">Surveillance Method: Monthly review. </w:t>
      </w:r>
    </w:p>
    <w:p w14:paraId="0FAE8E68" w14:textId="77777777" w:rsidR="00361667" w:rsidRPr="00896B8E" w:rsidRDefault="00361667" w:rsidP="00F57A42">
      <w:pPr>
        <w:pStyle w:val="Default"/>
        <w:numPr>
          <w:ilvl w:val="0"/>
          <w:numId w:val="12"/>
        </w:numPr>
        <w:spacing w:after="17"/>
        <w:rPr>
          <w:sz w:val="22"/>
          <w:szCs w:val="22"/>
        </w:rPr>
      </w:pPr>
      <w:r w:rsidRPr="00896B8E">
        <w:rPr>
          <w:sz w:val="22"/>
          <w:szCs w:val="22"/>
        </w:rPr>
        <w:lastRenderedPageBreak/>
        <w:t xml:space="preserve">Frequency: COR will review monthly reports and courier pick-up logs. </w:t>
      </w:r>
    </w:p>
    <w:p w14:paraId="0FAE8E69" w14:textId="77777777" w:rsidR="00361667" w:rsidRPr="00896B8E" w:rsidRDefault="00361667" w:rsidP="00F57A42">
      <w:pPr>
        <w:pStyle w:val="Default"/>
        <w:rPr>
          <w:i/>
          <w:iCs/>
          <w:sz w:val="22"/>
          <w:szCs w:val="22"/>
          <w:u w:val="single"/>
        </w:rPr>
      </w:pPr>
    </w:p>
    <w:p w14:paraId="0FAE8E6A" w14:textId="77777777" w:rsidR="00361667" w:rsidRPr="00896B8E" w:rsidRDefault="00361667" w:rsidP="00F57A42">
      <w:pPr>
        <w:pStyle w:val="Default"/>
        <w:rPr>
          <w:i/>
          <w:iCs/>
          <w:sz w:val="22"/>
          <w:szCs w:val="22"/>
          <w:u w:val="single"/>
        </w:rPr>
      </w:pPr>
      <w:r w:rsidRPr="00896B8E">
        <w:rPr>
          <w:i/>
          <w:iCs/>
          <w:sz w:val="22"/>
          <w:szCs w:val="22"/>
          <w:u w:val="single"/>
        </w:rPr>
        <w:t xml:space="preserve">Anatomic Pathology Random Review </w:t>
      </w:r>
    </w:p>
    <w:p w14:paraId="0FAE8E6B" w14:textId="77777777" w:rsidR="00361667" w:rsidRPr="00896B8E" w:rsidRDefault="00361667" w:rsidP="00F57A42">
      <w:pPr>
        <w:pStyle w:val="Default"/>
        <w:rPr>
          <w:sz w:val="22"/>
          <w:szCs w:val="22"/>
        </w:rPr>
      </w:pPr>
    </w:p>
    <w:p w14:paraId="0FAE8E6C" w14:textId="77777777" w:rsidR="00361667" w:rsidRPr="00896B8E" w:rsidRDefault="00361667" w:rsidP="00F57A42">
      <w:pPr>
        <w:pStyle w:val="Default"/>
        <w:numPr>
          <w:ilvl w:val="0"/>
          <w:numId w:val="13"/>
        </w:numPr>
        <w:spacing w:after="17"/>
        <w:rPr>
          <w:sz w:val="22"/>
          <w:szCs w:val="22"/>
        </w:rPr>
      </w:pPr>
      <w:r w:rsidRPr="00896B8E">
        <w:rPr>
          <w:sz w:val="22"/>
          <w:szCs w:val="22"/>
        </w:rPr>
        <w:t xml:space="preserve">Performance Requirement: Contractor shall perform retrospective case review. </w:t>
      </w:r>
    </w:p>
    <w:p w14:paraId="0FAE8E6D" w14:textId="77777777" w:rsidR="00361667" w:rsidRPr="00896B8E" w:rsidRDefault="00361667" w:rsidP="00F57A42">
      <w:pPr>
        <w:pStyle w:val="Default"/>
        <w:numPr>
          <w:ilvl w:val="0"/>
          <w:numId w:val="13"/>
        </w:numPr>
        <w:spacing w:after="17"/>
        <w:rPr>
          <w:sz w:val="22"/>
          <w:szCs w:val="22"/>
        </w:rPr>
      </w:pPr>
      <w:r w:rsidRPr="00896B8E">
        <w:rPr>
          <w:sz w:val="22"/>
          <w:szCs w:val="22"/>
        </w:rPr>
        <w:t xml:space="preserve">Standard: Staff pathologist to provide case reviews of 10% of all cases for pathology, surgical, cytology, hematopathology, mohs, and fine needle aspirate, etc. </w:t>
      </w:r>
    </w:p>
    <w:p w14:paraId="0FAE8E6E" w14:textId="77777777" w:rsidR="00361667" w:rsidRPr="00896B8E" w:rsidRDefault="00361667" w:rsidP="00F57A42">
      <w:pPr>
        <w:pStyle w:val="Default"/>
        <w:numPr>
          <w:ilvl w:val="0"/>
          <w:numId w:val="13"/>
        </w:numPr>
        <w:spacing w:after="17"/>
        <w:rPr>
          <w:sz w:val="22"/>
          <w:szCs w:val="22"/>
        </w:rPr>
      </w:pPr>
      <w:r w:rsidRPr="00896B8E">
        <w:rPr>
          <w:sz w:val="22"/>
          <w:szCs w:val="22"/>
        </w:rPr>
        <w:t xml:space="preserve">Acceptable Quality Level (AQL): 100% review and documenting of 10% of all cases. </w:t>
      </w:r>
    </w:p>
    <w:p w14:paraId="0FAE8E6F" w14:textId="77777777" w:rsidR="00361667" w:rsidRPr="00896B8E" w:rsidRDefault="00361667" w:rsidP="00F57A42">
      <w:pPr>
        <w:pStyle w:val="Default"/>
        <w:numPr>
          <w:ilvl w:val="0"/>
          <w:numId w:val="13"/>
        </w:numPr>
        <w:spacing w:after="17"/>
        <w:rPr>
          <w:sz w:val="22"/>
          <w:szCs w:val="22"/>
        </w:rPr>
      </w:pPr>
      <w:r w:rsidRPr="00896B8E">
        <w:rPr>
          <w:sz w:val="22"/>
          <w:szCs w:val="22"/>
        </w:rPr>
        <w:t xml:space="preserve">Surveillance Method: Monthly review </w:t>
      </w:r>
    </w:p>
    <w:p w14:paraId="0FAE8E70" w14:textId="77777777" w:rsidR="00361667" w:rsidRPr="00896B8E" w:rsidRDefault="00361667" w:rsidP="00F57A42">
      <w:pPr>
        <w:pStyle w:val="Default"/>
        <w:numPr>
          <w:ilvl w:val="0"/>
          <w:numId w:val="13"/>
        </w:numPr>
        <w:spacing w:after="17"/>
        <w:rPr>
          <w:sz w:val="22"/>
          <w:szCs w:val="22"/>
        </w:rPr>
      </w:pPr>
      <w:r w:rsidRPr="00896B8E">
        <w:rPr>
          <w:sz w:val="22"/>
          <w:szCs w:val="22"/>
        </w:rPr>
        <w:t xml:space="preserve">Frequency: Contractor shall provide a monthly report to each facility COR providing all results of each review completed. </w:t>
      </w:r>
    </w:p>
    <w:p w14:paraId="0FAE8E71" w14:textId="77777777" w:rsidR="00361667" w:rsidRPr="00896B8E" w:rsidRDefault="00361667" w:rsidP="00F57A42">
      <w:pPr>
        <w:pStyle w:val="Default"/>
        <w:rPr>
          <w:i/>
          <w:iCs/>
          <w:sz w:val="22"/>
          <w:szCs w:val="22"/>
          <w:u w:val="single"/>
        </w:rPr>
      </w:pPr>
    </w:p>
    <w:p w14:paraId="0FAE8E72" w14:textId="77777777" w:rsidR="00361667" w:rsidRPr="00896B8E" w:rsidRDefault="00361667" w:rsidP="00F57A42">
      <w:pPr>
        <w:pStyle w:val="Default"/>
        <w:rPr>
          <w:i/>
          <w:iCs/>
          <w:sz w:val="22"/>
          <w:szCs w:val="22"/>
          <w:u w:val="single"/>
        </w:rPr>
      </w:pPr>
      <w:r w:rsidRPr="00896B8E">
        <w:rPr>
          <w:i/>
          <w:iCs/>
          <w:sz w:val="22"/>
          <w:szCs w:val="22"/>
          <w:u w:val="single"/>
        </w:rPr>
        <w:t xml:space="preserve">Billing &amp; Invoicing </w:t>
      </w:r>
    </w:p>
    <w:p w14:paraId="0FAE8E73" w14:textId="77777777" w:rsidR="00361667" w:rsidRPr="00896B8E" w:rsidRDefault="00361667" w:rsidP="00F57A42">
      <w:pPr>
        <w:pStyle w:val="Default"/>
        <w:rPr>
          <w:sz w:val="22"/>
          <w:szCs w:val="22"/>
        </w:rPr>
      </w:pPr>
    </w:p>
    <w:p w14:paraId="0FAE8E74" w14:textId="77777777" w:rsidR="00361667" w:rsidRPr="00896B8E" w:rsidRDefault="00361667" w:rsidP="00F57A42">
      <w:pPr>
        <w:pStyle w:val="Default"/>
        <w:numPr>
          <w:ilvl w:val="0"/>
          <w:numId w:val="14"/>
        </w:numPr>
        <w:spacing w:after="17"/>
        <w:rPr>
          <w:sz w:val="22"/>
          <w:szCs w:val="22"/>
        </w:rPr>
      </w:pPr>
      <w:r w:rsidRPr="00896B8E">
        <w:rPr>
          <w:sz w:val="22"/>
          <w:szCs w:val="22"/>
        </w:rPr>
        <w:t xml:space="preserve">Performance Requirement: Contractor shall ensure only tests listed in the award (test codes and descriptions) are billed through the award account. Contractor shall ensure that they meet all invoicing and billing requirements established in the award. </w:t>
      </w:r>
    </w:p>
    <w:p w14:paraId="0FAE8E75" w14:textId="77777777" w:rsidR="00361667" w:rsidRPr="00896B8E" w:rsidRDefault="00361667" w:rsidP="00F57A42">
      <w:pPr>
        <w:pStyle w:val="Default"/>
        <w:numPr>
          <w:ilvl w:val="0"/>
          <w:numId w:val="14"/>
        </w:numPr>
        <w:spacing w:after="17"/>
        <w:rPr>
          <w:sz w:val="22"/>
          <w:szCs w:val="22"/>
        </w:rPr>
      </w:pPr>
      <w:r w:rsidRPr="00896B8E">
        <w:rPr>
          <w:sz w:val="22"/>
          <w:szCs w:val="22"/>
        </w:rPr>
        <w:t xml:space="preserve">Standard: Proper and correct invoicing. </w:t>
      </w:r>
    </w:p>
    <w:p w14:paraId="0FAE8E76" w14:textId="77777777" w:rsidR="00361667" w:rsidRPr="00896B8E" w:rsidRDefault="00361667" w:rsidP="00F57A42">
      <w:pPr>
        <w:pStyle w:val="Default"/>
        <w:numPr>
          <w:ilvl w:val="0"/>
          <w:numId w:val="14"/>
        </w:numPr>
        <w:spacing w:after="17"/>
        <w:rPr>
          <w:sz w:val="22"/>
          <w:szCs w:val="22"/>
        </w:rPr>
      </w:pPr>
      <w:r w:rsidRPr="00896B8E">
        <w:rPr>
          <w:sz w:val="22"/>
          <w:szCs w:val="22"/>
        </w:rPr>
        <w:t xml:space="preserve">Acceptable Quality Level (AQL): 90% </w:t>
      </w:r>
    </w:p>
    <w:p w14:paraId="0FAE8E77" w14:textId="77777777" w:rsidR="00361667" w:rsidRPr="00896B8E" w:rsidRDefault="00361667" w:rsidP="00F57A42">
      <w:pPr>
        <w:pStyle w:val="Default"/>
        <w:numPr>
          <w:ilvl w:val="0"/>
          <w:numId w:val="14"/>
        </w:numPr>
        <w:spacing w:after="17"/>
        <w:rPr>
          <w:sz w:val="22"/>
          <w:szCs w:val="22"/>
        </w:rPr>
      </w:pPr>
      <w:r w:rsidRPr="00896B8E">
        <w:rPr>
          <w:sz w:val="22"/>
          <w:szCs w:val="22"/>
        </w:rPr>
        <w:t xml:space="preserve">Surveillance Method: Monthly review. </w:t>
      </w:r>
    </w:p>
    <w:p w14:paraId="0FAE8E78" w14:textId="77777777" w:rsidR="00361667" w:rsidRPr="00896B8E" w:rsidRDefault="00361667" w:rsidP="00F57A42">
      <w:pPr>
        <w:pStyle w:val="Default"/>
        <w:numPr>
          <w:ilvl w:val="0"/>
          <w:numId w:val="14"/>
        </w:numPr>
        <w:spacing w:after="17"/>
        <w:rPr>
          <w:sz w:val="22"/>
          <w:szCs w:val="22"/>
        </w:rPr>
      </w:pPr>
      <w:r w:rsidRPr="00896B8E">
        <w:rPr>
          <w:sz w:val="22"/>
          <w:szCs w:val="22"/>
        </w:rPr>
        <w:t xml:space="preserve">Frequency: Contractor shall submit on-time invoices with all required information monthly as established in this award. </w:t>
      </w:r>
    </w:p>
    <w:p w14:paraId="0FAE8E79" w14:textId="77777777" w:rsidR="00361667" w:rsidRPr="004365FC" w:rsidRDefault="00361667" w:rsidP="00F57A42">
      <w:pPr>
        <w:spacing w:after="0" w:line="240" w:lineRule="auto"/>
        <w:rPr>
          <w:rFonts w:ascii="Arial" w:hAnsi="Arial" w:cs="Arial"/>
        </w:rPr>
      </w:pPr>
    </w:p>
    <w:p w14:paraId="0FAE8E7A" w14:textId="77777777" w:rsidR="00361667" w:rsidRPr="004365FC" w:rsidRDefault="00361667" w:rsidP="00F57A42">
      <w:pPr>
        <w:spacing w:after="0" w:line="240" w:lineRule="auto"/>
        <w:rPr>
          <w:rFonts w:ascii="Arial" w:hAnsi="Arial" w:cs="Arial"/>
        </w:rPr>
      </w:pPr>
      <w:r w:rsidRPr="004365FC">
        <w:rPr>
          <w:rFonts w:ascii="Arial" w:hAnsi="Arial" w:cs="Arial"/>
        </w:rPr>
        <w:t>The Contractor agrees to maintain the minimum acceptable service, reporting systems, and quality control as specified herein. Prompt notification must be given to VA upon suspension or exclusion by an applicable regulatory agency.</w:t>
      </w:r>
    </w:p>
    <w:p w14:paraId="0FAE8E7B" w14:textId="77777777" w:rsidR="00361667" w:rsidRPr="004820CD" w:rsidRDefault="00361667" w:rsidP="00F57A42">
      <w:pPr>
        <w:pStyle w:val="ListParagraph"/>
        <w:spacing w:after="0" w:line="240" w:lineRule="auto"/>
        <w:rPr>
          <w:rFonts w:ascii="Arial" w:hAnsi="Arial" w:cs="Arial"/>
        </w:rPr>
      </w:pPr>
    </w:p>
    <w:p w14:paraId="0FAE8E7C" w14:textId="77777777" w:rsidR="00361667" w:rsidRPr="004365FC" w:rsidRDefault="00361667" w:rsidP="00F57A42">
      <w:pPr>
        <w:spacing w:after="0" w:line="240" w:lineRule="auto"/>
        <w:rPr>
          <w:rFonts w:ascii="Arial" w:hAnsi="Arial" w:cs="Arial"/>
        </w:rPr>
      </w:pPr>
      <w:r w:rsidRPr="004365FC">
        <w:rPr>
          <w:rFonts w:ascii="Arial" w:hAnsi="Arial" w:cs="Arial"/>
        </w:rPr>
        <w:t>In addition to minimum accreditation standards, Contractor shall have a voluntary accreditation to an international standard, such as ISO 15189, acknowledging that the Contractor meets specific standard requirements for quality and technical competence for the operation of the laboratory quality management system.</w:t>
      </w:r>
    </w:p>
    <w:p w14:paraId="0FAE8E7D" w14:textId="77777777" w:rsidR="00361667" w:rsidRPr="004820CD" w:rsidRDefault="00361667" w:rsidP="00F57A42">
      <w:pPr>
        <w:pStyle w:val="ListParagraph"/>
        <w:spacing w:after="0" w:line="240" w:lineRule="auto"/>
        <w:rPr>
          <w:rFonts w:ascii="Arial" w:hAnsi="Arial" w:cs="Arial"/>
        </w:rPr>
      </w:pPr>
    </w:p>
    <w:p w14:paraId="0FAE8E7E" w14:textId="77777777" w:rsidR="00361667" w:rsidRPr="004365FC" w:rsidRDefault="00361667" w:rsidP="00F57A42">
      <w:pPr>
        <w:spacing w:after="0" w:line="240" w:lineRule="auto"/>
        <w:rPr>
          <w:rFonts w:ascii="Arial" w:hAnsi="Arial" w:cs="Arial"/>
        </w:rPr>
      </w:pPr>
      <w:r w:rsidRPr="004365FC">
        <w:rPr>
          <w:rFonts w:ascii="Arial" w:hAnsi="Arial" w:cs="Arial"/>
        </w:rPr>
        <w:t>The Contractor shall make available to the COR any changes in methodology, procedure, reference ranges, delays in testing, and any new tests introduced within a timely manner and prior to changes being made.</w:t>
      </w:r>
    </w:p>
    <w:p w14:paraId="0FAE8E7F" w14:textId="77777777" w:rsidR="00361667" w:rsidRPr="004820CD" w:rsidRDefault="00361667" w:rsidP="00F57A42">
      <w:pPr>
        <w:pStyle w:val="ListParagraph"/>
        <w:spacing w:after="0" w:line="240" w:lineRule="auto"/>
        <w:rPr>
          <w:rFonts w:ascii="Arial" w:hAnsi="Arial" w:cs="Arial"/>
        </w:rPr>
      </w:pPr>
    </w:p>
    <w:p w14:paraId="0FAE8E80" w14:textId="77777777" w:rsidR="00361667" w:rsidRPr="004365FC" w:rsidRDefault="00361667" w:rsidP="00F57A42">
      <w:pPr>
        <w:spacing w:after="0" w:line="240" w:lineRule="auto"/>
        <w:rPr>
          <w:rFonts w:ascii="Arial" w:hAnsi="Arial" w:cs="Arial"/>
        </w:rPr>
      </w:pPr>
      <w:r w:rsidRPr="004365FC">
        <w:rPr>
          <w:rFonts w:ascii="Arial" w:hAnsi="Arial" w:cs="Arial"/>
        </w:rPr>
        <w:t xml:space="preserve">In the event that the Contractor changes the assay procedure of a critically important component of an assay (e.g., and antibody, purified antigen, etc.), the Contractor shall make available notification prior to the intended change and provide documentation that the quality and efficacy of the test will remain unchanged or be improved when desirable for all tests. All new tests shall have CPT codes and LOINC coding. </w:t>
      </w:r>
    </w:p>
    <w:p w14:paraId="0FAE8E81" w14:textId="77777777" w:rsidR="00361667" w:rsidRPr="004820CD" w:rsidRDefault="00361667" w:rsidP="00F57A42">
      <w:pPr>
        <w:pStyle w:val="ListParagraph"/>
        <w:spacing w:after="0" w:line="240" w:lineRule="auto"/>
        <w:rPr>
          <w:rFonts w:ascii="Arial" w:hAnsi="Arial" w:cs="Arial"/>
        </w:rPr>
      </w:pPr>
    </w:p>
    <w:p w14:paraId="0FAE8E82" w14:textId="77777777" w:rsidR="00361667" w:rsidRPr="004820CD" w:rsidRDefault="00361667" w:rsidP="00F57A42">
      <w:pPr>
        <w:pStyle w:val="ListParagraph"/>
        <w:numPr>
          <w:ilvl w:val="1"/>
          <w:numId w:val="15"/>
        </w:numPr>
        <w:spacing w:after="0" w:line="240" w:lineRule="auto"/>
        <w:ind w:left="720"/>
        <w:rPr>
          <w:rFonts w:ascii="Arial" w:hAnsi="Arial" w:cs="Arial"/>
        </w:rPr>
      </w:pPr>
      <w:r w:rsidRPr="004820CD">
        <w:rPr>
          <w:rFonts w:ascii="Arial" w:hAnsi="Arial" w:cs="Arial"/>
        </w:rPr>
        <w:t>Changes in the assay materials or procedure may be sufficient cause for changing to an alternate contractor for the assay(s) for the duration of the contract at the sole discretion of the CO/COR.</w:t>
      </w:r>
    </w:p>
    <w:p w14:paraId="0FAE8E83" w14:textId="77777777" w:rsidR="00361667" w:rsidRPr="004820CD" w:rsidRDefault="00361667" w:rsidP="00F57A42">
      <w:pPr>
        <w:pStyle w:val="ListParagraph"/>
        <w:numPr>
          <w:ilvl w:val="1"/>
          <w:numId w:val="15"/>
        </w:numPr>
        <w:spacing w:after="0" w:line="240" w:lineRule="auto"/>
        <w:ind w:left="720"/>
        <w:rPr>
          <w:rFonts w:ascii="Arial" w:hAnsi="Arial" w:cs="Arial"/>
        </w:rPr>
      </w:pPr>
      <w:r w:rsidRPr="004820CD">
        <w:rPr>
          <w:rFonts w:ascii="Arial" w:hAnsi="Arial" w:cs="Arial"/>
        </w:rPr>
        <w:t>Until the change is incorporated into the IDIQ Contract all tests changes shall be billed through the Non-IDIQ Contract account number and paid via separate funding and invoice(s).</w:t>
      </w:r>
    </w:p>
    <w:p w14:paraId="0FAE8E84" w14:textId="77777777" w:rsidR="00361667" w:rsidRPr="004820CD" w:rsidRDefault="00361667" w:rsidP="00F57A42">
      <w:pPr>
        <w:pStyle w:val="ListParagraph"/>
        <w:spacing w:after="0" w:line="240" w:lineRule="auto"/>
        <w:ind w:left="0"/>
        <w:rPr>
          <w:rFonts w:ascii="Arial" w:hAnsi="Arial" w:cs="Arial"/>
        </w:rPr>
      </w:pPr>
    </w:p>
    <w:p w14:paraId="0FAE8E85" w14:textId="77777777" w:rsidR="00361667" w:rsidRPr="004365FC" w:rsidRDefault="00361667" w:rsidP="00F57A42">
      <w:pPr>
        <w:spacing w:after="0" w:line="240" w:lineRule="auto"/>
        <w:rPr>
          <w:rFonts w:ascii="Arial" w:hAnsi="Arial" w:cs="Arial"/>
        </w:rPr>
      </w:pPr>
      <w:r w:rsidRPr="004365FC">
        <w:rPr>
          <w:rFonts w:ascii="Arial" w:hAnsi="Arial" w:cs="Arial"/>
        </w:rPr>
        <w:t>The Contractor shall be subject to Quality Assurance measures, using the standards as outlined in the Performance Work Statement (PWS).</w:t>
      </w:r>
    </w:p>
    <w:p w14:paraId="0FAE8E86" w14:textId="77777777" w:rsidR="00361667" w:rsidRPr="004820CD" w:rsidRDefault="00361667" w:rsidP="00F57A42">
      <w:pPr>
        <w:pStyle w:val="ListParagraph"/>
        <w:spacing w:after="0" w:line="240" w:lineRule="auto"/>
        <w:rPr>
          <w:rFonts w:ascii="Arial" w:hAnsi="Arial" w:cs="Arial"/>
        </w:rPr>
      </w:pPr>
    </w:p>
    <w:p w14:paraId="0FAE8E87" w14:textId="77777777" w:rsidR="00361667" w:rsidRPr="004365FC" w:rsidRDefault="00361667" w:rsidP="00F57A42">
      <w:pPr>
        <w:spacing w:after="0" w:line="240" w:lineRule="auto"/>
        <w:rPr>
          <w:rFonts w:ascii="Arial" w:hAnsi="Arial" w:cs="Arial"/>
        </w:rPr>
      </w:pPr>
      <w:r w:rsidRPr="004365FC">
        <w:rPr>
          <w:rFonts w:ascii="Arial" w:hAnsi="Arial" w:cs="Arial"/>
        </w:rPr>
        <w:lastRenderedPageBreak/>
        <w:t>The Government will evaluate the Contractor’s performance to ensure services are performed in accordance with this Contract to include monitoring test results for consistency to ensure results correlate with diagnosis. If any of the services do not conform to the contract requirements, the Government may require the Contractor to perform the services again in conformity with contract requirements, at no additional cost to the Government.</w:t>
      </w:r>
    </w:p>
    <w:p w14:paraId="0FAE8E88" w14:textId="77777777" w:rsidR="00361667" w:rsidRPr="004820CD" w:rsidRDefault="00361667" w:rsidP="00F57A42">
      <w:pPr>
        <w:pStyle w:val="ListParagraph"/>
        <w:spacing w:after="0" w:line="240" w:lineRule="auto"/>
        <w:rPr>
          <w:rFonts w:ascii="Arial" w:hAnsi="Arial" w:cs="Arial"/>
        </w:rPr>
      </w:pPr>
    </w:p>
    <w:p w14:paraId="0FAE8E89" w14:textId="77777777" w:rsidR="00361667" w:rsidRPr="004365FC" w:rsidRDefault="00361667" w:rsidP="00F57A42">
      <w:pPr>
        <w:spacing w:after="0" w:line="240" w:lineRule="auto"/>
        <w:rPr>
          <w:rFonts w:ascii="Arial" w:hAnsi="Arial" w:cs="Arial"/>
        </w:rPr>
      </w:pPr>
      <w:r w:rsidRPr="004365FC">
        <w:rPr>
          <w:rFonts w:ascii="Arial" w:hAnsi="Arial" w:cs="Arial"/>
        </w:rPr>
        <w:t>Documenting Performance:</w:t>
      </w:r>
    </w:p>
    <w:p w14:paraId="0FAE8E8A" w14:textId="77777777" w:rsidR="00361667" w:rsidRPr="004820CD" w:rsidRDefault="00361667" w:rsidP="00F57A42">
      <w:pPr>
        <w:pStyle w:val="ListParagraph"/>
        <w:numPr>
          <w:ilvl w:val="0"/>
          <w:numId w:val="16"/>
        </w:numPr>
        <w:spacing w:after="0" w:line="240" w:lineRule="auto"/>
        <w:rPr>
          <w:rFonts w:ascii="Arial" w:hAnsi="Arial" w:cs="Arial"/>
        </w:rPr>
      </w:pPr>
      <w:r w:rsidRPr="004820CD">
        <w:rPr>
          <w:rFonts w:ascii="Arial" w:hAnsi="Arial" w:cs="Arial"/>
        </w:rPr>
        <w:t>Acceptable Performance:</w:t>
      </w:r>
    </w:p>
    <w:p w14:paraId="0FAE8E8B" w14:textId="77777777" w:rsidR="00361667" w:rsidRPr="004820CD" w:rsidRDefault="00361667" w:rsidP="00F57A42">
      <w:pPr>
        <w:pStyle w:val="ListParagraph"/>
        <w:numPr>
          <w:ilvl w:val="0"/>
          <w:numId w:val="17"/>
        </w:numPr>
        <w:spacing w:after="0" w:line="240" w:lineRule="auto"/>
        <w:rPr>
          <w:rFonts w:ascii="Arial" w:hAnsi="Arial" w:cs="Arial"/>
        </w:rPr>
      </w:pPr>
      <w:r w:rsidRPr="004820CD">
        <w:rPr>
          <w:rFonts w:ascii="Arial" w:hAnsi="Arial" w:cs="Arial"/>
        </w:rPr>
        <w:t>Government shall document positive performance.  Any report may become part of the supporting documentation for any contractual action.</w:t>
      </w:r>
    </w:p>
    <w:p w14:paraId="0FAE8E8C" w14:textId="77777777" w:rsidR="00361667" w:rsidRPr="004820CD" w:rsidRDefault="00361667" w:rsidP="00F57A42">
      <w:pPr>
        <w:pStyle w:val="ListParagraph"/>
        <w:numPr>
          <w:ilvl w:val="0"/>
          <w:numId w:val="16"/>
        </w:numPr>
        <w:spacing w:after="0" w:line="240" w:lineRule="auto"/>
        <w:rPr>
          <w:rFonts w:ascii="Arial" w:hAnsi="Arial" w:cs="Arial"/>
        </w:rPr>
      </w:pPr>
      <w:r w:rsidRPr="004820CD">
        <w:rPr>
          <w:rFonts w:ascii="Arial" w:hAnsi="Arial" w:cs="Arial"/>
        </w:rPr>
        <w:t>Unacceptable Performance:</w:t>
      </w:r>
    </w:p>
    <w:p w14:paraId="0FAE8E8D" w14:textId="77777777" w:rsidR="00361667" w:rsidRPr="004820CD" w:rsidRDefault="00361667" w:rsidP="00F57A42">
      <w:pPr>
        <w:pStyle w:val="ListParagraph"/>
        <w:numPr>
          <w:ilvl w:val="0"/>
          <w:numId w:val="18"/>
        </w:numPr>
        <w:spacing w:after="0" w:line="240" w:lineRule="auto"/>
        <w:rPr>
          <w:rFonts w:ascii="Arial" w:hAnsi="Arial" w:cs="Arial"/>
        </w:rPr>
      </w:pPr>
      <w:r w:rsidRPr="004820CD">
        <w:rPr>
          <w:rFonts w:ascii="Arial" w:hAnsi="Arial" w:cs="Arial"/>
        </w:rPr>
        <w:t>When unacceptable performance occurs, the CO shall inform the contractor.  This will normally be in writing unless circumstances necessitate verbal communication.  All verbal communication related to this performance will be documented.</w:t>
      </w:r>
    </w:p>
    <w:p w14:paraId="0FAE8E8E" w14:textId="77777777" w:rsidR="00361667" w:rsidRPr="004820CD" w:rsidRDefault="00361667" w:rsidP="00F57A42">
      <w:pPr>
        <w:pStyle w:val="ListParagraph"/>
        <w:numPr>
          <w:ilvl w:val="0"/>
          <w:numId w:val="18"/>
        </w:numPr>
        <w:spacing w:after="0" w:line="240" w:lineRule="auto"/>
        <w:rPr>
          <w:rFonts w:ascii="Arial" w:hAnsi="Arial" w:cs="Arial"/>
        </w:rPr>
      </w:pPr>
      <w:r w:rsidRPr="004820CD">
        <w:rPr>
          <w:rFonts w:ascii="Arial" w:hAnsi="Arial" w:cs="Arial"/>
        </w:rPr>
        <w:t>When the CO determines formal written communication is required, a Contract Discrepancy Report (CDR) shall be prepared and the CO will present it to the Contractor.</w:t>
      </w:r>
    </w:p>
    <w:p w14:paraId="0FAE8E8F" w14:textId="77777777" w:rsidR="00361667" w:rsidRPr="004820CD" w:rsidRDefault="00361667" w:rsidP="00F57A42">
      <w:pPr>
        <w:pStyle w:val="ListParagraph"/>
        <w:numPr>
          <w:ilvl w:val="0"/>
          <w:numId w:val="18"/>
        </w:numPr>
        <w:spacing w:after="0" w:line="240" w:lineRule="auto"/>
        <w:rPr>
          <w:rFonts w:ascii="Arial" w:hAnsi="Arial" w:cs="Arial"/>
        </w:rPr>
      </w:pPr>
      <w:r w:rsidRPr="004820CD">
        <w:rPr>
          <w:rFonts w:ascii="Arial" w:hAnsi="Arial" w:cs="Arial"/>
        </w:rPr>
        <w:t>The contractor shall acknowledge the CDR in writing.  The CDR will specify if the contractor is required to prepare a corrective action plan to document how the contractor shall correct the unacceptable performance and avoid a recurrence.  The CDR shall also state how long after receipt the contractor has to present this corrective action plan to the CO.  The Government shall review the contractor’s response to determine acceptability.</w:t>
      </w:r>
    </w:p>
    <w:p w14:paraId="0FAE8E90" w14:textId="77777777" w:rsidR="00361667" w:rsidRPr="004820CD" w:rsidRDefault="00361667" w:rsidP="00F57A42">
      <w:pPr>
        <w:pStyle w:val="ListParagraph"/>
        <w:numPr>
          <w:ilvl w:val="0"/>
          <w:numId w:val="18"/>
        </w:numPr>
        <w:spacing w:after="0" w:line="240" w:lineRule="auto"/>
        <w:rPr>
          <w:rFonts w:ascii="Arial" w:hAnsi="Arial" w:cs="Arial"/>
        </w:rPr>
      </w:pPr>
      <w:r w:rsidRPr="004820CD">
        <w:rPr>
          <w:rFonts w:ascii="Arial" w:hAnsi="Arial" w:cs="Arial"/>
        </w:rPr>
        <w:t>All CDRs become part of the supporting documentation for any contractual action deemed necessary by CO.</w:t>
      </w:r>
    </w:p>
    <w:p w14:paraId="0FAE8E91" w14:textId="77777777" w:rsidR="00361667" w:rsidRPr="004820CD" w:rsidRDefault="00361667" w:rsidP="00F57A42">
      <w:pPr>
        <w:pStyle w:val="ListParagraph"/>
        <w:spacing w:after="0" w:line="240" w:lineRule="auto"/>
        <w:ind w:left="2160"/>
        <w:rPr>
          <w:rFonts w:ascii="Arial" w:hAnsi="Arial" w:cs="Arial"/>
        </w:rPr>
      </w:pPr>
    </w:p>
    <w:p w14:paraId="0FAE8E92" w14:textId="77777777" w:rsidR="00361667" w:rsidRPr="004820CD" w:rsidRDefault="00361667" w:rsidP="00F57A42">
      <w:pPr>
        <w:pStyle w:val="ListParagraph"/>
        <w:numPr>
          <w:ilvl w:val="0"/>
          <w:numId w:val="16"/>
        </w:numPr>
        <w:spacing w:after="0" w:line="240" w:lineRule="auto"/>
        <w:rPr>
          <w:rFonts w:ascii="Arial" w:hAnsi="Arial" w:cs="Arial"/>
        </w:rPr>
      </w:pPr>
      <w:r w:rsidRPr="004820CD">
        <w:rPr>
          <w:rFonts w:ascii="Arial" w:hAnsi="Arial" w:cs="Arial"/>
        </w:rPr>
        <w:t>Frequency of Measurement:</w:t>
      </w:r>
    </w:p>
    <w:p w14:paraId="0FAE8E93" w14:textId="77777777" w:rsidR="00361667" w:rsidRPr="004820CD" w:rsidRDefault="00361667" w:rsidP="00F57A42">
      <w:pPr>
        <w:pStyle w:val="ListParagraph"/>
        <w:numPr>
          <w:ilvl w:val="0"/>
          <w:numId w:val="19"/>
        </w:numPr>
        <w:spacing w:after="0" w:line="240" w:lineRule="auto"/>
        <w:rPr>
          <w:rFonts w:ascii="Arial" w:hAnsi="Arial" w:cs="Arial"/>
        </w:rPr>
      </w:pPr>
      <w:r w:rsidRPr="004820CD">
        <w:rPr>
          <w:rFonts w:ascii="Arial" w:hAnsi="Arial" w:cs="Arial"/>
        </w:rPr>
        <w:t>The COR shall assess contractor performance on a recurrent or periodic basis.  During contract performance, the COR will periodically analyze whether the negotiated frequency of surveillance is appropriate for the work being performed.</w:t>
      </w:r>
    </w:p>
    <w:p w14:paraId="0FAE8E94" w14:textId="77777777" w:rsidR="00361667" w:rsidRDefault="00361667" w:rsidP="00F57A42">
      <w:pPr>
        <w:pStyle w:val="ListParagraph"/>
        <w:numPr>
          <w:ilvl w:val="0"/>
          <w:numId w:val="19"/>
        </w:numPr>
        <w:spacing w:after="0" w:line="240" w:lineRule="auto"/>
        <w:rPr>
          <w:rFonts w:ascii="Arial" w:hAnsi="Arial" w:cs="Arial"/>
        </w:rPr>
      </w:pPr>
      <w:r w:rsidRPr="004820CD">
        <w:rPr>
          <w:rFonts w:ascii="Arial" w:hAnsi="Arial" w:cs="Arial"/>
        </w:rPr>
        <w:t>The CO, COR and Contractor shall meet upon the request of either party to assess performance and provide a written assessment.</w:t>
      </w:r>
      <w:r>
        <w:rPr>
          <w:rFonts w:ascii="Arial" w:hAnsi="Arial" w:cs="Arial"/>
        </w:rPr>
        <w:t xml:space="preserve"> </w:t>
      </w:r>
    </w:p>
    <w:p w14:paraId="0FAE8E95" w14:textId="77777777" w:rsidR="00361667" w:rsidRDefault="00361667" w:rsidP="00F57A42">
      <w:pPr>
        <w:jc w:val="center"/>
        <w:rPr>
          <w:rFonts w:asciiTheme="majorHAnsi" w:hAnsiTheme="majorHAnsi" w:cstheme="majorHAnsi"/>
        </w:rPr>
      </w:pPr>
    </w:p>
    <w:p w14:paraId="0FAE8E96" w14:textId="77777777" w:rsidR="00361667" w:rsidRPr="00DB35C4" w:rsidRDefault="00361667" w:rsidP="00F57A42">
      <w:pPr>
        <w:jc w:val="center"/>
        <w:rPr>
          <w:rFonts w:asciiTheme="majorHAnsi" w:eastAsiaTheme="majorEastAsia" w:hAnsiTheme="majorHAnsi" w:cstheme="majorHAnsi"/>
          <w:b/>
          <w:bCs/>
          <w:color w:val="4F81BD" w:themeColor="accent1"/>
        </w:rPr>
      </w:pPr>
      <w:r>
        <w:rPr>
          <w:rFonts w:asciiTheme="majorHAnsi" w:hAnsiTheme="majorHAnsi" w:cstheme="majorHAnsi"/>
        </w:rPr>
        <w:t>(End of Performance Work Statement)</w:t>
      </w:r>
    </w:p>
    <w:p w14:paraId="0FAE8E97" w14:textId="77777777" w:rsidR="00361667" w:rsidRPr="00655B6B" w:rsidRDefault="00361667" w:rsidP="00F57A42">
      <w:pPr>
        <w:rPr>
          <w:rFonts w:asciiTheme="majorHAnsi" w:eastAsiaTheme="majorEastAsia" w:hAnsiTheme="majorHAnsi" w:cstheme="majorHAnsi"/>
          <w:b/>
          <w:bCs/>
          <w:color w:val="4F81BD" w:themeColor="accent1"/>
        </w:rPr>
      </w:pPr>
    </w:p>
    <w:p w14:paraId="0FAE8E98" w14:textId="77777777" w:rsidR="00361667" w:rsidRDefault="00361667" w:rsidP="00F57A42">
      <w:pPr>
        <w:rPr>
          <w:rFonts w:asciiTheme="majorHAnsi" w:eastAsiaTheme="majorEastAsia" w:hAnsiTheme="majorHAnsi" w:cstheme="majorBidi"/>
          <w:b/>
          <w:bCs/>
          <w:color w:val="4F81BD" w:themeColor="accent1"/>
          <w:sz w:val="26"/>
          <w:szCs w:val="26"/>
        </w:rPr>
      </w:pPr>
      <w:bookmarkStart w:id="22" w:name="_Toc223953357"/>
      <w:r>
        <w:br w:type="page"/>
      </w:r>
    </w:p>
    <w:p w14:paraId="0FAE8E99" w14:textId="77777777" w:rsidR="00361667" w:rsidRPr="00655B6B" w:rsidRDefault="00361667" w:rsidP="00F57A42">
      <w:pPr>
        <w:pStyle w:val="Heading2"/>
      </w:pPr>
      <w:r w:rsidRPr="00655B6B">
        <w:lastRenderedPageBreak/>
        <w:t>B.4 REVIEW REQUIRED REGISTRATION WITH CONTRACTOR PERFORMANCE ASSESSMENT SYSTEM (CPARS)</w:t>
      </w:r>
      <w:bookmarkEnd w:id="22"/>
    </w:p>
    <w:p w14:paraId="0FAE8E9A" w14:textId="77777777" w:rsidR="00361667" w:rsidRPr="00655B6B" w:rsidRDefault="00361667" w:rsidP="00F57A42">
      <w:pPr>
        <w:spacing w:after="0"/>
        <w:rPr>
          <w:rFonts w:asciiTheme="majorHAnsi" w:hAnsiTheme="majorHAnsi" w:cstheme="majorHAnsi"/>
        </w:rPr>
      </w:pPr>
    </w:p>
    <w:p w14:paraId="0FAE8E9B" w14:textId="77777777" w:rsidR="00361667" w:rsidRPr="00655B6B" w:rsidRDefault="00361667" w:rsidP="00F57A42">
      <w:pPr>
        <w:pStyle w:val="ListParagraph"/>
        <w:numPr>
          <w:ilvl w:val="0"/>
          <w:numId w:val="20"/>
        </w:numPr>
        <w:spacing w:after="0"/>
        <w:rPr>
          <w:rFonts w:asciiTheme="majorHAnsi" w:hAnsiTheme="majorHAnsi" w:cstheme="majorHAnsi"/>
        </w:rPr>
      </w:pPr>
      <w:r w:rsidRPr="00655B6B">
        <w:rPr>
          <w:rFonts w:asciiTheme="majorHAnsi" w:hAnsiTheme="majorHAnsi" w:cstheme="majorHAnsi"/>
        </w:rPr>
        <w:t>as prescribed in Federal Acquisition Regulation (FAR) Part 42.11, the Department of Veterans Affairs (VA) evaluates contractor past performance on all contracts that exceed $</w:t>
      </w:r>
      <w:r>
        <w:rPr>
          <w:rFonts w:asciiTheme="majorHAnsi" w:hAnsiTheme="majorHAnsi" w:cstheme="majorHAnsi"/>
        </w:rPr>
        <w:t>3</w:t>
      </w:r>
      <w:r w:rsidRPr="00655B6B">
        <w:rPr>
          <w:rFonts w:asciiTheme="majorHAnsi" w:hAnsiTheme="majorHAnsi" w:cstheme="majorHAnsi"/>
        </w:rPr>
        <w:t>50,000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CPARS, which is maintained by the Naval Sea Logistics Center in Portsmouth, Virginia. CPARS also includes access to the federal awardee performance and integrity information system (FAPIIS). FAPIIS is a w</w:t>
      </w:r>
      <w:r w:rsidRPr="00655B6B">
        <w:rPr>
          <w:rFonts w:asciiTheme="majorHAnsi" w:hAnsiTheme="majorHAnsi" w:cstheme="majorHAnsi"/>
        </w:rPr>
        <w:t>eb-enabled application accessed via CPARS for contractor responsibility determination information.</w:t>
      </w:r>
    </w:p>
    <w:p w14:paraId="0FAE8E9C" w14:textId="77777777" w:rsidR="00361667" w:rsidRPr="00655B6B" w:rsidRDefault="00361667" w:rsidP="00F57A42">
      <w:pPr>
        <w:pStyle w:val="ListParagraph"/>
        <w:spacing w:after="0"/>
        <w:rPr>
          <w:rFonts w:asciiTheme="majorHAnsi" w:hAnsiTheme="majorHAnsi" w:cstheme="majorHAnsi"/>
        </w:rPr>
      </w:pPr>
    </w:p>
    <w:p w14:paraId="0FAE8E9D" w14:textId="77777777" w:rsidR="00361667" w:rsidRPr="00655B6B" w:rsidRDefault="00361667" w:rsidP="00F57A42">
      <w:pPr>
        <w:pStyle w:val="ListParagraph"/>
        <w:numPr>
          <w:ilvl w:val="0"/>
          <w:numId w:val="20"/>
        </w:numPr>
        <w:spacing w:after="0"/>
        <w:rPr>
          <w:rFonts w:asciiTheme="majorHAnsi" w:hAnsiTheme="majorHAnsi" w:cstheme="majorHAnsi"/>
        </w:rPr>
      </w:pPr>
      <w:r w:rsidRPr="00655B6B">
        <w:rPr>
          <w:rFonts w:asciiTheme="majorHAnsi" w:hAnsiTheme="majorHAnsi" w:cstheme="majorHAnsi"/>
        </w:rPr>
        <w:t>Each contractor whose contract award is estimated to exceed $350,000 is required to register with CPARS database at the following web address: www.cpars.csd.disa.mil. Help in registering can be obtained by contacting Customer Support Desk @ DSN: 684-1690 or COMM: 207-438-1690. Registration should occur no later than thirty days after contract award and must be kept current should there be any change to the contractor’s registered representative.</w:t>
      </w:r>
    </w:p>
    <w:p w14:paraId="0FAE8E9E" w14:textId="77777777" w:rsidR="00361667" w:rsidRPr="00655B6B" w:rsidRDefault="00361667" w:rsidP="00F57A42">
      <w:pPr>
        <w:pStyle w:val="ListParagraph"/>
        <w:rPr>
          <w:rFonts w:asciiTheme="majorHAnsi" w:hAnsiTheme="majorHAnsi" w:cstheme="majorHAnsi"/>
        </w:rPr>
      </w:pPr>
    </w:p>
    <w:p w14:paraId="0FAE8E9F" w14:textId="77777777" w:rsidR="00361667" w:rsidRPr="00655B6B" w:rsidRDefault="00361667" w:rsidP="00F57A42">
      <w:pPr>
        <w:pStyle w:val="ListParagraph"/>
        <w:numPr>
          <w:ilvl w:val="0"/>
          <w:numId w:val="20"/>
        </w:numPr>
        <w:spacing w:after="0"/>
        <w:rPr>
          <w:rFonts w:asciiTheme="majorHAnsi" w:hAnsiTheme="majorHAnsi" w:cstheme="majorHAnsi"/>
        </w:rPr>
      </w:pPr>
      <w:r w:rsidRPr="00655B6B">
        <w:rPr>
          <w:rFonts w:asciiTheme="majorHAnsi" w:hAnsiTheme="majorHAnsi" w:cstheme="majorHAnsi"/>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 da</w:t>
      </w:r>
      <w:r w:rsidRPr="00655B6B">
        <w:rPr>
          <w:rFonts w:asciiTheme="majorHAnsi" w:hAnsiTheme="majorHAnsi" w:cstheme="majorHAnsi"/>
        </w:rPr>
        <w:t xml:space="preserve">ys to submit any comments and re-assign the report to the VA contracting officer. </w:t>
      </w:r>
    </w:p>
    <w:p w14:paraId="0FAE8EA0" w14:textId="77777777" w:rsidR="00361667" w:rsidRPr="00655B6B" w:rsidRDefault="00361667" w:rsidP="00F57A42">
      <w:pPr>
        <w:pStyle w:val="ListParagraph"/>
        <w:rPr>
          <w:rFonts w:asciiTheme="majorHAnsi" w:hAnsiTheme="majorHAnsi" w:cstheme="majorHAnsi"/>
        </w:rPr>
      </w:pPr>
    </w:p>
    <w:p w14:paraId="0FAE8EA1" w14:textId="77777777" w:rsidR="00361667" w:rsidRPr="00655B6B" w:rsidRDefault="00361667" w:rsidP="00F57A42">
      <w:pPr>
        <w:pStyle w:val="ListParagraph"/>
        <w:numPr>
          <w:ilvl w:val="0"/>
          <w:numId w:val="20"/>
        </w:numPr>
        <w:spacing w:after="0"/>
        <w:rPr>
          <w:rFonts w:asciiTheme="majorHAnsi" w:hAnsiTheme="majorHAnsi" w:cstheme="majorHAnsi"/>
        </w:rPr>
      </w:pPr>
      <w:r w:rsidRPr="00655B6B">
        <w:rPr>
          <w:rFonts w:asciiTheme="majorHAnsi" w:hAnsiTheme="majorHAnsi" w:cstheme="majorHAnsi"/>
        </w:rPr>
        <w:t>Failure to have a current registration in the CPARS database, or to re-assign the report to the VA contracting officer within those thirty days, will result in the Government’s evaluation being placed on file in the database with a statement that the contractor failed to respond.”</w:t>
      </w:r>
    </w:p>
    <w:p w14:paraId="0FAE8EA2" w14:textId="77777777" w:rsidR="00361667" w:rsidRPr="00655B6B" w:rsidRDefault="00361667" w:rsidP="00F57A42">
      <w:pPr>
        <w:rPr>
          <w:rFonts w:asciiTheme="majorHAnsi" w:hAnsiTheme="majorHAnsi" w:cstheme="majorHAnsi"/>
        </w:rPr>
      </w:pPr>
    </w:p>
    <w:p w14:paraId="0FAE8EA3" w14:textId="77777777" w:rsidR="00361667" w:rsidRPr="00655B6B" w:rsidRDefault="00361667" w:rsidP="00F57A42">
      <w:pPr>
        <w:rPr>
          <w:rFonts w:asciiTheme="majorHAnsi" w:eastAsiaTheme="majorEastAsia" w:hAnsiTheme="majorHAnsi" w:cstheme="majorHAnsi"/>
          <w:b/>
          <w:bCs/>
          <w:color w:val="4F81BD" w:themeColor="accent1"/>
        </w:rPr>
      </w:pPr>
      <w:r w:rsidRPr="00655B6B">
        <w:rPr>
          <w:rFonts w:asciiTheme="majorHAnsi" w:hAnsiTheme="majorHAnsi" w:cstheme="majorHAnsi"/>
        </w:rPr>
        <w:br w:type="page"/>
      </w:r>
    </w:p>
    <w:p w14:paraId="0FAE8EA4" w14:textId="77777777" w:rsidR="00361667" w:rsidRPr="00655B6B" w:rsidRDefault="00361667" w:rsidP="00F57A42">
      <w:pPr>
        <w:pStyle w:val="Heading2"/>
        <w:spacing w:line="240" w:lineRule="auto"/>
        <w:rPr>
          <w:rFonts w:eastAsia="Times New Roman" w:cstheme="majorHAnsi"/>
          <w:sz w:val="22"/>
          <w:szCs w:val="22"/>
          <w:lang w:val="en"/>
        </w:rPr>
      </w:pPr>
      <w:bookmarkStart w:id="23" w:name="_Toc223953358"/>
      <w:r w:rsidRPr="00655B6B">
        <w:rPr>
          <w:rFonts w:cstheme="majorHAnsi"/>
          <w:sz w:val="22"/>
          <w:szCs w:val="22"/>
        </w:rPr>
        <w:lastRenderedPageBreak/>
        <w:t>B.5</w:t>
      </w:r>
      <w:r w:rsidRPr="00655B6B">
        <w:rPr>
          <w:rFonts w:eastAsia="Times New Roman" w:cstheme="majorHAnsi"/>
          <w:sz w:val="22"/>
          <w:szCs w:val="22"/>
          <w:lang w:val="en"/>
        </w:rPr>
        <w:t xml:space="preserve"> RECORDS MANAGEMENT LANGUAGE FOR CONTRACTS</w:t>
      </w:r>
      <w:bookmarkEnd w:id="23"/>
    </w:p>
    <w:p w14:paraId="0FAE8EA5" w14:textId="77777777" w:rsidR="00361667" w:rsidRPr="00655B6B" w:rsidRDefault="00361667" w:rsidP="00F57A42">
      <w:pPr>
        <w:shd w:val="clear" w:color="auto" w:fill="FFFFFF"/>
        <w:spacing w:before="168" w:after="240" w:line="240" w:lineRule="auto"/>
        <w:rPr>
          <w:rFonts w:asciiTheme="majorHAnsi" w:eastAsia="Times New Roman" w:hAnsiTheme="majorHAnsi" w:cstheme="majorHAnsi"/>
          <w:color w:val="30302E"/>
          <w:lang w:val="en"/>
        </w:rPr>
      </w:pPr>
      <w:r w:rsidRPr="00655B6B">
        <w:rPr>
          <w:rFonts w:asciiTheme="majorHAnsi" w:eastAsia="Times New Roman" w:hAnsiTheme="majorHAnsi" w:cstheme="majorHAnsi"/>
          <w:color w:val="30302E"/>
          <w:lang w:val="en"/>
        </w:rPr>
        <w:t>The following standard items relate to records generated in executing the contract and should be included in a typical Electronic Information Systems (EIS) procurement contract:</w:t>
      </w:r>
    </w:p>
    <w:p w14:paraId="0FAE8EA6" w14:textId="77777777" w:rsidR="00361667" w:rsidRPr="00655B6B" w:rsidRDefault="00361667" w:rsidP="00F57A42">
      <w:pPr>
        <w:numPr>
          <w:ilvl w:val="0"/>
          <w:numId w:val="21"/>
        </w:numPr>
        <w:shd w:val="clear" w:color="auto" w:fill="FFFFFF"/>
        <w:spacing w:before="48" w:after="240" w:line="240" w:lineRule="auto"/>
        <w:rPr>
          <w:rFonts w:asciiTheme="majorHAnsi" w:eastAsia="Times New Roman" w:hAnsiTheme="majorHAnsi" w:cstheme="majorHAnsi"/>
          <w:color w:val="30302E"/>
          <w:lang w:val="en"/>
        </w:rPr>
      </w:pPr>
      <w:r w:rsidRPr="00655B6B">
        <w:rPr>
          <w:rFonts w:asciiTheme="majorHAnsi" w:eastAsia="Times New Roman" w:hAnsiTheme="majorHAnsi" w:cstheme="majorHAnsi"/>
          <w:color w:val="30302E"/>
          <w:lang w:val="en"/>
        </w:rPr>
        <w:t>Citations to pertinent laws, codes and regulations such as 44 U.S.C chapters 21, 29, 31 and 33; Freedom of Information Act (5 U.S.C. 552); Privacy Act (5 U.S.C. 552a); 36 CFR Part 1222 and Part 1228.</w:t>
      </w:r>
    </w:p>
    <w:p w14:paraId="0FAE8EA7" w14:textId="77777777" w:rsidR="00361667" w:rsidRPr="00655B6B" w:rsidRDefault="00361667" w:rsidP="00F57A42">
      <w:pPr>
        <w:numPr>
          <w:ilvl w:val="0"/>
          <w:numId w:val="21"/>
        </w:numPr>
        <w:shd w:val="clear" w:color="auto" w:fill="FFFFFF"/>
        <w:spacing w:before="48" w:after="240" w:line="240" w:lineRule="auto"/>
        <w:rPr>
          <w:rFonts w:asciiTheme="majorHAnsi" w:eastAsia="Times New Roman" w:hAnsiTheme="majorHAnsi" w:cstheme="majorHAnsi"/>
          <w:color w:val="30302E"/>
          <w:lang w:val="en"/>
        </w:rPr>
      </w:pPr>
      <w:r w:rsidRPr="00655B6B">
        <w:rPr>
          <w:rFonts w:asciiTheme="majorHAnsi" w:eastAsia="Times New Roman" w:hAnsiTheme="majorHAnsi" w:cstheme="majorHAnsi"/>
          <w:color w:val="30302E"/>
          <w:lang w:val="en"/>
        </w:rPr>
        <w:t xml:space="preserve">Contractor shall treat all deliverables under the contract as the property of the U.S. Government for which the Government Agency shall have unlimited rights to use, dispose of, or disclose such data contained therein as it determines to be in the public interest. </w:t>
      </w:r>
    </w:p>
    <w:p w14:paraId="0FAE8EA8" w14:textId="77777777" w:rsidR="00361667" w:rsidRPr="00655B6B" w:rsidRDefault="00361667" w:rsidP="00F57A42">
      <w:pPr>
        <w:numPr>
          <w:ilvl w:val="0"/>
          <w:numId w:val="21"/>
        </w:numPr>
        <w:shd w:val="clear" w:color="auto" w:fill="FFFFFF"/>
        <w:spacing w:before="48" w:after="240" w:line="240" w:lineRule="auto"/>
        <w:rPr>
          <w:rFonts w:asciiTheme="majorHAnsi" w:eastAsia="Times New Roman" w:hAnsiTheme="majorHAnsi" w:cstheme="majorHAnsi"/>
          <w:color w:val="30302E"/>
          <w:lang w:val="en"/>
        </w:rPr>
      </w:pPr>
      <w:r w:rsidRPr="00655B6B">
        <w:rPr>
          <w:rFonts w:asciiTheme="majorHAnsi" w:eastAsia="Times New Roman" w:hAnsiTheme="majorHAnsi" w:cstheme="majorHAnsi"/>
          <w:color w:val="30302E"/>
          <w:lang w:val="en"/>
        </w:rPr>
        <w:t xml:space="preserve">Contractor shall not create or maintain any records that are not specifically tied to or authorized by the contract using Government IT equipment and/or Government records. </w:t>
      </w:r>
    </w:p>
    <w:p w14:paraId="0FAE8EA9" w14:textId="77777777" w:rsidR="00361667" w:rsidRPr="00655B6B" w:rsidRDefault="00361667" w:rsidP="00F57A42">
      <w:pPr>
        <w:numPr>
          <w:ilvl w:val="0"/>
          <w:numId w:val="21"/>
        </w:numPr>
        <w:shd w:val="clear" w:color="auto" w:fill="FFFFFF"/>
        <w:spacing w:before="48" w:after="240" w:line="240" w:lineRule="auto"/>
        <w:rPr>
          <w:rFonts w:asciiTheme="majorHAnsi" w:eastAsia="Times New Roman" w:hAnsiTheme="majorHAnsi" w:cstheme="majorHAnsi"/>
          <w:color w:val="30302E"/>
          <w:lang w:val="en"/>
        </w:rPr>
      </w:pPr>
      <w:r w:rsidRPr="00655B6B">
        <w:rPr>
          <w:rFonts w:asciiTheme="majorHAnsi" w:eastAsia="Times New Roman" w:hAnsiTheme="majorHAnsi" w:cstheme="majorHAnsi"/>
          <w:color w:val="30302E"/>
          <w:lang w:val="en"/>
        </w:rPr>
        <w:t xml:space="preserve">Contractor shall not retain, use, sell, or disseminate copies of any deliverable that contains information covered by the Privacy Act of 1974 or that which is generally protected by the Freedom of Information Act. </w:t>
      </w:r>
    </w:p>
    <w:p w14:paraId="0FAE8EAA" w14:textId="77777777" w:rsidR="00361667" w:rsidRPr="00655B6B" w:rsidRDefault="00361667" w:rsidP="00F57A42">
      <w:pPr>
        <w:numPr>
          <w:ilvl w:val="0"/>
          <w:numId w:val="21"/>
        </w:numPr>
        <w:shd w:val="clear" w:color="auto" w:fill="FFFFFF"/>
        <w:spacing w:before="48" w:after="240" w:line="240" w:lineRule="auto"/>
        <w:rPr>
          <w:rFonts w:asciiTheme="majorHAnsi" w:eastAsia="Times New Roman" w:hAnsiTheme="majorHAnsi" w:cstheme="majorHAnsi"/>
          <w:color w:val="30302E"/>
          <w:lang w:val="en"/>
        </w:rPr>
      </w:pPr>
      <w:r w:rsidRPr="00655B6B">
        <w:rPr>
          <w:rFonts w:asciiTheme="majorHAnsi" w:eastAsia="Times New Roman" w:hAnsiTheme="majorHAnsi" w:cstheme="majorHAnsi"/>
          <w:color w:val="30302E"/>
          <w:lang w:val="en"/>
        </w:rPr>
        <w:t xml:space="preserve">Contractor shall not create or maintain any records containing any Government Agency records that are not specifically tied to or authorized by the contract. </w:t>
      </w:r>
    </w:p>
    <w:p w14:paraId="0FAE8EAB" w14:textId="77777777" w:rsidR="00361667" w:rsidRPr="00655B6B" w:rsidRDefault="00361667" w:rsidP="00F57A42">
      <w:pPr>
        <w:numPr>
          <w:ilvl w:val="0"/>
          <w:numId w:val="21"/>
        </w:numPr>
        <w:shd w:val="clear" w:color="auto" w:fill="FFFFFF"/>
        <w:spacing w:before="48" w:after="240" w:line="240" w:lineRule="auto"/>
        <w:rPr>
          <w:rFonts w:asciiTheme="majorHAnsi" w:eastAsia="Times New Roman" w:hAnsiTheme="majorHAnsi" w:cstheme="majorHAnsi"/>
          <w:color w:val="30302E"/>
          <w:lang w:val="en"/>
        </w:rPr>
      </w:pPr>
      <w:r w:rsidRPr="00655B6B">
        <w:rPr>
          <w:rFonts w:asciiTheme="majorHAnsi" w:eastAsia="Times New Roman" w:hAnsiTheme="majorHAnsi" w:cstheme="majorHAnsi"/>
          <w:color w:val="30302E"/>
          <w:lang w:val="en"/>
        </w:rPr>
        <w:t xml:space="preserve">The Government Agency owns the rights to all data/records produced as part of this contract. </w:t>
      </w:r>
    </w:p>
    <w:p w14:paraId="0FAE8EAC" w14:textId="77777777" w:rsidR="00361667" w:rsidRPr="00655B6B" w:rsidRDefault="00361667" w:rsidP="00F57A42">
      <w:pPr>
        <w:numPr>
          <w:ilvl w:val="0"/>
          <w:numId w:val="21"/>
        </w:numPr>
        <w:shd w:val="clear" w:color="auto" w:fill="FFFFFF"/>
        <w:spacing w:before="48" w:after="240" w:line="240" w:lineRule="auto"/>
        <w:rPr>
          <w:rFonts w:asciiTheme="majorHAnsi" w:eastAsia="Times New Roman" w:hAnsiTheme="majorHAnsi" w:cstheme="majorHAnsi"/>
          <w:color w:val="30302E"/>
          <w:lang w:val="en"/>
        </w:rPr>
      </w:pPr>
      <w:r w:rsidRPr="00655B6B">
        <w:rPr>
          <w:rFonts w:asciiTheme="majorHAnsi" w:eastAsia="Times New Roman" w:hAnsiTheme="majorHAnsi" w:cstheme="majorHAnsi"/>
          <w:color w:val="30302E"/>
          <w:lang w:val="en"/>
        </w:rPr>
        <w:t xml:space="preserve">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 </w:t>
      </w:r>
    </w:p>
    <w:p w14:paraId="0FAE8EAD" w14:textId="77777777" w:rsidR="00361667" w:rsidRPr="00655B6B" w:rsidRDefault="00361667" w:rsidP="00F57A42">
      <w:pPr>
        <w:numPr>
          <w:ilvl w:val="0"/>
          <w:numId w:val="21"/>
        </w:numPr>
        <w:shd w:val="clear" w:color="auto" w:fill="FFFFFF"/>
        <w:spacing w:before="48" w:after="240" w:line="240" w:lineRule="auto"/>
        <w:rPr>
          <w:rFonts w:asciiTheme="majorHAnsi" w:eastAsia="Times New Roman" w:hAnsiTheme="majorHAnsi" w:cstheme="majorHAnsi"/>
          <w:color w:val="30302E"/>
          <w:lang w:val="en"/>
        </w:rPr>
      </w:pPr>
      <w:r w:rsidRPr="00655B6B">
        <w:rPr>
          <w:rFonts w:asciiTheme="majorHAnsi" w:eastAsia="Times New Roman" w:hAnsiTheme="majorHAnsi" w:cstheme="majorHAnsi"/>
          <w:color w:val="30302E"/>
          <w:lang w:val="en"/>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0FAE8EAE" w14:textId="77777777" w:rsidR="00361667" w:rsidRPr="00655B6B" w:rsidRDefault="00361667" w:rsidP="00F57A42">
      <w:pPr>
        <w:numPr>
          <w:ilvl w:val="0"/>
          <w:numId w:val="21"/>
        </w:numPr>
        <w:shd w:val="clear" w:color="auto" w:fill="FFFFFF"/>
        <w:spacing w:before="48" w:after="240" w:line="240" w:lineRule="auto"/>
        <w:rPr>
          <w:rFonts w:asciiTheme="majorHAnsi" w:eastAsia="Times New Roman" w:hAnsiTheme="majorHAnsi" w:cstheme="majorHAnsi"/>
          <w:color w:val="30302E"/>
          <w:lang w:val="en"/>
        </w:rPr>
      </w:pPr>
      <w:r w:rsidRPr="00655B6B">
        <w:rPr>
          <w:rFonts w:asciiTheme="majorHAnsi" w:eastAsia="Times New Roman" w:hAnsiTheme="majorHAnsi" w:cstheme="majorHAnsi"/>
          <w:color w:val="30302E"/>
          <w:lang w:val="en"/>
        </w:rPr>
        <w:t>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w:t>
      </w:r>
      <w:r w:rsidRPr="00655B6B">
        <w:rPr>
          <w:rFonts w:asciiTheme="majorHAnsi" w:eastAsia="Times New Roman" w:hAnsiTheme="majorHAnsi" w:cstheme="majorHAnsi"/>
          <w:color w:val="30302E"/>
          <w:lang w:val="en"/>
        </w:rPr>
        <w:t xml:space="preserve">e agency records schedules. </w:t>
      </w:r>
    </w:p>
    <w:p w14:paraId="0FAE8EAF" w14:textId="77777777" w:rsidR="00361667" w:rsidRPr="00655B6B" w:rsidRDefault="00361667" w:rsidP="00F57A42">
      <w:pPr>
        <w:numPr>
          <w:ilvl w:val="0"/>
          <w:numId w:val="21"/>
        </w:numPr>
        <w:shd w:val="clear" w:color="auto" w:fill="FFFFFF"/>
        <w:spacing w:before="48" w:after="100" w:line="240" w:lineRule="auto"/>
        <w:rPr>
          <w:rFonts w:asciiTheme="majorHAnsi" w:eastAsia="Times New Roman" w:hAnsiTheme="majorHAnsi" w:cstheme="majorHAnsi"/>
          <w:color w:val="30302E"/>
          <w:lang w:val="en"/>
        </w:rPr>
      </w:pPr>
      <w:r w:rsidRPr="00655B6B">
        <w:rPr>
          <w:rFonts w:asciiTheme="majorHAnsi" w:eastAsia="Times New Roman" w:hAnsiTheme="majorHAnsi" w:cstheme="majorHAnsi"/>
          <w:color w:val="30302E"/>
          <w:lang w:val="en"/>
        </w:rPr>
        <w:t xml:space="preserve">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14:paraId="0FAE8EB0" w14:textId="77777777" w:rsidR="00361667" w:rsidRPr="00655B6B" w:rsidRDefault="00361667" w:rsidP="00F57A42">
      <w:pPr>
        <w:pStyle w:val="Heading2"/>
        <w:rPr>
          <w:rFonts w:cstheme="majorHAnsi"/>
          <w:sz w:val="22"/>
          <w:szCs w:val="22"/>
        </w:rPr>
      </w:pPr>
      <w:bookmarkStart w:id="24" w:name="_Toc256000008"/>
      <w:bookmarkStart w:id="25" w:name="_Toc223953359"/>
      <w:r w:rsidRPr="00655B6B">
        <w:rPr>
          <w:rFonts w:cstheme="majorHAnsi"/>
          <w:sz w:val="22"/>
          <w:szCs w:val="22"/>
        </w:rPr>
        <w:lastRenderedPageBreak/>
        <w:t>B.6 IT CONTRACT SECURITY</w:t>
      </w:r>
      <w:bookmarkEnd w:id="24"/>
      <w:bookmarkEnd w:id="25"/>
    </w:p>
    <w:p w14:paraId="0FAE8EB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In the event that language in the Interconnection Security Agreement and Memorandum of Understanding (ISA/MOU) conflicts with language in the IT Security Language, the ISA/MOU takes precedence.</w:t>
      </w:r>
    </w:p>
    <w:p w14:paraId="0FAE8EB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VA INFORMATION AND INFORMATION SYSTEM SECURITY/PRIVACY</w:t>
      </w:r>
    </w:p>
    <w:p w14:paraId="0FAE8EB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GENERAL</w:t>
      </w:r>
    </w:p>
    <w:p w14:paraId="0FAE8EB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Contractors, contractor personnel, subcontractors, and subcontractor personnel shall be subject to the same Federal laws, regulations, standards, and VA Directives and Handbooks as VA and VA personnel regarding information and information system security.</w:t>
      </w:r>
    </w:p>
    <w:p w14:paraId="0FAE8EB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ACCESS TO VA INFORMATION AND VA INFORMATION SYSTEMS</w:t>
      </w:r>
    </w:p>
    <w:p w14:paraId="0FAE8EB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0FAE8EB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w:t>
      </w:r>
      <w:r w:rsidRPr="00655B6B">
        <w:rPr>
          <w:rFonts w:asciiTheme="majorHAnsi" w:hAnsiTheme="majorHAnsi" w:cstheme="majorHAnsi"/>
        </w:rPr>
        <w:t>cies and procedures.</w:t>
      </w:r>
    </w:p>
    <w:p w14:paraId="0FAE8EB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w:t>
      </w:r>
      <w:r w:rsidRPr="00655B6B">
        <w:rPr>
          <w:rFonts w:asciiTheme="majorHAnsi" w:hAnsiTheme="majorHAnsi" w:cstheme="majorHAnsi"/>
        </w:rPr>
        <w:t>e (DSS).  Verification of a Security Clearance must be processed through the Special Security Officer located in the Planning and National Security Service within the Office of Operations, Security, and Preparedness.</w:t>
      </w:r>
    </w:p>
    <w:p w14:paraId="0FAE8EB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w:t>
      </w:r>
      <w:r w:rsidRPr="00655B6B">
        <w:rPr>
          <w:rFonts w:asciiTheme="majorHAnsi" w:hAnsiTheme="majorHAnsi" w:cstheme="majorHAnsi"/>
        </w:rPr>
        <w:t>S. may be an evaluation factor.</w:t>
      </w:r>
    </w:p>
    <w:p w14:paraId="0FAE8EB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0FAE8EB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VA INFORMATION CUSTODIAL LANGUAGE</w:t>
      </w:r>
    </w:p>
    <w:p w14:paraId="0FAE8EB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0FAE8EB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 site</w:t>
      </w:r>
      <w:r w:rsidRPr="00655B6B">
        <w:rPr>
          <w:rFonts w:asciiTheme="majorHAnsi" w:hAnsiTheme="majorHAnsi" w:cstheme="majorHAnsi"/>
        </w:rPr>
        <w:t xml:space="preserve"> inspections of contractor and subcontractor IT resources to ensure data security controls, separation of data and job duties, and destruction/media sanitization procedures are in compliance with VA directive requirements.</w:t>
      </w:r>
    </w:p>
    <w:p w14:paraId="0FAE8EB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Prior to termination or completion of this contract, contractor/ subcontractor must not destroy information received from VA, or gathered/ 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w:t>
      </w:r>
      <w:r w:rsidRPr="00655B6B">
        <w:rPr>
          <w:rFonts w:asciiTheme="majorHAnsi" w:hAnsiTheme="majorHAnsi" w:cstheme="majorHAnsi"/>
        </w:rPr>
        <w:t>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0FAE8EB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w:t>
      </w:r>
      <w:r w:rsidRPr="00655B6B">
        <w:rPr>
          <w:rFonts w:asciiTheme="majorHAnsi" w:hAnsiTheme="majorHAnsi" w:cstheme="majorHAnsi"/>
        </w:rPr>
        <w:t>r Special Publications (SP) after execution of this contract, the parties agree to negotiate in good faith to implement the information confidentiality and security laws, regulations and policies in this contract.</w:t>
      </w:r>
    </w:p>
    <w:p w14:paraId="0FAE8EC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0FAE8EC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0FAE8EC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g.  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0FAE8EC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  The contractor/subcontractor must store, transport, or transmit VA sensitive information in an encrypted form, using VA-approved encryption tools that are, at a minimum, FIPS 140-2 validated.</w:t>
      </w:r>
    </w:p>
    <w:p w14:paraId="0FAE8EC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The contractor/subcontractor's firewall and Web services security controls, if applicable, shall meet or exceed VA's minimum requirements.  VA Configuration Guidelines are available upon request.</w:t>
      </w:r>
    </w:p>
    <w:p w14:paraId="0FAE8EC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refer all requests for, demands for production of, or inquiries about, VA information and information systems to the VA contracting officer for res</w:t>
      </w:r>
      <w:r w:rsidRPr="00655B6B">
        <w:rPr>
          <w:rFonts w:asciiTheme="majorHAnsi" w:hAnsiTheme="majorHAnsi" w:cstheme="majorHAnsi"/>
        </w:rPr>
        <w:t>ponse.</w:t>
      </w:r>
    </w:p>
    <w:p w14:paraId="0FAE8EC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 mentioned information, that c</w:t>
      </w:r>
      <w:r w:rsidRPr="00655B6B">
        <w:rPr>
          <w:rFonts w:asciiTheme="majorHAnsi" w:hAnsiTheme="majorHAnsi" w:cstheme="majorHAnsi"/>
        </w:rPr>
        <w:t>ontractor/subcontractor shall immediately refer such court orders or other requests to the VA contracting officer for response.</w:t>
      </w:r>
    </w:p>
    <w:p w14:paraId="0FAE8EC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l.  For service that involves the storage, generating, transmitting, or exchanging of VA sensitive information but does not require C&amp;A or an MOU-ISA for system interconnection, the contractor/subcontractor must complete a Contractor Security Control Assessment (CSCA) on a yearly basis and provide it to the COR.</w:t>
      </w:r>
    </w:p>
    <w:p w14:paraId="0FAE8EC8" w14:textId="77777777" w:rsidR="00361667" w:rsidRPr="00655B6B" w:rsidRDefault="00361667" w:rsidP="00F57A42">
      <w:pPr>
        <w:rPr>
          <w:rFonts w:asciiTheme="majorHAnsi" w:hAnsiTheme="majorHAnsi" w:cstheme="majorHAnsi"/>
          <w:b/>
          <w:bCs/>
        </w:rPr>
      </w:pPr>
      <w:r w:rsidRPr="00655B6B">
        <w:rPr>
          <w:rFonts w:asciiTheme="majorHAnsi" w:hAnsiTheme="majorHAnsi" w:cstheme="majorHAnsi"/>
        </w:rPr>
        <w:t xml:space="preserve">  4.  </w:t>
      </w:r>
      <w:r w:rsidRPr="00655B6B">
        <w:rPr>
          <w:rFonts w:asciiTheme="majorHAnsi" w:hAnsiTheme="majorHAnsi" w:cstheme="majorHAnsi"/>
          <w:b/>
          <w:bCs/>
        </w:rPr>
        <w:t xml:space="preserve">N/A INTENTIONALLY LEFT BLANK </w:t>
      </w:r>
    </w:p>
    <w:p w14:paraId="0FAE8EC9" w14:textId="77777777" w:rsidR="00361667" w:rsidRPr="00655B6B" w:rsidRDefault="00361667" w:rsidP="00F57A42">
      <w:pPr>
        <w:rPr>
          <w:rFonts w:asciiTheme="majorHAnsi" w:hAnsiTheme="majorHAnsi" w:cstheme="majorHAnsi"/>
        </w:rPr>
      </w:pPr>
    </w:p>
    <w:p w14:paraId="0FAE8EC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w:t>
      </w:r>
      <w:r w:rsidRPr="00655B6B">
        <w:rPr>
          <w:rFonts w:asciiTheme="majorHAnsi" w:hAnsiTheme="majorHAnsi" w:cstheme="majorHAnsi"/>
          <w:b/>
          <w:bCs/>
        </w:rPr>
        <w:t>N/A INTENTIONALLY LEFT BLANK</w:t>
      </w:r>
    </w:p>
    <w:p w14:paraId="0FAE8ECB" w14:textId="77777777" w:rsidR="00361667" w:rsidRPr="00655B6B" w:rsidRDefault="00361667" w:rsidP="00F57A42">
      <w:pPr>
        <w:rPr>
          <w:rFonts w:asciiTheme="majorHAnsi" w:hAnsiTheme="majorHAnsi" w:cstheme="majorHAnsi"/>
        </w:rPr>
      </w:pPr>
    </w:p>
    <w:p w14:paraId="0FAE8EC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SECURITY INCIDENT INVESTIGATION</w:t>
      </w:r>
    </w:p>
    <w:p w14:paraId="0FAE8EC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The term "security incident" means an event that has, or could have, resulted in unauthorized access to, loss or damage to VA assets, or sensitive information, or an action that breaches VA security procedures.  The contractor/ subcontractor shall immediately notify the COR and simultaneously, the designated ISO and Privacy Officer for the contract of any known or suspected security/privacy incidents, or any unauthorized disclosure of sensitive information, including that contained in system(s) to whi</w:t>
      </w:r>
      <w:r w:rsidRPr="00655B6B">
        <w:rPr>
          <w:rFonts w:asciiTheme="majorHAnsi" w:hAnsiTheme="majorHAnsi" w:cstheme="majorHAnsi"/>
        </w:rPr>
        <w:t>ch the contractor/ subcontractor has access.</w:t>
      </w:r>
    </w:p>
    <w:p w14:paraId="0FAE8EC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b.  To the extent known by the contractor/subcontractor, the contractor/ 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0FAE8EC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0FAE8ED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w:t>
      </w:r>
      <w:r w:rsidRPr="00655B6B">
        <w:rPr>
          <w:rFonts w:asciiTheme="majorHAnsi" w:hAnsiTheme="majorHAnsi" w:cstheme="majorHAnsi"/>
        </w:rPr>
        <w:t>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0FAE8ED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  LIQUIDATED DAMAGES FOR DATA BREACH</w:t>
      </w:r>
    </w:p>
    <w:p w14:paraId="0FAE8ED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0FAE8ED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w:t>
      </w:r>
      <w:r w:rsidRPr="00655B6B">
        <w:rPr>
          <w:rFonts w:asciiTheme="majorHAnsi" w:hAnsiTheme="majorHAnsi" w:cstheme="majorHAnsi"/>
        </w:rPr>
        <w:t xml:space="preserve">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0FAE8ED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Each risk analysis shall address all relevant information concerning the data breach, including the following:</w:t>
      </w:r>
    </w:p>
    <w:p w14:paraId="0FAE8ED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Nature of the event (loss, theft, unauthorized access);</w:t>
      </w:r>
    </w:p>
    <w:p w14:paraId="0FAE8ED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Description of the event, including:</w:t>
      </w:r>
    </w:p>
    <w:p w14:paraId="0FAE8ED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date of occurrence;</w:t>
      </w:r>
    </w:p>
    <w:p w14:paraId="0FAE8ED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data elements involved, including any PII, such as full name, social security number, date of birth, home address, account number, disability code;</w:t>
      </w:r>
    </w:p>
    <w:p w14:paraId="0FAE8ED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(3)  Number of individuals affected or potentially affected;</w:t>
      </w:r>
    </w:p>
    <w:p w14:paraId="0FAE8ED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Names of individuals or groups affected or potentially affected;</w:t>
      </w:r>
    </w:p>
    <w:p w14:paraId="0FAE8ED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Ease of logical data access to the lost, stolen or improperly accessed data in light of the degree of protection for the data, e.g., unencrypted, plain text;</w:t>
      </w:r>
    </w:p>
    <w:p w14:paraId="0FAE8ED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Amount of time the data has been out of VA control;</w:t>
      </w:r>
    </w:p>
    <w:p w14:paraId="0FAE8ED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  The likelihood that the sensitive personal information will or has been compromised (made accessible to and usable by unauthorized persons);</w:t>
      </w:r>
    </w:p>
    <w:p w14:paraId="0FAE8ED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(8)  Known misuses of data containing sensitive personal information, if any;</w:t>
      </w:r>
    </w:p>
    <w:p w14:paraId="0FAE8ED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(9)  Assessment of the potential harm to the affected individuals;</w:t>
      </w:r>
    </w:p>
    <w:p w14:paraId="0FAE8EE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(10)  Data breach analysis as outlined in 6500.2 Handbook, Management of Security and Privacy Incidents, as appropriate; and</w:t>
      </w:r>
    </w:p>
    <w:p w14:paraId="0FAE8EE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(11)  Whether credit protection services may assist record subjects in avoiding or mitigating the results of identity theft based on the sensitive personal information that may have been compromised.</w:t>
      </w:r>
    </w:p>
    <w:p w14:paraId="0FAE8EE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Based on the determinations of the independent risk analysis, the contractor shall be responsible for paying to the VA liquidated damages in the amount of $37.50  per affected individual to cover the cost of providing credit protection services to affected individuals consisting of the following:</w:t>
      </w:r>
    </w:p>
    <w:p w14:paraId="0FAE8EE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Notification;</w:t>
      </w:r>
    </w:p>
    <w:p w14:paraId="0FAE8EE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One year of credit monitoring services consisting of automatic daily monitoring of at least 3 relevant credit bureau reports;</w:t>
      </w:r>
    </w:p>
    <w:p w14:paraId="0FAE8EE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Data breach analysis;</w:t>
      </w:r>
    </w:p>
    <w:p w14:paraId="0FAE8EE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Fraud resolution services, including writing dispute letters, initiating fraud alerts and credit freezes, to assist affected individuals to bring matters to resolution;</w:t>
      </w:r>
    </w:p>
    <w:p w14:paraId="0FAE8EE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One year of identity theft insurance with $20,000.00 coverage at $0 deductible; and</w:t>
      </w:r>
    </w:p>
    <w:p w14:paraId="0FAE8EE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Necessary legal expenses the subjects may incur to repair falsified or damaged credit records, histories, or financial affairs.</w:t>
      </w:r>
    </w:p>
    <w:p w14:paraId="0FAE8EE9" w14:textId="77777777" w:rsidR="00361667" w:rsidRPr="00655B6B" w:rsidRDefault="00361667" w:rsidP="00F57A42">
      <w:pPr>
        <w:rPr>
          <w:rFonts w:asciiTheme="majorHAnsi" w:hAnsiTheme="majorHAnsi" w:cstheme="majorHAnsi"/>
          <w:b/>
          <w:bCs/>
        </w:rPr>
      </w:pPr>
      <w:r w:rsidRPr="00655B6B">
        <w:rPr>
          <w:rFonts w:asciiTheme="majorHAnsi" w:hAnsiTheme="majorHAnsi" w:cstheme="majorHAnsi"/>
        </w:rPr>
        <w:t xml:space="preserve">  8.  </w:t>
      </w:r>
      <w:r w:rsidRPr="00655B6B">
        <w:rPr>
          <w:rFonts w:asciiTheme="majorHAnsi" w:hAnsiTheme="majorHAnsi" w:cstheme="majorHAnsi"/>
          <w:b/>
          <w:bCs/>
        </w:rPr>
        <w:t>N/A INTENTIONALLY LEFT BLANK</w:t>
      </w:r>
    </w:p>
    <w:p w14:paraId="0FAE8EEA" w14:textId="77777777" w:rsidR="00361667" w:rsidRPr="00655B6B" w:rsidRDefault="00361667" w:rsidP="00F57A42">
      <w:pPr>
        <w:rPr>
          <w:rStyle w:val="AAMSKBFill-InHighlight"/>
          <w:rFonts w:asciiTheme="majorHAnsi" w:hAnsiTheme="majorHAnsi" w:cstheme="majorHAnsi"/>
        </w:rPr>
      </w:pPr>
      <w:r w:rsidRPr="00655B6B">
        <w:rPr>
          <w:rFonts w:asciiTheme="majorHAnsi" w:hAnsiTheme="majorHAnsi" w:cstheme="majorHAnsi"/>
        </w:rPr>
        <w:t xml:space="preserve">  9.  </w:t>
      </w:r>
      <w:r w:rsidRPr="00655B6B">
        <w:rPr>
          <w:rFonts w:asciiTheme="majorHAnsi" w:hAnsiTheme="majorHAnsi" w:cstheme="majorHAnsi"/>
          <w:b/>
          <w:bCs/>
        </w:rPr>
        <w:t>N/A INTENTIONALLY LEFT BLANK</w:t>
      </w:r>
      <w:r w:rsidRPr="00655B6B">
        <w:rPr>
          <w:rStyle w:val="AAMSKBFill-InHighlight"/>
          <w:rFonts w:asciiTheme="majorHAnsi" w:hAnsiTheme="majorHAnsi" w:cstheme="majorHAnsi"/>
        </w:rPr>
        <w:t xml:space="preserve"> </w:t>
      </w:r>
    </w:p>
    <w:p w14:paraId="0FAE8EEB" w14:textId="77777777" w:rsidR="00361667" w:rsidRPr="00655B6B" w:rsidRDefault="00361667" w:rsidP="00F57A42">
      <w:pPr>
        <w:jc w:val="center"/>
        <w:rPr>
          <w:rStyle w:val="AAMSKBFill-InHighlight"/>
          <w:rFonts w:asciiTheme="majorHAnsi" w:hAnsiTheme="majorHAnsi" w:cstheme="majorHAnsi"/>
        </w:rPr>
      </w:pPr>
      <w:r w:rsidRPr="00655B6B">
        <w:rPr>
          <w:rStyle w:val="AAMSKBFill-InHighlight"/>
          <w:rFonts w:asciiTheme="majorHAnsi" w:hAnsiTheme="majorHAnsi" w:cstheme="majorHAnsi"/>
        </w:rPr>
        <w:t>(End of Clause)</w:t>
      </w:r>
    </w:p>
    <w:p w14:paraId="0FAE8EEC" w14:textId="77777777" w:rsidR="00361667" w:rsidRPr="00655B6B" w:rsidRDefault="00361667" w:rsidP="00F57A42">
      <w:pPr>
        <w:rPr>
          <w:rFonts w:asciiTheme="majorHAnsi" w:hAnsiTheme="majorHAnsi" w:cstheme="majorHAnsi"/>
        </w:rPr>
        <w:sectPr w:rsidR="00F57A42" w:rsidRPr="00655B6B">
          <w:headerReference w:type="default" r:id="rId28"/>
          <w:footerReference w:type="even" r:id="rId29"/>
          <w:footerReference w:type="default" r:id="rId30"/>
          <w:footerReference w:type="first" r:id="rId31"/>
          <w:type w:val="continuous"/>
          <w:pgSz w:w="12240" w:h="15840"/>
          <w:pgMar w:top="1080" w:right="1440" w:bottom="1080" w:left="1440" w:header="360" w:footer="360" w:gutter="0"/>
          <w:cols w:space="720"/>
          <w:docGrid w:linePitch="360"/>
        </w:sectPr>
      </w:pPr>
    </w:p>
    <w:p w14:paraId="0FAE8EED" w14:textId="77777777" w:rsidR="00361667" w:rsidRPr="00655B6B" w:rsidRDefault="00361667" w:rsidP="00F57A42">
      <w:pPr>
        <w:pStyle w:val="Heading1"/>
        <w:pageBreakBefore/>
        <w:rPr>
          <w:rFonts w:cstheme="majorHAnsi"/>
          <w:sz w:val="22"/>
          <w:szCs w:val="22"/>
        </w:rPr>
      </w:pPr>
      <w:bookmarkStart w:id="26" w:name="_Toc223953360"/>
      <w:r w:rsidRPr="00655B6B">
        <w:rPr>
          <w:rFonts w:cstheme="majorHAnsi"/>
          <w:sz w:val="22"/>
          <w:szCs w:val="22"/>
        </w:rPr>
        <w:lastRenderedPageBreak/>
        <w:t>SECTION C - CONTRACT CLAUSES</w:t>
      </w:r>
      <w:bookmarkEnd w:id="26"/>
    </w:p>
    <w:p w14:paraId="0FAE8EEE" w14:textId="77777777" w:rsidR="00361667" w:rsidRPr="00655B6B" w:rsidRDefault="00361667" w:rsidP="00F57A42">
      <w:pPr>
        <w:rPr>
          <w:rFonts w:asciiTheme="majorHAnsi" w:hAnsiTheme="majorHAnsi" w:cstheme="majorHAnsi"/>
        </w:rPr>
      </w:pPr>
    </w:p>
    <w:p w14:paraId="0FAE8EE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These provisions and clauses (and their alternates) are effective on November 3, 2025, in accordance with a Class Deviation to FAR Part 12, issued by VA’s Senior Procurement Executive. The deviation is available at </w:t>
      </w:r>
      <w:hyperlink r:id="rId32" w:history="1">
        <w:r w:rsidRPr="00655B6B">
          <w:rPr>
            <w:rStyle w:val="Hyperlink"/>
            <w:rFonts w:asciiTheme="majorHAnsi" w:hAnsiTheme="majorHAnsi" w:cstheme="majorHAnsi"/>
          </w:rPr>
          <w:t>https://www.va.gov/oal/business/pps/deviations.asp</w:t>
        </w:r>
      </w:hyperlink>
    </w:p>
    <w:p w14:paraId="0FAE8EF0" w14:textId="77777777" w:rsidR="00361667" w:rsidRPr="00655B6B" w:rsidRDefault="00361667" w:rsidP="00F57A42">
      <w:pPr>
        <w:rPr>
          <w:rFonts w:asciiTheme="majorHAnsi" w:hAnsiTheme="majorHAnsi" w:cstheme="majorHAnsi"/>
          <w:b/>
          <w:bCs/>
          <w:color w:val="2E2E2E"/>
          <w:shd w:val="clear" w:color="auto" w:fill="FFFFFF"/>
        </w:rPr>
      </w:pPr>
    </w:p>
    <w:p w14:paraId="0FAE8EF1" w14:textId="77777777" w:rsidR="00361667" w:rsidRPr="00655B6B" w:rsidRDefault="00361667" w:rsidP="00F57A42">
      <w:pPr>
        <w:rPr>
          <w:rFonts w:asciiTheme="majorHAnsi" w:hAnsiTheme="majorHAnsi" w:cstheme="majorHAnsi"/>
          <w:b/>
          <w:bCs/>
          <w:color w:val="000000" w:themeColor="text1"/>
          <w:shd w:val="clear" w:color="auto" w:fill="FFFFFF"/>
        </w:rPr>
      </w:pPr>
      <w:r w:rsidRPr="00655B6B">
        <w:rPr>
          <w:rFonts w:asciiTheme="majorHAnsi" w:hAnsiTheme="majorHAnsi" w:cstheme="majorHAnsi"/>
          <w:b/>
          <w:bCs/>
          <w:color w:val="2E2E2E"/>
          <w:shd w:val="clear" w:color="auto" w:fill="FFFFFF"/>
        </w:rPr>
        <w:t>52.</w:t>
      </w:r>
      <w:r w:rsidRPr="00655B6B">
        <w:rPr>
          <w:rFonts w:asciiTheme="majorHAnsi" w:hAnsiTheme="majorHAnsi" w:cstheme="majorHAnsi"/>
          <w:b/>
          <w:bCs/>
          <w:color w:val="000000" w:themeColor="text1"/>
          <w:shd w:val="clear" w:color="auto" w:fill="FFFFFF"/>
        </w:rPr>
        <w:t>212-4 Terms and Conditions—Commercial Products and Commercial Services.</w:t>
      </w:r>
    </w:p>
    <w:p w14:paraId="0FAE8EF2"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rPr>
        <w:t>As prescribed in </w:t>
      </w:r>
      <w:r w:rsidRPr="00655B6B">
        <w:rPr>
          <w:rFonts w:asciiTheme="majorHAnsi" w:eastAsia="Times New Roman" w:hAnsiTheme="majorHAnsi" w:cstheme="majorHAnsi"/>
          <w:color w:val="000000"/>
          <w:bdr w:val="none" w:sz="0" w:space="0" w:color="auto" w:frame="1"/>
        </w:rPr>
        <w:t>12.205(b)(3)</w:t>
      </w:r>
      <w:r w:rsidRPr="00655B6B">
        <w:rPr>
          <w:rFonts w:asciiTheme="majorHAnsi" w:eastAsia="Times New Roman" w:hAnsiTheme="majorHAnsi" w:cstheme="majorHAnsi"/>
          <w:color w:val="000000"/>
        </w:rPr>
        <w:t>, insert the following clause:</w:t>
      </w:r>
    </w:p>
    <w:p w14:paraId="0FAE8EF3"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(a)</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Definitions</w:t>
      </w:r>
      <w:r w:rsidRPr="00655B6B">
        <w:rPr>
          <w:rFonts w:asciiTheme="majorHAnsi" w:eastAsia="Times New Roman" w:hAnsiTheme="majorHAnsi" w:cstheme="majorHAnsi"/>
          <w:color w:val="000000"/>
        </w:rPr>
        <w:t>. The clause at Federal Acquisition Regulation (FAR) 52.202-1, Definitions, is incorporated by reference.</w:t>
      </w:r>
    </w:p>
    <w:p w14:paraId="0FAE8EF4"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(b)</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Inspection/Acceptance</w:t>
      </w:r>
      <w:r w:rsidRPr="00655B6B">
        <w:rPr>
          <w:rFonts w:asciiTheme="majorHAnsi" w:eastAsia="Times New Roman" w:hAnsiTheme="majorHAnsi" w:cstheme="majorHAnsi"/>
          <w:color w:val="000000"/>
        </w:rPr>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w:t>
      </w:r>
      <w:r w:rsidRPr="00655B6B">
        <w:rPr>
          <w:rFonts w:asciiTheme="majorHAnsi" w:eastAsia="Times New Roman" w:hAnsiTheme="majorHAnsi" w:cstheme="majorHAnsi"/>
          <w:color w:val="000000"/>
        </w:rPr>
        <w:t>e reduction or adequate consideration for acceptance of nonconforming supplies or services. The Government must exercise its post acceptance rights—</w:t>
      </w:r>
    </w:p>
    <w:p w14:paraId="0FAE8EF5"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(1)</w:t>
      </w:r>
      <w:r w:rsidRPr="00655B6B">
        <w:rPr>
          <w:rFonts w:asciiTheme="majorHAnsi" w:eastAsia="Times New Roman" w:hAnsiTheme="majorHAnsi" w:cstheme="majorHAnsi"/>
          <w:color w:val="000000"/>
        </w:rPr>
        <w:t> Within a reasonable time after the defect was discovered or should have been discovered; and</w:t>
      </w:r>
    </w:p>
    <w:p w14:paraId="0FAE8EF6"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(2)</w:t>
      </w:r>
      <w:r w:rsidRPr="00655B6B">
        <w:rPr>
          <w:rFonts w:asciiTheme="majorHAnsi" w:eastAsia="Times New Roman" w:hAnsiTheme="majorHAnsi" w:cstheme="majorHAnsi"/>
          <w:color w:val="000000"/>
        </w:rPr>
        <w:t> Before any substantial change occurs in the condition of the item, unless the change is due to the defect in the item.</w:t>
      </w:r>
    </w:p>
    <w:p w14:paraId="0FAE8EF7"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(c)</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Assignment</w:t>
      </w:r>
      <w:r w:rsidRPr="00655B6B">
        <w:rPr>
          <w:rFonts w:asciiTheme="majorHAnsi" w:eastAsia="Times New Roman" w:hAnsiTheme="majorHAnsi" w:cstheme="majorHAnsi"/>
          <w:color w:val="000000"/>
        </w:rPr>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655B6B">
        <w:rPr>
          <w:rFonts w:asciiTheme="majorHAnsi" w:eastAsia="Times New Roman" w:hAnsiTheme="majorHAnsi" w:cstheme="majorHAnsi"/>
          <w:i/>
          <w:iCs/>
          <w:color w:val="000000"/>
          <w:bdr w:val="none" w:sz="0" w:space="0" w:color="auto" w:frame="1"/>
        </w:rPr>
        <w:t>e.g.,</w:t>
      </w:r>
      <w:r w:rsidRPr="00655B6B">
        <w:rPr>
          <w:rFonts w:asciiTheme="majorHAnsi" w:eastAsia="Times New Roman" w:hAnsiTheme="majorHAnsi" w:cstheme="majorHAnsi"/>
          <w:color w:val="000000"/>
        </w:rPr>
        <w:t> use of the Governmentwide commercial purchase card), the Contractor may not assign its rights to receive payment under this contract.</w:t>
      </w:r>
    </w:p>
    <w:p w14:paraId="0FAE8EF8"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(d)</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Changes</w:t>
      </w:r>
      <w:r w:rsidRPr="00655B6B">
        <w:rPr>
          <w:rFonts w:asciiTheme="majorHAnsi" w:eastAsia="Times New Roman" w:hAnsiTheme="majorHAnsi" w:cstheme="majorHAnsi"/>
          <w:color w:val="000000"/>
        </w:rPr>
        <w:t>. Changes in the terms and conditions of this contract may be made only by written agreement of the parties.</w:t>
      </w:r>
    </w:p>
    <w:p w14:paraId="0FAE8EF9"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(e)</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Disputes</w:t>
      </w:r>
      <w:r w:rsidRPr="00655B6B">
        <w:rPr>
          <w:rFonts w:asciiTheme="majorHAnsi" w:eastAsia="Times New Roman" w:hAnsiTheme="majorHAnsi" w:cstheme="majorHAnsi"/>
          <w:color w:val="000000"/>
        </w:rPr>
        <w:t xml:space="preserve">. This contract is subject to 41 U.S.C. chapter 71, Contract Disputes. Failure of the parties to this contract to reach agreement on any request for equitable adjustment, claim, appeal, or action arising under or relating to this contract shall be a dispute to be resolved in </w:t>
      </w:r>
      <w:r w:rsidRPr="00655B6B">
        <w:rPr>
          <w:rFonts w:asciiTheme="majorHAnsi" w:eastAsia="Times New Roman" w:hAnsiTheme="majorHAnsi" w:cstheme="majorHAnsi"/>
          <w:color w:val="000000"/>
        </w:rPr>
        <w:lastRenderedPageBreak/>
        <w:t xml:space="preserve">accordance with the clause FAR 52.233-1, Disputes, which is incorporated in this contract by reference. The Contractor shall proceed diligently with performance of this contract, pending final resolution of any dispute arising </w:t>
      </w:r>
      <w:r w:rsidRPr="00655B6B">
        <w:rPr>
          <w:rFonts w:asciiTheme="majorHAnsi" w:eastAsia="Times New Roman" w:hAnsiTheme="majorHAnsi" w:cstheme="majorHAnsi"/>
          <w:color w:val="000000"/>
        </w:rPr>
        <w:t>under the contract.</w:t>
      </w:r>
    </w:p>
    <w:p w14:paraId="0FAE8EFA"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(f)</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Excusable delays</w:t>
      </w:r>
      <w:r w:rsidRPr="00655B6B">
        <w:rPr>
          <w:rFonts w:asciiTheme="majorHAnsi" w:eastAsia="Times New Roman" w:hAnsiTheme="majorHAnsi" w:cstheme="majorHAnsi"/>
          <w:color w:val="000000"/>
        </w:rPr>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0FAE8EFB"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(1)</w:t>
      </w:r>
      <w:r w:rsidRPr="00655B6B">
        <w:rPr>
          <w:rFonts w:asciiTheme="majorHAnsi" w:eastAsia="Times New Roman" w:hAnsiTheme="majorHAnsi" w:cstheme="majorHAnsi"/>
          <w:color w:val="000000"/>
        </w:rPr>
        <w:t> Notify the Contracting Officer in writing as soon as possible;</w:t>
      </w:r>
    </w:p>
    <w:p w14:paraId="0FAE8EFC"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(2)</w:t>
      </w:r>
      <w:r w:rsidRPr="00655B6B">
        <w:rPr>
          <w:rFonts w:asciiTheme="majorHAnsi" w:eastAsia="Times New Roman" w:hAnsiTheme="majorHAnsi" w:cstheme="majorHAnsi"/>
          <w:color w:val="000000"/>
        </w:rPr>
        <w:t> Remedy the delay as quickly as possible; and</w:t>
      </w:r>
    </w:p>
    <w:p w14:paraId="0FAE8EFD"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(3)</w:t>
      </w:r>
      <w:r w:rsidRPr="00655B6B">
        <w:rPr>
          <w:rFonts w:asciiTheme="majorHAnsi" w:eastAsia="Times New Roman" w:hAnsiTheme="majorHAnsi" w:cstheme="majorHAnsi"/>
          <w:color w:val="000000"/>
        </w:rPr>
        <w:t> Notify the Contracting Officer when the occurrence is over.</w:t>
      </w:r>
    </w:p>
    <w:p w14:paraId="0FAE8EFE"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(g)</w:t>
      </w:r>
      <w:r w:rsidRPr="00655B6B">
        <w:rPr>
          <w:rFonts w:asciiTheme="majorHAnsi" w:eastAsia="Times New Roman" w:hAnsiTheme="majorHAnsi" w:cstheme="majorHAnsi"/>
          <w:color w:val="000000"/>
        </w:rPr>
        <w:t>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0FAE8EFF"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(h)</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Patent indemnity</w:t>
      </w:r>
      <w:r w:rsidRPr="00655B6B">
        <w:rPr>
          <w:rFonts w:asciiTheme="majorHAnsi" w:eastAsia="Times New Roman" w:hAnsiTheme="majorHAnsi" w:cstheme="majorHAnsi"/>
          <w:color w:val="000000"/>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FAE8F00"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(i)</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Payment</w:t>
      </w:r>
      <w:r w:rsidRPr="00655B6B">
        <w:rPr>
          <w:rFonts w:asciiTheme="majorHAnsi" w:eastAsia="Times New Roman" w:hAnsiTheme="majorHAnsi" w:cstheme="majorHAnsi"/>
          <w:color w:val="000000"/>
        </w:rPr>
        <w:t>—</w:t>
      </w:r>
    </w:p>
    <w:p w14:paraId="0FAE8F01"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(1)</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Items accepted</w:t>
      </w:r>
      <w:r w:rsidRPr="00655B6B">
        <w:rPr>
          <w:rFonts w:asciiTheme="majorHAnsi" w:eastAsia="Times New Roman" w:hAnsiTheme="majorHAnsi" w:cstheme="majorHAnsi"/>
          <w:color w:val="000000"/>
        </w:rPr>
        <w:t>. Payment shall be made for items accepted by the Government that have been delivered to the delivery destinations set forth in this contract.</w:t>
      </w:r>
    </w:p>
    <w:p w14:paraId="0FAE8F02"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(2)</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Prompt payment</w:t>
      </w:r>
      <w:r w:rsidRPr="00655B6B">
        <w:rPr>
          <w:rFonts w:asciiTheme="majorHAnsi" w:eastAsia="Times New Roman" w:hAnsiTheme="majorHAnsi" w:cstheme="majorHAnsi"/>
          <w:color w:val="000000"/>
        </w:rPr>
        <w:t>. The Government will make payment in accordance with the Prompt Payment Act ( </w:t>
      </w:r>
      <w:hyperlink r:id="rId33" w:tgtFrame="_blank" w:tooltip="31 U.S.C. 3903 (opens in a new window)" w:history="1">
        <w:r w:rsidRPr="00655B6B">
          <w:rPr>
            <w:rFonts w:asciiTheme="majorHAnsi" w:eastAsia="Times New Roman" w:hAnsiTheme="majorHAnsi" w:cstheme="majorHAnsi"/>
            <w:color w:val="225895"/>
            <w:u w:val="single"/>
            <w:bdr w:val="none" w:sz="0" w:space="0" w:color="auto" w:frame="1"/>
          </w:rPr>
          <w:t>31 U.S.C. 3903</w:t>
        </w:r>
      </w:hyperlink>
      <w:r w:rsidRPr="00655B6B">
        <w:rPr>
          <w:rFonts w:asciiTheme="majorHAnsi" w:eastAsia="Times New Roman" w:hAnsiTheme="majorHAnsi" w:cstheme="majorHAnsi"/>
          <w:color w:val="000000"/>
        </w:rPr>
        <w:t>) and prompt payment regulations at </w:t>
      </w:r>
      <w:r w:rsidRPr="00655B6B">
        <w:rPr>
          <w:rFonts w:asciiTheme="majorHAnsi" w:eastAsia="Times New Roman" w:hAnsiTheme="majorHAnsi" w:cstheme="majorHAnsi"/>
          <w:color w:val="000000"/>
          <w:bdr w:val="none" w:sz="0" w:space="0" w:color="auto" w:frame="1"/>
        </w:rPr>
        <w:t>5 CFR part 1315</w:t>
      </w:r>
      <w:r w:rsidRPr="00655B6B">
        <w:rPr>
          <w:rFonts w:asciiTheme="majorHAnsi" w:eastAsia="Times New Roman" w:hAnsiTheme="majorHAnsi" w:cstheme="majorHAnsi"/>
          <w:color w:val="000000"/>
        </w:rPr>
        <w:t>.</w:t>
      </w:r>
    </w:p>
    <w:p w14:paraId="0FAE8F03"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(3)</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Discount</w:t>
      </w:r>
      <w:r w:rsidRPr="00655B6B">
        <w:rPr>
          <w:rFonts w:asciiTheme="majorHAnsi" w:eastAsia="Times New Roman" w:hAnsiTheme="majorHAnsi" w:cstheme="majorHAnsi"/>
          <w:color w:val="000000"/>
        </w:rPr>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0FAE8F04"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(4)</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Overpayments</w:t>
      </w:r>
      <w:r w:rsidRPr="00655B6B">
        <w:rPr>
          <w:rFonts w:asciiTheme="majorHAnsi" w:eastAsia="Times New Roman" w:hAnsiTheme="majorHAnsi" w:cstheme="majorHAnsi"/>
          <w:color w:val="000000"/>
        </w:rPr>
        <w:t>. If the Contractor becomes aware of a duplicate contract financing or invoice payment or that the Government has otherwise overpaid on a contract financing or invoice payment, the Contractor shall—</w:t>
      </w:r>
    </w:p>
    <w:p w14:paraId="0FAE8F05"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lastRenderedPageBreak/>
        <w:t>(i)</w:t>
      </w:r>
      <w:r w:rsidRPr="00655B6B">
        <w:rPr>
          <w:rFonts w:asciiTheme="majorHAnsi" w:eastAsia="Times New Roman" w:hAnsiTheme="majorHAnsi" w:cstheme="majorHAnsi"/>
          <w:color w:val="000000"/>
        </w:rPr>
        <w:t> Remit the overpayment amount to the payment office cited in the contract along with a description of the overpayment including the—</w:t>
      </w:r>
    </w:p>
    <w:p w14:paraId="0FAE8F06"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(A)</w:t>
      </w:r>
      <w:r w:rsidRPr="00655B6B">
        <w:rPr>
          <w:rFonts w:asciiTheme="majorHAnsi" w:eastAsia="Times New Roman" w:hAnsiTheme="majorHAnsi" w:cstheme="majorHAnsi"/>
          <w:color w:val="000000"/>
        </w:rPr>
        <w:t> Circumstances of the overpayment (</w:t>
      </w:r>
      <w:r w:rsidRPr="00655B6B">
        <w:rPr>
          <w:rFonts w:asciiTheme="majorHAnsi" w:eastAsia="Times New Roman" w:hAnsiTheme="majorHAnsi" w:cstheme="majorHAnsi"/>
          <w:i/>
          <w:iCs/>
          <w:color w:val="000000"/>
          <w:bdr w:val="none" w:sz="0" w:space="0" w:color="auto" w:frame="1"/>
        </w:rPr>
        <w:t>e.g.</w:t>
      </w:r>
      <w:r w:rsidRPr="00655B6B">
        <w:rPr>
          <w:rFonts w:asciiTheme="majorHAnsi" w:eastAsia="Times New Roman" w:hAnsiTheme="majorHAnsi" w:cstheme="majorHAnsi"/>
          <w:color w:val="000000"/>
        </w:rPr>
        <w:t>, duplicate payment, erroneous payment, liquidation errors, date(s) of overpayment);</w:t>
      </w:r>
    </w:p>
    <w:p w14:paraId="0FAE8F07"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(B)</w:t>
      </w:r>
      <w:r w:rsidRPr="00655B6B">
        <w:rPr>
          <w:rFonts w:asciiTheme="majorHAnsi" w:eastAsia="Times New Roman" w:hAnsiTheme="majorHAnsi" w:cstheme="majorHAnsi"/>
          <w:color w:val="000000"/>
        </w:rPr>
        <w:t> Affected contract number and delivery order number, if applicable;</w:t>
      </w:r>
    </w:p>
    <w:p w14:paraId="0FAE8F08"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(C)</w:t>
      </w:r>
      <w:r w:rsidRPr="00655B6B">
        <w:rPr>
          <w:rFonts w:asciiTheme="majorHAnsi" w:eastAsia="Times New Roman" w:hAnsiTheme="majorHAnsi" w:cstheme="majorHAnsi"/>
          <w:color w:val="000000"/>
        </w:rPr>
        <w:t> Affected line item or subline item, if applicable;</w:t>
      </w:r>
    </w:p>
    <w:p w14:paraId="0FAE8F09"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(D)</w:t>
      </w:r>
      <w:r w:rsidRPr="00655B6B">
        <w:rPr>
          <w:rFonts w:asciiTheme="majorHAnsi" w:eastAsia="Times New Roman" w:hAnsiTheme="majorHAnsi" w:cstheme="majorHAnsi"/>
          <w:color w:val="000000"/>
        </w:rPr>
        <w:t> Contractor point of contact; and</w:t>
      </w:r>
    </w:p>
    <w:p w14:paraId="0FAE8F0A"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(ii)</w:t>
      </w:r>
      <w:r w:rsidRPr="00655B6B">
        <w:rPr>
          <w:rFonts w:asciiTheme="majorHAnsi" w:eastAsia="Times New Roman" w:hAnsiTheme="majorHAnsi" w:cstheme="majorHAnsi"/>
          <w:color w:val="000000"/>
        </w:rPr>
        <w:t> Provide a copy of the remittance and supporting documentation to the Contracting Officer.</w:t>
      </w:r>
    </w:p>
    <w:p w14:paraId="0FAE8F0B"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(5)</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Interest</w:t>
      </w:r>
      <w:r w:rsidRPr="00655B6B">
        <w:rPr>
          <w:rFonts w:asciiTheme="majorHAnsi" w:eastAsia="Times New Roman" w:hAnsiTheme="majorHAnsi" w:cstheme="majorHAnsi"/>
          <w:color w:val="000000"/>
        </w:rPr>
        <w:t>.</w:t>
      </w:r>
    </w:p>
    <w:p w14:paraId="0FAE8F0C"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(i)</w:t>
      </w:r>
      <w:r w:rsidRPr="00655B6B">
        <w:rPr>
          <w:rFonts w:asciiTheme="majorHAnsi" w:eastAsia="Times New Roman" w:hAnsiTheme="majorHAnsi" w:cstheme="majorHAnsi"/>
          <w:color w:val="000000"/>
        </w:rPr>
        <w:t xml:space="preserve">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w:t>
      </w:r>
      <w:r w:rsidRPr="00655B6B">
        <w:rPr>
          <w:rFonts w:asciiTheme="majorHAnsi" w:eastAsia="Times New Roman" w:hAnsiTheme="majorHAnsi" w:cstheme="majorHAnsi"/>
          <w:color w:val="000000"/>
        </w:rPr>
        <w:t>amount is paid.</w:t>
      </w:r>
    </w:p>
    <w:p w14:paraId="0FAE8F0D"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(ii)</w:t>
      </w:r>
      <w:r w:rsidRPr="00655B6B">
        <w:rPr>
          <w:rFonts w:asciiTheme="majorHAnsi" w:eastAsia="Times New Roman" w:hAnsiTheme="majorHAnsi" w:cstheme="majorHAnsi"/>
          <w:color w:val="000000"/>
        </w:rPr>
        <w:t> The Government may issue a demand for payment to the Contractor upon finding a debt is due under the contract.</w:t>
      </w:r>
    </w:p>
    <w:p w14:paraId="0FAE8F0E"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(iii)</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Final decisions</w:t>
      </w:r>
      <w:r w:rsidRPr="00655B6B">
        <w:rPr>
          <w:rFonts w:asciiTheme="majorHAnsi" w:eastAsia="Times New Roman" w:hAnsiTheme="majorHAnsi" w:cstheme="majorHAnsi"/>
          <w:color w:val="000000"/>
        </w:rPr>
        <w:t>. The Contracting Officer will issue a final decision as required by FAR part 33 if–</w:t>
      </w:r>
    </w:p>
    <w:p w14:paraId="0FAE8F0F"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(A)</w:t>
      </w:r>
      <w:r w:rsidRPr="00655B6B">
        <w:rPr>
          <w:rFonts w:asciiTheme="majorHAnsi" w:eastAsia="Times New Roman" w:hAnsiTheme="majorHAnsi" w:cstheme="majorHAnsi"/>
          <w:color w:val="000000"/>
        </w:rPr>
        <w:t> The Contracting Officer and the Contractor are unable to reach agreement on the existence or amount of a debt within 30 days;</w:t>
      </w:r>
    </w:p>
    <w:p w14:paraId="0FAE8F10"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(B)</w:t>
      </w:r>
      <w:r w:rsidRPr="00655B6B">
        <w:rPr>
          <w:rFonts w:asciiTheme="majorHAnsi" w:eastAsia="Times New Roman" w:hAnsiTheme="majorHAnsi" w:cstheme="majorHAnsi"/>
          <w:color w:val="000000"/>
        </w:rPr>
        <w:t> The Contractor fails to liquidate a debt previously demanded by the Contracting Officer within the timeline specified in the demand for payment unless the amounts were not repaid because the Contractor has requested an installment payment agreement; or</w:t>
      </w:r>
    </w:p>
    <w:p w14:paraId="0FAE8F11"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(C)</w:t>
      </w:r>
      <w:r w:rsidRPr="00655B6B">
        <w:rPr>
          <w:rFonts w:asciiTheme="majorHAnsi" w:eastAsia="Times New Roman" w:hAnsiTheme="majorHAnsi" w:cstheme="majorHAnsi"/>
          <w:color w:val="000000"/>
        </w:rPr>
        <w:t> The Contractor requests a deferment of collection on a debt previously demanded by the Contracting Officer (see FAR part 32).</w:t>
      </w:r>
    </w:p>
    <w:p w14:paraId="0FAE8F12"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(iv)</w:t>
      </w:r>
      <w:r w:rsidRPr="00655B6B">
        <w:rPr>
          <w:rFonts w:asciiTheme="majorHAnsi" w:eastAsia="Times New Roman" w:hAnsiTheme="majorHAnsi" w:cstheme="majorHAnsi"/>
          <w:color w:val="000000"/>
        </w:rPr>
        <w:t> If a demand for payment was previously issued for the debt, the demand for payment included in the final decision shall identify the same due date as the original demand for payment.</w:t>
      </w:r>
    </w:p>
    <w:p w14:paraId="0FAE8F13"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lastRenderedPageBreak/>
        <w:t>(v)</w:t>
      </w:r>
      <w:r w:rsidRPr="00655B6B">
        <w:rPr>
          <w:rFonts w:asciiTheme="majorHAnsi" w:eastAsia="Times New Roman" w:hAnsiTheme="majorHAnsi" w:cstheme="majorHAnsi"/>
          <w:color w:val="000000"/>
        </w:rPr>
        <w:t> Amounts shall be due at the earliest of the following dates:</w:t>
      </w:r>
    </w:p>
    <w:p w14:paraId="0FAE8F14"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(A)</w:t>
      </w:r>
      <w:r w:rsidRPr="00655B6B">
        <w:rPr>
          <w:rFonts w:asciiTheme="majorHAnsi" w:eastAsia="Times New Roman" w:hAnsiTheme="majorHAnsi" w:cstheme="majorHAnsi"/>
          <w:color w:val="000000"/>
        </w:rPr>
        <w:t> The date fixed under this contract.</w:t>
      </w:r>
    </w:p>
    <w:p w14:paraId="0FAE8F15"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(B)</w:t>
      </w:r>
      <w:r w:rsidRPr="00655B6B">
        <w:rPr>
          <w:rFonts w:asciiTheme="majorHAnsi" w:eastAsia="Times New Roman" w:hAnsiTheme="majorHAnsi" w:cstheme="majorHAnsi"/>
          <w:color w:val="000000"/>
        </w:rPr>
        <w:t> The date of the first written demand for payment, including any demand for payment resulting from a termination for cause.</w:t>
      </w:r>
    </w:p>
    <w:p w14:paraId="0FAE8F16"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(vi)</w:t>
      </w:r>
      <w:r w:rsidRPr="00655B6B">
        <w:rPr>
          <w:rFonts w:asciiTheme="majorHAnsi" w:eastAsia="Times New Roman" w:hAnsiTheme="majorHAnsi" w:cstheme="majorHAnsi"/>
          <w:color w:val="000000"/>
        </w:rPr>
        <w:t> The interest charge shall be computed for the actual number of calendar days involved beginning on the due date and ending on-</w:t>
      </w:r>
    </w:p>
    <w:p w14:paraId="0FAE8F17"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(A)</w:t>
      </w:r>
      <w:r w:rsidRPr="00655B6B">
        <w:rPr>
          <w:rFonts w:asciiTheme="majorHAnsi" w:eastAsia="Times New Roman" w:hAnsiTheme="majorHAnsi" w:cstheme="majorHAnsi"/>
          <w:color w:val="000000"/>
        </w:rPr>
        <w:t> The date on which the designated office receives payment from the Contractor;</w:t>
      </w:r>
    </w:p>
    <w:p w14:paraId="0FAE8F18"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(B)</w:t>
      </w:r>
      <w:r w:rsidRPr="00655B6B">
        <w:rPr>
          <w:rFonts w:asciiTheme="majorHAnsi" w:eastAsia="Times New Roman" w:hAnsiTheme="majorHAnsi" w:cstheme="majorHAnsi"/>
          <w:color w:val="000000"/>
        </w:rPr>
        <w:t> The date of issuance of a Government check to the Contractor from which an amount otherwise payable has been withheld as a credit against the contract debt; or</w:t>
      </w:r>
    </w:p>
    <w:p w14:paraId="0FAE8F19" w14:textId="77777777" w:rsidR="00361667" w:rsidRPr="00655B6B" w:rsidRDefault="00361667" w:rsidP="00F57A42">
      <w:pPr>
        <w:shd w:val="clear" w:color="auto" w:fill="FFFFFF"/>
        <w:spacing w:after="150" w:line="360" w:lineRule="atLeast"/>
        <w:ind w:left="1296"/>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(C)</w:t>
      </w:r>
      <w:r w:rsidRPr="00655B6B">
        <w:rPr>
          <w:rFonts w:asciiTheme="majorHAnsi" w:eastAsia="Times New Roman" w:hAnsiTheme="majorHAnsi" w:cstheme="majorHAnsi"/>
          <w:color w:val="000000"/>
        </w:rPr>
        <w:t> The date on which an amount withheld and applied to the contract debt would otherwise have become payable to the Contractor.</w:t>
      </w:r>
    </w:p>
    <w:p w14:paraId="0FAE8F1A"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(vii)</w:t>
      </w:r>
      <w:r w:rsidRPr="00655B6B">
        <w:rPr>
          <w:rFonts w:asciiTheme="majorHAnsi" w:eastAsia="Times New Roman" w:hAnsiTheme="majorHAnsi" w:cstheme="majorHAnsi"/>
          <w:color w:val="000000"/>
        </w:rPr>
        <w:t> The interest charge made under this clause may be reduced under the procedures for interest credits prescribed in FAR part 32 in effect on the date of this contract.</w:t>
      </w:r>
    </w:p>
    <w:p w14:paraId="0FAE8F1B"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(j)</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Risk of loss</w:t>
      </w:r>
      <w:r w:rsidRPr="00655B6B">
        <w:rPr>
          <w:rFonts w:asciiTheme="majorHAnsi" w:eastAsia="Times New Roman" w:hAnsiTheme="majorHAnsi" w:cstheme="majorHAnsi"/>
          <w:color w:val="000000"/>
        </w:rPr>
        <w:t>. Unless the contract specifically provides otherwise, risk of loss or damage to the supplies provided under this contract shall remain with the Contractor until, and shall pass to the Government upon—</w:t>
      </w:r>
    </w:p>
    <w:p w14:paraId="0FAE8F1C"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(1)</w:t>
      </w:r>
      <w:r w:rsidRPr="00655B6B">
        <w:rPr>
          <w:rFonts w:asciiTheme="majorHAnsi" w:eastAsia="Times New Roman" w:hAnsiTheme="majorHAnsi" w:cstheme="majorHAnsi"/>
          <w:color w:val="000000"/>
        </w:rPr>
        <w:t> Delivery of the supplies to a carrier, if transportation is f.o.b. origin; or</w:t>
      </w:r>
    </w:p>
    <w:p w14:paraId="0FAE8F1D"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(2)</w:t>
      </w:r>
      <w:r w:rsidRPr="00655B6B">
        <w:rPr>
          <w:rFonts w:asciiTheme="majorHAnsi" w:eastAsia="Times New Roman" w:hAnsiTheme="majorHAnsi" w:cstheme="majorHAnsi"/>
          <w:color w:val="000000"/>
        </w:rPr>
        <w:t> Delivery of the supplies to the Government at the destination specified in the contract, if transportation is f.o.b. destination.</w:t>
      </w:r>
    </w:p>
    <w:p w14:paraId="0FAE8F1E"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(k)</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Taxes</w:t>
      </w:r>
      <w:r w:rsidRPr="00655B6B">
        <w:rPr>
          <w:rFonts w:asciiTheme="majorHAnsi" w:eastAsia="Times New Roman" w:hAnsiTheme="majorHAnsi" w:cstheme="majorHAnsi"/>
          <w:color w:val="000000"/>
        </w:rPr>
        <w:t>. The contract price includes all applicable Federal, State, and local taxes and duties.</w:t>
      </w:r>
    </w:p>
    <w:p w14:paraId="0FAE8F1F"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(l)</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Termination for the Government’s convenience</w:t>
      </w:r>
      <w:r w:rsidRPr="00655B6B">
        <w:rPr>
          <w:rFonts w:asciiTheme="majorHAnsi" w:eastAsia="Times New Roman" w:hAnsiTheme="majorHAnsi" w:cstheme="majorHAnsi"/>
          <w:color w:val="000000"/>
        </w:rPr>
        <w:t>.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w:t>
      </w:r>
      <w:r w:rsidRPr="00655B6B">
        <w:rPr>
          <w:rFonts w:asciiTheme="majorHAnsi" w:eastAsia="Times New Roman" w:hAnsiTheme="majorHAnsi" w:cstheme="majorHAnsi"/>
          <w:color w:val="000000"/>
        </w:rPr>
        <w:t>,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0FAE8F20"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lastRenderedPageBreak/>
        <w:t>(m)</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Termination for cause</w:t>
      </w:r>
      <w:r w:rsidRPr="00655B6B">
        <w:rPr>
          <w:rFonts w:asciiTheme="majorHAnsi" w:eastAsia="Times New Roman" w:hAnsiTheme="majorHAnsi" w:cstheme="majorHAnsi"/>
          <w:color w:val="000000"/>
        </w:rP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w:t>
      </w:r>
      <w:r w:rsidRPr="00655B6B">
        <w:rPr>
          <w:rFonts w:asciiTheme="majorHAnsi" w:eastAsia="Times New Roman" w:hAnsiTheme="majorHAnsi" w:cstheme="majorHAnsi"/>
          <w:color w:val="000000"/>
        </w:rPr>
        <w: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0FAE8F21"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(n)</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Title</w:t>
      </w:r>
      <w:r w:rsidRPr="00655B6B">
        <w:rPr>
          <w:rFonts w:asciiTheme="majorHAnsi" w:eastAsia="Times New Roman" w:hAnsiTheme="majorHAnsi" w:cstheme="majorHAnsi"/>
          <w:color w:val="000000"/>
        </w:rPr>
        <w:t>. Unless specified elsewhere in this contract, title to items furnished under this contract shall pass to the Government upon acceptance, regardless of when or where the Government takes physical possession.</w:t>
      </w:r>
    </w:p>
    <w:p w14:paraId="0FAE8F22"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(o)</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Warranty</w:t>
      </w:r>
      <w:r w:rsidRPr="00655B6B">
        <w:rPr>
          <w:rFonts w:asciiTheme="majorHAnsi" w:eastAsia="Times New Roman" w:hAnsiTheme="majorHAnsi" w:cstheme="majorHAnsi"/>
          <w:color w:val="000000"/>
        </w:rPr>
        <w:t>. The Contractor warrants and implies that the items delivered under this contract are merchantable and fit for use for the particular purpose described in this contract.</w:t>
      </w:r>
    </w:p>
    <w:p w14:paraId="0FAE8F23"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(p)</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Limitation of liability</w:t>
      </w:r>
      <w:r w:rsidRPr="00655B6B">
        <w:rPr>
          <w:rFonts w:asciiTheme="majorHAnsi" w:eastAsia="Times New Roman" w:hAnsiTheme="majorHAnsi" w:cstheme="majorHAnsi"/>
          <w:color w:val="000000"/>
        </w:rPr>
        <w:t>. Except as otherwise provided by an express warranty, the Contractor will not be liable to the Government for consequential damages resulting from any defect or deficiencies in accepted items.</w:t>
      </w:r>
    </w:p>
    <w:p w14:paraId="0FAE8F24"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(q)</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Compliance with laws unique to Government contracts</w:t>
      </w:r>
      <w:r w:rsidRPr="00655B6B">
        <w:rPr>
          <w:rFonts w:asciiTheme="majorHAnsi" w:eastAsia="Times New Roman" w:hAnsiTheme="majorHAnsi" w:cstheme="majorHAnsi"/>
          <w:color w:val="000000"/>
        </w:rPr>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0FAE8F25"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(r)</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Order of precedence</w:t>
      </w:r>
      <w:r w:rsidRPr="00655B6B">
        <w:rPr>
          <w:rFonts w:asciiTheme="majorHAnsi" w:eastAsia="Times New Roman" w:hAnsiTheme="majorHAnsi" w:cstheme="majorHAnsi"/>
          <w:color w:val="000000"/>
        </w:rPr>
        <w:t>. Any inconsistencies in this solicitation or contract shall be resolved by giving precedence in the following order:</w:t>
      </w:r>
    </w:p>
    <w:p w14:paraId="0FAE8F26"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(1)</w:t>
      </w:r>
      <w:r w:rsidRPr="00655B6B">
        <w:rPr>
          <w:rFonts w:asciiTheme="majorHAnsi" w:eastAsia="Times New Roman" w:hAnsiTheme="majorHAnsi" w:cstheme="majorHAnsi"/>
          <w:color w:val="000000"/>
        </w:rPr>
        <w:t> The schedule of supplies/services;</w:t>
      </w:r>
    </w:p>
    <w:p w14:paraId="0FAE8F27"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(2)</w:t>
      </w:r>
      <w:r w:rsidRPr="00655B6B">
        <w:rPr>
          <w:rFonts w:asciiTheme="majorHAnsi" w:eastAsia="Times New Roman" w:hAnsiTheme="majorHAnsi" w:cstheme="majorHAnsi"/>
          <w:color w:val="000000"/>
        </w:rPr>
        <w:t> The Disputes, Payments, Invoice, Compliance with Laws Unique to Government Contracts, and Unauthorized Obligations paragraphs of this clause;</w:t>
      </w:r>
    </w:p>
    <w:p w14:paraId="0FAE8F28"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(3)</w:t>
      </w:r>
      <w:r w:rsidRPr="00655B6B">
        <w:rPr>
          <w:rFonts w:asciiTheme="majorHAnsi" w:eastAsia="Times New Roman" w:hAnsiTheme="majorHAnsi" w:cstheme="majorHAnsi"/>
          <w:color w:val="000000"/>
        </w:rPr>
        <w:t> Other contract clauses incorporated in the solicitation or contract;</w:t>
      </w:r>
    </w:p>
    <w:p w14:paraId="0FAE8F29"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(4)</w:t>
      </w:r>
      <w:r w:rsidRPr="00655B6B">
        <w:rPr>
          <w:rFonts w:asciiTheme="majorHAnsi" w:eastAsia="Times New Roman" w:hAnsiTheme="majorHAnsi" w:cstheme="majorHAnsi"/>
          <w:color w:val="000000"/>
        </w:rPr>
        <w:t> Addenda to this solicitation or contract;</w:t>
      </w:r>
    </w:p>
    <w:p w14:paraId="0FAE8F2A"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(5)</w:t>
      </w:r>
      <w:r w:rsidRPr="00655B6B">
        <w:rPr>
          <w:rFonts w:asciiTheme="majorHAnsi" w:eastAsia="Times New Roman" w:hAnsiTheme="majorHAnsi" w:cstheme="majorHAnsi"/>
          <w:color w:val="000000"/>
        </w:rPr>
        <w:t> Solicitation provisions incorporated in the solicitation;</w:t>
      </w:r>
    </w:p>
    <w:p w14:paraId="0FAE8F2B"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(6)</w:t>
      </w:r>
      <w:r w:rsidRPr="00655B6B">
        <w:rPr>
          <w:rFonts w:asciiTheme="majorHAnsi" w:eastAsia="Times New Roman" w:hAnsiTheme="majorHAnsi" w:cstheme="majorHAnsi"/>
          <w:color w:val="000000"/>
        </w:rPr>
        <w:t> Other paragraphs of this clause;</w:t>
      </w:r>
    </w:p>
    <w:p w14:paraId="0FAE8F2C"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(7)</w:t>
      </w:r>
      <w:r w:rsidRPr="00655B6B">
        <w:rPr>
          <w:rFonts w:asciiTheme="majorHAnsi" w:eastAsia="Times New Roman" w:hAnsiTheme="majorHAnsi" w:cstheme="majorHAnsi"/>
          <w:color w:val="000000"/>
        </w:rPr>
        <w:t> Other documents, exhibits, and attachments; and</w:t>
      </w:r>
    </w:p>
    <w:p w14:paraId="0FAE8F2D"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lastRenderedPageBreak/>
        <w:t>(8)</w:t>
      </w:r>
      <w:r w:rsidRPr="00655B6B">
        <w:rPr>
          <w:rFonts w:asciiTheme="majorHAnsi" w:eastAsia="Times New Roman" w:hAnsiTheme="majorHAnsi" w:cstheme="majorHAnsi"/>
          <w:color w:val="000000"/>
        </w:rPr>
        <w:t> The specification.</w:t>
      </w:r>
    </w:p>
    <w:p w14:paraId="0FAE8F2E"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(s)</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Unauthorized obligations</w:t>
      </w:r>
      <w:r w:rsidRPr="00655B6B">
        <w:rPr>
          <w:rFonts w:asciiTheme="majorHAnsi" w:eastAsia="Times New Roman" w:hAnsiTheme="majorHAnsi" w:cstheme="majorHAnsi"/>
          <w:color w:val="000000"/>
        </w:rPr>
        <w:t>.</w:t>
      </w:r>
    </w:p>
    <w:p w14:paraId="0FAE8F2F"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(1)</w:t>
      </w:r>
      <w:r w:rsidRPr="00655B6B">
        <w:rPr>
          <w:rFonts w:asciiTheme="majorHAnsi" w:eastAsia="Times New Roman" w:hAnsiTheme="majorHAnsi" w:cstheme="majorHAnsi"/>
          <w:color w:val="000000"/>
        </w:rPr>
        <w:t>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0FAE8F30"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(i)</w:t>
      </w:r>
      <w:r w:rsidRPr="00655B6B">
        <w:rPr>
          <w:rFonts w:asciiTheme="majorHAnsi" w:eastAsia="Times New Roman" w:hAnsiTheme="majorHAnsi" w:cstheme="majorHAnsi"/>
          <w:color w:val="000000"/>
        </w:rPr>
        <w:t> Any such clause is unenforceable against the Government.</w:t>
      </w:r>
    </w:p>
    <w:p w14:paraId="0FAE8F31"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(ii)</w:t>
      </w:r>
      <w:r w:rsidRPr="00655B6B">
        <w:rPr>
          <w:rFonts w:asciiTheme="majorHAnsi" w:eastAsia="Times New Roman" w:hAnsiTheme="majorHAnsi" w:cstheme="majorHAnsi"/>
          <w:color w:val="000000"/>
        </w:rPr>
        <w:t>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0FAE8F32" w14:textId="77777777" w:rsidR="00361667" w:rsidRPr="00655B6B" w:rsidRDefault="00361667" w:rsidP="00F57A42">
      <w:pPr>
        <w:shd w:val="clear" w:color="auto" w:fill="FFFFFF"/>
        <w:spacing w:after="150" w:line="360" w:lineRule="atLeast"/>
        <w:ind w:left="864"/>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(iii)</w:t>
      </w:r>
      <w:r w:rsidRPr="00655B6B">
        <w:rPr>
          <w:rFonts w:asciiTheme="majorHAnsi" w:eastAsia="Times New Roman" w:hAnsiTheme="majorHAnsi" w:cstheme="majorHAnsi"/>
          <w:color w:val="000000"/>
        </w:rPr>
        <w:t> Any such clause is deemed to be stricken from the EULA, TOS, or similar legal instrument or agreement.</w:t>
      </w:r>
    </w:p>
    <w:p w14:paraId="0FAE8F33"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(2)</w:t>
      </w:r>
      <w:r w:rsidRPr="00655B6B">
        <w:rPr>
          <w:rFonts w:asciiTheme="majorHAnsi" w:eastAsia="Times New Roman" w:hAnsiTheme="majorHAnsi" w:cstheme="majorHAnsi"/>
          <w:color w:val="000000"/>
        </w:rPr>
        <w:t> Paragraph (s)(1) of this clause does not apply to indemnification by the Government that is expressly authorized by statute and specifically authorized under applicable agency regulations and procedures.</w:t>
      </w:r>
    </w:p>
    <w:p w14:paraId="0FAE8F34"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(t)</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Comptroller General examination of record</w:t>
      </w:r>
      <w:r w:rsidRPr="00655B6B">
        <w:rPr>
          <w:rFonts w:asciiTheme="majorHAnsi" w:eastAsia="Times New Roman" w:hAnsiTheme="majorHAnsi" w:cstheme="majorHAnsi"/>
          <w:color w:val="000000"/>
        </w:rPr>
        <w:t>. This paragraph applies if this contract was awarded using other than sealed bid procedures and is in excess of the simplified acquisition threshold on the date of award of this contract.</w:t>
      </w:r>
    </w:p>
    <w:p w14:paraId="0FAE8F35"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(1)</w:t>
      </w:r>
      <w:r w:rsidRPr="00655B6B">
        <w:rPr>
          <w:rFonts w:asciiTheme="majorHAnsi" w:eastAsia="Times New Roman" w:hAnsiTheme="majorHAnsi" w:cstheme="majorHAnsi"/>
          <w:color w:val="000000"/>
        </w:rPr>
        <w:t> The Comptroller General of the United States, or an authorized representative of the Comptroller General, shall have access to and right to examine any of the Contractor’s directly pertinent records involving transactions related to this contract.</w:t>
      </w:r>
    </w:p>
    <w:p w14:paraId="0FAE8F36"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(2)</w:t>
      </w:r>
      <w:r w:rsidRPr="00655B6B">
        <w:rPr>
          <w:rFonts w:asciiTheme="majorHAnsi" w:eastAsia="Times New Roman" w:hAnsiTheme="majorHAnsi" w:cstheme="majorHAnsi"/>
          <w:color w:val="000000"/>
        </w:rPr>
        <w:t>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w:t>
      </w:r>
      <w:r w:rsidRPr="00655B6B">
        <w:rPr>
          <w:rFonts w:asciiTheme="majorHAnsi" w:eastAsia="Times New Roman" w:hAnsiTheme="majorHAnsi" w:cstheme="majorHAnsi"/>
          <w:color w:val="000000"/>
        </w:rPr>
        <w:t xml:space="preserve">g final termination settlement. Records relating to appeals under the disputes clause or to litigation or the settlement of claims arising under or </w:t>
      </w:r>
      <w:r w:rsidRPr="00655B6B">
        <w:rPr>
          <w:rFonts w:asciiTheme="majorHAnsi" w:eastAsia="Times New Roman" w:hAnsiTheme="majorHAnsi" w:cstheme="majorHAnsi"/>
          <w:color w:val="000000"/>
        </w:rPr>
        <w:lastRenderedPageBreak/>
        <w:t>relating to this contract shall be made available until such appeals, litigation, or claims are finally resolved.</w:t>
      </w:r>
    </w:p>
    <w:p w14:paraId="0FAE8F37"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(3)</w:t>
      </w:r>
      <w:r w:rsidRPr="00655B6B">
        <w:rPr>
          <w:rFonts w:asciiTheme="majorHAnsi" w:eastAsia="Times New Roman" w:hAnsiTheme="majorHAnsi" w:cstheme="majorHAnsi"/>
          <w:color w:val="000000"/>
        </w:rPr>
        <w:t>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0FAE8F38"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(u)</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Incorporation by reference</w:t>
      </w:r>
      <w:r w:rsidRPr="00655B6B">
        <w:rPr>
          <w:rFonts w:asciiTheme="majorHAnsi" w:eastAsia="Times New Roman" w:hAnsiTheme="majorHAnsi" w:cstheme="majorHAnsi"/>
          <w:color w:val="000000"/>
        </w:rPr>
        <w:t>. The Contractor’s representations and certifications, including those completed electronically via the System for Award Management (SAM), are incorporated by reference into the contract.</w:t>
      </w:r>
    </w:p>
    <w:p w14:paraId="0FAE8F39" w14:textId="77777777" w:rsidR="00361667" w:rsidRPr="00655B6B" w:rsidRDefault="00361667" w:rsidP="00F57A42">
      <w:pPr>
        <w:shd w:val="clear" w:color="auto" w:fill="FFFFFF"/>
        <w:spacing w:after="150" w:line="360" w:lineRule="atLeast"/>
        <w:jc w:val="center"/>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rPr>
        <w:t>(End of clause)</w:t>
      </w:r>
    </w:p>
    <w:p w14:paraId="0FAE8F3A" w14:textId="77777777" w:rsidR="00361667" w:rsidRPr="00655B6B" w:rsidRDefault="00361667" w:rsidP="00F57A42">
      <w:pPr>
        <w:rPr>
          <w:rFonts w:asciiTheme="majorHAnsi" w:hAnsiTheme="majorHAnsi" w:cstheme="majorHAnsi"/>
          <w:b/>
          <w:bCs/>
          <w:color w:val="2E2E2E"/>
          <w:shd w:val="clear" w:color="auto" w:fill="FFFFFF"/>
        </w:rPr>
      </w:pPr>
    </w:p>
    <w:p w14:paraId="0FAE8F3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Clauses that are incorporated by reference (by Citation Number, Title, and Date), have the same force and effect as if they were given in full text. Upon request, the Contracting Officer will make their full text available.</w:t>
      </w:r>
    </w:p>
    <w:p w14:paraId="0FAE8F3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The following clauses are incorporated into 52.212-4 as an addendum to this contract:</w:t>
      </w:r>
    </w:p>
    <w:p w14:paraId="0FAE8F3D" w14:textId="77777777" w:rsidR="00361667" w:rsidRPr="00655B6B" w:rsidRDefault="00361667" w:rsidP="00F57A42">
      <w:pPr>
        <w:pStyle w:val="Heading2"/>
        <w:rPr>
          <w:rFonts w:cstheme="majorHAnsi"/>
          <w:sz w:val="22"/>
          <w:szCs w:val="22"/>
        </w:rPr>
      </w:pPr>
      <w:bookmarkStart w:id="27" w:name="_Toc223953361"/>
      <w:r w:rsidRPr="00655B6B">
        <w:rPr>
          <w:rFonts w:cstheme="majorHAnsi"/>
          <w:sz w:val="22"/>
          <w:szCs w:val="22"/>
        </w:rPr>
        <w:t>C.1  52.209-6  PROTECTING THE GOVERNMENT'S INTEREST WHEN SUBCONTRACTING WITH CONTRACTORS DEBARRED, SUSPENDED, PROPOSED FOR DEBARMENT, OR VOLUNTARILY EXCLUDED (JAN 2025)</w:t>
      </w:r>
      <w:r>
        <w:rPr>
          <w:rFonts w:cstheme="majorHAnsi"/>
          <w:sz w:val="22"/>
          <w:szCs w:val="22"/>
        </w:rPr>
        <w:t xml:space="preserve"> </w:t>
      </w:r>
      <w:r w:rsidRPr="00486E39">
        <w:t>DEVIATION NOV 2025</w:t>
      </w:r>
      <w:bookmarkEnd w:id="27"/>
    </w:p>
    <w:p w14:paraId="0FAE8F3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w:t>
      </w:r>
      <w:r w:rsidRPr="00655B6B">
        <w:rPr>
          <w:rFonts w:asciiTheme="majorHAnsi" w:hAnsiTheme="majorHAnsi" w:cstheme="majorHAnsi"/>
        </w:rPr>
        <w:t xml:space="preserve"> </w:t>
      </w:r>
    </w:p>
    <w:p w14:paraId="0FAE8F3F"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Commercially available off-the-shelf (COTS)</w:t>
      </w:r>
      <w:r w:rsidRPr="00655B6B">
        <w:rPr>
          <w:rFonts w:asciiTheme="majorHAnsi" w:hAnsiTheme="majorHAnsi" w:cstheme="majorHAnsi"/>
        </w:rPr>
        <w:t xml:space="preserve"> </w:t>
      </w:r>
      <w:r w:rsidRPr="00655B6B">
        <w:rPr>
          <w:rFonts w:asciiTheme="majorHAnsi" w:hAnsiTheme="majorHAnsi" w:cstheme="majorHAnsi"/>
          <w:i/>
          <w:iCs/>
        </w:rPr>
        <w:t>item</w:t>
      </w:r>
      <w:r w:rsidRPr="00655B6B">
        <w:rPr>
          <w:rFonts w:asciiTheme="majorHAnsi" w:hAnsiTheme="majorHAnsi" w:cstheme="majorHAnsi"/>
        </w:rPr>
        <w:t>, as used in this clause—</w:t>
      </w:r>
    </w:p>
    <w:p w14:paraId="0FAE8F4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Means any item of supply (including construction material) that is—</w:t>
      </w:r>
    </w:p>
    <w:p w14:paraId="0FAE8F4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A commercial product (as defined in paragraph (1) of the definition of ‘‘commercial product” in Federal Acquisition Regulation (FAR) 2.101);</w:t>
      </w:r>
    </w:p>
    <w:p w14:paraId="0FAE8F4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Sold in substantial quantities in the commercial marketplace; and</w:t>
      </w:r>
    </w:p>
    <w:p w14:paraId="0FAE8F4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Offered to the Government, under a contract or subcontract at any tier, without modification, in the same form in which it is sold in the commercial marketplace; and</w:t>
      </w:r>
    </w:p>
    <w:p w14:paraId="0FAE8F4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Does not include bulk cargo, as defined in 46 U.S.C. 40102(4), such as agricultural products and petroleum products.</w:t>
      </w:r>
    </w:p>
    <w:p w14:paraId="0FAE8F4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Government suspends or debars Contractors to protect the Government's interests. Other than a subcontract for a commercially available off-the-shelf item, the Contractor shall not enter into any subcontract, in excess of the threshold specified in FAR 9.405–2(b) on the date of subcontract award, with a Contractor that is debarred, suspended, proposed for debarment, or voluntarily excluded by any executive agency unless there is a compelling reason to do so.</w:t>
      </w:r>
    </w:p>
    <w:p w14:paraId="0FAE8F4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(c) The Contractor shall require each proposed first-tier subcontractor whose subcontract will exceed the threshold specified in FAR 9.405–2(b) on the date of subcontract award, other than a subcontractor providing a commercially available off-the-shelf item, to disclose to the Contractor, in writing, whether as of the time of award of the subcontract, the subcontractor, or its principals, is or is not debarred, suspended, proposed for debarment, or voluntarily excluded by the Federal Government.</w:t>
      </w:r>
    </w:p>
    <w:p w14:paraId="0FAE8F4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A corporate officer or a designee of the Contractor shall notify the Contracting Officer, in writing, before entering into a subcontract with a party (other than a subcontractor providing a commercially available off-the-shelf item) that is debarred, suspended, proposed for debarment, or voluntarily excluded (see FAR 9.404 for information on the System for Award Management (SAM) Exclusions). The notice must include the following:</w:t>
      </w:r>
    </w:p>
    <w:p w14:paraId="0FAE8F4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name of the subcontractor.</w:t>
      </w:r>
    </w:p>
    <w:p w14:paraId="0FAE8F4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Contractor's knowledge of the reasons for the subcontractor being listed with an exclusion in SAM.</w:t>
      </w:r>
    </w:p>
    <w:p w14:paraId="0FAE8F4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compelling reason(s) for doing business with the subcontractor notwithstanding its being listed with an exclusion in SAM.</w:t>
      </w:r>
    </w:p>
    <w:p w14:paraId="0FAE8F4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The systems and procedures the Contractor has established to ensure that it is fully protecting the Government's interests when dealing with such subcontractor in view of the specific basis for the party's debarment, suspension, proposed debarment, or voluntary exclusion.</w:t>
      </w:r>
    </w:p>
    <w:p w14:paraId="0FAE8F4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rPr>
        <w:t>Subcontracts.</w:t>
      </w:r>
      <w:r w:rsidRPr="00655B6B">
        <w:rPr>
          <w:rFonts w:asciiTheme="majorHAnsi" w:hAnsiTheme="majorHAnsi" w:cstheme="majorHAnsi"/>
        </w:rPr>
        <w:t xml:space="preserve"> Unless this is a contract for the acquisition of commercial products or commercial services, the Contractor shall include the requirements of this clause, including this paragraph (e) (appropriately modified for the identification of the parties), in each subcontract that-</w:t>
      </w:r>
    </w:p>
    <w:p w14:paraId="0FAE8F4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Exceeds the threshold specified in FAR 9.405–2(b) on the date of subcontract award; and</w:t>
      </w:r>
    </w:p>
    <w:p w14:paraId="0FAE8F4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Is not a subcontract for commercially available off-the-shelf items.</w:t>
      </w:r>
    </w:p>
    <w:p w14:paraId="0FAE8F4F"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8F50" w14:textId="77777777" w:rsidR="00361667" w:rsidRPr="00655B6B" w:rsidRDefault="00361667" w:rsidP="00F57A42">
      <w:pPr>
        <w:pStyle w:val="Heading2"/>
        <w:rPr>
          <w:rFonts w:cstheme="majorHAnsi"/>
          <w:sz w:val="22"/>
          <w:szCs w:val="22"/>
        </w:rPr>
      </w:pPr>
      <w:bookmarkStart w:id="28" w:name="_Toc223953362"/>
      <w:r w:rsidRPr="00655B6B">
        <w:rPr>
          <w:rFonts w:cstheme="majorHAnsi"/>
          <w:sz w:val="22"/>
          <w:szCs w:val="22"/>
        </w:rPr>
        <w:t>C.2 52.209-9 UPDATES OF PUBLICLY AVAILABLE INFORMATION REGARDING RESPONSIBILITY MATTERS (OCT 2018)</w:t>
      </w:r>
      <w:bookmarkEnd w:id="28"/>
      <w:r>
        <w:rPr>
          <w:rFonts w:cstheme="majorHAnsi"/>
          <w:sz w:val="22"/>
          <w:szCs w:val="22"/>
        </w:rPr>
        <w:t xml:space="preserve"> </w:t>
      </w:r>
      <w:r w:rsidRPr="00730950">
        <w:rPr>
          <w:rFonts w:cstheme="majorHAnsi"/>
          <w:sz w:val="22"/>
          <w:szCs w:val="22"/>
        </w:rPr>
        <w:t>(DEVIATION NOV 2025)</w:t>
      </w:r>
    </w:p>
    <w:p w14:paraId="0FAE8F5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The Contractor shall update the information in the Federal Awardee Performance and Integrity Information System (FAPIIS) on a semi-annual basis, throughout the life of the contract, by posting the required information in the System for Award Management via </w:t>
      </w:r>
      <w:hyperlink r:id="rId34" w:history="1">
        <w:r w:rsidRPr="00655B6B">
          <w:rPr>
            <w:rStyle w:val="Hyperlink"/>
            <w:rFonts w:asciiTheme="majorHAnsi" w:hAnsiTheme="majorHAnsi" w:cstheme="majorHAnsi"/>
            <w:i/>
          </w:rPr>
          <w:t>https://www.sam.gov</w:t>
        </w:r>
      </w:hyperlink>
      <w:r w:rsidRPr="00655B6B">
        <w:rPr>
          <w:rFonts w:asciiTheme="majorHAnsi" w:hAnsiTheme="majorHAnsi" w:cstheme="majorHAnsi"/>
        </w:rPr>
        <w:t>.</w:t>
      </w:r>
    </w:p>
    <w:p w14:paraId="0FAE8F5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As required by section 3010 of the Supplemental Appropriations Act, 2010 (Pub. L. 111-212), all information posted in FAPIIS on or after April 15, 2011, except past performance reviews, will be publicly available. FAPIIS consists of two segments—</w:t>
      </w:r>
    </w:p>
    <w:p w14:paraId="0FAE8F5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non-public segment, into which Government officials and the Contractor post information, which can only be viewed by—</w:t>
      </w:r>
    </w:p>
    <w:p w14:paraId="0FAE8F5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 Government personnel and authorized users performing business on behalf of the Government; or</w:t>
      </w:r>
    </w:p>
    <w:p w14:paraId="0FAE8F5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Contractor, when viewing data on itself; and</w:t>
      </w:r>
    </w:p>
    <w:p w14:paraId="0FAE8F5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publicly-available segment, to which all data in the non-public segment of FAPIS is automatically transferred after a waiting period of 14 calendar days, except for—</w:t>
      </w:r>
    </w:p>
    <w:p w14:paraId="0FAE8F5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Past performance reviews required by subpart 42.15;</w:t>
      </w:r>
    </w:p>
    <w:p w14:paraId="0FAE8F5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Information that was entered prior to April 15, 2011; or</w:t>
      </w:r>
    </w:p>
    <w:p w14:paraId="0FAE8F5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Information that is withdrawn during the 14-calendar-day waiting period by the Government official who posted it in accordance with paragraph (c)(1) of this clause.</w:t>
      </w:r>
    </w:p>
    <w:p w14:paraId="0FAE8F5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The Contractor will receive notification when the Government posts new information to the Contractor's record.</w:t>
      </w:r>
    </w:p>
    <w:p w14:paraId="0FAE8F5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w:t>
      </w:r>
      <w:r w:rsidRPr="00655B6B">
        <w:rPr>
          <w:rFonts w:asciiTheme="majorHAnsi" w:hAnsiTheme="majorHAnsi" w:cstheme="majorHAnsi"/>
        </w:rPr>
        <w:t>e contractor must cite 52.209-9 and request removal within 7 calendar days of the posting to FAPIIS.</w:t>
      </w:r>
    </w:p>
    <w:p w14:paraId="0FAE8F5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will also have an opportunity to post comments regarding information that has been posted by the Government. The comments will be retained as long as the associated information is retained, i.e., for a total period of 6 years. Contractor comments will remain a part of the record unless the Contractor revises them.</w:t>
      </w:r>
    </w:p>
    <w:p w14:paraId="0FAE8F5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As required by section 3010 of Pub. L. 111-212, all information posted in FAPIIS on or after April 15, 2011, except past performance reviews, will be publicly available.</w:t>
      </w:r>
    </w:p>
    <w:p w14:paraId="0FAE8F5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Public requests for system information posted prior to April 15, 2011, will be handled under Freedom of Information Act procedures, including, where appropriate, procedures promulgated under E.O. 12600.</w:t>
      </w:r>
    </w:p>
    <w:p w14:paraId="0FAE8F5F"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8F60" w14:textId="77777777" w:rsidR="00361667" w:rsidRPr="00655B6B" w:rsidRDefault="00361667" w:rsidP="00F57A42">
      <w:pPr>
        <w:pStyle w:val="Heading2"/>
        <w:rPr>
          <w:rFonts w:cstheme="majorHAnsi"/>
          <w:sz w:val="22"/>
          <w:szCs w:val="22"/>
        </w:rPr>
      </w:pPr>
      <w:bookmarkStart w:id="29" w:name="_Toc223953363"/>
      <w:r w:rsidRPr="00655B6B">
        <w:rPr>
          <w:rFonts w:cstheme="majorHAnsi"/>
          <w:sz w:val="22"/>
          <w:szCs w:val="22"/>
        </w:rPr>
        <w:t>C.3  52.209-10 PROHIBITION ON CONTRACTING WITH INVERTED DOMESTIC CORPORATIONS (NOV 2015)</w:t>
      </w:r>
      <w:bookmarkEnd w:id="29"/>
      <w:r>
        <w:rPr>
          <w:rFonts w:cstheme="majorHAnsi"/>
          <w:sz w:val="22"/>
          <w:szCs w:val="22"/>
        </w:rPr>
        <w:t xml:space="preserve"> </w:t>
      </w:r>
      <w:r w:rsidRPr="00730950">
        <w:rPr>
          <w:rFonts w:cstheme="majorHAnsi"/>
          <w:sz w:val="22"/>
          <w:szCs w:val="22"/>
        </w:rPr>
        <w:t>(DEVIATION NOV 2025)</w:t>
      </w:r>
    </w:p>
    <w:p w14:paraId="0FAE8F6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xml:space="preserve"> As used in this clause—</w:t>
      </w:r>
    </w:p>
    <w:p w14:paraId="0FAE8F6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Inverted domestic corporation</w:t>
      </w:r>
      <w:r w:rsidRPr="00655B6B">
        <w:rPr>
          <w:rFonts w:asciiTheme="majorHAnsi" w:hAnsiTheme="majorHAnsi" w:cstheme="majorHAnsi"/>
        </w:rPr>
        <w:t xml:space="preserve"> means a foreign incorporated entity </w:t>
      </w:r>
      <w:r w:rsidRPr="00655B6B">
        <w:rPr>
          <w:rFonts w:asciiTheme="majorHAnsi" w:eastAsia="Times New Roman" w:hAnsiTheme="majorHAnsi" w:cstheme="majorHAnsi"/>
        </w:rPr>
        <w:t>that meets the definition of an inverted domestic corporation under 6 U.S.C. 395(b), applied in accordance with the rules and definitions of 6 U.S.C. 395(c).</w:t>
      </w:r>
    </w:p>
    <w:p w14:paraId="0FAE8F6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Subsidiary</w:t>
      </w:r>
      <w:r w:rsidRPr="00655B6B">
        <w:rPr>
          <w:rFonts w:asciiTheme="majorHAnsi" w:hAnsiTheme="majorHAnsi" w:cstheme="majorHAnsi"/>
        </w:rPr>
        <w:t xml:space="preserve"> means an entity in which more than 50 percent of the entity is owned—</w:t>
      </w:r>
    </w:p>
    <w:p w14:paraId="0FAE8F6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Directly by a parent corporation; or</w:t>
      </w:r>
    </w:p>
    <w:p w14:paraId="0FAE8F6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(2) Through another subsidiary of a parent corporation.</w:t>
      </w:r>
    </w:p>
    <w:p w14:paraId="0FAE8F6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If the contractor reorganizes as an inverted domestic corporation or becomes a subsidiary of an inverted domestic corporation at any time during the period of performance of this contract, the Government may be prohibited from paying for Contractor activities performed after the date when it becomes an inverted domestic corporation or subsidiary. The Government may seek any available remedies in the event the Contractor fails to perform in accordance with the terms and conditions of the contract as a </w:t>
      </w:r>
      <w:r w:rsidRPr="00655B6B">
        <w:rPr>
          <w:rFonts w:asciiTheme="majorHAnsi" w:hAnsiTheme="majorHAnsi" w:cstheme="majorHAnsi"/>
        </w:rPr>
        <w:t>result of Government action under this clause.</w:t>
      </w:r>
    </w:p>
    <w:p w14:paraId="0FAE8F6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Exceptions to this prohibition are located at 9.108-2.</w:t>
      </w:r>
    </w:p>
    <w:p w14:paraId="0FAE8F6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In the event the Contractor becomes either an inverted domestic corporation, or a subsidiary of an inverted domestic corporation during contract performance, the Contractor shall give written notice to the Contracting Officer within five business days from the date of the inversion event.</w:t>
      </w:r>
    </w:p>
    <w:p w14:paraId="0FAE8F69"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8F6A" w14:textId="77777777" w:rsidR="00361667" w:rsidRPr="00655B6B" w:rsidRDefault="00361667" w:rsidP="00F57A42">
      <w:pPr>
        <w:pStyle w:val="Heading2"/>
        <w:rPr>
          <w:rFonts w:cstheme="majorHAnsi"/>
          <w:sz w:val="22"/>
          <w:szCs w:val="22"/>
        </w:rPr>
      </w:pPr>
      <w:bookmarkStart w:id="30" w:name="_Toc223953364"/>
      <w:r w:rsidRPr="00655B6B">
        <w:rPr>
          <w:rFonts w:cstheme="majorHAnsi"/>
          <w:sz w:val="22"/>
          <w:szCs w:val="22"/>
        </w:rPr>
        <w:t>C.4  52.216-18 ORDERING (AUG 2020)</w:t>
      </w:r>
      <w:bookmarkEnd w:id="30"/>
    </w:p>
    <w:p w14:paraId="0FAE8F6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Any supplies and services to be furnished under this contract shall be ordered by issuance of delivery orders or task orders by the individuals or activities designated in the Schedule. Such orders may be issued from August 1, 2026 through July 31, 2031.</w:t>
      </w:r>
    </w:p>
    <w:p w14:paraId="0FAE8F6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All delivery orders or task orders are subject to the terms and conditions of this contract. In the event of conflict between a delivery order or task order and this contract, the contract shall control.</w:t>
      </w:r>
    </w:p>
    <w:p w14:paraId="0FAE8F6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A delivery order or task order is considered "issued" when—</w:t>
      </w:r>
    </w:p>
    <w:p w14:paraId="0FAE8F6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If sent by mail (includes transmittal by U.S. mail or private delivery service), the Government deposits the order in the mail;</w:t>
      </w:r>
    </w:p>
    <w:p w14:paraId="0FAE8F6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If sent by fax, the Government transmits the order to the Contractor’s fax number; or</w:t>
      </w:r>
    </w:p>
    <w:p w14:paraId="0FAE8F7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If sent electronically, the Government either—</w:t>
      </w:r>
    </w:p>
    <w:p w14:paraId="0FAE8F7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Posts a copy of the delivery order or task order to a Government document access system, and notice is sent to the Contractor; or</w:t>
      </w:r>
    </w:p>
    <w:p w14:paraId="0FAE8F7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Distributes the delivery order or task order via email to the Contractor’s email address.</w:t>
      </w:r>
    </w:p>
    <w:p w14:paraId="0FAE8F7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Orders may be issued by methods other than those enumerated in this clause only if authorized in the contract.</w:t>
      </w:r>
    </w:p>
    <w:p w14:paraId="0FAE8F74"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8F75" w14:textId="77777777" w:rsidR="00361667" w:rsidRPr="00655B6B" w:rsidRDefault="00361667" w:rsidP="00F57A42">
      <w:pPr>
        <w:pStyle w:val="Heading2"/>
        <w:rPr>
          <w:rFonts w:cstheme="majorHAnsi"/>
          <w:sz w:val="22"/>
          <w:szCs w:val="22"/>
        </w:rPr>
      </w:pPr>
      <w:bookmarkStart w:id="31" w:name="_Toc223953365"/>
      <w:r w:rsidRPr="00655B6B">
        <w:rPr>
          <w:rFonts w:cstheme="majorHAnsi"/>
          <w:sz w:val="22"/>
          <w:szCs w:val="22"/>
        </w:rPr>
        <w:t>C.5  52.216-19 ORDER LIMITATIONS (OCT 1995)</w:t>
      </w:r>
      <w:bookmarkEnd w:id="31"/>
    </w:p>
    <w:p w14:paraId="0FAE8F7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Minimum order.</w:t>
      </w:r>
      <w:r w:rsidRPr="00655B6B">
        <w:rPr>
          <w:rFonts w:asciiTheme="majorHAnsi" w:hAnsiTheme="majorHAnsi" w:cstheme="majorHAnsi"/>
        </w:rPr>
        <w:t xml:space="preserve">  When the Government requires supplies or services covered by this contract in an amount of less than $4.60, the Government is not obligated to purchase, nor is the Contractor obligated to furnish, those supplies or services under the contract.</w:t>
      </w:r>
    </w:p>
    <w:p w14:paraId="0FAE8F7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(b) </w:t>
      </w:r>
      <w:r w:rsidRPr="00655B6B">
        <w:rPr>
          <w:rFonts w:asciiTheme="majorHAnsi" w:hAnsiTheme="majorHAnsi" w:cstheme="majorHAnsi"/>
          <w:i/>
        </w:rPr>
        <w:t>Maximum order.</w:t>
      </w:r>
      <w:r w:rsidRPr="00655B6B">
        <w:rPr>
          <w:rFonts w:asciiTheme="majorHAnsi" w:hAnsiTheme="majorHAnsi" w:cstheme="majorHAnsi"/>
        </w:rPr>
        <w:t xml:space="preserve">  The Contractor is not obligated to honor—</w:t>
      </w:r>
    </w:p>
    <w:p w14:paraId="0FAE8F7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Any order for a single item in excess of $554.09;</w:t>
      </w:r>
    </w:p>
    <w:p w14:paraId="0FAE8F7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Any order for a combination of items in excess of $62,935.82; or</w:t>
      </w:r>
    </w:p>
    <w:p w14:paraId="0FAE8F7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 series of orders from the same ordering office within 10 days that together call for quantities exceeding the limitation in paragraph (b)(1) or (2) of this section.</w:t>
      </w:r>
    </w:p>
    <w:p w14:paraId="0FAE8F7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0FAE8F7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Notwithstanding paragraphs (b) and (c) of this section, the Contractor shall honor any order exceeding the maximum order limitations in paragraph (b), unless that order (or orders) is returned to the ordering office within 1 days after issuance, with written notice stating the Contractor's intent not to ship the item (or items) called for and the reasons.  Upon receiving this notice, the Government may acquire the supplies or services from another source.</w:t>
      </w:r>
    </w:p>
    <w:p w14:paraId="0FAE8F7D"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8F7E" w14:textId="77777777" w:rsidR="00361667" w:rsidRPr="00655B6B" w:rsidRDefault="00361667" w:rsidP="00F57A42">
      <w:pPr>
        <w:pStyle w:val="Heading2"/>
        <w:rPr>
          <w:rFonts w:cstheme="majorHAnsi"/>
          <w:sz w:val="22"/>
          <w:szCs w:val="22"/>
        </w:rPr>
      </w:pPr>
      <w:bookmarkStart w:id="32" w:name="_Toc223953366"/>
      <w:r w:rsidRPr="00655B6B">
        <w:rPr>
          <w:rFonts w:cstheme="majorHAnsi"/>
          <w:sz w:val="22"/>
          <w:szCs w:val="22"/>
        </w:rPr>
        <w:t>C.6  52.216-22 INDEFINITE QUANTITY (OCT 1995)</w:t>
      </w:r>
      <w:r>
        <w:rPr>
          <w:rFonts w:cstheme="majorHAnsi"/>
          <w:sz w:val="22"/>
          <w:szCs w:val="22"/>
        </w:rPr>
        <w:t xml:space="preserve"> </w:t>
      </w:r>
      <w:r w:rsidRPr="00486E39">
        <w:t>(DEVIATION NOV 2025)</w:t>
      </w:r>
      <w:bookmarkEnd w:id="32"/>
    </w:p>
    <w:p w14:paraId="0FAE8F7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0FAE8F8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0FAE8F8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0FAE8F8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655B6B">
        <w:rPr>
          <w:rFonts w:asciiTheme="majorHAnsi" w:hAnsiTheme="majorHAnsi" w:cstheme="majorHAnsi"/>
          <w:i/>
        </w:rPr>
        <w:t>provided</w:t>
      </w:r>
      <w:r w:rsidRPr="00655B6B">
        <w:rPr>
          <w:rFonts w:asciiTheme="majorHAnsi" w:hAnsiTheme="majorHAnsi" w:cstheme="majorHAnsi"/>
        </w:rPr>
        <w:t>, that the Contractor shall not be required to make any deliveries under this contract after January 31, 2032.</w:t>
      </w:r>
    </w:p>
    <w:p w14:paraId="0FAE8F83"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8F84" w14:textId="77777777" w:rsidR="00361667" w:rsidRPr="00655B6B" w:rsidRDefault="00361667" w:rsidP="00F57A42">
      <w:pPr>
        <w:pStyle w:val="Heading2"/>
        <w:rPr>
          <w:rFonts w:cstheme="majorHAnsi"/>
          <w:sz w:val="22"/>
          <w:szCs w:val="22"/>
        </w:rPr>
      </w:pPr>
      <w:bookmarkStart w:id="33" w:name="_Toc223953367"/>
      <w:r w:rsidRPr="00655B6B">
        <w:rPr>
          <w:rFonts w:cstheme="majorHAnsi"/>
          <w:sz w:val="22"/>
          <w:szCs w:val="22"/>
        </w:rPr>
        <w:t>C.7  52.217-8 OPTION TO EXTEND SERVICES (NOV 1999)</w:t>
      </w:r>
      <w:bookmarkEnd w:id="33"/>
    </w:p>
    <w:p w14:paraId="0FAE8F8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The Government may require continued performance of any services within the limits and at the rates specified in the contract. These rates may be adjusted only as a result of revisions to </w:t>
      </w:r>
      <w:r w:rsidRPr="00655B6B">
        <w:rPr>
          <w:rFonts w:asciiTheme="majorHAnsi" w:hAnsiTheme="majorHAnsi" w:cstheme="majorHAnsi"/>
        </w:rP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10 days of contract expiration.</w:t>
      </w:r>
    </w:p>
    <w:p w14:paraId="0FAE8F86"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8F87" w14:textId="77777777" w:rsidR="00361667" w:rsidRPr="00655B6B" w:rsidRDefault="00361667" w:rsidP="00F57A42">
      <w:pPr>
        <w:pStyle w:val="Heading2"/>
        <w:rPr>
          <w:rFonts w:cstheme="majorHAnsi"/>
          <w:sz w:val="22"/>
          <w:szCs w:val="22"/>
        </w:rPr>
      </w:pPr>
      <w:bookmarkStart w:id="34" w:name="_Toc223953368"/>
      <w:r w:rsidRPr="00655B6B">
        <w:rPr>
          <w:rFonts w:cstheme="majorHAnsi"/>
          <w:sz w:val="22"/>
          <w:szCs w:val="22"/>
        </w:rPr>
        <w:t>C.8  52.219-4  NOTICE OF PRICE EVALUATION PREFERENCE FOR HUBZONE SMALL BUSINESS CONCERNS (NOV 2025) (DEVIATION)</w:t>
      </w:r>
      <w:bookmarkEnd w:id="34"/>
    </w:p>
    <w:p w14:paraId="0FAE8F8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Evaluation preference.</w:t>
      </w:r>
    </w:p>
    <w:p w14:paraId="0FAE8F8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Offers will be evaluated by adding a factor of 10 percent to the price of all offers, except-</w:t>
      </w:r>
    </w:p>
    <w:p w14:paraId="0FAE8F8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Offers from HUBZone small business concerns that have not waived the evaluation preference; and</w:t>
      </w:r>
    </w:p>
    <w:p w14:paraId="0FAE8F8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Otherwise successful offers from small business concerns.</w:t>
      </w:r>
    </w:p>
    <w:p w14:paraId="0FAE8F8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Waiver of evaluation preference.</w:t>
      </w:r>
      <w:r w:rsidRPr="00655B6B">
        <w:rPr>
          <w:rFonts w:asciiTheme="majorHAnsi" w:hAnsiTheme="majorHAnsi" w:cstheme="majorHAnsi"/>
        </w:rPr>
        <w:t xml:space="preserve"> A HUBZone small business concern may choose to waive the evaluation preference. If the concern waives the preference, the factor will be added to its offer for evaluation purposes.</w:t>
      </w:r>
    </w:p>
    <w:p w14:paraId="0FAE8F8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  ] Offeror chooses to waive the evaluation preference.</w:t>
      </w:r>
    </w:p>
    <w:p w14:paraId="0FAE8F8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t>
      </w:r>
      <w:r w:rsidRPr="00655B6B">
        <w:rPr>
          <w:rFonts w:asciiTheme="majorHAnsi" w:hAnsiTheme="majorHAnsi" w:cstheme="majorHAnsi"/>
          <w:i/>
          <w:iCs/>
        </w:rPr>
        <w:t>Joint venture</w:t>
      </w:r>
      <w:r w:rsidRPr="00655B6B">
        <w:rPr>
          <w:rFonts w:asciiTheme="majorHAnsi" w:hAnsiTheme="majorHAnsi" w:cstheme="majorHAnsi"/>
        </w:rPr>
        <w:t>. A HUBZone joint venture agrees that, in the performance of the contract, at least 40 percent of the aggregate work performed by the joint venture shall be completed by the HUBZone small business parties to the joint venture. Work performed by the HUBZone small business parties to the joint venture must be more than administrative functions.</w:t>
      </w:r>
    </w:p>
    <w:p w14:paraId="0FAE8F8F"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8F90" w14:textId="77777777" w:rsidR="00361667" w:rsidRPr="00655B6B" w:rsidRDefault="00361667" w:rsidP="00F57A42">
      <w:pPr>
        <w:pStyle w:val="Heading2"/>
        <w:rPr>
          <w:rFonts w:cstheme="majorHAnsi"/>
          <w:sz w:val="22"/>
          <w:szCs w:val="22"/>
        </w:rPr>
      </w:pPr>
      <w:bookmarkStart w:id="35" w:name="_Toc223953369"/>
      <w:r w:rsidRPr="00655B6B">
        <w:rPr>
          <w:rFonts w:cstheme="majorHAnsi"/>
          <w:sz w:val="22"/>
          <w:szCs w:val="22"/>
        </w:rPr>
        <w:t>C.9  52.219-8 UTILIZATION OF SMALL BUSINESS CONCERNS (NOV 2025) (DEVIATION)</w:t>
      </w:r>
      <w:bookmarkEnd w:id="35"/>
    </w:p>
    <w:p w14:paraId="0FAE8F91"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(a) </w:t>
      </w:r>
      <w:r w:rsidRPr="00655B6B">
        <w:rPr>
          <w:rStyle w:val="Emphasis"/>
          <w:rFonts w:asciiTheme="majorHAnsi" w:hAnsiTheme="majorHAnsi" w:cstheme="majorHAnsi"/>
          <w:lang w:val="en"/>
        </w:rPr>
        <w:t>Definitions</w:t>
      </w:r>
      <w:r w:rsidRPr="00655B6B">
        <w:rPr>
          <w:rFonts w:asciiTheme="majorHAnsi" w:hAnsiTheme="majorHAnsi" w:cstheme="majorHAnsi"/>
          <w:lang w:val="en"/>
        </w:rPr>
        <w:t>. As used in this contract—</w:t>
      </w:r>
    </w:p>
    <w:p w14:paraId="0FAE8F92"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w:t>
      </w:r>
      <w:r w:rsidRPr="00655B6B">
        <w:rPr>
          <w:rFonts w:asciiTheme="majorHAnsi" w:hAnsiTheme="majorHAnsi" w:cstheme="majorHAnsi"/>
          <w:i/>
          <w:lang w:val="en"/>
        </w:rPr>
        <w:t>HUBZone small business concern</w:t>
      </w:r>
      <w:r w:rsidRPr="00655B6B">
        <w:rPr>
          <w:rFonts w:asciiTheme="majorHAnsi" w:hAnsiTheme="majorHAnsi" w:cstheme="majorHAnsi"/>
          <w:iCs/>
          <w:lang w:val="en"/>
        </w:rPr>
        <w:t xml:space="preserve"> means a small business concern that meets the requirements described in 13 CFR 126.200, certified by the Small Business Administration (SBA) and designated by SBA as a HUBZone small business concern in the Small Business Search (SBS) and the System for Award Management (SAM).</w:t>
      </w:r>
    </w:p>
    <w:p w14:paraId="0FAE8F93" w14:textId="77777777" w:rsidR="00361667" w:rsidRPr="00655B6B" w:rsidRDefault="00361667" w:rsidP="00F57A42">
      <w:pPr>
        <w:rPr>
          <w:rFonts w:asciiTheme="majorHAnsi" w:hAnsiTheme="majorHAnsi" w:cstheme="majorHAnsi"/>
        </w:rPr>
      </w:pPr>
      <w:r w:rsidRPr="00655B6B">
        <w:rPr>
          <w:rFonts w:asciiTheme="majorHAnsi" w:hAnsiTheme="majorHAnsi" w:cstheme="majorHAnsi"/>
          <w:lang w:val="en"/>
        </w:rPr>
        <w:t xml:space="preserve">  </w:t>
      </w:r>
      <w:r w:rsidRPr="00655B6B">
        <w:rPr>
          <w:rFonts w:asciiTheme="majorHAnsi" w:hAnsiTheme="majorHAnsi" w:cstheme="majorHAnsi"/>
          <w:i/>
          <w:lang w:val="en"/>
        </w:rPr>
        <w:t xml:space="preserve">Service-disabled veteran-owned small business (SDVOSB) concern </w:t>
      </w:r>
      <w:r w:rsidRPr="00655B6B">
        <w:rPr>
          <w:rFonts w:asciiTheme="majorHAnsi" w:hAnsiTheme="majorHAnsi" w:cstheme="majorHAnsi"/>
        </w:rPr>
        <w:t xml:space="preserve">means </w:t>
      </w:r>
      <w:r w:rsidRPr="00655B6B">
        <w:rPr>
          <w:rFonts w:asciiTheme="majorHAnsi" w:hAnsiTheme="majorHAnsi" w:cstheme="majorHAnsi"/>
          <w:lang w:val="en"/>
        </w:rPr>
        <w:t>an SDVOSB concern that meets the requirements described in 13 CFR 128.300, is certified by SBA, and is designated by SBA as an SDVOSB concern in SBS and SAM.</w:t>
      </w:r>
    </w:p>
    <w:p w14:paraId="0FAE8F94"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w:t>
      </w:r>
      <w:r w:rsidRPr="00655B6B">
        <w:rPr>
          <w:rFonts w:asciiTheme="majorHAnsi" w:hAnsiTheme="majorHAnsi" w:cstheme="majorHAnsi"/>
          <w:i/>
          <w:lang w:val="en"/>
        </w:rPr>
        <w:t>Small business concern</w:t>
      </w:r>
      <w:r w:rsidRPr="00655B6B">
        <w:rPr>
          <w:rFonts w:asciiTheme="majorHAnsi" w:hAnsiTheme="majorHAnsi" w:cstheme="majorHAnsi"/>
          <w:lang w:val="en"/>
        </w:rPr>
        <w:t xml:space="preserve"> means a concern, including its affiliates, that is independently owned and operated, not dominant in its field of operation and qualified as a small business under the criteria and size standards in 13 CFR part 121, including the size standard that corresponds to the NAICS code assigned to the contract or subcontract.</w:t>
      </w:r>
    </w:p>
    <w:p w14:paraId="0FAE8F95"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w:t>
      </w:r>
      <w:r w:rsidRPr="00655B6B">
        <w:rPr>
          <w:rFonts w:asciiTheme="majorHAnsi" w:hAnsiTheme="majorHAnsi" w:cstheme="majorHAnsi"/>
          <w:i/>
          <w:lang w:val="en"/>
        </w:rPr>
        <w:t>Small disadvantaged business (SDB) concern</w:t>
      </w:r>
      <w:r w:rsidRPr="00655B6B">
        <w:rPr>
          <w:rFonts w:asciiTheme="majorHAnsi" w:hAnsiTheme="majorHAnsi" w:cstheme="majorHAnsi"/>
          <w:lang w:val="en"/>
        </w:rPr>
        <w:t>, means a small business concern under the size standard applicable to the acquisition, that-</w:t>
      </w:r>
    </w:p>
    <w:p w14:paraId="0FAE8F96"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lastRenderedPageBreak/>
        <w:t xml:space="preserve">    (1) Is at least 51 percent unconditionally and directly owned (as defined at 13 CFR 124.105) by-</w:t>
      </w:r>
    </w:p>
    <w:p w14:paraId="0FAE8F97"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(i) One or more socially disadvantaged (as defined at 13 CFR 124.103) and economically disadvantaged (as defined at 13 CFR 124.104) individuals who are citizens of the United States; and</w:t>
      </w:r>
    </w:p>
    <w:p w14:paraId="0FAE8F98"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(ii) Each individual claiming economic disadvantage has a net worth not exceeding the threshold at 13 CFR 124.104(c)(2) after taking into account the applicable exclusions set forth at 13 CFR 124.104(c)(2); and</w:t>
      </w:r>
    </w:p>
    <w:p w14:paraId="0FAE8F99"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(2) The management and daily business operations of which are controlled (as defined at 13.CFR 124.106) by individuals, who meet the criteria in paragraphs (1)(i) and (ii) of this definition.</w:t>
      </w:r>
    </w:p>
    <w:p w14:paraId="0FAE8F9A"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w:t>
      </w:r>
      <w:r w:rsidRPr="00655B6B">
        <w:rPr>
          <w:rFonts w:asciiTheme="majorHAnsi" w:hAnsiTheme="majorHAnsi" w:cstheme="majorHAnsi"/>
          <w:i/>
          <w:lang w:val="en"/>
        </w:rPr>
        <w:t>Veteran-owned small business (VOSB) concern</w:t>
      </w:r>
      <w:r w:rsidRPr="00655B6B">
        <w:rPr>
          <w:rFonts w:asciiTheme="majorHAnsi" w:hAnsiTheme="majorHAnsi" w:cstheme="majorHAnsi"/>
          <w:lang w:val="en"/>
        </w:rPr>
        <w:t xml:space="preserve"> means a small business concern-</w:t>
      </w:r>
    </w:p>
    <w:p w14:paraId="0FAE8F9B"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0FAE8F9C"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(2) The management and daily business operations of which are controlled by one or more veterans.</w:t>
      </w:r>
    </w:p>
    <w:p w14:paraId="0FAE8F9D"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w:t>
      </w:r>
      <w:r w:rsidRPr="00655B6B">
        <w:rPr>
          <w:rFonts w:asciiTheme="majorHAnsi" w:hAnsiTheme="majorHAnsi" w:cstheme="majorHAnsi"/>
          <w:i/>
          <w:lang w:val="en"/>
        </w:rPr>
        <w:t>Women-owned small business (WOSB) concern</w:t>
      </w:r>
      <w:r w:rsidRPr="00655B6B">
        <w:rPr>
          <w:rFonts w:asciiTheme="majorHAnsi" w:hAnsiTheme="majorHAnsi" w:cstheme="majorHAnsi"/>
          <w:lang w:val="en"/>
        </w:rPr>
        <w:t xml:space="preserve"> means a small business concern-</w:t>
      </w:r>
    </w:p>
    <w:p w14:paraId="0FAE8F9E"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(1) That is at least 51 percent owned by one or more women, or, in the case of any publicly owned business, at least 51 percent of the stock of which is owned by one or more women;</w:t>
      </w:r>
    </w:p>
    <w:p w14:paraId="0FAE8F9F"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(2) Whose management and daily business operations are controlled by one or more women; and</w:t>
      </w:r>
    </w:p>
    <w:p w14:paraId="0FAE8FA0"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(3) That is certified by SBA or an approved third-party certifier in accordance with 13 CFR 127.300 and is designated by SBA as a WOSB concern in SBS and SAM.</w:t>
      </w:r>
    </w:p>
    <w:p w14:paraId="0FAE8FA1"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(b) It is the policy of the United States that small business concerns, VOSB concerns, SDVOSB concerns, HUBZone small business concerns, SDB concerns, and WOSB concerns shall have the maximum practicable opportunity to participate in performing contracts let by any Federal agency, including contracts and subcontracts for subsystems, assemblies, components, and related services for major systems. It is further the policy of the United States that its prime contractors establish procedures to ensure the tim</w:t>
      </w:r>
      <w:r w:rsidRPr="00655B6B">
        <w:rPr>
          <w:rFonts w:asciiTheme="majorHAnsi" w:hAnsiTheme="majorHAnsi" w:cstheme="majorHAnsi"/>
          <w:lang w:val="en"/>
        </w:rPr>
        <w:t>ely payment of amounts due pursuant to the terms of their subcontracts with small business concerns, VOSB concerns, SDVOSB concerns, HUBZone small business concerns, SDB concerns, and WOSB concerns.</w:t>
      </w:r>
    </w:p>
    <w:p w14:paraId="0FAE8FA2"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(c)(1) A joint venture qualifies as a small business concern if—</w:t>
      </w:r>
    </w:p>
    <w:p w14:paraId="0FAE8FA3"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(i) Each party to the joint venture qualifies as small under the size standard for the solicitation; or</w:t>
      </w:r>
    </w:p>
    <w:p w14:paraId="0FAE8FA4"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lastRenderedPageBreak/>
        <w:t xml:space="preserve">      (ii) The protégé is small under the size standard for the solicitation in a joint venture comprised of a mentor and protégé with an approved mentor-protégé agreement under a SBA mentor-protégé program. (See 13 CFR 125.9(d).)</w:t>
      </w:r>
    </w:p>
    <w:p w14:paraId="0FAE8FA5" w14:textId="77777777" w:rsidR="00361667" w:rsidRPr="00655B6B" w:rsidRDefault="00361667" w:rsidP="00F57A42">
      <w:pPr>
        <w:rPr>
          <w:rFonts w:asciiTheme="majorHAnsi" w:hAnsiTheme="majorHAnsi" w:cstheme="majorHAnsi"/>
          <w:lang w:val="fr-FR"/>
        </w:rPr>
      </w:pPr>
      <w:r w:rsidRPr="00655B6B">
        <w:rPr>
          <w:rFonts w:asciiTheme="majorHAnsi" w:hAnsiTheme="majorHAnsi" w:cstheme="majorHAnsi"/>
        </w:rPr>
        <w:t xml:space="preserve">    </w:t>
      </w:r>
      <w:r w:rsidRPr="00655B6B">
        <w:rPr>
          <w:rFonts w:asciiTheme="majorHAnsi" w:hAnsiTheme="majorHAnsi" w:cstheme="majorHAnsi"/>
          <w:lang w:val="fr-FR"/>
        </w:rPr>
        <w:t>(2) A joint venture qualifies as a HUBZone small business concern if it complies with the requirements in 13 CFR 126.616(a) through (c).</w:t>
      </w:r>
    </w:p>
    <w:p w14:paraId="0FAE8FA6" w14:textId="77777777" w:rsidR="00361667" w:rsidRPr="00655B6B" w:rsidRDefault="00361667" w:rsidP="00F57A42">
      <w:pPr>
        <w:rPr>
          <w:rFonts w:asciiTheme="majorHAnsi" w:hAnsiTheme="majorHAnsi" w:cstheme="majorHAnsi"/>
          <w:lang w:val="en"/>
        </w:rPr>
      </w:pPr>
      <w:r w:rsidRPr="00655B6B">
        <w:rPr>
          <w:rFonts w:asciiTheme="majorHAnsi" w:hAnsiTheme="majorHAnsi" w:cstheme="majorHAnsi"/>
          <w:lang w:val="en"/>
        </w:rPr>
        <w:t xml:space="preserve">  (d) The Contractor hereby agrees to carry out this policy in the awarding of subcontracts to the fullest extent consistent with efficient contract performance. The Contractor further agrees to cooperate in any studies or surveys as may be conducted by the Small Business Administration or the awarding agency of the as may be necessary to determine the extent of the Contractor's compliance with this clause.</w:t>
      </w:r>
    </w:p>
    <w:p w14:paraId="0FAE8FA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(e)(1) Unless the Contractor has reason to question the representation, it may accept a subcontractor's written representations of its size and socioeconomic status as a small business or SDB, if the subcontractor represents that the size and socioeconomic status representations with its offer are current, accurate, and complete as of the date of the offer for the subcontract.</w:t>
      </w:r>
    </w:p>
    <w:p w14:paraId="0FAE8FA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Unless the Contractor has reason to question the representation, it may accept a subcontractor's representations of its size and socioeconomic status as a small business or SDB in the System for Award Management (SAM) if the subcontractor—</w:t>
      </w:r>
    </w:p>
    <w:p w14:paraId="0FAE8FA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Is registered in SAM; and</w:t>
      </w:r>
    </w:p>
    <w:p w14:paraId="0FAE8FA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Represents that the size and socioeconomic status representations made in SAM are current, accurate and complete as of the date of the offer for the subcontract.</w:t>
      </w:r>
    </w:p>
    <w:p w14:paraId="0FAE8FA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Contractor may not require that the subcontractor register in SAM for the purposes of representing size or socioeconomic status in connection with a subcontract.</w:t>
      </w:r>
    </w:p>
    <w:p w14:paraId="0FAE8FA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A contractor acting in good faith is not liable for misrepresentations made by its subcontractors regarding the subcontractor's size or socioeconomic status.</w:t>
      </w:r>
    </w:p>
    <w:p w14:paraId="0FAE8FA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The Contractor shall confirm that a subcontractor representing itself as a HUBZone small business concern, VOSB, SDVOSB, or WOSB concern is certified by SBA by checking SAM or SBS at </w:t>
      </w:r>
      <w:hyperlink r:id="rId35" w:history="1">
        <w:r w:rsidRPr="00655B6B">
          <w:rPr>
            <w:rStyle w:val="Hyperlink"/>
            <w:rFonts w:asciiTheme="majorHAnsi" w:hAnsiTheme="majorHAnsi" w:cstheme="majorHAnsi"/>
          </w:rPr>
          <w:t>https://search.certifications.sba.gov/</w:t>
        </w:r>
      </w:hyperlink>
      <w:r w:rsidRPr="00655B6B">
        <w:rPr>
          <w:rFonts w:asciiTheme="majorHAnsi" w:hAnsiTheme="majorHAnsi" w:cstheme="majorHAnsi"/>
        </w:rPr>
        <w:t>.</w:t>
      </w:r>
    </w:p>
    <w:p w14:paraId="0FAE8FAE"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8FAF" w14:textId="77777777" w:rsidR="00361667" w:rsidRPr="00655B6B" w:rsidRDefault="00361667" w:rsidP="00F57A42">
      <w:pPr>
        <w:pStyle w:val="Heading2"/>
        <w:rPr>
          <w:rFonts w:cstheme="majorHAnsi"/>
          <w:sz w:val="22"/>
          <w:szCs w:val="22"/>
        </w:rPr>
      </w:pPr>
      <w:bookmarkStart w:id="36" w:name="_Toc223953370"/>
      <w:r w:rsidRPr="00655B6B">
        <w:rPr>
          <w:rFonts w:cstheme="majorHAnsi"/>
          <w:sz w:val="22"/>
          <w:szCs w:val="22"/>
        </w:rPr>
        <w:t>C.10  52.219-9  SMALL BUSINESS SUBCONTRACTING PLAN (NOV 2025) (DEVIATION)</w:t>
      </w:r>
      <w:bookmarkEnd w:id="36"/>
    </w:p>
    <w:p w14:paraId="0FAE8FB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This clause does not apply to small business concerns.</w:t>
      </w:r>
    </w:p>
    <w:p w14:paraId="0FAE8FB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Definitions</w:t>
      </w:r>
      <w:r w:rsidRPr="00655B6B">
        <w:rPr>
          <w:rFonts w:asciiTheme="majorHAnsi" w:hAnsiTheme="majorHAnsi" w:cstheme="majorHAnsi"/>
        </w:rPr>
        <w:t>. As used in this clause—</w:t>
      </w:r>
    </w:p>
    <w:p w14:paraId="0FAE8FB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Alaska Native Corporation (ANC)</w:t>
      </w:r>
      <w:r w:rsidRPr="00655B6B">
        <w:rPr>
          <w:rFonts w:asciiTheme="majorHAnsi" w:hAnsiTheme="majorHAnsi" w:cstheme="majorHAnsi"/>
        </w:rPr>
        <w:t xml:space="preserve"> means any Regional Corporation, Village Corporation, Urban Corporation, or Group Corporation organized under the laws of the State of Alaska in accordance with the Alaska Native Claims Settlement Act (43 U.S.C. 1601, </w:t>
      </w:r>
      <w:r w:rsidRPr="00655B6B">
        <w:rPr>
          <w:rFonts w:asciiTheme="majorHAnsi" w:hAnsiTheme="majorHAnsi" w:cstheme="majorHAnsi"/>
          <w:i/>
          <w:iCs/>
        </w:rPr>
        <w:t>et seq</w:t>
      </w:r>
      <w:r w:rsidRPr="00655B6B">
        <w:rPr>
          <w:rFonts w:asciiTheme="majorHAnsi" w:hAnsiTheme="majorHAnsi" w:cstheme="majorHAnsi"/>
        </w:rPr>
        <w:t>.) and which is considered a minority and economically disadvantaged concern under the criteria at 43 U.S.C. 1626(e)(1). This definition also includes ANC direct and indirect subsidiary corporations, joint ventures, and partnerships that meet the requirements of 43 U.S.C. 1626(e)(2).</w:t>
      </w:r>
    </w:p>
    <w:p w14:paraId="0FAE8FB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w:t>
      </w:r>
      <w:r w:rsidRPr="00655B6B">
        <w:rPr>
          <w:rFonts w:asciiTheme="majorHAnsi" w:hAnsiTheme="majorHAnsi" w:cstheme="majorHAnsi"/>
          <w:i/>
        </w:rPr>
        <w:t>Commercial plan</w:t>
      </w:r>
      <w:r w:rsidRPr="00655B6B">
        <w:rPr>
          <w:rFonts w:asciiTheme="majorHAnsi" w:hAnsiTheme="majorHAnsi" w:cstheme="majorHAnsi"/>
        </w:rPr>
        <w:t xml:space="preserve"> means a subcontracting plan (including goals) that covers the offeror's fiscal year and that applies to the entire production of commercial products and commercial services sold by either the entire company or a portion thereof (</w:t>
      </w:r>
      <w:r w:rsidRPr="00655B6B">
        <w:rPr>
          <w:rFonts w:asciiTheme="majorHAnsi" w:hAnsiTheme="majorHAnsi" w:cstheme="majorHAnsi"/>
          <w:i/>
        </w:rPr>
        <w:t>e.g.,</w:t>
      </w:r>
      <w:r w:rsidRPr="00655B6B">
        <w:rPr>
          <w:rFonts w:asciiTheme="majorHAnsi" w:hAnsiTheme="majorHAnsi" w:cstheme="majorHAnsi"/>
        </w:rPr>
        <w:t xml:space="preserve"> division, plant, or product line).</w:t>
      </w:r>
    </w:p>
    <w:p w14:paraId="0FAE8FB4"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Commercial product</w:t>
      </w:r>
      <w:r w:rsidRPr="00655B6B">
        <w:rPr>
          <w:rFonts w:asciiTheme="majorHAnsi" w:hAnsiTheme="majorHAnsi" w:cstheme="majorHAnsi"/>
        </w:rPr>
        <w:t xml:space="preserve"> means a product that satisfies the definition of ‘‘commercial product’’ in Federal Acquisition Regulation (FAR) 2.101.</w:t>
      </w:r>
    </w:p>
    <w:p w14:paraId="0FAE8FB5"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Commercial service</w:t>
      </w:r>
      <w:r w:rsidRPr="00655B6B">
        <w:rPr>
          <w:rFonts w:asciiTheme="majorHAnsi" w:hAnsiTheme="majorHAnsi" w:cstheme="majorHAnsi"/>
        </w:rPr>
        <w:t xml:space="preserve"> means a service that satisfies the definition of ‘‘commercial service’’ in FAR 2.101.</w:t>
      </w:r>
    </w:p>
    <w:p w14:paraId="0FAE8FB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Electronic Subcontracting Reporting System (eSRS)</w:t>
      </w:r>
      <w:r w:rsidRPr="00655B6B">
        <w:rPr>
          <w:rFonts w:asciiTheme="majorHAnsi" w:hAnsiTheme="majorHAnsi" w:cstheme="majorHAnsi"/>
        </w:rPr>
        <w:t xml:space="preserve"> means the Governmentwide, electronic, web-based system for small business subcontracting program reporting. The eSRS is located at </w:t>
      </w:r>
      <w:hyperlink r:id="rId36" w:history="1">
        <w:r w:rsidRPr="00655B6B">
          <w:rPr>
            <w:rStyle w:val="Hyperlink"/>
            <w:rFonts w:asciiTheme="majorHAnsi" w:hAnsiTheme="majorHAnsi" w:cstheme="majorHAnsi"/>
          </w:rPr>
          <w:t>http://www.esrs.gov</w:t>
        </w:r>
      </w:hyperlink>
      <w:r w:rsidRPr="00655B6B">
        <w:rPr>
          <w:rFonts w:asciiTheme="majorHAnsi" w:hAnsiTheme="majorHAnsi" w:cstheme="majorHAnsi"/>
        </w:rPr>
        <w:t>.</w:t>
      </w:r>
    </w:p>
    <w:p w14:paraId="0FAE8FB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Indian tribe</w:t>
      </w:r>
      <w:r w:rsidRPr="00655B6B">
        <w:rPr>
          <w:rFonts w:asciiTheme="majorHAnsi" w:hAnsiTheme="majorHAnsi" w:cstheme="majorHAnsi"/>
        </w:rPr>
        <w:t xml:space="preserve"> means any Indian tribe, band, group, pueblo, or community, including native villages and native groups (including corporations organized by Kenai, Juneau, Sitka, and Kodiak) as defined in the Alaska Native Claims Settlement Act (43 U.S.C. 1601 et seq.), that is recognized by the Federal Government as eligible for services from the Bureau of Indian Affairs in accordance with 25 U.S.C. 1452(c). This definition also includes Indian-owned economic enterprises that meet the requirements of 25 U.S.C.</w:t>
      </w:r>
      <w:r w:rsidRPr="00655B6B">
        <w:rPr>
          <w:rFonts w:asciiTheme="majorHAnsi" w:hAnsiTheme="majorHAnsi" w:cstheme="majorHAnsi"/>
        </w:rPr>
        <w:t xml:space="preserve"> 1452(e).</w:t>
      </w:r>
    </w:p>
    <w:p w14:paraId="0FAE8FB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Individual subcontracting plan</w:t>
      </w:r>
      <w:r w:rsidRPr="00655B6B">
        <w:rPr>
          <w:rFonts w:asciiTheme="majorHAnsi" w:hAnsiTheme="majorHAnsi" w:cstheme="majorHAnsi"/>
        </w:rPr>
        <w:t xml:space="preserve">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w14:paraId="0FAE8FB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Master subcontracting plan</w:t>
      </w:r>
      <w:r w:rsidRPr="00655B6B">
        <w:rPr>
          <w:rFonts w:asciiTheme="majorHAnsi" w:hAnsiTheme="majorHAnsi" w:cstheme="majorHAnsi"/>
        </w:rPr>
        <w:t xml:space="preserve"> means a subcontracting plan that contains all the required elements of an individual subcontracting plan, except goals, and may be incorporated into individual subcontracting plans, provided the master subcontracting plan has been approved.</w:t>
      </w:r>
    </w:p>
    <w:p w14:paraId="0FAE8FB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Reduced payment</w:t>
      </w:r>
      <w:r w:rsidRPr="00655B6B">
        <w:rPr>
          <w:rFonts w:asciiTheme="majorHAnsi" w:hAnsiTheme="majorHAnsi" w:cstheme="majorHAnsi"/>
        </w:rPr>
        <w:t xml:space="preserve"> means a payment for less than the amount agreed upon in a subcontract in accordance with its terms and conditions, for supplies and services for which the Government has paid the prime contractor.</w:t>
      </w:r>
    </w:p>
    <w:p w14:paraId="0FAE8FB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Subcontract</w:t>
      </w:r>
      <w:r w:rsidRPr="00655B6B">
        <w:rPr>
          <w:rFonts w:asciiTheme="majorHAnsi" w:hAnsiTheme="majorHAnsi" w:cstheme="majorHAnsi"/>
        </w:rPr>
        <w:t xml:space="preserve"> means any agreement (other than one involving an employer-employee relationship) entered into by a Federal Government prime contractor or subcontractor calling for supplies or services required for performance of the contract or subcontract.</w:t>
      </w:r>
    </w:p>
    <w:p w14:paraId="0FAE8FB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Total contract dollars</w:t>
      </w:r>
      <w:r w:rsidRPr="00655B6B">
        <w:rPr>
          <w:rFonts w:asciiTheme="majorHAnsi" w:hAnsiTheme="majorHAnsi" w:cstheme="majorHAnsi"/>
        </w:rPr>
        <w:t xml:space="preserve"> means the final anticipated dollar value, including the dollar value of all options.</w:t>
      </w:r>
    </w:p>
    <w:p w14:paraId="0FAE8FB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Untimely payment</w:t>
      </w:r>
      <w:r w:rsidRPr="00655B6B">
        <w:rPr>
          <w:rFonts w:asciiTheme="majorHAnsi" w:hAnsiTheme="majorHAnsi" w:cstheme="majorHAnsi"/>
        </w:rPr>
        <w:t xml:space="preserve"> means a payment to a subcontractor that is more than 90 days past due under the terms and conditions of a subcontract for supplies and services for which the Government has paid the prime contractor.</w:t>
      </w:r>
    </w:p>
    <w:p w14:paraId="0FAE8FB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(c)(1) The Offeror, upon request by the Contracting Officer, shall submit and negotiate a subcontracting plan, where applicable, that separately addresses subcontracting with small business, veteran-owned small business (VOSB), service-disabled veteran-owned small business (SDVOSB), HUBZone small business, small disadvantaged business (SDB), and women-owned small business (WOSB) concerns. If the Offeror is submitting an individual </w:t>
      </w:r>
      <w:r w:rsidRPr="00655B6B">
        <w:rPr>
          <w:rFonts w:asciiTheme="majorHAnsi" w:hAnsiTheme="majorHAnsi" w:cstheme="majorHAnsi"/>
        </w:rPr>
        <w:lastRenderedPageBreak/>
        <w:t>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Contracting Officer will include the subcontracting plan in and make it a part of the resultant contract. The Offeror shall negotiate the subcontracting plan</w:t>
      </w:r>
      <w:r w:rsidRPr="00655B6B">
        <w:rPr>
          <w:rFonts w:asciiTheme="majorHAnsi" w:hAnsiTheme="majorHAnsi" w:cstheme="majorHAnsi"/>
        </w:rPr>
        <w:t xml:space="preserve"> within the timeframe specified by the Contracting Officer. If the Offeror fails to submit and negotiate the subcontracting plan, then the Offeror will not be eligible for award of a contract.</w:t>
      </w:r>
    </w:p>
    <w:p w14:paraId="0FAE8FB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(2)(i) Unless the Contractor has reason to question the representations, it may accept a subcontractor's written representations of its size and socioeconomic status as a small business or SDB, if the subcontractor represents that the size and socioeconomic status representations with its offer are current, accurate, and complete as of the date of the offer for the subcontract.</w:t>
      </w:r>
    </w:p>
    <w:p w14:paraId="0FAE8FC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Unless the Contractor has reason to question the representations, it may accept a subcontractor's representations of its size and socioeconomic status as a small business or SDB in the System for Award Management (SAM) if—</w:t>
      </w:r>
    </w:p>
    <w:p w14:paraId="0FAE8FC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The subcontractor is registered in SAM; and</w:t>
      </w:r>
    </w:p>
    <w:p w14:paraId="0FAE8FC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subcontractor represents that the size and socioeconomic status representations made in SAM are current, accurate and complete as of the date of the offer for the subcontract.</w:t>
      </w:r>
    </w:p>
    <w:p w14:paraId="0FAE8FC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The Contractor may not require that the subcontractor register in SAM for the purposes of representing size or socioeconomic status in connection with a subcontract.</w:t>
      </w:r>
    </w:p>
    <w:p w14:paraId="0FAE8FC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A contractor acting in good faith is not liable for misrepresentations made by its subcontractors regarding the subcontractor's size or SDB status.</w:t>
      </w:r>
    </w:p>
    <w:p w14:paraId="0FAE8FC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In order to be eligible as a VOSB, SDVOSB, HUBZone small business, or WOSB concern, subcontractor under a subcontracting plan, the small business must be certified by the Small Business Administration (SBA) as that socioeconomic status. SBA certifications are in the Small Business Search (SBS) website at </w:t>
      </w:r>
      <w:hyperlink r:id="rId37" w:history="1">
        <w:r w:rsidRPr="00655B6B">
          <w:rPr>
            <w:rStyle w:val="Hyperlink"/>
            <w:rFonts w:asciiTheme="majorHAnsi" w:hAnsiTheme="majorHAnsi" w:cstheme="majorHAnsi"/>
            <w:color w:val="3333FF"/>
          </w:rPr>
          <w:t>https://search.certifications.sba.gov/</w:t>
        </w:r>
      </w:hyperlink>
      <w:r w:rsidRPr="00655B6B">
        <w:rPr>
          <w:rFonts w:asciiTheme="majorHAnsi" w:hAnsiTheme="majorHAnsi" w:cstheme="majorHAnsi"/>
        </w:rPr>
        <w:t>.</w:t>
      </w:r>
    </w:p>
    <w:p w14:paraId="0FAE8FC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Offeror's subcontracting plan shall include the following:</w:t>
      </w:r>
    </w:p>
    <w:p w14:paraId="0FAE8FC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Separate goals, expressed in terms of total dollars subcontracted, and as a percentage of total planned subcontracting dollars, for the use of small business, VOSB, SDVOSB, HUBZone small business, SDB, and WOSB concerns as subcontractors. For individual subcontracting plans, and if required by the Contracting Officer, goals shall also be expressed in terms of percentage of total contract dollars, in addition to the goals expressed as a percentage of total subcontract dollars. The Offeror shall inclu</w:t>
      </w:r>
      <w:r w:rsidRPr="00655B6B">
        <w:rPr>
          <w:rFonts w:asciiTheme="majorHAnsi" w:hAnsiTheme="majorHAnsi" w:cstheme="majorHAnsi"/>
        </w:rPr>
        <w:t xml:space="preserve">de all subcontracts that contribute to contract performance and may include a proportionate share of products and services that are normally allocated as indirect costs. In accordance with 15 U.S.C. 657r(a), an Offeror that is a mentor with an SBA-approved mentor-protégé agreement (see 13 CFR 125.9) and awards a subcontract to its protégé may apply the costs incurred for training it provides to its protégé toward its subcontracting plan goals, if the protégé is a covered territory business or the protégé’s </w:t>
      </w:r>
      <w:r w:rsidRPr="00655B6B">
        <w:rPr>
          <w:rFonts w:asciiTheme="majorHAnsi" w:hAnsiTheme="majorHAnsi" w:cstheme="majorHAnsi"/>
        </w:rPr>
        <w:t>principal office is located in the Commonwealth of Puerto Rico. In accordance with 43 U.S.C. 1626—</w:t>
      </w:r>
    </w:p>
    <w:p w14:paraId="0FAE8FC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 Count subcontracts awarded to an ANC or Indian tribe toward the subcontracting goals for small business and small disadvantaged business concerns, regardless of the size or SBA certification status of the ANC or Indian tribe; and</w:t>
      </w:r>
    </w:p>
    <w:p w14:paraId="0FAE8FC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If one or more subcontractors are in the subcontract tier between the prime Contractor and the ANC or Indian tribe, then the ANC or Indian tribe shall designate the appropriate Contractor(s) to count the subcontract towards its small business and small disadvantaged business subcontracting goals.</w:t>
      </w:r>
    </w:p>
    <w:p w14:paraId="0FAE8FC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In most cases, the appropriate Contractor is the Contractor that awarded the subcontract to the ANC or Indian tribe.</w:t>
      </w:r>
    </w:p>
    <w:p w14:paraId="0FAE8FC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w14:paraId="0FAE8FC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The ANC or Indian tribe shall give a copy of the written designation to the Contracting Officer, the prime Contractor, and the subcontractors between the prime Contractor and the ANC or Indian tribe within 30 days of the date of the subcontract award.</w:t>
      </w:r>
    </w:p>
    <w:p w14:paraId="0FAE8FC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If the Contracting Officer does not receive a copy of the ANC's or the Indian tribe's written designation within 30 days of the subcontract award, the Contracting Officer will consider the Contractor that awarded the subcontract to the ANC or Indian tribe the designated Contractor.</w:t>
      </w:r>
    </w:p>
    <w:p w14:paraId="0FAE8FC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 statement of–</w:t>
      </w:r>
    </w:p>
    <w:p w14:paraId="0FAE8FC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Total dollars planned to be subcontracted for an individual subcontracting plan; or the Offeror's total projected sales, expressed in dollars, and the total value of projected subcontracts, including all indirect costs except as described in paragraph (g) of this clause, to support the sales for a commercial plan;</w:t>
      </w:r>
    </w:p>
    <w:p w14:paraId="0FAE8FD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Total dollars planned to be subcontracted to small business concerns (including ANC and Indian tribes);</w:t>
      </w:r>
    </w:p>
    <w:p w14:paraId="0FAE8FD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Total dollars planned to be subcontracted to veteran-owned small business concerns;</w:t>
      </w:r>
    </w:p>
    <w:p w14:paraId="0FAE8FD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Total dollars planned to be subcontracted to service-disabled veteran-owned small business;</w:t>
      </w:r>
    </w:p>
    <w:p w14:paraId="0FAE8FD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Total dollars planned to be subcontracted to HUBZone small business concerns;</w:t>
      </w:r>
    </w:p>
    <w:p w14:paraId="0FAE8FD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Total dollars planned to be subcontracted to small disadvantaged business concerns (including ANCs and Indian tribes); and</w:t>
      </w:r>
    </w:p>
    <w:p w14:paraId="0FAE8FD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 Total dollars planned to be subcontracted to women-owned small business concerns.</w:t>
      </w:r>
    </w:p>
    <w:p w14:paraId="0FAE8FD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 description of the principal types of supplies and services to be subcontracted, and an identification of the types planned for subcontracting to-</w:t>
      </w:r>
    </w:p>
    <w:p w14:paraId="0FAE8FD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 Small business concerns;</w:t>
      </w:r>
    </w:p>
    <w:p w14:paraId="0FAE8FD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Veteran-owned small business concerns;</w:t>
      </w:r>
    </w:p>
    <w:p w14:paraId="0FAE8FD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Service-disabled veteran-owned small business concerns;</w:t>
      </w:r>
    </w:p>
    <w:p w14:paraId="0FAE8FD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HUBZone small business concerns;</w:t>
      </w:r>
    </w:p>
    <w:p w14:paraId="0FAE8FD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Small disadvantaged business concerns; and</w:t>
      </w:r>
    </w:p>
    <w:p w14:paraId="0FAE8FD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Women-owned small business concerns.</w:t>
      </w:r>
    </w:p>
    <w:p w14:paraId="0FAE8FD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A description of the method used to develop the subcontracting goals in paragraph (d)(1) of this clause.</w:t>
      </w:r>
    </w:p>
    <w:p w14:paraId="0FAE8FD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A description of the method used to identify potential sources for solicitation purposes (e.g., existing company source lists,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A firm may rely on the information contained in SAM as an accurate</w:t>
      </w:r>
      <w:r w:rsidRPr="00655B6B">
        <w:rPr>
          <w:rFonts w:asciiTheme="majorHAnsi" w:hAnsiTheme="majorHAnsi" w:cstheme="majorHAnsi"/>
        </w:rPr>
        <w:t xml:space="preserv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(e.g., outreach, assistance, counseling, or publicizing subcontracting opportunities) in this clause.</w:t>
      </w:r>
    </w:p>
    <w:p w14:paraId="0FAE8FD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A statement as to whether or not the Offeror included indirect costs in establishing subcontracting goals, and a description of the method used to determine the proportionate share of indirect costs to be incurred with—</w:t>
      </w:r>
    </w:p>
    <w:p w14:paraId="0FAE8FE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Small business concerns (including ANC and Indian tribes);</w:t>
      </w:r>
    </w:p>
    <w:p w14:paraId="0FAE8FE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Veteran-owned small business concerns;</w:t>
      </w:r>
    </w:p>
    <w:p w14:paraId="0FAE8FE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Service-disabled veteran-owned small business concerns;</w:t>
      </w:r>
    </w:p>
    <w:p w14:paraId="0FAE8FE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HUBZone small business concerns;</w:t>
      </w:r>
    </w:p>
    <w:p w14:paraId="0FAE8FE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Small disadvantaged business concerns (including ANC and Indian tribes); and</w:t>
      </w:r>
    </w:p>
    <w:p w14:paraId="0FAE8FE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Women-owned small business concerns.</w:t>
      </w:r>
    </w:p>
    <w:p w14:paraId="0FAE8FE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 The name of the individual employed by the Offeror who will administer the Offeror's subcontracting program, and a description of the duties of the individual.</w:t>
      </w:r>
    </w:p>
    <w:p w14:paraId="0FAE8FE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(8) A description of the efforts the Offeror will make to assure that small business, VOSB, SDVOSB, HUBZone small business, SDB, and WOSB concerns have an equitable opportunity to compete for subcontracts.</w:t>
      </w:r>
    </w:p>
    <w:p w14:paraId="0FAE8FE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(9) Assurances that the Offeror will include the clause of this contract entitled ‘‘Utilization of Small Business Concerns’’ in all subcontracts that offer further subcontracting opportunities, and </w:t>
      </w:r>
      <w:r w:rsidRPr="00655B6B">
        <w:rPr>
          <w:rFonts w:asciiTheme="majorHAnsi" w:hAnsiTheme="majorHAnsi" w:cstheme="majorHAnsi"/>
        </w:rPr>
        <w:lastRenderedPageBreak/>
        <w:t>that the Offeror will require all subcontractors (except small business concerns, including entities that are treated as small business concerns by statute for certain purposes (</w:t>
      </w:r>
      <w:r w:rsidRPr="00655B6B">
        <w:rPr>
          <w:rFonts w:asciiTheme="majorHAnsi" w:hAnsiTheme="majorHAnsi" w:cstheme="majorHAnsi"/>
          <w:i/>
          <w:iCs/>
        </w:rPr>
        <w:t>e.g</w:t>
      </w:r>
      <w:r w:rsidRPr="00655B6B">
        <w:rPr>
          <w:rFonts w:asciiTheme="majorHAnsi" w:hAnsiTheme="majorHAnsi" w:cstheme="majorHAnsi"/>
        </w:rPr>
        <w:t>., ANCs, see 13 CFR 125.3(b)(2))) that receive subcontracts in excess of the applicable threshold specified in FAR 19.109(a) on the date of subcontract award, with further subcontracting possibilities to adopt a subcontracting plan that complies with the requirements of this clause.</w:t>
      </w:r>
    </w:p>
    <w:p w14:paraId="0FAE8FE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(10) Assurances that the Offeror will–</w:t>
      </w:r>
    </w:p>
    <w:p w14:paraId="0FAE8FE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Cooperate in any studies or surveys as may be required;</w:t>
      </w:r>
    </w:p>
    <w:p w14:paraId="0FAE8FE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Submit periodic reports so the Government can determine the extent of compliance by the Contractor with the subcontracting plan;</w:t>
      </w:r>
    </w:p>
    <w:p w14:paraId="0FAE8FE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Include subcontracting data for each order when reporting subcontracting achievements for indefinite-delivery, indefinite-quantity contracts with individual subcontracting plans where the contract is intended for use by multiple agencies;</w:t>
      </w:r>
    </w:p>
    <w:p w14:paraId="0FAE8FE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Submit the Individual Subcontract Report (ISR) and/or the Summary Subcontract Report (SSR), in accordance with paragraph (l) of this clause using the Electronic Subcontracting Reporting System (</w:t>
      </w:r>
      <w:proofErr w:type="spellStart"/>
      <w:r w:rsidRPr="00655B6B">
        <w:rPr>
          <w:rFonts w:asciiTheme="majorHAnsi" w:hAnsiTheme="majorHAnsi" w:cstheme="majorHAnsi"/>
        </w:rPr>
        <w:t>eSRS</w:t>
      </w:r>
      <w:proofErr w:type="spellEnd"/>
      <w:r w:rsidRPr="00655B6B">
        <w:rPr>
          <w:rFonts w:asciiTheme="majorHAnsi" w:hAnsiTheme="majorHAnsi" w:cstheme="majorHAnsi"/>
        </w:rPr>
        <w:t xml:space="preserve">) at </w:t>
      </w:r>
      <w:hyperlink r:id="rId38" w:history="1">
        <w:r w:rsidRPr="00655B6B">
          <w:rPr>
            <w:rStyle w:val="Hyperlink"/>
            <w:rFonts w:asciiTheme="majorHAnsi" w:hAnsiTheme="majorHAnsi" w:cstheme="majorHAnsi"/>
          </w:rPr>
          <w:t>http://www.esrs.gov</w:t>
        </w:r>
      </w:hyperlink>
      <w:r w:rsidRPr="00655B6B">
        <w:rPr>
          <w:rFonts w:asciiTheme="majorHAnsi" w:hAnsiTheme="majorHAnsi" w:cstheme="majorHAnsi"/>
        </w:rPr>
        <w:t>.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w:t>
      </w:r>
      <w:r w:rsidRPr="00655B6B">
        <w:rPr>
          <w:rFonts w:asciiTheme="majorHAnsi" w:hAnsiTheme="majorHAnsi" w:cstheme="majorHAnsi"/>
        </w:rPr>
        <w:t>nd Universities and Minority Institutions. Reporting shall be in accordance with this clause, or as provided in agency regulations;</w:t>
      </w:r>
    </w:p>
    <w:p w14:paraId="0FAE8FE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Ensure that its subcontractors with subcontracting plans agree to submit the ISR and/or the SSR using eSRS;</w:t>
      </w:r>
    </w:p>
    <w:p w14:paraId="0FAE8FE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Provide its prime contract number, its unique 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0FAE8FF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 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p>
    <w:p w14:paraId="0FAE8FF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(11) A description of the types of records that will be maintained concerning procedures that have been adopted to comply with the requirements and goals in the plan, including establishing source lists; and a description of the Offeror's efforts to locate small business, VOSB, SDVOSB, HUBZone small business, SDB, and WOSB concerns and award subcontracts to them. The records shall include at least the following (on a plant-wide or company-wide basis, unless otherwise indicated):</w:t>
      </w:r>
    </w:p>
    <w:p w14:paraId="0FAE8FF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 Source lists (</w:t>
      </w:r>
      <w:r w:rsidRPr="00655B6B">
        <w:rPr>
          <w:rFonts w:asciiTheme="majorHAnsi" w:hAnsiTheme="majorHAnsi" w:cstheme="majorHAnsi"/>
          <w:i/>
        </w:rPr>
        <w:t>e.g.,</w:t>
      </w:r>
      <w:r w:rsidRPr="00655B6B">
        <w:rPr>
          <w:rFonts w:asciiTheme="majorHAnsi" w:hAnsiTheme="majorHAnsi" w:cstheme="majorHAnsi"/>
        </w:rPr>
        <w:t xml:space="preserve"> SAM), guides, and other data that identify small business, veteran-owned small business, service-disabled veteran-owned small business, HUBZone small business, small disadvantaged business, and women-owned small business concerns.</w:t>
      </w:r>
    </w:p>
    <w:p w14:paraId="0FAE8FF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Organizations contacted in an attempt to locate sources that are small business, veteran-owned small business, service-disabled veteran-owned small business, HUBZone small business, small disadvantaged business, or women-owned small business concerns.</w:t>
      </w:r>
    </w:p>
    <w:p w14:paraId="0FAE8FF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Records on each subcontract solicitation resulting in an award of more than the simplified acquisition threshold, as defined in FAR 2.101 on the date of subcontract award, indicating-</w:t>
      </w:r>
    </w:p>
    <w:p w14:paraId="0FAE8FF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Whether small business concerns were solicited and, if not, why not;</w:t>
      </w:r>
    </w:p>
    <w:p w14:paraId="0FAE8FF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Whether veteran-owned small business concerns were solicited and, if not, why not;</w:t>
      </w:r>
    </w:p>
    <w:p w14:paraId="0FAE8FF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Whether service-disabled veteran-owned small business concerns were solicited and, if not, why not;</w:t>
      </w:r>
    </w:p>
    <w:p w14:paraId="0FAE8FF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Whether HUBZone small business concerns were solicited and, if not, why not;</w:t>
      </w:r>
    </w:p>
    <w:p w14:paraId="0FAE8FF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Whether small disadvantaged business concerns were solicited and, if not, why not;</w:t>
      </w:r>
    </w:p>
    <w:p w14:paraId="0FAE8FF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Whether women-owned small business concerns were solicited and, if not, why not; and</w:t>
      </w:r>
    </w:p>
    <w:p w14:paraId="0FAE8FF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If applicable, the reason award was not made to a small business concern.</w:t>
      </w:r>
    </w:p>
    <w:p w14:paraId="0FAE8FF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Records of any outreach efforts to contact-</w:t>
      </w:r>
    </w:p>
    <w:p w14:paraId="0FAE8FF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Trade associations;</w:t>
      </w:r>
    </w:p>
    <w:p w14:paraId="0FAE8FF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Business development organizations;</w:t>
      </w:r>
    </w:p>
    <w:p w14:paraId="0FAE8FF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Conferences and trade fairs to locate small, HUBZone small, small disadvantaged, service-disabled veteran-owned, and women-owned small business sources; and</w:t>
      </w:r>
    </w:p>
    <w:p w14:paraId="0FAE900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Veterans service organizations.</w:t>
      </w:r>
    </w:p>
    <w:p w14:paraId="0FAE900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Records of internal guidance and encouragement provided to buyers through-</w:t>
      </w:r>
    </w:p>
    <w:p w14:paraId="0FAE900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Workshops, seminars, training, etc.; and</w:t>
      </w:r>
    </w:p>
    <w:p w14:paraId="0FAE900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Monitoring performance to evaluate compliance with the program's requirements.</w:t>
      </w:r>
    </w:p>
    <w:p w14:paraId="0FAE900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On a contract-by-contract basis, records to support award data submitted by the offeror to the Government, including the name, address, and business size of each subcontractor. Contractors having commercial plans need not comply with this requirement.</w:t>
      </w:r>
    </w:p>
    <w:p w14:paraId="0FAE900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(12) Assurances that the Offeror will make a good faith effort to acquire articles, equipment, supplies, services, or materials, or obtain the performance of construction work from the small business concerns that it used in preparing the bid or proposal, in the same or greater scope, </w:t>
      </w:r>
      <w:r w:rsidRPr="00655B6B">
        <w:rPr>
          <w:rFonts w:asciiTheme="majorHAnsi" w:hAnsiTheme="majorHAnsi" w:cstheme="majorHAnsi"/>
        </w:rPr>
        <w:lastRenderedPageBreak/>
        <w:t>amount, and quality used in preparing and submitting the bid or proposal. Responding to a request for a quote does not constitute use in preparing a bid or proposal. The Offeror used a small business concern in preparing the bid or proposal if–</w:t>
      </w:r>
    </w:p>
    <w:p w14:paraId="0FAE900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The Offeror identifies the small business concern as a subcontractor in the bid or proposal or associated small business subcontracting plan, to furnish certain supplies or perform a portion of the subcontract; or</w:t>
      </w:r>
    </w:p>
    <w:p w14:paraId="0FAE900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0FAE900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(13) Assurances that the Contractor will provide the Contracting Officer with a written explanation if the Contractor fails to acquire articles, equipment, supplies, services or materials or obtain the performance of construction work as described in paragraph (d)(12) of this clause. The Contractor shall submit the written explanation must be submitted to the Contracting Officer within 30 days of contract completion.</w:t>
      </w:r>
    </w:p>
    <w:p w14:paraId="0FAE900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(14) Assurances that the Contractor will not prohibit a subcontractor from discussing with the Contracting Officer any material matter pertaining to payment to or utilization of a subcontractor.</w:t>
      </w:r>
    </w:p>
    <w:p w14:paraId="0FAE900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(15) Assurances that the Contractor will pay its small business subcontractors on time and in accordance with the terms and conditions of the underlying subcontract, and notify the Contracting Officer when the prime contractor makes either a reduced or an untimely payment to a small business subcontractor (see 52.242-5).</w:t>
      </w:r>
    </w:p>
    <w:p w14:paraId="0FAE900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In order to effectively implement this plan to the extent consistent with efficient contract performance, the Contractor shall perform the following functions:</w:t>
      </w:r>
    </w:p>
    <w:p w14:paraId="0FAE900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Assist small business, veteran-owned small business, service-disabled veteran-owned small business, HUBZone small business, small disadvantaged business, and women-owned small business concerns by arranging solicitations, time for the preparation of bids, quantities, specifications, and delivery schedules so as to facilitate the participation by such concerns. Where the Contractor's lists of potential small business, veteran-owned small business, service-disabled veteran-owned small business, HUBZon</w:t>
      </w:r>
      <w:r w:rsidRPr="00655B6B">
        <w:rPr>
          <w:rFonts w:asciiTheme="majorHAnsi" w:hAnsiTheme="majorHAnsi" w:cstheme="majorHAnsi"/>
        </w:rPr>
        <w:t>e small business, small disadvantaged business, and women-owned small business subcontractors are excessively long, reasonable effort shall be made to give all such small business concerns an opportunity to compete over a period of time.</w:t>
      </w:r>
    </w:p>
    <w:p w14:paraId="0FAE900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Provide adequate and timely consideration of the potentialities of small business, veteran-owned small business, service-disabled veteran-owned small business, HUBZone small business, small disadvantaged business, and women-owned small business concerns in all "make-or-buy" decisions.</w:t>
      </w:r>
    </w:p>
    <w:p w14:paraId="0FAE900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Counsel and discuss subcontracting opportunities with representatives of small business, veteran-owned small business, service-disabled veteran-owned small business, HUBZone small business, small disadvantaged business, and women-owned small business firms.</w:t>
      </w:r>
    </w:p>
    <w:p w14:paraId="0FAE900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(4) Confirm that a subcontractor representing itself as a HUBZone small business concern is certified by SBA as a HUBZone small business concern by accessing SAM or by accessing the Small Business Search (SBS) at </w:t>
      </w:r>
      <w:hyperlink r:id="rId39" w:history="1">
        <w:r w:rsidRPr="00655B6B">
          <w:rPr>
            <w:rStyle w:val="Hyperlink"/>
            <w:rFonts w:asciiTheme="majorHAnsi" w:hAnsiTheme="majorHAnsi" w:cstheme="majorHAnsi"/>
          </w:rPr>
          <w:t>https://search.certifications.sba.gov/</w:t>
        </w:r>
      </w:hyperlink>
      <w:r w:rsidRPr="00655B6B">
        <w:rPr>
          <w:rFonts w:asciiTheme="majorHAnsi" w:hAnsiTheme="majorHAnsi" w:cstheme="majorHAnsi"/>
        </w:rPr>
        <w:t>.</w:t>
      </w:r>
    </w:p>
    <w:p w14:paraId="0FAE901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Contractor's subcontracting plan.</w:t>
      </w:r>
    </w:p>
    <w:p w14:paraId="0FAE901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For all competitive subcontracts over the simplified acquisition threshold, as defined in FAR 2.101 on the date of subcontract award, in which a small business concern received a small business preference, upon determination of the successful subcontract offeror, prior to award of the subcontract the Contractor must inform each unsuccessful small business subcontract offeror in writing of the name and location of the apparent successful offeror and if the successful subcontract offeror is a small bu</w:t>
      </w:r>
      <w:r w:rsidRPr="00655B6B">
        <w:rPr>
          <w:rFonts w:asciiTheme="majorHAnsi" w:hAnsiTheme="majorHAnsi" w:cstheme="majorHAnsi"/>
        </w:rPr>
        <w:t>siness, veteran-owned small business, service-disabled veteran-owned small business, HUBZone small business, small disadvantaged business, or women-owned small business concern.</w:t>
      </w:r>
    </w:p>
    <w:p w14:paraId="0FAE901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 Assign each subcontract the NAICS code and corresponding size standard that best describes the principal purpose of the subcontract.</w:t>
      </w:r>
    </w:p>
    <w:p w14:paraId="0FAE901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A master subcontracting plan on a plant or division-wide basis that contains all the elements required by paragraph (d) of this clause, except goals, may be incorporated by reference as a part of the subcontracting plan required of the Offeror by this clause; provided-</w:t>
      </w:r>
    </w:p>
    <w:p w14:paraId="0FAE901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master subcontracting plan has been approved;</w:t>
      </w:r>
    </w:p>
    <w:p w14:paraId="0FAE901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Offeror ensures that the master subcontracting plan is updated as necessary and provides copies of the approved master subcontracting plan, including evidence of its approval, to the Contracting Officer; and</w:t>
      </w:r>
    </w:p>
    <w:p w14:paraId="0FAE901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Goals and any deviations from the master subcontracting plan deemed necessary by the Contracting Officer to satisfy the requirements of this contract are set forth in the individual subcontracting plan.</w:t>
      </w:r>
    </w:p>
    <w:p w14:paraId="0FAE901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A commercial plan is the preferred type of subcontracting plan for contractors furnishing commercial products and commercial services. The commercial plan shall relate to the offeror's planned subcontracting generally, for both commercial and Government business, rather than solely to the Government contract. Once the Contractor's commercial plan has been approved, the Government will not require another subcontracting plan from the same Contractor while the plan remains in effect, as long as the prod</w:t>
      </w:r>
      <w:r w:rsidRPr="00655B6B">
        <w:rPr>
          <w:rFonts w:asciiTheme="majorHAnsi" w:hAnsiTheme="majorHAnsi" w:cstheme="majorHAnsi"/>
        </w:rPr>
        <w:t>uct or service being provided by the Contractor continues to meet the definition of a commercial product or commercial service. A Contractor with a commercial plan shall comply with the reporting requirements stated in paragraph (d)(10) of this clause by submitting one SSR in eSRS for all contracts covered by its commercial plan. A Contractor authorized to use a commercial subcontracting plan shall include in its subcontracting goals and in its SSR all indirect costs, with the exception of those such as the</w:t>
      </w:r>
      <w:r w:rsidRPr="00655B6B">
        <w:rPr>
          <w:rFonts w:asciiTheme="majorHAnsi" w:hAnsiTheme="majorHAnsi" w:cstheme="majorHAnsi"/>
        </w:rPr>
        <w:t xml:space="preserve"> following: Employee salaries and benefits; payments for petty cash; depreciation; interest; income taxes; property taxes; lease payments; bank fees; fines, claims, and dues; original </w:t>
      </w:r>
      <w:r w:rsidRPr="00655B6B">
        <w:rPr>
          <w:rFonts w:asciiTheme="majorHAnsi" w:hAnsiTheme="majorHAnsi" w:cstheme="majorHAnsi"/>
        </w:rPr>
        <w:lastRenderedPageBreak/>
        <w:t xml:space="preserve">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 This report shall be </w:t>
      </w:r>
      <w:r w:rsidRPr="00655B6B">
        <w:rPr>
          <w:rFonts w:asciiTheme="majorHAnsi" w:hAnsiTheme="majorHAnsi" w:cstheme="majorHAnsi"/>
        </w:rPr>
        <w:t>acknowledged or rejected in eSRS by the Contracting Officer who approved the plan. This report shall be submitted within 30 days after the end of the Government's fiscal year.</w:t>
      </w:r>
    </w:p>
    <w:p w14:paraId="0FAE901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 The Contracting Officer will consider prior compliance of the Offeror with other such subcontracting plans under previous contracts in determining the responsibility of the Offeror for award of the contract.</w:t>
      </w:r>
    </w:p>
    <w:p w14:paraId="0FAE901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A contract may have no more than one subcontracting plan. When a contract modification exceeds the subcontracting plan threshold in FAR 19.109(a), or an option is exercised, the goals of the existing subcontracting plan shall be amended to reflect any new subcontracting opportunities. When the goals in a subcontracting plan are amended, these goal changes do not apply retroactively.</w:t>
      </w:r>
    </w:p>
    <w:p w14:paraId="0FAE901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(j) Subcontracting plans are not required from subcontractors when the prime contract is awarded under FAR part 12, Acquisition of Commercial Products and Commercial Services, or when the subcontractor provides a commercial product or commercial service subject to the clause at FAR 52.244-6, Subcontracts for Commercial Products and Commercial Services, under a prime contract.</w:t>
      </w:r>
    </w:p>
    <w:p w14:paraId="0FAE901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(k) The Contracting Officer will consider failure of the Contractor or subcontractor to comply in good faith with the clause of this contract entitled “Utilization Of Small Business Concerns,” or an approved plan required by this clause, a material breach of the contract and may consider the failure in any past performance evaluation of the Contractor.</w:t>
      </w:r>
    </w:p>
    <w:p w14:paraId="0FAE901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(l) The Contractor shall submit ISRs and SSRs using the web-based </w:t>
      </w:r>
      <w:proofErr w:type="spellStart"/>
      <w:r w:rsidRPr="00655B6B">
        <w:rPr>
          <w:rFonts w:asciiTheme="majorHAnsi" w:hAnsiTheme="majorHAnsi" w:cstheme="majorHAnsi"/>
        </w:rPr>
        <w:t>eSRS</w:t>
      </w:r>
      <w:proofErr w:type="spellEnd"/>
      <w:r w:rsidRPr="00655B6B">
        <w:rPr>
          <w:rFonts w:asciiTheme="majorHAnsi" w:hAnsiTheme="majorHAnsi" w:cstheme="majorHAnsi"/>
        </w:rPr>
        <w:t xml:space="preserve"> at </w:t>
      </w:r>
      <w:hyperlink r:id="rId40" w:history="1">
        <w:r w:rsidRPr="00655B6B">
          <w:rPr>
            <w:rStyle w:val="Hyperlink"/>
            <w:rFonts w:asciiTheme="majorHAnsi" w:hAnsiTheme="majorHAnsi" w:cstheme="majorHAnsi"/>
          </w:rPr>
          <w:t>https://www.esrs.gov</w:t>
        </w:r>
      </w:hyperlink>
      <w:r w:rsidRPr="00655B6B">
        <w:rPr>
          <w:rFonts w:asciiTheme="majorHAnsi" w:hAnsiTheme="majorHAnsi" w:cstheme="majorHAnsi"/>
        </w:rPr>
        <w:t>. Do not include purchases from a corporation, company, or subdivision that is an affiliate of the Contractor or subcontractor in these reports. Treat subcontract awards by affiliates as subcontract awards by the Contractor. Limit subcontract award data reported by the Contractor and subcontractors to awards made to their immediate next-tier subcontractors. The Contractor and its subcontractors cannot take credit for awards made to lower tier subcontractors, unless the Contractor or subcontractor has been d</w:t>
      </w:r>
      <w:r w:rsidRPr="00655B6B">
        <w:rPr>
          <w:rFonts w:asciiTheme="majorHAnsi" w:hAnsiTheme="majorHAnsi" w:cstheme="majorHAnsi"/>
        </w:rPr>
        <w:t>esignated to receive a small business or SDB credit from an ANC or Indian tribe. Include in these reports only subcontracts involving performance in the United States or its outlying areas, with the exception of subcontracts under a contract awarded by the State Department or any other agency that has statutory or regulatory authority to require subcontracting plans for subcontracts performed outside the United States and its outlying areas.</w:t>
      </w:r>
    </w:p>
    <w:p w14:paraId="0FAE901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w:t>
      </w:r>
      <w:r w:rsidRPr="00655B6B">
        <w:rPr>
          <w:rFonts w:asciiTheme="majorHAnsi" w:hAnsiTheme="majorHAnsi" w:cstheme="majorHAnsi"/>
          <w:i/>
          <w:iCs/>
        </w:rPr>
        <w:t>ISR</w:t>
      </w:r>
      <w:r w:rsidRPr="00655B6B">
        <w:rPr>
          <w:rFonts w:asciiTheme="majorHAnsi" w:hAnsiTheme="majorHAnsi" w:cstheme="majorHAnsi"/>
        </w:rPr>
        <w:t>. This report is not required for commercial plans. The report is required for each contract containing an individual subcontracting plan.</w:t>
      </w:r>
    </w:p>
    <w:p w14:paraId="0FAE901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w:t>
      </w:r>
      <w:r w:rsidRPr="00655B6B">
        <w:rPr>
          <w:rFonts w:asciiTheme="majorHAnsi" w:hAnsiTheme="majorHAnsi" w:cstheme="majorHAnsi"/>
        </w:rPr>
        <w:lastRenderedPageBreak/>
        <w:t>previous reporting period. When the Contracting Officer rejects an ISR, the Contractor shall submit a corrected report within 30 days of receiving the notice of ISR rejection.</w:t>
      </w:r>
    </w:p>
    <w:p w14:paraId="0FAE901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(ii)(A) When a subcontracting plan contains separate goals for the base period of the contract and each option,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w:t>
      </w:r>
    </w:p>
    <w:p w14:paraId="0FAE902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If a subcontracting plan has been added to the contract pursuant to 19.302-1 or 19.301(e), the Contractor shall report its achievements on a cumulative basis from the date of incorporation of the subcontracting plan into the contract.</w:t>
      </w:r>
    </w:p>
    <w:p w14:paraId="0FAE902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When a subcontracting plan includes indirect costs in the goals, include these costs in this report.</w:t>
      </w:r>
    </w:p>
    <w:p w14:paraId="0FAE902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The authority to acknowledge receipt or reject the ISR resides–</w:t>
      </w:r>
    </w:p>
    <w:p w14:paraId="0FAE902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In the case of the prime Contractor, with the Contracting Officer; and</w:t>
      </w:r>
    </w:p>
    <w:p w14:paraId="0FAE902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In the case of a subcontract with a subcontracting plan, with the entity that awarded the subcontract.</w:t>
      </w:r>
    </w:p>
    <w:p w14:paraId="0FAE902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t>
      </w:r>
      <w:r w:rsidRPr="00655B6B">
        <w:rPr>
          <w:rFonts w:asciiTheme="majorHAnsi" w:hAnsiTheme="majorHAnsi" w:cstheme="majorHAnsi"/>
          <w:i/>
          <w:iCs/>
        </w:rPr>
        <w:t>SSR</w:t>
      </w:r>
      <w:r w:rsidRPr="00655B6B">
        <w:rPr>
          <w:rFonts w:asciiTheme="majorHAnsi" w:hAnsiTheme="majorHAnsi" w:cstheme="majorHAnsi"/>
        </w:rPr>
        <w:t>.</w:t>
      </w:r>
    </w:p>
    <w:p w14:paraId="0FAE902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Reports submitted under individual subcontracting plans–</w:t>
      </w:r>
    </w:p>
    <w:p w14:paraId="0FAE902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w14:paraId="0FAE902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report may be submitted on a corporate, company or subdivision (e.g. plant or division operating as a separate profit center) basis, unless otherwise directed by the agency.</w:t>
      </w:r>
    </w:p>
    <w:p w14:paraId="0FAE902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If the Contractor or a subcontractor is performing work for more than one executive agency, a separate report shall be submitted to each executive agency covering only that agency's contracts, provided at least one of that agency's contracts is over the applicable threshold specified in FAR 19.109(a), and the contract contains a subcontracting plan. For DoD, a consolidated report shall be submitted for all contracts awarded by military departments/agencies and/or subcontracts awarded by DoD prim</w:t>
      </w:r>
      <w:r w:rsidRPr="00655B6B">
        <w:rPr>
          <w:rFonts w:asciiTheme="majorHAnsi" w:hAnsiTheme="majorHAnsi" w:cstheme="majorHAnsi"/>
        </w:rPr>
        <w:t>e contractors.</w:t>
      </w:r>
    </w:p>
    <w:p w14:paraId="0FAE902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report shall be submitted annually by October 30 for the twelve month period ending September 30. When a Contracting Officer rejects an SSR, the Contractor shall submit a revised report within 30 days of receiving the notice of SSR rejection.</w:t>
      </w:r>
    </w:p>
    <w:p w14:paraId="0FAE902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Subcontract awards that are related to work for more than one executive agency shall be appropriately allocated.</w:t>
      </w:r>
    </w:p>
    <w:p w14:paraId="0FAE902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(F) The authority to acknowledge or reject SSRs in eSRS, including SSRs submitted by subcontractors with subcontracting plans, resides with the Government agency awarding the prime contracts unless stated otherwise in the contract.</w:t>
      </w:r>
    </w:p>
    <w:p w14:paraId="0FAE902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w:t>
      </w:r>
      <w:r w:rsidRPr="00655B6B">
        <w:rPr>
          <w:rFonts w:asciiTheme="majorHAnsi" w:hAnsiTheme="majorHAnsi" w:cstheme="majorHAnsi"/>
          <w:i/>
          <w:iCs/>
        </w:rPr>
        <w:t>Reports submitted under a commercial plan-</w:t>
      </w:r>
    </w:p>
    <w:p w14:paraId="0FAE902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The report shall include all subcontract awards under the commercial plan in effect during the Government's fiscal year and all indirect costs.</w:t>
      </w:r>
    </w:p>
    <w:p w14:paraId="0FAE902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report shall be submitted annually, within thirty days after the end of the Government's fiscal year.</w:t>
      </w:r>
    </w:p>
    <w:p w14:paraId="0FAE903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If a Contractor has a commercial plan and is performing work for more than one executive agency, the Contractor shall specify the percentage of dollars attributable to each agency.</w:t>
      </w:r>
    </w:p>
    <w:p w14:paraId="0FAE903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authority to acknowledge or reject SSRs for commercial plans resides with the Contracting Officer who approved the commercial plan.</w:t>
      </w:r>
    </w:p>
    <w:p w14:paraId="0FAE9032"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033" w14:textId="77777777" w:rsidR="00361667" w:rsidRPr="00655B6B" w:rsidRDefault="00361667" w:rsidP="00F57A42">
      <w:pPr>
        <w:pStyle w:val="Heading2"/>
        <w:rPr>
          <w:rFonts w:cstheme="majorHAnsi"/>
          <w:sz w:val="22"/>
          <w:szCs w:val="22"/>
        </w:rPr>
      </w:pPr>
      <w:bookmarkStart w:id="37" w:name="_Toc223953371"/>
      <w:r w:rsidRPr="00655B6B">
        <w:rPr>
          <w:rFonts w:cstheme="majorHAnsi"/>
          <w:sz w:val="22"/>
          <w:szCs w:val="22"/>
        </w:rPr>
        <w:t>C.11  52.219-16 LIQUIDATED DAMAGES—SUBCONTRACTING PLAN (NOV 2025) (DEVIATION)</w:t>
      </w:r>
      <w:bookmarkEnd w:id="37"/>
    </w:p>
    <w:p w14:paraId="0FAE903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The Government will measure performance by applying the percentage goals to the total actual subcontracting dollars, or, if a commercial plan is involved, to the pro rata share of actual subcontracting dollars attributable to Government contracts covered by the commercial plan. If, at contract completion or, in the case of a commercial plan, at the close of the fiscal year for which the plan is applicable, the Contractor has failed to meet its subcontracting goals and the Contracting Officer decides i</w:t>
      </w:r>
      <w:r w:rsidRPr="00655B6B">
        <w:rPr>
          <w:rFonts w:asciiTheme="majorHAnsi" w:hAnsiTheme="majorHAnsi" w:cstheme="majorHAnsi"/>
        </w:rPr>
        <w:t>n accordance with paragraph (b) of this clause that the Contractor failed to make a good faith effort to comply with its subcontracting plan, established in accordance with the clause in this contract entitled “Small Business Subcontracting Plan,” the Contractor shall pay the Government liquidated damages in a stated amount. The amount of probable damages attributable to the Contractor's failure to comply shall equal the actual dollar amount by which the Contractor failed to achieve each subcontract goal.</w:t>
      </w:r>
    </w:p>
    <w:p w14:paraId="0FAE903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Before the Contracting Officer makes a final decision that the Contractor has failed to make a good faith effort to comply with the subcontracting plan, the Contracting Officer shall give the Contractor written notice specifying the failure and permitting the Contractor to demonstrate the good faith efforts it made and to discuss the matter. The Contracting Officer may take failure to respond to the notice as an admission that no valid explanation exists. If, after consideration of all the pertinent d</w:t>
      </w:r>
      <w:r w:rsidRPr="00655B6B">
        <w:rPr>
          <w:rFonts w:asciiTheme="majorHAnsi" w:hAnsiTheme="majorHAnsi" w:cstheme="majorHAnsi"/>
        </w:rPr>
        <w:t>ata, the Contracting Officer finds that the Contractor failed to make a good faith effort to comply with the subcontracting plan, the Contracting Officer will issue a final decision to that effect and require that the Contractor pay the Government liquidated damages as provided in paragraph (a) of this clause.</w:t>
      </w:r>
    </w:p>
    <w:p w14:paraId="0FAE903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With respect to commercial plans, the Contracting Officer who approved the plan will perform the functions of the Contracting Officer under this clause on behalf of all agencies with contracts covered by the commercial plan.</w:t>
      </w:r>
    </w:p>
    <w:p w14:paraId="0FAE903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(d) The Contractor has the right of appeal, under the clause in this contract entitled, Disputes, from any final decision of the Contracting Officer.</w:t>
      </w:r>
    </w:p>
    <w:p w14:paraId="0FAE903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Liquidated damages shall be in addition to any other remedies that the Government may have.</w:t>
      </w:r>
    </w:p>
    <w:p w14:paraId="0FAE9039"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03A" w14:textId="77777777" w:rsidR="00361667" w:rsidRPr="00655B6B" w:rsidRDefault="00361667" w:rsidP="00F57A42">
      <w:pPr>
        <w:pStyle w:val="Heading2"/>
        <w:rPr>
          <w:rFonts w:cstheme="majorHAnsi"/>
          <w:sz w:val="22"/>
          <w:szCs w:val="22"/>
        </w:rPr>
      </w:pPr>
      <w:bookmarkStart w:id="38" w:name="_Toc223953372"/>
      <w:r w:rsidRPr="00655B6B">
        <w:rPr>
          <w:rFonts w:cstheme="majorHAnsi"/>
          <w:sz w:val="22"/>
          <w:szCs w:val="22"/>
        </w:rPr>
        <w:t>C.12  52.219-28 POSTAWARD SMALL BUSINESS PROGRAM REREPRESENTATION (NOV 2025) (DEVIATION)</w:t>
      </w:r>
      <w:bookmarkEnd w:id="38"/>
    </w:p>
    <w:p w14:paraId="0FAE903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xml:space="preserve"> As used in this clause—</w:t>
      </w:r>
    </w:p>
    <w:p w14:paraId="0FAE903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Long-term contract</w:t>
      </w:r>
      <w:r w:rsidRPr="00655B6B">
        <w:rPr>
          <w:rFonts w:asciiTheme="majorHAnsi" w:hAnsiTheme="majorHAnsi" w:cstheme="majorHAnsi"/>
        </w:rP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0FAE903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Small business concern</w:t>
      </w:r>
      <w:r w:rsidRPr="00655B6B">
        <w:rPr>
          <w:rFonts w:asciiTheme="majorHAnsi" w:hAnsiTheme="majorHAnsi" w:cstheme="majorHAnsi"/>
        </w:rPr>
        <w:t>—</w:t>
      </w:r>
    </w:p>
    <w:p w14:paraId="0FAE903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Means a concern, including its affiliates, that is independently owned and operated, not dominant in its field of operation, and qualified as a small business under the criteria in 13 CFR part 121 and the size standard in paragraph (c) of this clause.</w:t>
      </w:r>
    </w:p>
    <w:p w14:paraId="0FAE903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t>
      </w:r>
      <w:r w:rsidRPr="00655B6B">
        <w:rPr>
          <w:rFonts w:asciiTheme="majorHAnsi" w:hAnsiTheme="majorHAnsi" w:cstheme="majorHAnsi"/>
          <w:i/>
          <w:iCs/>
        </w:rPr>
        <w:t>Affiliates</w:t>
      </w:r>
      <w:r w:rsidRPr="00655B6B">
        <w:rPr>
          <w:rFonts w:asciiTheme="majorHAnsi" w:hAnsiTheme="majorHAnsi" w:cstheme="maj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FAE904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0FAE904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Within 30 days after execution of a novation agreement or within 30 days after modification of the contract to include this clause, if the novation agreement was executed prior to inclusion of this clause in the contract.</w:t>
      </w:r>
    </w:p>
    <w:p w14:paraId="0FAE904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0FAE904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For long-term contracts-</w:t>
      </w:r>
    </w:p>
    <w:p w14:paraId="0FAE904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Within 60 to 120 days prior to the end of the fifth year of the contract; and</w:t>
      </w:r>
    </w:p>
    <w:p w14:paraId="0FAE904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Within 60 to 120 days prior to the date specified in the contract for exercising any option thereafter.</w:t>
      </w:r>
    </w:p>
    <w:p w14:paraId="0FAE904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(c)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41" w:history="1">
        <w:r w:rsidRPr="00655B6B">
          <w:rPr>
            <w:rStyle w:val="Hyperlink"/>
            <w:rFonts w:asciiTheme="majorHAnsi" w:hAnsiTheme="majorHAnsi" w:cstheme="majorHAnsi"/>
          </w:rPr>
          <w:t>https://www.sba.gov/document/support--table-size-standards</w:t>
        </w:r>
      </w:hyperlink>
      <w:r w:rsidRPr="00655B6B">
        <w:rPr>
          <w:rFonts w:asciiTheme="majorHAnsi" w:hAnsiTheme="majorHAnsi" w:cstheme="majorHAnsi"/>
        </w:rPr>
        <w:t>.</w:t>
      </w:r>
    </w:p>
    <w:p w14:paraId="0FAE904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w14:paraId="0FAE904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Was set aside for small business and has a value above the simplified acquisition threshold;</w:t>
      </w:r>
    </w:p>
    <w:p w14:paraId="0FAE904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Used the HUBZone price evaluation preference regardless of dollar value, unless the Contractor waived the price evaluation preference; or</w:t>
      </w:r>
    </w:p>
    <w:p w14:paraId="0FAE904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Was an 8(a), HUBZone, service-disabled veteran-owned, economically disadvantaged women-owned, or women-owned small business set-aside or sole-source award regardless of dollar value.</w:t>
      </w:r>
    </w:p>
    <w:p w14:paraId="0FAE904B" w14:textId="77777777" w:rsidR="00361667" w:rsidRPr="00655B6B" w:rsidRDefault="00361667" w:rsidP="00F57A42">
      <w:pPr>
        <w:rPr>
          <w:rFonts w:asciiTheme="majorHAnsi" w:eastAsia="Times New Roman" w:hAnsiTheme="majorHAnsi" w:cstheme="majorHAnsi"/>
        </w:rPr>
      </w:pPr>
      <w:r w:rsidRPr="00655B6B">
        <w:rPr>
          <w:rFonts w:asciiTheme="majorHAnsi" w:hAnsiTheme="majorHAnsi" w:cstheme="majorHAnsi"/>
        </w:rPr>
        <w:t xml:space="preserve">  (e) 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w:t>
      </w:r>
      <w:r w:rsidRPr="00655B6B">
        <w:rPr>
          <w:rFonts w:asciiTheme="majorHAnsi" w:hAnsiTheme="majorHAnsi" w:cstheme="majorHAnsi"/>
        </w:rPr>
        <w:t>ause, that the data have been validated or updated, and provide the date of the validation or update.</w:t>
      </w:r>
    </w:p>
    <w:p w14:paraId="0FAE904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If the Contractor represented that it was other than a small business concern prior to award of this contract, the Contractor may, but is not required to, take the actions required by paragraphs (e) or (g) of this clause.</w:t>
      </w:r>
    </w:p>
    <w:p w14:paraId="0FAE904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0FAE904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represents that it [ ] is, [ ] is not a small business concern under NAICS Code 621511 assigned to contract number .</w:t>
      </w:r>
    </w:p>
    <w:p w14:paraId="0FAE904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t>
      </w:r>
      <w:r w:rsidRPr="00655B6B">
        <w:rPr>
          <w:rFonts w:asciiTheme="majorHAnsi" w:hAnsiTheme="majorHAnsi" w:cstheme="majorHAnsi"/>
          <w:i/>
        </w:rPr>
        <w:t>Complete only if the Contractor represented itself as a small business concern in paragraph (g)(1) of this clause.</w:t>
      </w:r>
      <w:r w:rsidRPr="00655B6B">
        <w:rPr>
          <w:rFonts w:asciiTheme="majorHAnsi" w:hAnsiTheme="majorHAnsi" w:cstheme="majorHAnsi"/>
        </w:rPr>
        <w:t>] The Contractor represents that it [ ] is, [ ] is not, a small disadvantaged business concern as defined in 13 CFR 124.1001.</w:t>
      </w:r>
    </w:p>
    <w:p w14:paraId="0FAE905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t>
      </w:r>
      <w:r w:rsidRPr="00655B6B">
        <w:rPr>
          <w:rFonts w:asciiTheme="majorHAnsi" w:hAnsiTheme="majorHAnsi" w:cstheme="majorHAnsi"/>
          <w:i/>
          <w:iCs/>
        </w:rPr>
        <w:t>Women-owned small business (WOSB) joint venture eligible under the WOSB Program</w:t>
      </w:r>
      <w:r w:rsidRPr="00655B6B">
        <w:rPr>
          <w:rFonts w:asciiTheme="majorHAnsi" w:hAnsiTheme="majorHAnsi" w:cstheme="majorHAnsi"/>
        </w:rPr>
        <w:t>. The Contractor represents that it [ ] is, [ ] is not a joint venture that complies with the requirements of 13 CFR 127.506(a) through (c). [</w:t>
      </w:r>
      <w:r w:rsidRPr="00655B6B">
        <w:rPr>
          <w:rFonts w:asciiTheme="majorHAnsi" w:hAnsiTheme="majorHAnsi" w:cstheme="majorHAnsi"/>
          <w:i/>
        </w:rPr>
        <w:t>The Contractor shall enter the name and unique entity identifier of each party to the joint venture:</w:t>
      </w:r>
      <w:r w:rsidRPr="00655B6B">
        <w:rPr>
          <w:rFonts w:asciiTheme="majorHAnsi" w:hAnsiTheme="majorHAnsi" w:cstheme="majorHAnsi"/>
        </w:rPr>
        <w:t xml:space="preserve"> _____.]</w:t>
      </w:r>
    </w:p>
    <w:p w14:paraId="0FAE905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(4) </w:t>
      </w:r>
      <w:r w:rsidRPr="00655B6B">
        <w:rPr>
          <w:rFonts w:asciiTheme="majorHAnsi" w:hAnsiTheme="majorHAnsi" w:cstheme="majorHAnsi"/>
          <w:i/>
          <w:iCs/>
        </w:rPr>
        <w:t>Economically disadvantaged women-owned small business (EDWOSB) joint venture</w:t>
      </w:r>
      <w:r w:rsidRPr="00655B6B">
        <w:rPr>
          <w:rFonts w:asciiTheme="majorHAnsi" w:hAnsiTheme="majorHAnsi" w:cstheme="majorHAnsi"/>
        </w:rPr>
        <w:t>. The Contractor represents that it [ ] is, [ ] is not a joint venture that complies with the requirements of 13 CFR 127.506(a) through (c). [</w:t>
      </w:r>
      <w:r w:rsidRPr="00655B6B">
        <w:rPr>
          <w:rFonts w:asciiTheme="majorHAnsi" w:hAnsiTheme="majorHAnsi" w:cstheme="majorHAnsi"/>
          <w:i/>
        </w:rPr>
        <w:t>The Contractor shall enter the name and unique entity identifier of each party to the joint venture</w:t>
      </w:r>
      <w:r w:rsidRPr="00655B6B">
        <w:rPr>
          <w:rFonts w:asciiTheme="majorHAnsi" w:hAnsiTheme="majorHAnsi" w:cstheme="majorHAnsi"/>
        </w:rPr>
        <w:t>: _____.]</w:t>
      </w:r>
    </w:p>
    <w:p w14:paraId="0FAE905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w:t>
      </w:r>
      <w:r w:rsidRPr="00655B6B">
        <w:rPr>
          <w:rFonts w:asciiTheme="majorHAnsi" w:hAnsiTheme="majorHAnsi" w:cstheme="majorHAnsi"/>
          <w:i/>
          <w:iCs/>
        </w:rPr>
        <w:t>Service-disabled veteran-owned small business (SDVOSB) joint venture eligible under the SDVOSB Program</w:t>
      </w:r>
      <w:r w:rsidRPr="00655B6B">
        <w:rPr>
          <w:rFonts w:asciiTheme="majorHAnsi" w:hAnsiTheme="majorHAnsi" w:cstheme="majorHAnsi"/>
        </w:rPr>
        <w:t>. The Contractor represents that it [ ] is, [ ] is not an SDVOSB joint venture eligible under the SDVOSB Program that complies with the requirements of 13 CFR 128.402. [</w:t>
      </w:r>
      <w:r w:rsidRPr="00655B6B">
        <w:rPr>
          <w:rFonts w:asciiTheme="majorHAnsi" w:hAnsiTheme="majorHAnsi" w:cstheme="majorHAnsi"/>
          <w:i/>
          <w:iCs/>
        </w:rPr>
        <w:t>The Contractor shall enter the name and unique entity identifier of each party to the joint venture</w:t>
      </w:r>
      <w:r w:rsidRPr="00655B6B">
        <w:rPr>
          <w:rFonts w:asciiTheme="majorHAnsi" w:hAnsiTheme="majorHAnsi" w:cstheme="majorHAnsi"/>
        </w:rPr>
        <w:t>: _____.]</w:t>
      </w:r>
    </w:p>
    <w:p w14:paraId="0FAE905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w:t>
      </w:r>
      <w:r w:rsidRPr="00655B6B">
        <w:rPr>
          <w:rFonts w:asciiTheme="majorHAnsi" w:hAnsiTheme="majorHAnsi" w:cstheme="majorHAnsi"/>
          <w:i/>
          <w:iCs/>
        </w:rPr>
        <w:t>HUBZone joint venture eligible under the HUBZone Program</w:t>
      </w:r>
      <w:r w:rsidRPr="00655B6B">
        <w:rPr>
          <w:rFonts w:asciiTheme="majorHAnsi" w:hAnsiTheme="majorHAnsi" w:cstheme="majorHAnsi"/>
        </w:rPr>
        <w:t>. [</w:t>
      </w:r>
      <w:r w:rsidRPr="00655B6B">
        <w:rPr>
          <w:rFonts w:asciiTheme="majorHAnsi" w:hAnsiTheme="majorHAnsi" w:cstheme="majorHAnsi"/>
          <w:i/>
          <w:iCs/>
        </w:rPr>
        <w:t>Complete only if the offeror is a HUBZone small business concern</w:t>
      </w:r>
      <w:r w:rsidRPr="00655B6B">
        <w:rPr>
          <w:rFonts w:asciiTheme="majorHAnsi" w:hAnsiTheme="majorHAnsi" w:cstheme="majorHAnsi"/>
        </w:rPr>
        <w:t>.] The offeror represents, as part of its offer, that It [ ] is, [ ] is not a HUBZone joint venture that complies with the requirements of 13 CFR 126.616(a) through (c). [</w:t>
      </w:r>
      <w:r w:rsidRPr="00655B6B">
        <w:rPr>
          <w:rFonts w:asciiTheme="majorHAnsi" w:hAnsiTheme="majorHAnsi" w:cstheme="majorHAnsi"/>
          <w:i/>
          <w:iCs/>
        </w:rPr>
        <w:t>The Contractor shall enter the name and unique entity identifier of each party to the joint venture:</w:t>
      </w:r>
      <w:r w:rsidRPr="00655B6B">
        <w:rPr>
          <w:rFonts w:asciiTheme="majorHAnsi" w:hAnsiTheme="majorHAnsi" w:cstheme="majorHAnsi"/>
        </w:rPr>
        <w:t xml:space="preserve"> _____.] Each HUBZone small business concern participating in the HUBZone joint venture must be certified as a HUBZone</w:t>
      </w:r>
      <w:r w:rsidRPr="00655B6B">
        <w:rPr>
          <w:rFonts w:asciiTheme="majorHAnsi" w:hAnsiTheme="majorHAnsi" w:cstheme="majorHAnsi"/>
        </w:rPr>
        <w:t xml:space="preserve"> concern.</w:t>
      </w:r>
    </w:p>
    <w:p w14:paraId="0FAE9054" w14:textId="77777777" w:rsidR="00361667" w:rsidRPr="00655B6B" w:rsidRDefault="00361667" w:rsidP="00F57A42">
      <w:pPr>
        <w:rPr>
          <w:rFonts w:asciiTheme="majorHAnsi" w:hAnsiTheme="majorHAnsi" w:cstheme="majorHAnsi"/>
          <w:i/>
        </w:rPr>
      </w:pPr>
      <w:r w:rsidRPr="00655B6B">
        <w:rPr>
          <w:rFonts w:asciiTheme="majorHAnsi" w:hAnsiTheme="majorHAnsi" w:cstheme="majorHAnsi"/>
          <w:i/>
        </w:rPr>
        <w:t>[Contractor to sign and date and insert authorized signer's name and title.</w:t>
      </w:r>
      <w:r w:rsidRPr="00655B6B">
        <w:rPr>
          <w:rFonts w:asciiTheme="majorHAnsi" w:hAnsiTheme="majorHAnsi" w:cstheme="majorHAnsi"/>
        </w:rPr>
        <w:t xml:space="preserve"> </w:t>
      </w:r>
      <w:r w:rsidRPr="00655B6B">
        <w:rPr>
          <w:rFonts w:asciiTheme="majorHAnsi" w:hAnsiTheme="majorHAnsi" w:cstheme="majorHAnsi"/>
          <w:i/>
        </w:rPr>
        <w:t>______________________]</w:t>
      </w:r>
    </w:p>
    <w:p w14:paraId="0FAE9055"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056" w14:textId="77777777" w:rsidR="00361667" w:rsidRPr="00655B6B" w:rsidRDefault="00361667" w:rsidP="00F57A42">
      <w:pPr>
        <w:pStyle w:val="Heading2"/>
        <w:rPr>
          <w:rFonts w:cstheme="majorHAnsi"/>
          <w:sz w:val="22"/>
          <w:szCs w:val="22"/>
        </w:rPr>
      </w:pPr>
      <w:bookmarkStart w:id="39" w:name="_Toc223953373"/>
      <w:r w:rsidRPr="00655B6B">
        <w:rPr>
          <w:rFonts w:cstheme="majorHAnsi"/>
          <w:sz w:val="22"/>
          <w:szCs w:val="22"/>
        </w:rPr>
        <w:t>C.13  52.222-3  CONVICT LABOR (NOV 2025) (DEVIATION)</w:t>
      </w:r>
      <w:bookmarkEnd w:id="39"/>
    </w:p>
    <w:p w14:paraId="0FAE905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Except as provided in paragraph (b) of this clause, the Contractor must not employ in the performance of this contract any person undergoing a sentence of imprisonment imposed by any court of a State, the District of Columbia, Puerto Rico, the Northern Mariana Islands, American Samoa, Guam, or the U.S. Virgin Islands.</w:t>
      </w:r>
    </w:p>
    <w:p w14:paraId="0FAE905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Contractor is not prohibited from employing persons—</w:t>
      </w:r>
    </w:p>
    <w:p w14:paraId="0FAE905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On parole or probation to work at paid employment during the term of their sentence;</w:t>
      </w:r>
    </w:p>
    <w:p w14:paraId="0FAE905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Who have been pardoned or who have served their terms; or</w:t>
      </w:r>
    </w:p>
    <w:p w14:paraId="0FAE905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Confined for violation of the laws of any of the States, the District of Columbia, Puerto Rico, the Northern Mariana Islands, American Samoa, Guam, or the U.S. Virgin Islands who are authorized to work at paid employment in the community under the laws of such jurisdiction, if—</w:t>
      </w:r>
    </w:p>
    <w:p w14:paraId="0FAE905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The worker is paid or is in an approved work training program on a voluntary basis;</w:t>
      </w:r>
    </w:p>
    <w:p w14:paraId="0FAE905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Representatives of local union central bodies or similar labor union organizations have been consulted;</w:t>
      </w:r>
    </w:p>
    <w:p w14:paraId="0FAE905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Such paid employment will not result in the displacement of employed workers, or be applied in skills, crafts, or trades in which there is a surplus of available gainful labor in the locality, or impair existing contracts for services;</w:t>
      </w:r>
    </w:p>
    <w:p w14:paraId="0FAE905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The rates of pay and other conditions of employment will not be less than those paid or provided for work of a similar nature in the locality in which the work is being performed; and</w:t>
      </w:r>
    </w:p>
    <w:p w14:paraId="0FAE906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(v) The Attorney General of the United States has certified that the work-release laws or regulations of the jurisdiction involved are in conformity with the requirements of Executive Order 11755, as amended by Executive Orders 12608 and 12943.</w:t>
      </w:r>
    </w:p>
    <w:p w14:paraId="0FAE9061"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062" w14:textId="77777777" w:rsidR="00361667" w:rsidRPr="00655B6B" w:rsidRDefault="00361667" w:rsidP="00F57A42">
      <w:pPr>
        <w:pStyle w:val="Heading2"/>
        <w:rPr>
          <w:rFonts w:cstheme="majorHAnsi"/>
          <w:sz w:val="22"/>
          <w:szCs w:val="22"/>
        </w:rPr>
      </w:pPr>
      <w:bookmarkStart w:id="40" w:name="_Toc223953374"/>
      <w:r w:rsidRPr="00655B6B">
        <w:rPr>
          <w:rFonts w:cstheme="majorHAnsi"/>
          <w:sz w:val="22"/>
          <w:szCs w:val="22"/>
        </w:rPr>
        <w:t>C.14 52.222-35 EQUAL OPPORTUNITY FOR VETERANS (NOV 2025) (DEVIATION)</w:t>
      </w:r>
      <w:bookmarkEnd w:id="40"/>
    </w:p>
    <w:p w14:paraId="0FAE906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As used in this clause—</w:t>
      </w:r>
    </w:p>
    <w:p w14:paraId="0FAE906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“Active duty wartime or campaign badge veteran,” “Armed Forces service medal veteran,” “disabled veteran,” “protected veteran,” “qualified disabled veteran,” and “recently separated veteran” have the meanings given at Federal Acquisition Regulation (FAR) 22.1301.</w:t>
      </w:r>
    </w:p>
    <w:p w14:paraId="0FAE906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Cs/>
        </w:rPr>
        <w:t>Equal opportunity requirements.</w:t>
      </w:r>
      <w:r w:rsidRPr="00655B6B">
        <w:rPr>
          <w:rFonts w:asciiTheme="majorHAnsi" w:hAnsiTheme="majorHAnsi" w:cstheme="majorHAnsi"/>
        </w:rPr>
        <w:t xml:space="preserve"> The Contractor must abide by the requirements of 38 U.S.C. 4212 (a)(1) and (2). The requirements prohibits discrimination against qualified protected veterans, and requires affirmative action by the Contractor to employ and advance in employment qualified protected veterans.</w:t>
      </w:r>
    </w:p>
    <w:p w14:paraId="0FAE906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t>
      </w:r>
      <w:r w:rsidRPr="00655B6B">
        <w:rPr>
          <w:rFonts w:asciiTheme="majorHAnsi" w:hAnsiTheme="majorHAnsi" w:cstheme="majorHAnsi"/>
          <w:i/>
        </w:rPr>
        <w:t>Subcontracts</w:t>
      </w:r>
      <w:r w:rsidRPr="00655B6B">
        <w:rPr>
          <w:rFonts w:asciiTheme="majorHAnsi" w:hAnsiTheme="majorHAnsi" w:cstheme="majorHAnsi"/>
        </w:rPr>
        <w:t>. The Contractor must insert the terms of this clause in subcontracts valued at or above the threshold specified in FAR 22.1302-1(a)(2) on the date of subcontract award, unless exempted by rules, regulations, or orders of the Secretary of Labor. The Contractor must act as specified by the Director, Office of Federal Contract Compliance Programs, to enforce the terms, including action for noncompliance. Such necessary changes in language may be made as shall be appropriate to identify properly th</w:t>
      </w:r>
      <w:r w:rsidRPr="00655B6B">
        <w:rPr>
          <w:rFonts w:asciiTheme="majorHAnsi" w:hAnsiTheme="majorHAnsi" w:cstheme="majorHAnsi"/>
        </w:rPr>
        <w:t>e parties and their undertakings.</w:t>
      </w:r>
    </w:p>
    <w:p w14:paraId="0FAE9067"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068" w14:textId="77777777" w:rsidR="00361667" w:rsidRPr="00655B6B" w:rsidRDefault="00361667" w:rsidP="00F57A42">
      <w:pPr>
        <w:pStyle w:val="Heading2"/>
        <w:rPr>
          <w:rFonts w:cstheme="majorHAnsi"/>
          <w:sz w:val="22"/>
          <w:szCs w:val="22"/>
        </w:rPr>
      </w:pPr>
      <w:bookmarkStart w:id="41" w:name="_Toc223953375"/>
      <w:r w:rsidRPr="00655B6B">
        <w:rPr>
          <w:rFonts w:cstheme="majorHAnsi"/>
          <w:sz w:val="22"/>
          <w:szCs w:val="22"/>
        </w:rPr>
        <w:t>C.15  52.222-36 EQUAL OPPORTUNITY FOR WORKERS WITH DISABILITIES (NOV 2025) (DEVIATION)</w:t>
      </w:r>
      <w:bookmarkEnd w:id="41"/>
    </w:p>
    <w:p w14:paraId="0FAE906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Equal opportunity clause</w:t>
      </w:r>
      <w:r w:rsidRPr="00655B6B">
        <w:rPr>
          <w:rFonts w:asciiTheme="majorHAnsi" w:hAnsiTheme="majorHAnsi" w:cstheme="majorHAnsi"/>
        </w:rPr>
        <w:t>. The Contractor must abide by the requirements of the equal opportunity clause at 41 CFR 60-741.5(a), as of March 24, 2014. This clause prohibits discrimination against qualified individuals on the basis of disability, and requires affirmative action by the Contractor to employ and advance in employment qualified individuals with disabilities.</w:t>
      </w:r>
    </w:p>
    <w:p w14:paraId="0FAE906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Subcontracts</w:t>
      </w:r>
      <w:r w:rsidRPr="00655B6B">
        <w:rPr>
          <w:rFonts w:asciiTheme="majorHAnsi" w:hAnsiTheme="majorHAnsi" w:cstheme="majorHAnsi"/>
        </w:rPr>
        <w:t xml:space="preserve">. The Contractor must include the terms of this clause in every subcontract or purchase order in excess of the threshold specified in Federal Acquisition Regulation (FAR) 22.1401-2(a)(1) on the date of subcontract award, unless exempted by rules, regulations, or orders of the Secretary, so that such provisions will be binding upon each subcontractor or vendor. The Contractor must act as specified by the Director, Office of Federal Contract Compliance Programs of the U.S. Department of Labor, to </w:t>
      </w:r>
      <w:r w:rsidRPr="00655B6B">
        <w:rPr>
          <w:rFonts w:asciiTheme="majorHAnsi" w:hAnsiTheme="majorHAnsi" w:cstheme="majorHAnsi"/>
        </w:rPr>
        <w:t>enforce the terms, including action for noncompliance. Such necessary changes in language may be made as shall be appropriate to identify properly the parties and their undertakings.</w:t>
      </w:r>
    </w:p>
    <w:p w14:paraId="0FAE906B"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06C" w14:textId="77777777" w:rsidR="00361667" w:rsidRPr="00655B6B" w:rsidRDefault="00361667" w:rsidP="00F57A42">
      <w:pPr>
        <w:pStyle w:val="Heading2"/>
        <w:rPr>
          <w:rFonts w:cstheme="majorHAnsi"/>
          <w:sz w:val="22"/>
          <w:szCs w:val="22"/>
        </w:rPr>
      </w:pPr>
      <w:bookmarkStart w:id="42" w:name="_Toc223953376"/>
      <w:r w:rsidRPr="00655B6B">
        <w:rPr>
          <w:rFonts w:cstheme="majorHAnsi"/>
          <w:sz w:val="22"/>
          <w:szCs w:val="22"/>
        </w:rPr>
        <w:lastRenderedPageBreak/>
        <w:t>C.16  52.222-37 EMPLOYMENT REPORTS ON VETERANS (NOV 2025) (DEVIATION)</w:t>
      </w:r>
      <w:bookmarkEnd w:id="42"/>
    </w:p>
    <w:p w14:paraId="0FAE906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As used in this clause, “active duty wartime or campaign badge veteran,” “Armed Forces service medal veteran,” “disabled veteran,” “protected veteran,” and “recently separated veteran,” have the meanings given in Federal Acquisition Regulation (FAR) 22.1301.</w:t>
      </w:r>
    </w:p>
    <w:p w14:paraId="0FAE906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Unless the Contractor is a State or local government agency, the Contractor must report at least annually, as required by the Secretary of Labor, on—</w:t>
      </w:r>
    </w:p>
    <w:p w14:paraId="0FAE906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total number of employees in the contractor’s workforce, by job category and hiring location, who are protected veterans (</w:t>
      </w:r>
      <w:r w:rsidRPr="00655B6B">
        <w:rPr>
          <w:rFonts w:asciiTheme="majorHAnsi" w:hAnsiTheme="majorHAnsi" w:cstheme="majorHAnsi"/>
          <w:i/>
        </w:rPr>
        <w:t>i.e.</w:t>
      </w:r>
      <w:r w:rsidRPr="00655B6B">
        <w:rPr>
          <w:rFonts w:asciiTheme="majorHAnsi" w:hAnsiTheme="majorHAnsi" w:cstheme="majorHAnsi"/>
        </w:rPr>
        <w:t>, active duty wartime or campaign badge veterans, Armed Forces service medal veterans, disabled veterans, and recently separated veterans);</w:t>
      </w:r>
    </w:p>
    <w:p w14:paraId="0FAE907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total number of new employees hired during the period covered by the report, and of the total, the number of protected veterans (</w:t>
      </w:r>
      <w:r w:rsidRPr="00655B6B">
        <w:rPr>
          <w:rFonts w:asciiTheme="majorHAnsi" w:hAnsiTheme="majorHAnsi" w:cstheme="majorHAnsi"/>
          <w:i/>
        </w:rPr>
        <w:t>i.e.</w:t>
      </w:r>
      <w:r w:rsidRPr="00655B6B">
        <w:rPr>
          <w:rFonts w:asciiTheme="majorHAnsi" w:hAnsiTheme="majorHAnsi" w:cstheme="majorHAnsi"/>
        </w:rPr>
        <w:t>, active duty wartime or campaign badge veterans, Armed Forces service medal veterans, disabled veterans, and recently separated veterans); and</w:t>
      </w:r>
    </w:p>
    <w:p w14:paraId="0FAE907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maximum number and minimum number of employees of the Contractor or subcontractor during the period covered by the report.</w:t>
      </w:r>
    </w:p>
    <w:p w14:paraId="0FAE907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The Contractor must report the above items by filing the VETS-4212 “Federal Contractor Veterans’ Employment Report” (see “VETS-4212 Federal Contractor Reporting” and “Filing Your VETS-4212 Report” at </w:t>
      </w:r>
      <w:hyperlink r:id="rId42" w:history="1">
        <w:r w:rsidRPr="00655B6B">
          <w:rPr>
            <w:rStyle w:val="Hyperlink"/>
            <w:rFonts w:asciiTheme="majorHAnsi" w:hAnsiTheme="majorHAnsi" w:cstheme="majorHAnsi"/>
          </w:rPr>
          <w:t>http://www.dol.gov/vets/vets4212.htm</w:t>
        </w:r>
      </w:hyperlink>
      <w:r w:rsidRPr="00655B6B">
        <w:rPr>
          <w:rFonts w:asciiTheme="majorHAnsi" w:hAnsiTheme="majorHAnsi" w:cstheme="majorHAnsi"/>
        </w:rPr>
        <w:t>).</w:t>
      </w:r>
    </w:p>
    <w:p w14:paraId="0FAE907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Contractor must file VETS-4212 Reports no later than September 30 of each year.</w:t>
      </w:r>
    </w:p>
    <w:p w14:paraId="0FAE907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The employment activity report required by paragraphs (b)(2) and (b)(3) of this clause must reflect total new hires, and maximum and minimum number of employees, during the most recent 12-month period preceding the ending date selected for the report.</w:t>
      </w:r>
    </w:p>
    <w:p w14:paraId="0FAE907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The number of veterans reported must be based on data known to the contractor when completing the VETS-4212. The contractor's knowledge of veterans status may be obtained in a variety of ways, including an invitation to applicants to self-identify (in accordance with 41 CFR 60-300.42), voluntary self-disclosure by employees, or actual knowledge of veteran status by the contractor. This paragraph does not relieve an employer of liability for discrimination under 38 U.S.C. 4212.</w:t>
      </w:r>
    </w:p>
    <w:p w14:paraId="0FAE907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The Contractor must insert the terms of this clause in subcontracts valued at or above the threshold specified in FAR 22.1302-1(b) on the date of subcontract award, unless exempted by rules, regulations, or orders of the Secretary of Labor.</w:t>
      </w:r>
    </w:p>
    <w:p w14:paraId="0FAE9077"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078" w14:textId="77777777" w:rsidR="00361667" w:rsidRPr="00655B6B" w:rsidRDefault="00361667" w:rsidP="00F57A42">
      <w:pPr>
        <w:pStyle w:val="Heading2"/>
        <w:rPr>
          <w:rFonts w:cstheme="majorHAnsi"/>
          <w:sz w:val="22"/>
          <w:szCs w:val="22"/>
        </w:rPr>
      </w:pPr>
      <w:bookmarkStart w:id="43" w:name="_Toc223953377"/>
      <w:r w:rsidRPr="00655B6B">
        <w:rPr>
          <w:rFonts w:cstheme="majorHAnsi"/>
          <w:sz w:val="22"/>
          <w:szCs w:val="22"/>
        </w:rPr>
        <w:t>C.17  52.222-40 NOTIFICATION OF EMPLOYEE RIGHTS UNDER THE NATIONAL LABOR RELATIONS ACT (NOV 2025) (DEVIATION)</w:t>
      </w:r>
      <w:bookmarkEnd w:id="43"/>
    </w:p>
    <w:p w14:paraId="0FAE907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During the term of this contract, the Contractor must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w:t>
      </w:r>
      <w:r w:rsidRPr="00655B6B">
        <w:rPr>
          <w:rFonts w:asciiTheme="majorHAnsi" w:hAnsiTheme="majorHAnsi" w:cstheme="majorHAnsi"/>
        </w:rPr>
        <w:lastRenderedPageBreak/>
        <w:t>including all places where notices to employees are customarily posted both physically and electronically, in the languages employees speak, in accordance with 29 CFR 471.2(d) and (f).</w:t>
      </w:r>
    </w:p>
    <w:p w14:paraId="0FAE907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Physical posting of the employee notice must be in conspicuous places in and about the Contractor's plants and offices so that the notice is prominent and readily seen by employees who are covered by the National Labor Relations Act and engage in activities related to the performance of the contract.</w:t>
      </w:r>
    </w:p>
    <w:p w14:paraId="0FAE907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If the Contractor customarily posts notices to employees electronically, then the Contractor must also post the required notice electronically by displaying prominently, on any Web site that is maintained by the Contractor and is customarily used for notices to employees about terms and conditions of employment, a link to the Department of Labor's Web site that contains the full text of the poster. The link to the Department's Web site, as referenced in (b)(3) of this section, must read, "Important </w:t>
      </w:r>
      <w:r w:rsidRPr="00655B6B">
        <w:rPr>
          <w:rFonts w:asciiTheme="majorHAnsi" w:hAnsiTheme="majorHAnsi" w:cstheme="majorHAnsi"/>
        </w:rPr>
        <w:t>Notice about Employee Rights to Organize and Bargain Collectively with Their Employers."</w:t>
      </w:r>
    </w:p>
    <w:p w14:paraId="0FAE907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This required employee notice, printed by the Department of Labor, may be—</w:t>
      </w:r>
    </w:p>
    <w:p w14:paraId="0FAE907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Obtained from the Division of Interpretations and Standards, Office of Labor-Management Standards, U.S. Department of Labor, 200 Constitution Avenue, NW., Room N-5609, Washington, DC 20210, (202) 693-0123, or from any field office of the Office of Labor-Management Standards or Office of Federal Contract Compliance Programs;</w:t>
      </w:r>
    </w:p>
    <w:p w14:paraId="0FAE907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Provided by the Federal contracting agency if requested;</w:t>
      </w:r>
    </w:p>
    <w:p w14:paraId="0FAE907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Downloaded from the Office of Labor-Management Standards Web site at </w:t>
      </w:r>
      <w:hyperlink r:id="rId43" w:history="1">
        <w:r w:rsidRPr="00655B6B">
          <w:rPr>
            <w:rStyle w:val="Hyperlink"/>
            <w:rFonts w:asciiTheme="majorHAnsi" w:hAnsiTheme="majorHAnsi" w:cstheme="majorHAnsi"/>
          </w:rPr>
          <w:t>http://www.dol.gov/olms/regs/compliance/EO13496.htm</w:t>
        </w:r>
      </w:hyperlink>
      <w:r w:rsidRPr="00655B6B">
        <w:rPr>
          <w:rFonts w:asciiTheme="majorHAnsi" w:hAnsiTheme="majorHAnsi" w:cstheme="majorHAnsi"/>
        </w:rPr>
        <w:t>; or</w:t>
      </w:r>
    </w:p>
    <w:p w14:paraId="0FAE908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Reproduced and used as exact duplicate copies of the Department of Labor's official poster.</w:t>
      </w:r>
    </w:p>
    <w:p w14:paraId="0FAE908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The required text of the employee notice referred to in this clause is located at Appendix A, Subpart A, 29 CFR Part 471.</w:t>
      </w:r>
    </w:p>
    <w:p w14:paraId="0FAE908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Contractor must comply with all provisions of the employee notice and related rules, regulations, and orders of the Secretary of Labor.</w:t>
      </w:r>
    </w:p>
    <w:p w14:paraId="0FAE908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In the event that the Contractor does not comply with the requirements set forth in paragraphs (a) through (d) of this clause, this contract may be terminated or suspended in whole or in part, and the Contractor may be suspended or debarred in accordance with 29 CFR 471.14 and subpart 9.4. Such other sanctions or remedies may be imposed as are provided by 29 CFR part 471, which implements Executive Order 13496 or as otherwise provided by law.</w:t>
      </w:r>
    </w:p>
    <w:p w14:paraId="0FAE908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Subcontracts.</w:t>
      </w:r>
    </w:p>
    <w:p w14:paraId="0FAE908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must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w:t>
      </w:r>
    </w:p>
    <w:p w14:paraId="0FAE908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(2) The Contractor must not procure supplies or services in a way designed to avoid the applicability of Executive Order 13496 or this clause.</w:t>
      </w:r>
    </w:p>
    <w:p w14:paraId="0FAE908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Contractor must take such action with respect to any such subcontract as may be directed by the Secretary of Labor as a means of enforcing such provisions, including the imposition of sanctions for noncompliance.</w:t>
      </w:r>
    </w:p>
    <w:p w14:paraId="0FAE908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However, if the Contractor becomes involved in litigation with a subcontractor, or is threatened with such involvement, as a result of such direction, the Contractor may request the United States, through the Secretary of Labor, to enter into such litigation to protect the interests of the United States.</w:t>
      </w:r>
    </w:p>
    <w:p w14:paraId="0FAE9089"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08A" w14:textId="77777777" w:rsidR="00361667" w:rsidRPr="00655B6B" w:rsidRDefault="00361667" w:rsidP="00F57A42">
      <w:pPr>
        <w:pStyle w:val="Heading2"/>
        <w:rPr>
          <w:rFonts w:cstheme="majorHAnsi"/>
          <w:sz w:val="22"/>
          <w:szCs w:val="22"/>
        </w:rPr>
      </w:pPr>
      <w:bookmarkStart w:id="44" w:name="_Toc223953378"/>
      <w:r w:rsidRPr="00655B6B">
        <w:rPr>
          <w:rFonts w:cstheme="majorHAnsi"/>
          <w:sz w:val="22"/>
          <w:szCs w:val="22"/>
        </w:rPr>
        <w:t>C.18  52.222-41 SERVICE CONTRACT LABOR STANDARDS (NOV 2025) (DEVIATION)</w:t>
      </w:r>
      <w:bookmarkEnd w:id="44"/>
    </w:p>
    <w:p w14:paraId="0FAE908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 xml:space="preserve">Definitions. </w:t>
      </w:r>
      <w:r w:rsidRPr="00655B6B">
        <w:rPr>
          <w:rFonts w:asciiTheme="majorHAnsi" w:hAnsiTheme="majorHAnsi" w:cstheme="majorHAnsi"/>
        </w:rPr>
        <w:t>As used in this clause—</w:t>
      </w:r>
    </w:p>
    <w:p w14:paraId="0FAE908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"Contractor" when this clause is used in any subcontract, must be deemed to refer to the subcontractor, except in the term "Government Prime Contractor."</w:t>
      </w:r>
    </w:p>
    <w:p w14:paraId="0FAE908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"Service employee," means any person engaged in the performance of this contract other than any person employed in a bona fide executive, administrative, or professional capacity, as these terms are defined in Part 541 of Title 29, </w:t>
      </w:r>
      <w:r w:rsidRPr="00655B6B">
        <w:rPr>
          <w:rFonts w:asciiTheme="majorHAnsi" w:hAnsiTheme="majorHAnsi" w:cstheme="majorHAnsi"/>
          <w:i/>
        </w:rPr>
        <w:t>Code of Federal Regulations</w:t>
      </w:r>
      <w:r w:rsidRPr="00655B6B">
        <w:rPr>
          <w:rFonts w:asciiTheme="majorHAnsi" w:hAnsiTheme="majorHAnsi" w:cstheme="majorHAnsi"/>
        </w:rPr>
        <w:t>, as revised. It includes all such persons regardless of any contractual relationship that may be alleged to exist between a Contractor or subcontractor and such persons.</w:t>
      </w:r>
    </w:p>
    <w:p w14:paraId="0FAE908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 xml:space="preserve">Applicability. </w:t>
      </w:r>
      <w:r w:rsidRPr="00655B6B">
        <w:rPr>
          <w:rFonts w:asciiTheme="majorHAnsi" w:hAnsiTheme="majorHAnsi" w:cstheme="majorHAnsi"/>
        </w:rPr>
        <w:t>This contract is subject to the following provisions and to all other applicable provisions of 41 U.S.C. chapter 67, Service Contract Labor Standards, and regulations of the Secretary of Labor (29 CFR Part 4). This clause does not apply to contracts or subcontracts administratively exempted by the Secretary of Labor or exempted by 41 U.S.C. 6702, as interpreted in Subpart C of 29 CFR Part 4.</w:t>
      </w:r>
    </w:p>
    <w:p w14:paraId="0FAE908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Compensation.</w:t>
      </w:r>
    </w:p>
    <w:p w14:paraId="0FAE909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Each service employee employed in the performance of this contract by the Contractor or any subcontractor must be paid not less than the minimum monetary wages and must be furnished fringe benefits in accordance with the wages and fringe benefits determined by the Secretary of Labor, or authorized representative, as specified in any wage determination attached to this contract.</w:t>
      </w:r>
    </w:p>
    <w:p w14:paraId="0FAE909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(2)(i) If a wage determination is attached to this contract, the Contractor must classify any class of service employee which is not listed therein and which is to be employed under the contract (i.e., the work to be performed is not performed by any classification listed in the wage determination) so as to provide a reasonable relationship (i.e., appropriate level of skill comparison) between such unlisted classifications and the classifications listed in the wage determination. Such conformed class of</w:t>
      </w:r>
      <w:r w:rsidRPr="00655B6B">
        <w:rPr>
          <w:rFonts w:asciiTheme="majorHAnsi" w:hAnsiTheme="majorHAnsi" w:cstheme="majorHAnsi"/>
        </w:rPr>
        <w:t xml:space="preserve"> employees must be paid the monetary wages and furnished the fringe benefits as are determined pursuant to the procedures in this paragraph (c).</w:t>
      </w:r>
    </w:p>
    <w:p w14:paraId="0FAE909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This conforming procedure must be initiated by the Contractor prior to the performance of contract work by the unlisted class of employee. The Contractor must submit Standard Form </w:t>
      </w:r>
      <w:r w:rsidRPr="00655B6B">
        <w:rPr>
          <w:rFonts w:asciiTheme="majorHAnsi" w:hAnsiTheme="majorHAnsi" w:cstheme="majorHAnsi"/>
        </w:rPr>
        <w:lastRenderedPageBreak/>
        <w:t>(SF) 1444, Request For Authorization of Additional Classification and Rate, to the Contracting Officer no later than 30 days after the unlisted class of employee performs any contract work. The Contracting Officer must review the proposed classification and rate and promptly submit the completed SF 1444 (which must include information regarding the agreement or disagreement of the employees' authorized representatives or the employees themselves together with the agency recommendation), and all pertinent in</w:t>
      </w:r>
      <w:r w:rsidRPr="00655B6B">
        <w:rPr>
          <w:rFonts w:asciiTheme="majorHAnsi" w:hAnsiTheme="majorHAnsi" w:cstheme="majorHAnsi"/>
        </w:rPr>
        <w:t>formation to the Wage and Hour Division, U.S. Department of Labor. The Wage and Hour Division will approve, modify, or disapprove the action or render a final determination in the event of disagreement within 30 days of receipt or will notify the Contracting Officer within 30 days of receipt that additional time is necessary.</w:t>
      </w:r>
    </w:p>
    <w:p w14:paraId="0FAE909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The final determination of the conformance action by the Wage and Hour Division must be transmitted to the Contracting Officer who must promptly notify the Contractor of the action taken. Each affected employee must be furnished by the Contractor with a written copy of such determination or it must be posted as a part of the wage determination.</w:t>
      </w:r>
    </w:p>
    <w:p w14:paraId="0FAE909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(iv)(A) The process of establishing wage and fringe benefit rates that bear a reasonable relationship to those listed in a wage determination cannot be reduced to any single formula. The approach used may vary from wage determination to wage determination depending on the circumstances. Standard wage and salary administration practices which rank various job classifications by pay grade pursuant to point schemes or other job factors may, for example, be relied upon. Guidance may also be obtained from </w:t>
      </w:r>
      <w:r w:rsidRPr="00655B6B">
        <w:rPr>
          <w:rFonts w:asciiTheme="majorHAnsi" w:hAnsiTheme="majorHAnsi" w:cstheme="majorHAnsi"/>
        </w:rPr>
        <w:t>the way different jobs are rated under Federal pay systems (Federal Wage Board Pay System and the General Schedule) or from other wage determinations issued in the same locality. Basic to the establishment of any conformable wage rate(s) is the concept that a pay relationship should be maintained between job classifications based on the skill required and the duties performed.</w:t>
      </w:r>
    </w:p>
    <w:p w14:paraId="0FAE909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In the case of a contract modification, an exercise of an option, or extension of an existing contract, or in any other case where a Contractor succeeds a contract under which the classification in question was previously conformed pursuant to paragraph (c) of this clause, a new conformed wage rate and fringe benefits may be assigned to the conformed classification by indexing (i.e., adjusting) the previous conformed rate and fringe benefits by an amount equal to the average (mean) percentage in</w:t>
      </w:r>
      <w:r w:rsidRPr="00655B6B">
        <w:rPr>
          <w:rFonts w:asciiTheme="majorHAnsi" w:hAnsiTheme="majorHAnsi" w:cstheme="majorHAnsi"/>
        </w:rPr>
        <w:t>crease (or decrease, where appropriate) between the wages and fringe benefits specified for all classifications to be used on the contract which are listed in the current wage determination, and those specified for the corresponding classifications in the previously applicable wage determination. Where conforming actions are accomplished in accordance with this paragraph prior to the performance of contract work by the unlisted class of employees, the Contractor must advise the Contracting Officer of the ac</w:t>
      </w:r>
      <w:r w:rsidRPr="00655B6B">
        <w:rPr>
          <w:rFonts w:asciiTheme="majorHAnsi" w:hAnsiTheme="majorHAnsi" w:cstheme="majorHAnsi"/>
        </w:rPr>
        <w:t>tion taken but the other procedures in subdivision (c)(2)(ii) of this clause need not be followed.</w:t>
      </w:r>
    </w:p>
    <w:p w14:paraId="0FAE909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No employee engaged in performing work on this contract must in any event be paid less than the currently applicable minimum wage specified under section (6)(a)(1) of the Fair Labor Standards Act of 1938, as amended.</w:t>
      </w:r>
    </w:p>
    <w:p w14:paraId="0FAE909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The wage rate and fringe benefits finally determined under this subparagraph (c)(2) of this clause must be paid to all employees performing in the classification from the first day on which contract work is performed by them in the classification. Failure to pay the unlisted employees the compensation agreed upon by the interested parties and/or finally determined by </w:t>
      </w:r>
      <w:r w:rsidRPr="00655B6B">
        <w:rPr>
          <w:rFonts w:asciiTheme="majorHAnsi" w:hAnsiTheme="majorHAnsi" w:cstheme="majorHAnsi"/>
        </w:rPr>
        <w:lastRenderedPageBreak/>
        <w:t>the Wage and Hour Division retroactive to the date such class of employees commenced contract work shall be a violation of the Service Contract Labor Standards statute and this contract.</w:t>
      </w:r>
    </w:p>
    <w:p w14:paraId="0FAE909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Upon discovery of failure to comply with subparagraph (c)(2) of this clause, the Wage and Hour Division must make a final determination of conformed classification, wage rate, and/or fringe benefits which must be retroactive to the date such class or classes of employees commenced contract work.</w:t>
      </w:r>
    </w:p>
    <w:p w14:paraId="0FAE909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t>
      </w:r>
      <w:r w:rsidRPr="00655B6B">
        <w:rPr>
          <w:rFonts w:asciiTheme="majorHAnsi" w:hAnsiTheme="majorHAnsi" w:cstheme="majorHAnsi"/>
          <w:i/>
        </w:rPr>
        <w:t xml:space="preserve">Adjustment of compensation. </w:t>
      </w:r>
      <w:r w:rsidRPr="00655B6B">
        <w:rPr>
          <w:rFonts w:asciiTheme="majorHAnsi" w:hAnsiTheme="majorHAnsi" w:cstheme="majorHAnsi"/>
        </w:rPr>
        <w:t>If the term of this contract is more than 1 year, the minimum monetary wages and fringe benefits required to be paid or furnished thereunder to service employees under this contract must be subject to adjustment after 1 year and not less often than once every 2 years, under wage determinations issued by the Wage and Hour Division.</w:t>
      </w:r>
    </w:p>
    <w:p w14:paraId="0FAE909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rPr>
        <w:t xml:space="preserve">Obligation to furnish fringe benefits. </w:t>
      </w:r>
      <w:r w:rsidRPr="00655B6B">
        <w:rPr>
          <w:rFonts w:asciiTheme="majorHAnsi" w:hAnsiTheme="majorHAnsi" w:cstheme="majorHAnsi"/>
        </w:rPr>
        <w:t>The Contractor or subcontractor may discharge the obligation to furnish fringe benefits specified in the attachment or determined under subparagraph (c)(2) of this clause by furnishing equivalent combinations of bona fide fringe benefits, or by making equivalent or differential cash payments, only in accordance with Subpart D of 29 CFR Part 4.</w:t>
      </w:r>
    </w:p>
    <w:p w14:paraId="0FAE909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rPr>
        <w:t>Minimum wage</w:t>
      </w:r>
      <w:r w:rsidRPr="00655B6B">
        <w:rPr>
          <w:rFonts w:asciiTheme="majorHAnsi" w:hAnsiTheme="majorHAnsi" w:cstheme="majorHAnsi"/>
        </w:rPr>
        <w:t>. In the absence of a minimum wage attachment for this contract, neither the Contractor nor any subcontractor under this contract shall pay any person performing work under this contract (regardless of whether the person is a service employee) less than the minimum wage specified by section 6(a)(1) of the Fair Labor Standards Act of 1938. Nothing in this clause shall relieve the Contractor or any subcontractor of any other obligation under law or contract for payment of a higher wage to any empl</w:t>
      </w:r>
      <w:r w:rsidRPr="00655B6B">
        <w:rPr>
          <w:rFonts w:asciiTheme="majorHAnsi" w:hAnsiTheme="majorHAnsi" w:cstheme="majorHAnsi"/>
        </w:rPr>
        <w:t>oyee.</w:t>
      </w:r>
    </w:p>
    <w:p w14:paraId="0FAE909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w:t>
      </w:r>
      <w:r w:rsidRPr="00655B6B">
        <w:rPr>
          <w:rFonts w:asciiTheme="majorHAnsi" w:hAnsiTheme="majorHAnsi" w:cstheme="majorHAnsi"/>
          <w:i/>
        </w:rPr>
        <w:t xml:space="preserve">Successor contracts. </w:t>
      </w:r>
      <w:r w:rsidRPr="00655B6B">
        <w:rPr>
          <w:rFonts w:asciiTheme="majorHAnsi" w:hAnsiTheme="majorHAnsi" w:cstheme="majorHAnsi"/>
        </w:rPr>
        <w:t xml:space="preserve">If this contract succeeds a contract subject to the Service Contract Labor Standards statute under which substantially the same services were furnished in the same locality and service employees were paid wages and fringe benefits provided for in a collective bargaining agreement, in the absence of the minimum wage attachment for this contract setting forth such collectively bargained wage rates and fringe benefits, neither the Contractor nor any subcontractor under this contract shall </w:t>
      </w:r>
      <w:r w:rsidRPr="00655B6B">
        <w:rPr>
          <w:rFonts w:asciiTheme="majorHAnsi" w:hAnsiTheme="majorHAnsi" w:cstheme="majorHAnsi"/>
        </w:rPr>
        <w:t xml:space="preserve">pay any service employee performing any of the contract work (regardless of whether or not such employee was employed under the predecessor contract), less than the wages and fringe benefits provided for in such collective bargaining agreement, to which such employee would have been entitled if employed under the predecessor contract, including accrued wages and fringe benefits and any prospective increases in wages and fringe benefits provided for under such agreement. No Contractor or subcontractor under </w:t>
      </w:r>
      <w:r w:rsidRPr="00655B6B">
        <w:rPr>
          <w:rFonts w:asciiTheme="majorHAnsi" w:hAnsiTheme="majorHAnsi" w:cstheme="majorHAnsi"/>
        </w:rPr>
        <w:t>this contract may be relieved of the foregoing obligation unless the limitations of 29 CFR 4.1 b(b) apply or unless the Secretary of Labor or the Secretary's authorized representative finds, after a hearing as provided in 29 CFR 4.10 that the wages and/or fringe benefits provided for in such agreement are substantially at variance with those which prevail for services of a character similar in the locality, or determines, as provided in 29 CFR 4.11, that the collective bargaining agreement applicable to ser</w:t>
      </w:r>
      <w:r w:rsidRPr="00655B6B">
        <w:rPr>
          <w:rFonts w:asciiTheme="majorHAnsi" w:hAnsiTheme="majorHAnsi" w:cstheme="majorHAnsi"/>
        </w:rPr>
        <w:t xml:space="preserve">vice employees employed under the predecessor contract was not entered into as a result of arm's length negotiations. Where it is found in accordance with the review procedures provided in 29 CFR 4.10 and/or 4.11 and parts 6 and 8 that some or all of the wages and/or fringe benefits contained in a predecessor Contractor's collective bargaining agreement are substantially at variance with </w:t>
      </w:r>
      <w:r w:rsidRPr="00655B6B">
        <w:rPr>
          <w:rFonts w:asciiTheme="majorHAnsi" w:hAnsiTheme="majorHAnsi" w:cstheme="majorHAnsi"/>
        </w:rPr>
        <w:lastRenderedPageBreak/>
        <w:t xml:space="preserve">those which prevail for services of a character similar in the locality, and/or that the collective bargaining agreement </w:t>
      </w:r>
      <w:r w:rsidRPr="00655B6B">
        <w:rPr>
          <w:rFonts w:asciiTheme="majorHAnsi" w:hAnsiTheme="majorHAnsi" w:cstheme="majorHAnsi"/>
        </w:rPr>
        <w:t xml:space="preserve">applicable to service employees employed under the predecessor contract was not entered into as a result of arm's length negotiations, the Department will issue a new or revised wage determination setting forth the applicable wage rates and fringe benefits. Such determination must be made part of the contract or subcontract, in accordance with the decision of the Administrator, the Administrative Law Judge, or the Administrative Review Board, as the case may be, irrespective of whether such issuance occurs </w:t>
      </w:r>
      <w:r w:rsidRPr="00655B6B">
        <w:rPr>
          <w:rFonts w:asciiTheme="majorHAnsi" w:hAnsiTheme="majorHAnsi" w:cstheme="majorHAnsi"/>
        </w:rPr>
        <w:t>prior to or after the award of a contract or subcontract (53 Comp. Gen. 401 (1973)). In the case of a wage determination issued solely as a result of a finding of substantial variance, such determination must be effective as of the date of the final administrative decision.</w:t>
      </w:r>
    </w:p>
    <w:p w14:paraId="0FAE909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w:t>
      </w:r>
      <w:r w:rsidRPr="00655B6B">
        <w:rPr>
          <w:rFonts w:asciiTheme="majorHAnsi" w:hAnsiTheme="majorHAnsi" w:cstheme="majorHAnsi"/>
          <w:i/>
        </w:rPr>
        <w:t xml:space="preserve">Notification to employees. </w:t>
      </w:r>
      <w:r w:rsidRPr="00655B6B">
        <w:rPr>
          <w:rFonts w:asciiTheme="majorHAnsi" w:hAnsiTheme="majorHAnsi" w:cstheme="majorHAnsi"/>
        </w:rPr>
        <w:t xml:space="preserve">The Contractor and any subcontractor under this contract must notify each service employee commencing work on this contract of the minimum monetary wage and any fringe benefits required to be paid pursuant to this contract, or must post the wage determination attached to this contract. The poster provided by the Department of Labor (Publication WH 1313) must be posted in a prominent and accessible place at the worksite. Failure to comply with this requirement is a violation of 41 </w:t>
      </w:r>
      <w:r w:rsidRPr="00655B6B">
        <w:rPr>
          <w:rFonts w:asciiTheme="majorHAnsi" w:hAnsiTheme="majorHAnsi" w:cstheme="majorHAnsi"/>
        </w:rPr>
        <w:t>U.S.C. 6703 and of this contract.</w:t>
      </w:r>
    </w:p>
    <w:p w14:paraId="0FAE909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 </w:t>
      </w:r>
      <w:r w:rsidRPr="00655B6B">
        <w:rPr>
          <w:rFonts w:asciiTheme="majorHAnsi" w:hAnsiTheme="majorHAnsi" w:cstheme="majorHAnsi"/>
          <w:i/>
        </w:rPr>
        <w:t xml:space="preserve">Safe and sanitary working conditions. </w:t>
      </w:r>
      <w:r w:rsidRPr="00655B6B">
        <w:rPr>
          <w:rFonts w:asciiTheme="majorHAnsi" w:hAnsiTheme="majorHAnsi" w:cstheme="majorHAnsi"/>
        </w:rPr>
        <w:t>The Contractor or subcontractor must not permit any part of the services called for by this contract to be performed in buildings or surroundings or under working conditions provided by or under the control or supervision of the Contractor or subcontractor which are unsanitary, hazardous, or dangerous to the health or safety of the service employees. The Contractor or subcontractor must comply with the safety and health standards applied under 29 CFR Part 1925.</w:t>
      </w:r>
    </w:p>
    <w:p w14:paraId="0FAE909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w:t>
      </w:r>
      <w:r w:rsidRPr="00655B6B">
        <w:rPr>
          <w:rFonts w:asciiTheme="majorHAnsi" w:hAnsiTheme="majorHAnsi" w:cstheme="majorHAnsi"/>
          <w:i/>
          <w:iCs/>
        </w:rPr>
        <w:t>Records</w:t>
      </w:r>
      <w:r w:rsidRPr="00655B6B">
        <w:rPr>
          <w:rFonts w:asciiTheme="majorHAnsi" w:hAnsiTheme="majorHAnsi" w:cstheme="majorHAnsi"/>
        </w:rPr>
        <w:t>.</w:t>
      </w:r>
    </w:p>
    <w:p w14:paraId="0FAE90A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and each subcontractor performing work subject to the Service Contract Labor Standards statute must make and maintain for 3 years from the completion of the work, and make them available for inspection and transcription by authorized representatives of the Wage and Hour Division, a record of the following:</w:t>
      </w:r>
    </w:p>
    <w:p w14:paraId="0FAE90A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For each employee subject to the Service Contract Labor Standards statute—</w:t>
      </w:r>
    </w:p>
    <w:p w14:paraId="0FAE90A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Name and address and social security number;</w:t>
      </w:r>
    </w:p>
    <w:p w14:paraId="0FAE90A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Correct work classification or classifications, rate or rates of monetary wages paid and fringe benefits provided, rate or rates of payments in lieu of fringe benefits, and total daily and weekly compensation;</w:t>
      </w:r>
    </w:p>
    <w:p w14:paraId="0FAE90A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Daily and weekly hours worked by each employee; and</w:t>
      </w:r>
    </w:p>
    <w:p w14:paraId="0FAE90A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Any deductions, rebates, or refunds from the total daily or weekly compensation of each employee.</w:t>
      </w:r>
    </w:p>
    <w:p w14:paraId="0FAE90A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For those classes of service employees not included in any wage determination attached to this contract, wage rates or fringe benefits determined by the interested parties or by the Administrator or authorized representative under the terms of paragraph (c) of this clause. A copy of the report required by subdivision (c)(2)(ii) of this clause will fulfill this requirement.</w:t>
      </w:r>
    </w:p>
    <w:p w14:paraId="0FAE90A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(iii) Any list of the predecessor Contractor's employees which had been furnished to the Contractor as prescribed by paragraph (n) of this clause.</w:t>
      </w:r>
    </w:p>
    <w:p w14:paraId="0FAE90A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must also make available a copy of this contract for inspection or transcription by authorized representatives of the Wage and Hour Division.</w:t>
      </w:r>
    </w:p>
    <w:p w14:paraId="0FAE90A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Failure to make and maintain or to make available these records for inspection and transcription shall be a violation of the regulations and this contract, and in the case of failure to produce these records, the Contracting Officer, upon direction of the Department of Labor and notification to the Contractor, must take action to cause suspension of any further payment or advance of funds until the violation ceases.</w:t>
      </w:r>
    </w:p>
    <w:p w14:paraId="0FAE90A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The Contractor must permit authorized representatives of the Wage and Hour Division to conduct interviews with employees at the worksite during normal working hours.</w:t>
      </w:r>
    </w:p>
    <w:p w14:paraId="0FAE90A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(j) </w:t>
      </w:r>
      <w:r w:rsidRPr="00655B6B">
        <w:rPr>
          <w:rFonts w:asciiTheme="majorHAnsi" w:hAnsiTheme="majorHAnsi" w:cstheme="majorHAnsi"/>
          <w:i/>
        </w:rPr>
        <w:t xml:space="preserve">Pay periods. </w:t>
      </w:r>
      <w:r w:rsidRPr="00655B6B">
        <w:rPr>
          <w:rFonts w:asciiTheme="majorHAnsi" w:hAnsiTheme="majorHAnsi" w:cstheme="majorHAnsi"/>
        </w:rPr>
        <w:t>The Contractor must unconditionally pay to each employee subject to the Service Contract Labor Standards statute all wages due free and clear and without subsequent deduction (except as otherwise provided by law or regulations, 29 CFR Part 4), rebate, or kickback on any account. These payments must be made no later than one pay period following the end of the regular pay period in which the wages were earned or accrued. A pay period under this statute may not be of any duration longer than semi</w:t>
      </w:r>
      <w:r w:rsidRPr="00655B6B">
        <w:rPr>
          <w:rFonts w:asciiTheme="majorHAnsi" w:hAnsiTheme="majorHAnsi" w:cstheme="majorHAnsi"/>
        </w:rPr>
        <w:t>-monthly.</w:t>
      </w:r>
    </w:p>
    <w:p w14:paraId="0FAE90A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(k) </w:t>
      </w:r>
      <w:r w:rsidRPr="00655B6B">
        <w:rPr>
          <w:rFonts w:asciiTheme="majorHAnsi" w:hAnsiTheme="majorHAnsi" w:cstheme="majorHAnsi"/>
          <w:i/>
        </w:rPr>
        <w:t xml:space="preserve">Withholding of payments and termination of contract. </w:t>
      </w:r>
      <w:r w:rsidRPr="00655B6B">
        <w:rPr>
          <w:rFonts w:asciiTheme="majorHAnsi" w:hAnsiTheme="majorHAnsi" w:cstheme="majorHAnsi"/>
        </w:rPr>
        <w:t>The Contracting Officer must withhold or cause to be withheld from the Government Prime Contractor under this or any other Government contract with the Prime Contractor such sums as an appropriate official of the Department of Labor requests or such sums as the Contracting Officer decides may be necessary to pay underpaid employees employed by the Contractor or subcontractor. In the event of failure to pay any employees subject to the Service Contract Lab</w:t>
      </w:r>
      <w:r w:rsidRPr="00655B6B">
        <w:rPr>
          <w:rFonts w:asciiTheme="majorHAnsi" w:hAnsiTheme="majorHAnsi" w:cstheme="majorHAnsi"/>
        </w:rPr>
        <w:t>or Standards statute all or part of the wages or fringe benefits due under the Service Contract Labor Standards statute, the Contracting Officer may, after authorization or by direction of the Department of Labor and written notification to the Contractor, take action to cause suspension of any further payment or advance of funds until such violations have ceased. Additionally, any failure to comply with the requirements of this clause may be grounds for termination of the right to proceed with the contract</w:t>
      </w:r>
      <w:r w:rsidRPr="00655B6B">
        <w:rPr>
          <w:rFonts w:asciiTheme="majorHAnsi" w:hAnsiTheme="majorHAnsi" w:cstheme="majorHAnsi"/>
        </w:rPr>
        <w:t xml:space="preserve"> work. In such event, the Government may enter into other contracts or arrangements for completion of the work, charging the Contractor in default with any additional cost.</w:t>
      </w:r>
    </w:p>
    <w:p w14:paraId="0FAE90A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(l) </w:t>
      </w:r>
      <w:r w:rsidRPr="00655B6B">
        <w:rPr>
          <w:rFonts w:asciiTheme="majorHAnsi" w:hAnsiTheme="majorHAnsi" w:cstheme="majorHAnsi"/>
          <w:i/>
        </w:rPr>
        <w:t>Subcontracts.</w:t>
      </w:r>
      <w:r w:rsidRPr="00655B6B">
        <w:rPr>
          <w:rFonts w:asciiTheme="majorHAnsi" w:hAnsiTheme="majorHAnsi" w:cstheme="majorHAnsi"/>
        </w:rPr>
        <w:t xml:space="preserve"> The Contractor agrees to insert this clause in all subcontracts subject to the Service Contract Labor Standards statute.</w:t>
      </w:r>
    </w:p>
    <w:p w14:paraId="0FAE90A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(m) </w:t>
      </w:r>
      <w:r w:rsidRPr="00655B6B">
        <w:rPr>
          <w:rFonts w:asciiTheme="majorHAnsi" w:hAnsiTheme="majorHAnsi" w:cstheme="majorHAnsi"/>
          <w:i/>
        </w:rPr>
        <w:t>Collective bargaining agreements applicable to service employees</w:t>
      </w:r>
      <w:r w:rsidRPr="00655B6B">
        <w:rPr>
          <w:rFonts w:asciiTheme="majorHAnsi" w:hAnsiTheme="majorHAnsi" w:cstheme="majorHAnsi"/>
        </w:rPr>
        <w:t>. If wages to be paid or fringe benefits to be furnished any service employees employed by the Government Prime Contractor or any subcontractor under the contract are provided for in a collective bargaining agreement which is or will be effective during any period in which the contract is being performed, the Government Prime Contractor must report such fact to the Contracting Officer, together with full information as to the application and ac</w:t>
      </w:r>
      <w:r w:rsidRPr="00655B6B">
        <w:rPr>
          <w:rFonts w:asciiTheme="majorHAnsi" w:hAnsiTheme="majorHAnsi" w:cstheme="majorHAnsi"/>
        </w:rPr>
        <w:t xml:space="preserve">crual of such wages and fringe benefits, including any prospective increases, to service employees engaged in work on the contract, and a copy of the collective bargaining agreement. Such report must be made upon commencing performance of the contract, in the case of collective bargaining agreements </w:t>
      </w:r>
      <w:r w:rsidRPr="00655B6B">
        <w:rPr>
          <w:rFonts w:asciiTheme="majorHAnsi" w:hAnsiTheme="majorHAnsi" w:cstheme="majorHAnsi"/>
        </w:rPr>
        <w:lastRenderedPageBreak/>
        <w:t xml:space="preserve">effective at such time, and in the case of such agreements or provisions or amendments thereof effective at a later time during the period of contract performance such agreements must be reported promptly after </w:t>
      </w:r>
      <w:r w:rsidRPr="00655B6B">
        <w:rPr>
          <w:rFonts w:asciiTheme="majorHAnsi" w:hAnsiTheme="majorHAnsi" w:cstheme="majorHAnsi"/>
        </w:rPr>
        <w:t>negotiation thereof.</w:t>
      </w:r>
    </w:p>
    <w:p w14:paraId="0FAE90A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(n) </w:t>
      </w:r>
      <w:r w:rsidRPr="00655B6B">
        <w:rPr>
          <w:rFonts w:asciiTheme="majorHAnsi" w:hAnsiTheme="majorHAnsi" w:cstheme="majorHAnsi"/>
          <w:i/>
        </w:rPr>
        <w:t xml:space="preserve">Seniority list. </w:t>
      </w:r>
      <w:r w:rsidRPr="00655B6B">
        <w:rPr>
          <w:rFonts w:asciiTheme="majorHAnsi" w:hAnsiTheme="majorHAnsi" w:cstheme="majorHAnsi"/>
        </w:rPr>
        <w:t>Not less than 10 days prior to completion of any contract being performed at a Federal facility where service employees may be retained in the performance of the succeeding contract and subject to a wage determination which contains vacation or other benefit provisions based upon length of service with a Contractor (predecessor) or successor (29 CFR 4.173), the incumbent Prime Contractor must furnish the Contracting Officer a certified list of the names of all service employees on the Contra</w:t>
      </w:r>
      <w:r w:rsidRPr="00655B6B">
        <w:rPr>
          <w:rFonts w:asciiTheme="majorHAnsi" w:hAnsiTheme="majorHAnsi" w:cstheme="majorHAnsi"/>
        </w:rPr>
        <w:t>ctor's or subcontractor's payroll during the last month of contract performance. Such list must also contain anniversary dates of employment on the contract either with the current or predecessor Contractors of each such service employee. The Contracting Officer must turn over such list to the successor Contractor at the commencement of the succeeding contract.</w:t>
      </w:r>
    </w:p>
    <w:p w14:paraId="0FAE90B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(o) </w:t>
      </w:r>
      <w:r w:rsidRPr="00655B6B">
        <w:rPr>
          <w:rFonts w:asciiTheme="majorHAnsi" w:hAnsiTheme="majorHAnsi" w:cstheme="majorHAnsi"/>
          <w:i/>
        </w:rPr>
        <w:t>Rulings and interpretations</w:t>
      </w:r>
      <w:r w:rsidRPr="00655B6B">
        <w:rPr>
          <w:rFonts w:asciiTheme="majorHAnsi" w:hAnsiTheme="majorHAnsi" w:cstheme="majorHAnsi"/>
        </w:rPr>
        <w:t>. Rulings and interpretations of the Service Contract Labor Standards statute are contained in Regulations, 29 CFR Part 4.</w:t>
      </w:r>
    </w:p>
    <w:p w14:paraId="0FAE90B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(p) </w:t>
      </w:r>
      <w:r w:rsidRPr="00655B6B">
        <w:rPr>
          <w:rFonts w:asciiTheme="majorHAnsi" w:hAnsiTheme="majorHAnsi" w:cstheme="majorHAnsi"/>
          <w:i/>
          <w:iCs/>
        </w:rPr>
        <w:t>Contractor's Representation</w:t>
      </w:r>
      <w:r w:rsidRPr="00655B6B">
        <w:rPr>
          <w:rFonts w:asciiTheme="majorHAnsi" w:hAnsiTheme="majorHAnsi" w:cstheme="majorHAnsi"/>
        </w:rPr>
        <w:t>.</w:t>
      </w:r>
    </w:p>
    <w:p w14:paraId="0FAE90B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By entering into this contract, the Contractor (and officials thereof) represents that neither it nor any person or firm who has a substantial interest in the Contractor's firm is a person or firm ineligible to be awarded Government contracts by virtue of the sanctions imposed under 41 U.S.C. 6706.</w:t>
      </w:r>
    </w:p>
    <w:p w14:paraId="0FAE90B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No part of this contract shall be subcontracted to any person or firm ineligible for award of a Government contract under 41 U.S.C. 6706.</w:t>
      </w:r>
    </w:p>
    <w:p w14:paraId="0FAE90B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penalty for making false statements is prescribed in the U.S. Criminal Code, 18 U.S.C. 1001.</w:t>
      </w:r>
    </w:p>
    <w:p w14:paraId="0FAE90B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(q) </w:t>
      </w:r>
      <w:r w:rsidRPr="00655B6B">
        <w:rPr>
          <w:rFonts w:asciiTheme="majorHAnsi" w:hAnsiTheme="majorHAnsi" w:cstheme="majorHAnsi"/>
          <w:i/>
        </w:rPr>
        <w:t>Variations, tolerances, and exemptions involving employment.</w:t>
      </w:r>
      <w:r w:rsidRPr="00655B6B">
        <w:rPr>
          <w:rFonts w:asciiTheme="majorHAnsi" w:hAnsiTheme="majorHAnsi" w:cstheme="majorHAnsi"/>
        </w:rPr>
        <w:t xml:space="preserve"> Notwithstanding any of the provisions in paragraphs (b) through (o) of this clause, the following employees may be employed in accordance with the following variations, tolerances, and exemptions, which the Secretary of Labor, pursuant to 41 U.S.C. 6707 prior to its amendment by Pub. L. 92-473, found to be necessary and proper in the public interest or to avoid serious impairment of the conduct of Government business.</w:t>
      </w:r>
    </w:p>
    <w:p w14:paraId="0FAE90B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Apprentices, student-learners, and workers whose earning capacity is impaired by age, physical or mental deficiency, or injury may be employed at wages lower than the minimum wages otherwise required by 41 U.S.C. 6703(1) without diminishing any fringe benefits or cash payments in lieu thereof required under 41 U.S.C. 6703(2), in accordance with the conditions and procedures prescribed for the employment of apprentices, student-learners, persons with disabilities, and disabled clients of work centers</w:t>
      </w:r>
      <w:r w:rsidRPr="00655B6B">
        <w:rPr>
          <w:rFonts w:asciiTheme="majorHAnsi" w:hAnsiTheme="majorHAnsi" w:cstheme="majorHAnsi"/>
        </w:rPr>
        <w:t xml:space="preserve"> under section 14 of the Fair Labor Standards Act of 1938, in the regulations issued by the Administrator (29 CFR parts 520, 521, 524, and 525).</w:t>
      </w:r>
    </w:p>
    <w:p w14:paraId="0FAE90B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Administrator will issue certificates under the statute for the employment of apprentices, student-learners, persons with disabilities, or disabled clients of work centers not </w:t>
      </w:r>
      <w:r w:rsidRPr="00655B6B">
        <w:rPr>
          <w:rFonts w:asciiTheme="majorHAnsi" w:hAnsiTheme="majorHAnsi" w:cstheme="majorHAnsi"/>
        </w:rPr>
        <w:lastRenderedPageBreak/>
        <w:t>subject to the Fair Labor Standards Act of 1938, or subject to different minimum rates of pay under the two statutes, authorizing appropriate rates of minimum wages (but without changing requirements concerning fringe benefits or supplementary cash payments in lieu thereof), applying procedures prescribed by the applicable regulations issued under the Fair Labor Standards Act of 1938 (29 CFR parts 520, 521, 524, and 525).</w:t>
      </w:r>
    </w:p>
    <w:p w14:paraId="0FAE90B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Administrator will also withdraw, annul, or cancel such certificates in accordance with the regulations in 29 CFR parts 525 and 528.</w:t>
      </w:r>
    </w:p>
    <w:p w14:paraId="0FAE90B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(r) </w:t>
      </w:r>
      <w:r w:rsidRPr="00655B6B">
        <w:rPr>
          <w:rFonts w:asciiTheme="majorHAnsi" w:hAnsiTheme="majorHAnsi" w:cstheme="majorHAnsi"/>
          <w:i/>
        </w:rPr>
        <w:t xml:space="preserve">Apprentices. </w:t>
      </w:r>
      <w:r w:rsidRPr="00655B6B">
        <w:rPr>
          <w:rFonts w:asciiTheme="majorHAnsi" w:hAnsiTheme="majorHAnsi" w:cstheme="majorHAnsi"/>
        </w:rPr>
        <w:t xml:space="preserve">Apprentices will be permitted to work at less than the predetermined rate for the work they perform when they are employed and individually registered in a bona fide apprenticeship program registered with a State Apprenticeship Agency which is recognized by the U.S. Department of Labor, or if no such recognized agency exists in a State, under a program registered with the Office of Apprenticeship and Training, Employer, and Labor Services (OATELS), U.S. Department of Labor. Any employee who is </w:t>
      </w:r>
      <w:r w:rsidRPr="00655B6B">
        <w:rPr>
          <w:rFonts w:asciiTheme="majorHAnsi" w:hAnsiTheme="majorHAnsi" w:cstheme="majorHAnsi"/>
        </w:rPr>
        <w:t>not registered as an apprentice in an approved program must be paid the wage rate and fringe benefits contained in the applicable wage determination for the journeyman classification of work actually performed. The wage rates paid apprentices must not be less than the wage rate for their level of progress set forth in the registered program, expressed as the appropriate percentage of the journeyman's rate contained in the applicable wage determination. The allowable ratio of apprentices to journeymen employ</w:t>
      </w:r>
      <w:r w:rsidRPr="00655B6B">
        <w:rPr>
          <w:rFonts w:asciiTheme="majorHAnsi" w:hAnsiTheme="majorHAnsi" w:cstheme="majorHAnsi"/>
        </w:rPr>
        <w:t>ed on the contract work in any craft classification must not be greater than the ratio permitted to the Contractor as to his entire work force under the registered program.</w:t>
      </w:r>
    </w:p>
    <w:p w14:paraId="0FAE90B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(s) </w:t>
      </w:r>
      <w:r w:rsidRPr="00655B6B">
        <w:rPr>
          <w:rFonts w:asciiTheme="majorHAnsi" w:hAnsiTheme="majorHAnsi" w:cstheme="majorHAnsi"/>
          <w:i/>
        </w:rPr>
        <w:t>Tips.</w:t>
      </w:r>
      <w:r w:rsidRPr="00655B6B">
        <w:rPr>
          <w:rFonts w:asciiTheme="majorHAnsi" w:hAnsiTheme="majorHAnsi" w:cstheme="majorHAnsi"/>
        </w:rPr>
        <w:t xml:space="preserve"> An employee engaged in an occupation in which the employee customarily and regularly receives more than $30 a month in tips may have the amount of these tips credited by the employer against the minimum wage required by 41 U.S.C. 6703(1), in accordance with section 3(m) of the Fair Labor Standards Act and Regulations 29 CFR Part 531. However, the amount of credit must not exceed $1.34 per hour beginning January 1, 1981. To use this provision—</w:t>
      </w:r>
    </w:p>
    <w:p w14:paraId="0FAE90B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employer must inform tipped employees about this tip credit allowance before the credit is utilized;</w:t>
      </w:r>
    </w:p>
    <w:p w14:paraId="0FAE90B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employees must be allowed to retain all tips (individually or through a pooling arrangement and regardless of whether the employer elects to take a credit for tips received);</w:t>
      </w:r>
    </w:p>
    <w:p w14:paraId="0FAE90B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employer must be able to show by records that the employee receives at least the applicable Service Contract Labor Standards minimum wage through the combination of direct wages and tip credit; and</w:t>
      </w:r>
    </w:p>
    <w:p w14:paraId="0FAE90B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The use of such tip credit must have been permitted under any predecessor collective bargaining agreement applicable by virtue of 41 U.S.C. 6707(c).</w:t>
      </w:r>
    </w:p>
    <w:p w14:paraId="0FAE90B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(t) </w:t>
      </w:r>
      <w:r w:rsidRPr="00655B6B">
        <w:rPr>
          <w:rFonts w:asciiTheme="majorHAnsi" w:hAnsiTheme="majorHAnsi" w:cstheme="majorHAnsi"/>
          <w:i/>
        </w:rPr>
        <w:t xml:space="preserve">Disputes concerning labor standards. </w:t>
      </w:r>
      <w:r w:rsidRPr="00655B6B">
        <w:rPr>
          <w:rFonts w:asciiTheme="majorHAnsi" w:hAnsiTheme="majorHAnsi" w:cstheme="majorHAnsi"/>
        </w:rPr>
        <w:t xml:space="preserve">The U.S. Department of Labor has set forth in 29 CFR Parts 4, 6, and 8 procedures for resolving disputes concerning labor standards requirements. Such disputes must be resolved in accordance with those procedures and not the Disputes clause of this contract. Disputes within the meaning of this clause include disputes between the </w:t>
      </w:r>
      <w:r w:rsidRPr="00655B6B">
        <w:rPr>
          <w:rFonts w:asciiTheme="majorHAnsi" w:hAnsiTheme="majorHAnsi" w:cstheme="majorHAnsi"/>
        </w:rPr>
        <w:lastRenderedPageBreak/>
        <w:t>Contractor (or any of its subcontractors) and the contracting agency, the U.S. Department of Labor, or the employees or their representatives.</w:t>
      </w:r>
    </w:p>
    <w:p w14:paraId="0FAE90C0"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0C1" w14:textId="77777777" w:rsidR="00361667" w:rsidRPr="00655B6B" w:rsidRDefault="00361667" w:rsidP="00F57A42">
      <w:pPr>
        <w:pStyle w:val="Heading2"/>
        <w:rPr>
          <w:rFonts w:cstheme="majorHAnsi"/>
          <w:sz w:val="22"/>
          <w:szCs w:val="22"/>
        </w:rPr>
      </w:pPr>
      <w:bookmarkStart w:id="45" w:name="_Toc223953379"/>
      <w:r w:rsidRPr="00655B6B">
        <w:rPr>
          <w:rFonts w:cstheme="majorHAnsi"/>
          <w:sz w:val="22"/>
          <w:szCs w:val="22"/>
        </w:rPr>
        <w:t>C.19  52.222-42 STATEMENT OF EQUIVALENT RATES FOR FEDERAL HIRES (MAY 2014)</w:t>
      </w:r>
      <w:bookmarkEnd w:id="45"/>
    </w:p>
    <w:p w14:paraId="0FAE90C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In compliance with the Service Contract Labor Standards statute and the regulations of the Secretary of Labor (29 CFR Part 4), this clause identifies the classes of service employees expected to be employed under the contract and states the wages and fringe benefits payable to each if they were employed by the contracting agency subject to the provisions of 5 U.S.C.5341 or 5332.</w:t>
      </w:r>
    </w:p>
    <w:p w14:paraId="0FAE90C3"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This Statement is for Information Only:</w:t>
      </w:r>
    </w:p>
    <w:p w14:paraId="0FAE90C4" w14:textId="77777777" w:rsidR="00361667" w:rsidRDefault="00361667" w:rsidP="00F57A42">
      <w:pPr>
        <w:spacing w:line="240" w:lineRule="auto"/>
        <w:jc w:val="center"/>
        <w:rPr>
          <w:rFonts w:asciiTheme="majorHAnsi" w:hAnsiTheme="majorHAnsi" w:cstheme="majorHAnsi"/>
        </w:rPr>
      </w:pPr>
      <w:r w:rsidRPr="00655B6B">
        <w:rPr>
          <w:rFonts w:asciiTheme="majorHAnsi" w:hAnsiTheme="majorHAnsi" w:cstheme="majorHAnsi"/>
        </w:rPr>
        <w:t>It is not a Wage Determination</w:t>
      </w:r>
    </w:p>
    <w:p w14:paraId="0FAE90C5" w14:textId="77777777" w:rsidR="00361667" w:rsidRPr="00655B6B" w:rsidRDefault="00361667" w:rsidP="00F57A42">
      <w:pPr>
        <w:spacing w:line="240" w:lineRule="auto"/>
        <w:jc w:val="center"/>
        <w:rPr>
          <w:rFonts w:asciiTheme="majorHAnsi" w:hAnsiTheme="majorHAnsi" w:cstheme="majorHAnsi"/>
        </w:rPr>
      </w:pPr>
      <w:hyperlink r:id="rId44" w:tgtFrame="_blank" w:tooltip="https://www.dol.gov/sites/dolgov/files/WHD/legacy/files/SCADirectVers5.pdf" w:history="1">
        <w:r w:rsidRPr="00486E39">
          <w:rPr>
            <w:rStyle w:val="Hyperlink"/>
          </w:rPr>
          <w:t>https://www.dol.gov/sites/dolgov/files/WHD/legacy/files/SCADirectVers5.pdf</w:t>
        </w:r>
      </w:hyperlink>
    </w:p>
    <w:tbl>
      <w:tblPr>
        <w:tblStyle w:val="TableGrid"/>
        <w:tblW w:w="0" w:type="auto"/>
        <w:jc w:val="center"/>
        <w:tblLook w:val="04A0" w:firstRow="1" w:lastRow="0" w:firstColumn="1" w:lastColumn="0" w:noHBand="0" w:noVBand="1"/>
      </w:tblPr>
      <w:tblGrid>
        <w:gridCol w:w="4788"/>
        <w:gridCol w:w="4788"/>
      </w:tblGrid>
      <w:tr w:rsidR="00085497" w14:paraId="0FAE90C8" w14:textId="77777777" w:rsidTr="00D518B2">
        <w:trPr>
          <w:jc w:val="center"/>
        </w:trPr>
        <w:tc>
          <w:tcPr>
            <w:tcW w:w="4788" w:type="dxa"/>
          </w:tcPr>
          <w:p w14:paraId="0FAE90C6" w14:textId="77777777" w:rsidR="00361667" w:rsidRPr="00655B6B" w:rsidRDefault="00361667" w:rsidP="00D518B2">
            <w:pPr>
              <w:pStyle w:val="NoSpacing"/>
              <w:jc w:val="center"/>
              <w:rPr>
                <w:rFonts w:asciiTheme="majorHAnsi" w:hAnsiTheme="majorHAnsi" w:cstheme="majorHAnsi"/>
                <w:b/>
              </w:rPr>
            </w:pPr>
            <w:r w:rsidRPr="00655B6B">
              <w:rPr>
                <w:rFonts w:asciiTheme="majorHAnsi" w:hAnsiTheme="majorHAnsi" w:cstheme="majorHAnsi"/>
                <w:b/>
              </w:rPr>
              <w:t>Employee Class</w:t>
            </w:r>
          </w:p>
        </w:tc>
        <w:tc>
          <w:tcPr>
            <w:tcW w:w="4788" w:type="dxa"/>
          </w:tcPr>
          <w:p w14:paraId="0FAE90C7" w14:textId="77777777" w:rsidR="00361667" w:rsidRPr="00655B6B" w:rsidRDefault="00361667" w:rsidP="00D518B2">
            <w:pPr>
              <w:pStyle w:val="NoSpacing"/>
              <w:jc w:val="center"/>
              <w:rPr>
                <w:rFonts w:asciiTheme="majorHAnsi" w:hAnsiTheme="majorHAnsi" w:cstheme="majorHAnsi"/>
                <w:b/>
              </w:rPr>
            </w:pPr>
            <w:r w:rsidRPr="00655B6B">
              <w:rPr>
                <w:rFonts w:asciiTheme="majorHAnsi" w:hAnsiTheme="majorHAnsi" w:cstheme="majorHAnsi"/>
                <w:b/>
              </w:rPr>
              <w:t>Monetary Wage-Fringe Benefits</w:t>
            </w:r>
          </w:p>
        </w:tc>
      </w:tr>
      <w:tr w:rsidR="00085497" w14:paraId="0FAE90CB" w14:textId="77777777" w:rsidTr="00D518B2">
        <w:trPr>
          <w:jc w:val="center"/>
        </w:trPr>
        <w:tc>
          <w:tcPr>
            <w:tcW w:w="4788" w:type="dxa"/>
          </w:tcPr>
          <w:p w14:paraId="0FAE90C9" w14:textId="77777777" w:rsidR="00361667" w:rsidRPr="00655B6B" w:rsidRDefault="00361667" w:rsidP="00D518B2">
            <w:pPr>
              <w:jc w:val="center"/>
              <w:rPr>
                <w:rFonts w:asciiTheme="majorHAnsi" w:hAnsiTheme="majorHAnsi" w:cstheme="majorHAnsi"/>
              </w:rPr>
            </w:pPr>
            <w:r w:rsidRPr="00655B6B">
              <w:rPr>
                <w:rFonts w:asciiTheme="majorHAnsi" w:hAnsiTheme="majorHAnsi" w:cstheme="majorHAnsi"/>
              </w:rPr>
              <w:t>GS9 Step 1</w:t>
            </w:r>
          </w:p>
        </w:tc>
        <w:tc>
          <w:tcPr>
            <w:tcW w:w="4788" w:type="dxa"/>
          </w:tcPr>
          <w:p w14:paraId="0FAE90CA" w14:textId="77777777" w:rsidR="00361667" w:rsidRPr="00655B6B" w:rsidRDefault="00361667" w:rsidP="00D518B2">
            <w:pPr>
              <w:jc w:val="center"/>
              <w:rPr>
                <w:rFonts w:asciiTheme="majorHAnsi" w:hAnsiTheme="majorHAnsi" w:cstheme="majorHAnsi"/>
              </w:rPr>
            </w:pPr>
            <w:r w:rsidRPr="00655B6B">
              <w:rPr>
                <w:rFonts w:asciiTheme="majorHAnsi" w:hAnsiTheme="majorHAnsi" w:cstheme="majorHAnsi"/>
              </w:rPr>
              <w:t>Medical Technologist</w:t>
            </w:r>
          </w:p>
        </w:tc>
      </w:tr>
      <w:tr w:rsidR="00085497" w14:paraId="0FAE90CE" w14:textId="77777777" w:rsidTr="00D518B2">
        <w:trPr>
          <w:jc w:val="center"/>
        </w:trPr>
        <w:tc>
          <w:tcPr>
            <w:tcW w:w="4788" w:type="dxa"/>
          </w:tcPr>
          <w:p w14:paraId="0FAE90CC" w14:textId="77777777" w:rsidR="00361667" w:rsidRPr="00655B6B" w:rsidRDefault="00361667" w:rsidP="00D518B2">
            <w:pPr>
              <w:jc w:val="center"/>
              <w:rPr>
                <w:rFonts w:asciiTheme="majorHAnsi" w:hAnsiTheme="majorHAnsi" w:cstheme="majorHAnsi"/>
              </w:rPr>
            </w:pPr>
          </w:p>
        </w:tc>
        <w:tc>
          <w:tcPr>
            <w:tcW w:w="4788" w:type="dxa"/>
          </w:tcPr>
          <w:p w14:paraId="0FAE90CD" w14:textId="77777777" w:rsidR="00361667" w:rsidRPr="00655B6B" w:rsidRDefault="00361667" w:rsidP="00D518B2">
            <w:pPr>
              <w:jc w:val="center"/>
              <w:rPr>
                <w:rFonts w:asciiTheme="majorHAnsi" w:hAnsiTheme="majorHAnsi" w:cstheme="majorHAnsi"/>
              </w:rPr>
            </w:pPr>
          </w:p>
        </w:tc>
      </w:tr>
      <w:tr w:rsidR="00085497" w14:paraId="0FAE90D1" w14:textId="77777777" w:rsidTr="00D518B2">
        <w:trPr>
          <w:jc w:val="center"/>
        </w:trPr>
        <w:tc>
          <w:tcPr>
            <w:tcW w:w="4788" w:type="dxa"/>
          </w:tcPr>
          <w:p w14:paraId="0FAE90CF" w14:textId="77777777" w:rsidR="00361667" w:rsidRPr="00655B6B" w:rsidRDefault="00361667" w:rsidP="00D518B2">
            <w:pPr>
              <w:jc w:val="center"/>
              <w:rPr>
                <w:rFonts w:asciiTheme="majorHAnsi" w:hAnsiTheme="majorHAnsi" w:cstheme="majorHAnsi"/>
              </w:rPr>
            </w:pPr>
          </w:p>
        </w:tc>
        <w:tc>
          <w:tcPr>
            <w:tcW w:w="4788" w:type="dxa"/>
          </w:tcPr>
          <w:p w14:paraId="0FAE90D0" w14:textId="77777777" w:rsidR="00361667" w:rsidRPr="00655B6B" w:rsidRDefault="00361667" w:rsidP="00D518B2">
            <w:pPr>
              <w:jc w:val="center"/>
              <w:rPr>
                <w:rFonts w:asciiTheme="majorHAnsi" w:hAnsiTheme="majorHAnsi" w:cstheme="majorHAnsi"/>
              </w:rPr>
            </w:pPr>
          </w:p>
        </w:tc>
      </w:tr>
      <w:tr w:rsidR="00085497" w14:paraId="0FAE90D4" w14:textId="77777777" w:rsidTr="00D518B2">
        <w:trPr>
          <w:jc w:val="center"/>
        </w:trPr>
        <w:tc>
          <w:tcPr>
            <w:tcW w:w="4788" w:type="dxa"/>
          </w:tcPr>
          <w:p w14:paraId="0FAE90D2" w14:textId="77777777" w:rsidR="00361667" w:rsidRPr="00655B6B" w:rsidRDefault="00361667" w:rsidP="00D518B2">
            <w:pPr>
              <w:jc w:val="center"/>
              <w:rPr>
                <w:rFonts w:asciiTheme="majorHAnsi" w:hAnsiTheme="majorHAnsi" w:cstheme="majorHAnsi"/>
              </w:rPr>
            </w:pPr>
          </w:p>
        </w:tc>
        <w:tc>
          <w:tcPr>
            <w:tcW w:w="4788" w:type="dxa"/>
          </w:tcPr>
          <w:p w14:paraId="0FAE90D3" w14:textId="77777777" w:rsidR="00361667" w:rsidRPr="00655B6B" w:rsidRDefault="00361667" w:rsidP="00D518B2">
            <w:pPr>
              <w:jc w:val="center"/>
              <w:rPr>
                <w:rFonts w:asciiTheme="majorHAnsi" w:hAnsiTheme="majorHAnsi" w:cstheme="majorHAnsi"/>
              </w:rPr>
            </w:pPr>
          </w:p>
        </w:tc>
      </w:tr>
    </w:tbl>
    <w:p w14:paraId="0FAE90D5" w14:textId="77777777" w:rsidR="00361667" w:rsidRPr="00655B6B" w:rsidRDefault="00361667" w:rsidP="00F57A42">
      <w:pPr>
        <w:jc w:val="center"/>
        <w:rPr>
          <w:rFonts w:asciiTheme="majorHAnsi" w:hAnsiTheme="majorHAnsi" w:cstheme="majorHAnsi"/>
        </w:rPr>
      </w:pPr>
      <w:bookmarkStart w:id="46" w:name="ColumnTitle_5222242"/>
      <w:bookmarkEnd w:id="46"/>
      <w:r w:rsidRPr="00655B6B">
        <w:rPr>
          <w:rFonts w:asciiTheme="majorHAnsi" w:hAnsiTheme="majorHAnsi" w:cstheme="majorHAnsi"/>
        </w:rPr>
        <w:t>(End of Clause)</w:t>
      </w:r>
    </w:p>
    <w:p w14:paraId="0FAE90D6" w14:textId="77777777" w:rsidR="00361667" w:rsidRPr="00655B6B" w:rsidRDefault="00361667" w:rsidP="00F57A42">
      <w:pPr>
        <w:pStyle w:val="Heading2"/>
        <w:rPr>
          <w:rFonts w:cstheme="majorHAnsi"/>
          <w:sz w:val="22"/>
          <w:szCs w:val="22"/>
        </w:rPr>
      </w:pPr>
      <w:bookmarkStart w:id="47" w:name="_Toc223953380"/>
      <w:r w:rsidRPr="00655B6B">
        <w:rPr>
          <w:rFonts w:cstheme="majorHAnsi"/>
          <w:sz w:val="22"/>
          <w:szCs w:val="22"/>
        </w:rPr>
        <w:t>C.20 52.222-44 FAIR LABOR STANDARDS ACT AND SERVICE CONTRACT LABOR STANDARDS—PRICE ADJUSTMENT (NOV 2025) (DEVIATION)</w:t>
      </w:r>
      <w:bookmarkEnd w:id="47"/>
    </w:p>
    <w:p w14:paraId="0FAE90D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This clause applies to both contracts subject to area prevailing wage determinations and contracts subject to Contractor collective bargaining agreements.</w:t>
      </w:r>
    </w:p>
    <w:p w14:paraId="0FAE90D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Contractor warrants that the prices in this contract do not include any allowance for any contingency to cover increased costs for which adjustment is provided under this clause.</w:t>
      </w:r>
    </w:p>
    <w:p w14:paraId="0FAE90D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The contract price, contract unit price labor rates, or fixed hourly labor rates will be adjusted to reflect increases or decreases by the Contractor in wages and fringe benefits to the extent that these increases or decreases are made to comply with—</w:t>
      </w:r>
    </w:p>
    <w:p w14:paraId="0FAE90D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An increased or decreased wage determination applied to this contract by operation of law; or</w:t>
      </w:r>
    </w:p>
    <w:p w14:paraId="0FAE90D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An amendment to the Fair Labor Standards Act of 1938 that is enacted subsequent to award of this contract, affects the minimum wage, and becomes applicable to this contract under law.</w:t>
      </w:r>
    </w:p>
    <w:p w14:paraId="0FAE90D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Any such adjustment will be limited to increases or decreases in wages and fringe benefits as described in paragraph (c) of this clause, and to the accompanying increases or decreases in </w:t>
      </w:r>
      <w:r w:rsidRPr="00655B6B">
        <w:rPr>
          <w:rFonts w:asciiTheme="majorHAnsi" w:hAnsiTheme="majorHAnsi" w:cstheme="majorHAnsi"/>
        </w:rPr>
        <w:lastRenderedPageBreak/>
        <w:t>social security and unemployment taxes and workers' compensation insurance; it must not otherwise include any amount for general and administrative costs, overhead, or profit.</w:t>
      </w:r>
    </w:p>
    <w:p w14:paraId="0FAE90D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The Contractor must notify the Contracting Officer of any increase claimed under this clause within 30 days after the effective date of the wage change, unless this period is extended by the Contracting Officer in writing. The Contractor must promptly notify the Contracting Officer of any decrease under this clause, but nothing in the clause shall preclude the Government from asserting a claim within the period permitted by law. The notice must contain a statement of the amount and the change in fixed</w:t>
      </w:r>
      <w:r w:rsidRPr="00655B6B">
        <w:rPr>
          <w:rFonts w:asciiTheme="majorHAnsi" w:hAnsiTheme="majorHAnsi" w:cstheme="majorHAnsi"/>
        </w:rPr>
        <w:t xml:space="preserve"> hourly rates (if this is a time-and-materials or labor-hour contract) claimed and any relevant supporting data that the Contracting Officer may reasonably require. Upon agreement of the parties, the contract price, contract unit price labor rates, or fixed hourly rates must be modified in writing. The Contractor must continue performance pending agreement on or determination of any such adjustment and its effective date.</w:t>
      </w:r>
    </w:p>
    <w:p w14:paraId="0FAE90D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The Contracting Officer or an authorized representative must, until the expiration of 3 years after final payment under the contract, have access to and the right to examine any directly pertinent books, documents, papers and records of the Contractor.</w:t>
      </w:r>
    </w:p>
    <w:p w14:paraId="0FAE90DF"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0E0" w14:textId="77777777" w:rsidR="00361667" w:rsidRPr="00655B6B" w:rsidRDefault="00361667" w:rsidP="00F57A42">
      <w:pPr>
        <w:pStyle w:val="Heading2"/>
        <w:rPr>
          <w:rFonts w:cstheme="majorHAnsi"/>
          <w:sz w:val="22"/>
          <w:szCs w:val="22"/>
        </w:rPr>
      </w:pPr>
      <w:bookmarkStart w:id="48" w:name="_Toc223953381"/>
      <w:r w:rsidRPr="00655B6B">
        <w:rPr>
          <w:rFonts w:cstheme="majorHAnsi"/>
          <w:sz w:val="22"/>
          <w:szCs w:val="22"/>
        </w:rPr>
        <w:t>C.21  52.222-50 COMBATING TRAFFICKING IN PERSONS (NOV 2025) (DEVIATION)</w:t>
      </w:r>
      <w:bookmarkEnd w:id="48"/>
    </w:p>
    <w:p w14:paraId="0FAE90E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iCs/>
        </w:rPr>
        <w:t>Definitions</w:t>
      </w:r>
      <w:r w:rsidRPr="00655B6B">
        <w:rPr>
          <w:rFonts w:asciiTheme="majorHAnsi" w:hAnsiTheme="majorHAnsi" w:cstheme="majorHAnsi"/>
        </w:rPr>
        <w:t>. As used in this clause-</w:t>
      </w:r>
    </w:p>
    <w:p w14:paraId="0FAE90E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Agent</w:t>
      </w:r>
      <w:r w:rsidRPr="00655B6B">
        <w:rPr>
          <w:rFonts w:asciiTheme="majorHAnsi" w:hAnsiTheme="majorHAnsi" w:cstheme="majorHAnsi"/>
        </w:rPr>
        <w:t xml:space="preserve"> means any individual, including a director, an officer, an employee, or an independent contractor, authorized to act on behalf of the organization.</w:t>
      </w:r>
    </w:p>
    <w:p w14:paraId="0FAE90E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Coercion</w:t>
      </w:r>
      <w:r w:rsidRPr="00655B6B">
        <w:rPr>
          <w:rFonts w:asciiTheme="majorHAnsi" w:hAnsiTheme="majorHAnsi" w:cstheme="majorHAnsi"/>
        </w:rPr>
        <w:t xml:space="preserve"> means-</w:t>
      </w:r>
    </w:p>
    <w:p w14:paraId="0FAE90E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Threats of serious harm to or physical restraint against any person;</w:t>
      </w:r>
    </w:p>
    <w:p w14:paraId="0FAE90E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Any scheme, plan, or pattern intended to cause a person to believe that failure to perform an act would result in serious harm to or physical restraint against any person; or</w:t>
      </w:r>
    </w:p>
    <w:p w14:paraId="0FAE90E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abuse or threatened abuse of the legal process.</w:t>
      </w:r>
    </w:p>
    <w:p w14:paraId="0FAE90E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Commercial sex act</w:t>
      </w:r>
      <w:r w:rsidRPr="00655B6B">
        <w:rPr>
          <w:rFonts w:asciiTheme="majorHAnsi" w:hAnsiTheme="majorHAnsi" w:cstheme="majorHAnsi"/>
        </w:rPr>
        <w:t xml:space="preserve"> means any sex act on account of which anything of value is given to or received by any person.</w:t>
      </w:r>
    </w:p>
    <w:p w14:paraId="0FAE90E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Commercially available off-the-shelf (COTS) item</w:t>
      </w:r>
      <w:r w:rsidRPr="00655B6B">
        <w:rPr>
          <w:rFonts w:asciiTheme="majorHAnsi" w:hAnsiTheme="majorHAnsi" w:cstheme="majorHAnsi"/>
        </w:rPr>
        <w:t>—</w:t>
      </w:r>
    </w:p>
    <w:p w14:paraId="0FAE90E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Means any item of supply (including construction material) that is—</w:t>
      </w:r>
    </w:p>
    <w:p w14:paraId="0FAE90E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A commercial product (as defined in paragraph (1) of the definition of "commercial product" at Federal Acquisition Regulation (FAR) 2.101;</w:t>
      </w:r>
    </w:p>
    <w:p w14:paraId="0FAE90E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Sold in substantial quantities in the commercial marketplace; and</w:t>
      </w:r>
    </w:p>
    <w:p w14:paraId="0FAE90E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Offered to the Government, under a contract or subcontract at any tier, without modification, in the same form in which it is sold in the commercial marketplace; and</w:t>
      </w:r>
    </w:p>
    <w:p w14:paraId="0FAE90E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(2) Does not include bulk cargo, as defined in 46 U.S.C. 40102(4), such as agricultural products and petroleum products.</w:t>
      </w:r>
    </w:p>
    <w:p w14:paraId="0FAE90E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Debt bondage</w:t>
      </w:r>
      <w:r w:rsidRPr="00655B6B">
        <w:rPr>
          <w:rFonts w:asciiTheme="majorHAnsi" w:hAnsiTheme="majorHAnsi" w:cstheme="majorHAnsi"/>
        </w:rPr>
        <w:t xml:space="preserve">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0FAE90E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Employee</w:t>
      </w:r>
      <w:r w:rsidRPr="00655B6B">
        <w:rPr>
          <w:rFonts w:asciiTheme="majorHAnsi" w:hAnsiTheme="majorHAnsi" w:cstheme="majorHAnsi"/>
        </w:rPr>
        <w:t xml:space="preserve"> means an employee of the Contractor directly engaged in the performance of work under the contract who has other than a minimal impact or involvement in contract performance.</w:t>
      </w:r>
    </w:p>
    <w:p w14:paraId="0FAE90F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Forced Labor</w:t>
      </w:r>
      <w:r w:rsidRPr="00655B6B">
        <w:rPr>
          <w:rFonts w:asciiTheme="majorHAnsi" w:hAnsiTheme="majorHAnsi" w:cstheme="majorHAnsi"/>
        </w:rPr>
        <w:t xml:space="preserve"> means knowingly providing or obtaining the labor or services of a person-</w:t>
      </w:r>
    </w:p>
    <w:p w14:paraId="0FAE90F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By threats of serious harm to, or physical restraint against, that person or another person;</w:t>
      </w:r>
    </w:p>
    <w:p w14:paraId="0FAE90F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By means of any scheme, plan, or pattern intended to cause the person to believe that, if the person did not perform such labor or services, that person or another person would suffer serious harm or physical restraint; or</w:t>
      </w:r>
    </w:p>
    <w:p w14:paraId="0FAE90F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By means of the abuse or threatened abuse of law or the legal process.</w:t>
      </w:r>
    </w:p>
    <w:p w14:paraId="0FAE90F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Involuntary servitude</w:t>
      </w:r>
      <w:r w:rsidRPr="00655B6B">
        <w:rPr>
          <w:rFonts w:asciiTheme="majorHAnsi" w:hAnsiTheme="majorHAnsi" w:cstheme="majorHAnsi"/>
        </w:rPr>
        <w:t xml:space="preserve"> includes a condition of servitude induced by means of—</w:t>
      </w:r>
    </w:p>
    <w:p w14:paraId="0FAE90F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Any scheme, plan, or pattern intended to cause a person to believe that, if the person did not enter into or continue in such conditions, that person or another person would suffer serious harm or physical restraint; or</w:t>
      </w:r>
    </w:p>
    <w:p w14:paraId="0FAE90F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abuse or threatened abuse of the legal process.</w:t>
      </w:r>
    </w:p>
    <w:p w14:paraId="0FAE90F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Recruitment fees</w:t>
      </w:r>
      <w:r w:rsidRPr="00655B6B">
        <w:rPr>
          <w:rFonts w:asciiTheme="majorHAnsi" w:hAnsiTheme="majorHAnsi" w:cstheme="majorHAnsi"/>
        </w:rPr>
        <w:t xml:space="preserve"> means fees of any type, including charges, costs, assessments, or other financial obligations, that are associated with the recruiting process, regardless of the time, manner, or location of imposition or collection of the fee.</w:t>
      </w:r>
    </w:p>
    <w:p w14:paraId="0FAE90F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Recruitment fees include, but are not limited to, the following fees (when they are associated with the recruiting process) for-</w:t>
      </w:r>
    </w:p>
    <w:p w14:paraId="0FAE90F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Soliciting, identifying, considering, interviewing, referring, retaining, transferring, selecting, training, providing orientation to, skills testing, recommending, or placing employees or potential employees;</w:t>
      </w:r>
    </w:p>
    <w:p w14:paraId="0FAE90F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Advertising;</w:t>
      </w:r>
    </w:p>
    <w:p w14:paraId="0FAE90F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Obtaining permanent or temporary labor certification, including any associated fees;</w:t>
      </w:r>
    </w:p>
    <w:p w14:paraId="0FAE90F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Processing applications and petitions;</w:t>
      </w:r>
    </w:p>
    <w:p w14:paraId="0FAE90F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Acquiring visas, including any associated fees;</w:t>
      </w:r>
    </w:p>
    <w:p w14:paraId="0FAE90F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Acquiring photographs and identity or immigration documents, such as passports, including any associated fees;</w:t>
      </w:r>
    </w:p>
    <w:p w14:paraId="0FAE90F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(vii) Accessing the job opportunity, including required medical examinations and immunizations; background, reference, and security clearance checks and examinations; and additional certifications;</w:t>
      </w:r>
    </w:p>
    <w:p w14:paraId="0FAE910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(viii) An employer’s recruiters, agents or attorneys, or other notary or legal fees;</w:t>
      </w:r>
    </w:p>
    <w:p w14:paraId="0FAE910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(ix) Language interpretation or translation, arranging for or accompanying on travel, or providing other advice to employees or potential employees;</w:t>
      </w:r>
    </w:p>
    <w:p w14:paraId="0FAE910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 Government-mandated fees, such as border crossing fees, levies, or worker welfare funds;</w:t>
      </w:r>
    </w:p>
    <w:p w14:paraId="0FAE910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 Transportation and subsistence costs-</w:t>
      </w:r>
    </w:p>
    <w:p w14:paraId="0FAE910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While in transit, including, but not limited to, airfare or costs of other modes of transportation, terminal fees, and travel taxes associated with travel from the country of origin to the country of performance and the return journey upon the end of employment; and</w:t>
      </w:r>
    </w:p>
    <w:p w14:paraId="0FAE910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From the airport or disembarkation point to the worksite;</w:t>
      </w:r>
    </w:p>
    <w:p w14:paraId="0FAE910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(xii) Security deposits, bonds, and insurance; and</w:t>
      </w:r>
    </w:p>
    <w:p w14:paraId="0FAE910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(xiii) Equipment charges.</w:t>
      </w:r>
    </w:p>
    <w:p w14:paraId="0FAE910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 recruitment fee, as described in the introductory text of this definition, is a recruitment fee, regardless of whether the payment is-</w:t>
      </w:r>
    </w:p>
    <w:p w14:paraId="0FAE910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Paid in property or money;</w:t>
      </w:r>
    </w:p>
    <w:p w14:paraId="0FAE910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Deducted from wages;</w:t>
      </w:r>
    </w:p>
    <w:p w14:paraId="0FAE910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Paid back in wage or benefit concessions;</w:t>
      </w:r>
    </w:p>
    <w:p w14:paraId="0FAE910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Paid back as a kickback, bribe, inkind payment, free labor, tip, or tribute; or</w:t>
      </w:r>
    </w:p>
    <w:p w14:paraId="0FAE910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Collected by an employer or a third party, whether licensed or unlicensed, including, but not limited to—</w:t>
      </w:r>
    </w:p>
    <w:p w14:paraId="0FAE910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Agents;</w:t>
      </w:r>
    </w:p>
    <w:p w14:paraId="0FAE910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Labor brokers;</w:t>
      </w:r>
    </w:p>
    <w:p w14:paraId="0FAE911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Recruiters;</w:t>
      </w:r>
    </w:p>
    <w:p w14:paraId="0FAE911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Staffing firms (including private employment and placement firms);</w:t>
      </w:r>
    </w:p>
    <w:p w14:paraId="0FAE911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Subsidiaries/affiliates of the employer;</w:t>
      </w:r>
    </w:p>
    <w:p w14:paraId="0FAE911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Any agent or employee of such entities; and</w:t>
      </w:r>
    </w:p>
    <w:p w14:paraId="0FAE911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Subcontractors at all tiers.</w:t>
      </w:r>
    </w:p>
    <w:p w14:paraId="0FAE911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Severe forms of trafficking in persons</w:t>
      </w:r>
      <w:r w:rsidRPr="00655B6B">
        <w:rPr>
          <w:rFonts w:asciiTheme="majorHAnsi" w:hAnsiTheme="majorHAnsi" w:cstheme="majorHAnsi"/>
        </w:rPr>
        <w:t xml:space="preserve"> means-</w:t>
      </w:r>
    </w:p>
    <w:p w14:paraId="0FAE911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(1) Sex trafficking in which a commercial sex act is induced by force, fraud, or coercion, or in which the person induced to perform such act has not attained 18 years of age; or</w:t>
      </w:r>
    </w:p>
    <w:p w14:paraId="0FAE911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recruitment, harboring, transportation, provision, or obtaining of a person for labor or services, through the use of force, fraud, or coercion for the purpose of subjection to involuntary servitude, peonage, debt bondage, or slavery.</w:t>
      </w:r>
    </w:p>
    <w:p w14:paraId="0FAE911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Sex trafficking</w:t>
      </w:r>
      <w:r w:rsidRPr="00655B6B">
        <w:rPr>
          <w:rFonts w:asciiTheme="majorHAnsi" w:hAnsiTheme="majorHAnsi" w:cstheme="majorHAnsi"/>
        </w:rPr>
        <w:t xml:space="preserve"> means the recruitment, harboring, transportation, provision, or obtaining of a person for the purpose of a commercial sex act.</w:t>
      </w:r>
    </w:p>
    <w:p w14:paraId="0FAE911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Subcontract</w:t>
      </w:r>
      <w:r w:rsidRPr="00655B6B">
        <w:rPr>
          <w:rFonts w:asciiTheme="majorHAnsi" w:hAnsiTheme="majorHAnsi" w:cstheme="majorHAnsi"/>
        </w:rPr>
        <w:t xml:space="preserve"> means any contract entered into by a subcontractor to furnish supplies or services for performance of a prime contract or a subcontract.</w:t>
      </w:r>
    </w:p>
    <w:p w14:paraId="0FAE911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Subcontractor</w:t>
      </w:r>
      <w:r w:rsidRPr="00655B6B">
        <w:rPr>
          <w:rFonts w:asciiTheme="majorHAnsi" w:hAnsiTheme="majorHAnsi" w:cstheme="majorHAnsi"/>
        </w:rPr>
        <w:t xml:space="preserve"> means any supplier, distributor, vendor, or firm that furnishes supplies or services to or for a prime contractor or another subcontractor.</w:t>
      </w:r>
    </w:p>
    <w:p w14:paraId="0FAE911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United States</w:t>
      </w:r>
      <w:r w:rsidRPr="00655B6B">
        <w:rPr>
          <w:rFonts w:asciiTheme="majorHAnsi" w:hAnsiTheme="majorHAnsi" w:cstheme="majorHAnsi"/>
        </w:rPr>
        <w:t xml:space="preserve"> means the 50 States, the District of Columbia, and outlying areas.</w:t>
      </w:r>
    </w:p>
    <w:p w14:paraId="0FAE911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iCs/>
        </w:rPr>
        <w:t>Policy</w:t>
      </w:r>
      <w:r w:rsidRPr="00655B6B">
        <w:rPr>
          <w:rFonts w:asciiTheme="majorHAnsi" w:hAnsiTheme="majorHAnsi" w:cstheme="majorHAnsi"/>
        </w:rPr>
        <w:t>. The United States Government has adopted a policy prohibiting trafficking in persons including the trafficking-related activities of this clause. Contractors, contractor employees, and their agents must not—</w:t>
      </w:r>
    </w:p>
    <w:p w14:paraId="0FAE911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Engage in severe forms of trafficking in persons during the period of performance of the contract;</w:t>
      </w:r>
    </w:p>
    <w:p w14:paraId="0FAE911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Procure commercial sex acts during the period of performance of the contract;</w:t>
      </w:r>
    </w:p>
    <w:p w14:paraId="0FAE911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Use forced labor in the performance of the contract;</w:t>
      </w:r>
    </w:p>
    <w:p w14:paraId="0FAE912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Destroy, conceal, confiscate, or otherwise deny access by an employee to the employee's identity or immigration documents, such as passports or drivers' licenses, regardless of issuing authority;</w:t>
      </w:r>
    </w:p>
    <w:p w14:paraId="0FAE912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(5)(i) Use misleading or fraudulent practices during the recruitment of employees or offering of employment, such as failing to disclose, in a format and language understood by the employee or potential employee,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w:t>
      </w:r>
      <w:r w:rsidRPr="00655B6B">
        <w:rPr>
          <w:rFonts w:asciiTheme="majorHAnsi" w:hAnsiTheme="majorHAnsi" w:cstheme="majorHAnsi"/>
        </w:rPr>
        <w:t>nged), any significant costs to be charged to the employee or potential employee, and, if applicable, the hazardous nature of the work;</w:t>
      </w:r>
    </w:p>
    <w:p w14:paraId="0FAE912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Use recruiters that do not comply with local labor laws of the country in which the recruiting takes place;</w:t>
      </w:r>
    </w:p>
    <w:p w14:paraId="0FAE912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Charge employees or potential employees recruitment fees;</w:t>
      </w:r>
    </w:p>
    <w:p w14:paraId="0FAE912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(7)(i) Fail to provide return transportation or pay for the cost of return transportation upon the end of employment—</w:t>
      </w:r>
    </w:p>
    <w:p w14:paraId="0FAE912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(A) For an employee who is not a national of the country in which the work is taking place and who was brought into that country for the purpose of working on a U.S. Government contract or subcontract (for portions of contracts performed outside the United States); or</w:t>
      </w:r>
    </w:p>
    <w:p w14:paraId="0FAE912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 that—</w:t>
      </w:r>
    </w:p>
    <w:p w14:paraId="0FAE912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requirements of paragraphs (b)(7)(i) of this clause must not apply to an employee who is—</w:t>
      </w:r>
    </w:p>
    <w:p w14:paraId="0FAE912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Legally permitted to remain in the country of employment and who chooses to do so; or</w:t>
      </w:r>
    </w:p>
    <w:p w14:paraId="0FAE912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Exempted by an authorized official of the contracting agency from the requirement to provide return transportation or pay for the cost of return transportation;</w:t>
      </w:r>
    </w:p>
    <w:p w14:paraId="0FAE912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The requirements of paragraph (b)(7)(i) of this clause are modified for a victim of trafficking in persons who is seeking victim services or legal redress in the country of employment, or for a witness in an enforcement action related to trafficking in persons. The contractor must provide the return transportation or pay the cost of return transportation in a way that does not obstruct the victim services, legal redress, or witness activity. For example, the contractor must not only offer return</w:t>
      </w:r>
      <w:r w:rsidRPr="00655B6B">
        <w:rPr>
          <w:rFonts w:asciiTheme="majorHAnsi" w:hAnsiTheme="majorHAnsi" w:cstheme="majorHAnsi"/>
        </w:rPr>
        <w:t xml:space="preserve"> transportation to a witness at a time when the witness is still needed to testify. This paragraph does not apply when the exemptions at paragraph (b)(7)(ii) of this clause apply.</w:t>
      </w:r>
    </w:p>
    <w:p w14:paraId="0FAE912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(8) Provide or arrange housing that fails to meet the host country housing and safety standards; or</w:t>
      </w:r>
    </w:p>
    <w:p w14:paraId="0FAE912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(9) If required by law or contract, fail to provide an employment contract, recruitment agreement, or other required work document in writing. Such written work document must be in a language the employee understands. If the employee must relocate to perform the work, the work document must be provided to the employee at least five days prior to the employee relocating. The employee's work document must include, but is not limited to, details about work description, wages, prohibition on charging recrui</w:t>
      </w:r>
      <w:r w:rsidRPr="00655B6B">
        <w:rPr>
          <w:rFonts w:asciiTheme="majorHAnsi" w:hAnsiTheme="majorHAnsi" w:cstheme="majorHAnsi"/>
        </w:rPr>
        <w:t>tment fees, work location(s), living accommodations and associated costs, time off, roundtrip transportation arrangements, grievance process, and the content of applicable laws and regulations that prohibit trafficking in persons.</w:t>
      </w:r>
    </w:p>
    <w:p w14:paraId="0FAE912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t>
      </w:r>
      <w:r w:rsidRPr="00655B6B">
        <w:rPr>
          <w:rFonts w:asciiTheme="majorHAnsi" w:hAnsiTheme="majorHAnsi" w:cstheme="majorHAnsi"/>
          <w:i/>
          <w:iCs/>
        </w:rPr>
        <w:t>Contractor requirements</w:t>
      </w:r>
      <w:r w:rsidRPr="00655B6B">
        <w:rPr>
          <w:rFonts w:asciiTheme="majorHAnsi" w:hAnsiTheme="majorHAnsi" w:cstheme="majorHAnsi"/>
        </w:rPr>
        <w:t>. The Contractor must-</w:t>
      </w:r>
    </w:p>
    <w:p w14:paraId="0FAE912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Notify its employees and agents of-</w:t>
      </w:r>
    </w:p>
    <w:p w14:paraId="0FAE912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The United States Government's policy prohibiting trafficking in persons, described in paragraph (b) of this clause; and</w:t>
      </w:r>
    </w:p>
    <w:p w14:paraId="0FAE913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actions that will be taken against employees or agents for violations of this policy. Such actions for employees may include, but are not limited to, removal from the contract, reduction in benefits, or termination of employment; and</w:t>
      </w:r>
    </w:p>
    <w:p w14:paraId="0FAE913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(2) Take appropriate action, up to and including termination, against employees, agents, or subcontractors that violate the policy in paragraph (b) of this clause.</w:t>
      </w:r>
    </w:p>
    <w:p w14:paraId="0FAE913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iCs/>
        </w:rPr>
        <w:t>Notification</w:t>
      </w:r>
      <w:r w:rsidRPr="00655B6B">
        <w:rPr>
          <w:rFonts w:asciiTheme="majorHAnsi" w:hAnsiTheme="majorHAnsi" w:cstheme="majorHAnsi"/>
        </w:rPr>
        <w:t>.</w:t>
      </w:r>
    </w:p>
    <w:p w14:paraId="0FAE913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must inform the Contracting Officer and the agency Inspector General immediately of—</w:t>
      </w:r>
    </w:p>
    <w:p w14:paraId="0FAE913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Any credible information it receives from any source (including host country law enforcement) that alleges a Contractor employee, subcontractor, subcontractor employee, or their agent has engaged in conduct that violates the policy in paragraph (b) of this clause (see also 18 U.S.C. 1351, Fraud in Foreign Labor Contracting, and 52.203-13(b)(3)(i)(A), if that clause is included in the solicitation or contract, which requires disclosure to the agency Office of the Inspector General when the Contract</w:t>
      </w:r>
      <w:r w:rsidRPr="00655B6B">
        <w:rPr>
          <w:rFonts w:asciiTheme="majorHAnsi" w:hAnsiTheme="majorHAnsi" w:cstheme="majorHAnsi"/>
        </w:rPr>
        <w:t>or has credible evidence of fraud); and</w:t>
      </w:r>
    </w:p>
    <w:p w14:paraId="0FAE913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Any actions taken against a Contractor employee, subcontractor, subcontractor employee, or their agent pursuant to this clause.</w:t>
      </w:r>
    </w:p>
    <w:p w14:paraId="0FAE913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If the allegation may be associated with more than one contract, the Contractor must inform the contracting officer for the contract with the highest dollar value.</w:t>
      </w:r>
    </w:p>
    <w:p w14:paraId="0FAE913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iCs/>
        </w:rPr>
        <w:t>Remedies</w:t>
      </w:r>
      <w:r w:rsidRPr="00655B6B">
        <w:rPr>
          <w:rFonts w:asciiTheme="majorHAnsi" w:hAnsiTheme="majorHAnsi" w:cstheme="majorHAnsi"/>
        </w:rPr>
        <w:t>. In addition to other remedies available to the Government, the Contractor's failure to comply with the requirements of paragraphs (c), (d), (g), (h), or (i) of this clause may result in—</w:t>
      </w:r>
    </w:p>
    <w:p w14:paraId="0FAE913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Requiring the Contractor to remove a Contractor employee or employees from the performance of the contract;</w:t>
      </w:r>
    </w:p>
    <w:p w14:paraId="0FAE913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Requiring the Contractor to terminate a subcontract;</w:t>
      </w:r>
    </w:p>
    <w:p w14:paraId="0FAE913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Suspension of contract payments until the Contractor has taken appropriate remedial action;</w:t>
      </w:r>
    </w:p>
    <w:p w14:paraId="0FAE913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Loss of award fee, consistent with the award fee plan, for the performance period in which the Government determined Contractor non-compliance;</w:t>
      </w:r>
    </w:p>
    <w:p w14:paraId="0FAE913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Declining to exercise available options under the contract;</w:t>
      </w:r>
    </w:p>
    <w:p w14:paraId="0FAE913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Termination of the contract for default or cause, in accordance with the termination clause of this contract; or</w:t>
      </w:r>
    </w:p>
    <w:p w14:paraId="0FAE913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 Suspension or debarment.</w:t>
      </w:r>
    </w:p>
    <w:p w14:paraId="0FAE913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Mitigating and aggravating factors. When determining remedies, the Contracting Officer may consider the following:</w:t>
      </w:r>
    </w:p>
    <w:p w14:paraId="0FAE914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w:t>
      </w:r>
      <w:r w:rsidRPr="00655B6B">
        <w:rPr>
          <w:rFonts w:asciiTheme="majorHAnsi" w:hAnsiTheme="majorHAnsi" w:cstheme="majorHAnsi"/>
          <w:i/>
          <w:iCs/>
        </w:rPr>
        <w:t>Mitigating factors</w:t>
      </w:r>
      <w:r w:rsidRPr="00655B6B">
        <w:rPr>
          <w:rFonts w:asciiTheme="majorHAnsi" w:hAnsiTheme="majorHAnsi" w:cstheme="majorHAnsi"/>
        </w:rPr>
        <w:t>. The Contractor had a Trafficking in Persons compliance plan or an awareness program at the time of the violation, was in compliance with the plan, and has taken appropriate remedial actions for the violation, that may include reparation to victims for such violations.</w:t>
      </w:r>
    </w:p>
    <w:p w14:paraId="0FAE914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(2) </w:t>
      </w:r>
      <w:r w:rsidRPr="00655B6B">
        <w:rPr>
          <w:rFonts w:asciiTheme="majorHAnsi" w:hAnsiTheme="majorHAnsi" w:cstheme="majorHAnsi"/>
          <w:i/>
          <w:iCs/>
        </w:rPr>
        <w:t>Aggravating factors</w:t>
      </w:r>
      <w:r w:rsidRPr="00655B6B">
        <w:rPr>
          <w:rFonts w:asciiTheme="majorHAnsi" w:hAnsiTheme="majorHAnsi" w:cstheme="majorHAnsi"/>
        </w:rPr>
        <w:t>. The Contractor failed to abate an alleged violation or enforce the requirements of a compliance plan, when directed by the Contracting Officer to do so.</w:t>
      </w:r>
    </w:p>
    <w:p w14:paraId="0FAE914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w:t>
      </w:r>
      <w:r w:rsidRPr="00655B6B">
        <w:rPr>
          <w:rFonts w:asciiTheme="majorHAnsi" w:hAnsiTheme="majorHAnsi" w:cstheme="majorHAnsi"/>
          <w:i/>
          <w:iCs/>
        </w:rPr>
        <w:t>Full cooperation</w:t>
      </w:r>
      <w:r w:rsidRPr="00655B6B">
        <w:rPr>
          <w:rFonts w:asciiTheme="majorHAnsi" w:hAnsiTheme="majorHAnsi" w:cstheme="majorHAnsi"/>
        </w:rPr>
        <w:t>.</w:t>
      </w:r>
    </w:p>
    <w:p w14:paraId="0FAE914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must, at a minimum—</w:t>
      </w:r>
    </w:p>
    <w:p w14:paraId="0FAE914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Disclose to the agency Inspector General information sufficient to identify the nature and extent of an offense and the individuals responsible for the conduct;</w:t>
      </w:r>
    </w:p>
    <w:p w14:paraId="0FAE914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Provide timely and complete responses to Government auditors' and investigators' requests for documents;</w:t>
      </w:r>
    </w:p>
    <w:p w14:paraId="0FAE914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Cooperate fully in providing reasonable access to its facilities and staff (both inside and outside the U.S.) to allow contracting agencies and other responsible Federal agencies to conduct audits, investigations, or other actions to ascertain compliance with the Trafficking Victims Protection Act of 2000 (22 U.S.C. chapter 78), E.O. 13627, or any other applicable law or regulation establishing restrictions on trafficking in persons, the procurement of commercial sex acts, or the use of forced l</w:t>
      </w:r>
      <w:r w:rsidRPr="00655B6B">
        <w:rPr>
          <w:rFonts w:asciiTheme="majorHAnsi" w:hAnsiTheme="majorHAnsi" w:cstheme="majorHAnsi"/>
        </w:rPr>
        <w:t>abor; and</w:t>
      </w:r>
    </w:p>
    <w:p w14:paraId="0FAE914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Protect all employees suspected of being victims of or witnesses to prohibited activities, prior to returning to the country from which the employee was recruited, and must not prevent or hinder the ability of these employees from cooperating fully with Government authorities.</w:t>
      </w:r>
    </w:p>
    <w:p w14:paraId="0FAE914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requirement for full cooperation does not foreclose any Contractor rights arising in law, the FAR, or the terms of the contract. It does not—</w:t>
      </w:r>
    </w:p>
    <w:p w14:paraId="0FAE914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Require the Contractor to waive its attorney-client privilege or the protections afforded by the attorney work product doctrine;</w:t>
      </w:r>
    </w:p>
    <w:p w14:paraId="0FAE914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Require any officer, director, owner, employee, or agent of the Contractor, including a sole proprietor, to waive his or her attorney client privilege or Fifth Amendment rights; or</w:t>
      </w:r>
    </w:p>
    <w:p w14:paraId="0FAE914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Restrict the Contractor from—</w:t>
      </w:r>
    </w:p>
    <w:p w14:paraId="0FAE914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Conducting an internal investigation; or</w:t>
      </w:r>
    </w:p>
    <w:p w14:paraId="0FAE914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Defending a proceeding or dispute arising under the contract or related to a potential or disclosed violation.</w:t>
      </w:r>
    </w:p>
    <w:p w14:paraId="0FAE914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 </w:t>
      </w:r>
      <w:r w:rsidRPr="00655B6B">
        <w:rPr>
          <w:rFonts w:asciiTheme="majorHAnsi" w:hAnsiTheme="majorHAnsi" w:cstheme="majorHAnsi"/>
          <w:i/>
          <w:iCs/>
        </w:rPr>
        <w:t>Compliance plan</w:t>
      </w:r>
      <w:r w:rsidRPr="00655B6B">
        <w:rPr>
          <w:rFonts w:asciiTheme="majorHAnsi" w:hAnsiTheme="majorHAnsi" w:cstheme="majorHAnsi"/>
        </w:rPr>
        <w:t>.</w:t>
      </w:r>
    </w:p>
    <w:p w14:paraId="0FAE914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This paragraph (h) applies to any portion of the contract that—</w:t>
      </w:r>
    </w:p>
    <w:p w14:paraId="0FAE915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Is for supplies, other than commercially available off-the-shelf items, acquired outside the United States, or services to be performed outside the United States; and</w:t>
      </w:r>
    </w:p>
    <w:p w14:paraId="0FAE915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Has an estimated value that exceeds $550,000.</w:t>
      </w:r>
    </w:p>
    <w:p w14:paraId="0FAE915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must maintain a compliance plan during the performance of the contract that is appropriate—</w:t>
      </w:r>
    </w:p>
    <w:p w14:paraId="0FAE915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 To the size and complexity of the contract; and</w:t>
      </w:r>
    </w:p>
    <w:p w14:paraId="0FAE915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To the nature and scope of the activities to be performed for the Government, including the number of non-United States citizens expected to be employed and the risk that the contract or subcontract will involve services or supplies susceptible to trafficking in persons.</w:t>
      </w:r>
    </w:p>
    <w:p w14:paraId="0FAE915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t>
      </w:r>
      <w:r w:rsidRPr="00655B6B">
        <w:rPr>
          <w:rFonts w:asciiTheme="majorHAnsi" w:hAnsiTheme="majorHAnsi" w:cstheme="majorHAnsi"/>
          <w:i/>
          <w:iCs/>
        </w:rPr>
        <w:t>Minimum requirements</w:t>
      </w:r>
      <w:r w:rsidRPr="00655B6B">
        <w:rPr>
          <w:rFonts w:asciiTheme="majorHAnsi" w:hAnsiTheme="majorHAnsi" w:cstheme="majorHAnsi"/>
        </w:rPr>
        <w:t>. The compliance plan must include, at a minimum, the following:</w:t>
      </w:r>
    </w:p>
    <w:p w14:paraId="0FAE915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An awareness program to inform contractor employees about the Government's policy prohibiting trafficking-related activities described in paragraph (b) of this clause, the activities prohibited, and the actions that will be taken against the employee for violations. Additional information about Trafficking in Persons and examples of awareness programs can be found at the Web site for the Department of State's Office to Monitor and Combat Trafficking in Persons at </w:t>
      </w:r>
      <w:hyperlink r:id="rId45" w:history="1">
        <w:r w:rsidRPr="00655B6B">
          <w:rPr>
            <w:rStyle w:val="Hyperlink"/>
            <w:rFonts w:asciiTheme="majorHAnsi" w:hAnsiTheme="majorHAnsi" w:cstheme="majorHAnsi"/>
          </w:rPr>
          <w:t>http://www.state.gov/j/tip/</w:t>
        </w:r>
      </w:hyperlink>
      <w:r w:rsidRPr="00655B6B">
        <w:rPr>
          <w:rFonts w:asciiTheme="majorHAnsi" w:hAnsiTheme="majorHAnsi" w:cstheme="majorHAnsi"/>
        </w:rPr>
        <w:t>.</w:t>
      </w:r>
    </w:p>
    <w:p w14:paraId="0FAE915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 help@befree.org.</w:t>
      </w:r>
    </w:p>
    <w:p w14:paraId="0FAE915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A recruitment and wage plan that only permits the use of recruitment companies with trained employees, prohibits charging recruitment fees to the employee or potential employee, and ensures that wages meet applicable host-country legal requirements or explains any variance.</w:t>
      </w:r>
    </w:p>
    <w:p w14:paraId="0FAE915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A housing plan, if the Contractor or subcontractor intends to provide or arrange housing, that ensures that the housing meets host-country housing and safety standards.</w:t>
      </w:r>
    </w:p>
    <w:p w14:paraId="0FAE915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 activities.</w:t>
      </w:r>
    </w:p>
    <w:p w14:paraId="0FAE915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w:t>
      </w:r>
      <w:r w:rsidRPr="00655B6B">
        <w:rPr>
          <w:rFonts w:asciiTheme="majorHAnsi" w:hAnsiTheme="majorHAnsi" w:cstheme="majorHAnsi"/>
          <w:i/>
          <w:iCs/>
        </w:rPr>
        <w:t>Posting</w:t>
      </w:r>
      <w:r w:rsidRPr="00655B6B">
        <w:rPr>
          <w:rFonts w:asciiTheme="majorHAnsi" w:hAnsiTheme="majorHAnsi" w:cstheme="majorHAnsi"/>
        </w:rPr>
        <w:t>.</w:t>
      </w:r>
    </w:p>
    <w:p w14:paraId="0FAE915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The Contractor must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must provide the relevant contents of the compliance plan to each worker in writing.</w:t>
      </w:r>
    </w:p>
    <w:p w14:paraId="0FAE915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Contractor must provide the compliance plan to the Contracting Officer upon request.</w:t>
      </w:r>
    </w:p>
    <w:p w14:paraId="0FAE915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w:t>
      </w:r>
      <w:r w:rsidRPr="00655B6B">
        <w:rPr>
          <w:rFonts w:asciiTheme="majorHAnsi" w:hAnsiTheme="majorHAnsi" w:cstheme="majorHAnsi"/>
          <w:i/>
          <w:iCs/>
        </w:rPr>
        <w:t>Certification</w:t>
      </w:r>
      <w:r w:rsidRPr="00655B6B">
        <w:rPr>
          <w:rFonts w:asciiTheme="majorHAnsi" w:hAnsiTheme="majorHAnsi" w:cstheme="majorHAnsi"/>
        </w:rPr>
        <w:t>. Annually after receiving an award, the Contractor must submit a certification to the Contracting Officer that—</w:t>
      </w:r>
    </w:p>
    <w:p w14:paraId="0FAE915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It has implemented a compliance plan to prevent any prohibited activities identified at paragraph (b) of this clause and to monitor, detect, and terminate any agent, subcontract or subcontractor employee engaging in prohibited activities; and</w:t>
      </w:r>
    </w:p>
    <w:p w14:paraId="0FAE916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(ii) After having conducted due diligence, either—</w:t>
      </w:r>
    </w:p>
    <w:p w14:paraId="0FAE916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To the best of the Contractor's knowledge and belief, neither it nor any of its agents, subcontractors, or their agents is engaged in any such activities; or</w:t>
      </w:r>
    </w:p>
    <w:p w14:paraId="0FAE916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If abuses relating to any of the prohibited activities identified in paragraph (b) of this clause have been found, the Contractor or subcontractor has taken the appropriate remedial and referral actions.</w:t>
      </w:r>
    </w:p>
    <w:p w14:paraId="0FAE916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w:t>
      </w:r>
      <w:r w:rsidRPr="00655B6B">
        <w:rPr>
          <w:rFonts w:asciiTheme="majorHAnsi" w:hAnsiTheme="majorHAnsi" w:cstheme="majorHAnsi"/>
          <w:i/>
          <w:iCs/>
        </w:rPr>
        <w:t>Subcontracts</w:t>
      </w:r>
      <w:r w:rsidRPr="00655B6B">
        <w:rPr>
          <w:rFonts w:asciiTheme="majorHAnsi" w:hAnsiTheme="majorHAnsi" w:cstheme="majorHAnsi"/>
        </w:rPr>
        <w:t>.</w:t>
      </w:r>
    </w:p>
    <w:p w14:paraId="0FAE916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must include the substance of this clause, including this paragraph (i), in all subcontracts and in all contracts with agents. The requirements in paragraph (h) of this clause apply only to any portion of the subcontract that—</w:t>
      </w:r>
    </w:p>
    <w:p w14:paraId="0FAE916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Is for supplies, other than commercially available off-the-shelf items, acquired outside the United States, or services to be performed outside the United States; and</w:t>
      </w:r>
    </w:p>
    <w:p w14:paraId="0FAE916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Has an estimated value that exceeds $550,000.</w:t>
      </w:r>
    </w:p>
    <w:p w14:paraId="0FAE916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If any subcontractor is required by this clause to submit a certification, the Contractor must require submission prior to the award of the subcontract and annually thereafter. The certification must cover the items in paragraph (h)(5) of this clause.</w:t>
      </w:r>
    </w:p>
    <w:p w14:paraId="0FAE9168"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169" w14:textId="77777777" w:rsidR="00361667" w:rsidRPr="00655B6B" w:rsidRDefault="00361667" w:rsidP="00F57A42">
      <w:pPr>
        <w:pStyle w:val="Heading2"/>
        <w:rPr>
          <w:rFonts w:cstheme="majorHAnsi"/>
          <w:sz w:val="22"/>
          <w:szCs w:val="22"/>
        </w:rPr>
      </w:pPr>
      <w:bookmarkStart w:id="49" w:name="_Toc223953382"/>
      <w:r w:rsidRPr="00655B6B">
        <w:rPr>
          <w:rFonts w:cstheme="majorHAnsi"/>
          <w:sz w:val="22"/>
          <w:szCs w:val="22"/>
        </w:rPr>
        <w:t>C.22  52.222-54 EMPLOYMENT ELIGIBILITY VERIFICATION (NOV 2025) (DEVIATION)</w:t>
      </w:r>
      <w:bookmarkEnd w:id="49"/>
    </w:p>
    <w:p w14:paraId="0FAE916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xml:space="preserve"> As used in this clause-</w:t>
      </w:r>
    </w:p>
    <w:p w14:paraId="0FAE916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Commercially available off-the-shelf (COTS) item</w:t>
      </w:r>
      <w:r w:rsidRPr="00655B6B">
        <w:rPr>
          <w:rFonts w:asciiTheme="majorHAnsi" w:hAnsiTheme="majorHAnsi" w:cstheme="majorHAnsi"/>
        </w:rPr>
        <w:t>—</w:t>
      </w:r>
    </w:p>
    <w:p w14:paraId="0FAE916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Means any item of supply that is—</w:t>
      </w:r>
    </w:p>
    <w:p w14:paraId="0FAE916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A commercial product (as defined in paragraph (1) of the definition of ‘‘commercial product’’ at Federal Acquisition Regulation (FAR) 2.101);</w:t>
      </w:r>
    </w:p>
    <w:p w14:paraId="0FAE916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Sold in substantial quantities in the commercial marketplace; and</w:t>
      </w:r>
    </w:p>
    <w:p w14:paraId="0FAE916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Offered to the Government, without modification, in the same form in which it is sold in the commercial marketplace; and</w:t>
      </w:r>
    </w:p>
    <w:p w14:paraId="0FAE917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Does not include bulk cargo, as defined in 46 U.S.C. 40102(4), such as agricultural products and petroleum products. Per 46 CFR 525.1(c)(2), "bulk cargo" means cargo that is loaded and carried in bulk onboard ship without mark or count, in a loose unpackaged form, having homogenous characteristics. Bulk cargo loaded into intermodal equipment, except LASH or Seabee barges, is subject to mark and count and, therefore, ceases to be bulk cargo.</w:t>
      </w:r>
    </w:p>
    <w:p w14:paraId="0FAE917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Employee assigned to the contract</w:t>
      </w:r>
      <w:r w:rsidRPr="00655B6B">
        <w:rPr>
          <w:rFonts w:asciiTheme="majorHAnsi" w:hAnsiTheme="majorHAnsi" w:cstheme="majorHAnsi"/>
        </w:rPr>
        <w:t xml:space="preserve"> means an employee who was hired after November 6, 1986 (after November 27, 2009 in the Commonwealth of the Northern Mariana Islands), who is directly performing work, in the United States, under a contract that is required to include the </w:t>
      </w:r>
      <w:r w:rsidRPr="00655B6B">
        <w:rPr>
          <w:rFonts w:asciiTheme="majorHAnsi" w:hAnsiTheme="majorHAnsi" w:cstheme="majorHAnsi"/>
        </w:rPr>
        <w:lastRenderedPageBreak/>
        <w:t>clause prescribed at 22.1802-2. An employee is not considered to be directly performing work under a contract if the employee-</w:t>
      </w:r>
    </w:p>
    <w:p w14:paraId="0FAE917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Normally performs support work, such as indirect or overhead functions; and</w:t>
      </w:r>
    </w:p>
    <w:p w14:paraId="0FAE917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Does not perform any substantial duties applicable to the contract.</w:t>
      </w:r>
    </w:p>
    <w:p w14:paraId="0FAE917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Subcontract</w:t>
      </w:r>
      <w:r w:rsidRPr="00655B6B">
        <w:rPr>
          <w:rFonts w:asciiTheme="majorHAnsi" w:hAnsiTheme="majorHAnsi" w:cstheme="majorHAnsi"/>
        </w:rPr>
        <w:t xml:space="preserve"> means any contract, as defined in 2.101, entered into by a subcontractor to furnish supplies or services for performance of a prime contract or a subcontract. It includes but is not limited to purchase orders, and changes and modifications to purchase orders.</w:t>
      </w:r>
    </w:p>
    <w:p w14:paraId="0FAE917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Subcontractor</w:t>
      </w:r>
      <w:r w:rsidRPr="00655B6B">
        <w:rPr>
          <w:rFonts w:asciiTheme="majorHAnsi" w:hAnsiTheme="majorHAnsi" w:cstheme="majorHAnsi"/>
        </w:rPr>
        <w:t xml:space="preserve"> means any supplier, distributor, vendor, or firm that furnishes supplies or services to or for a prime Contractor or another subcontractor.</w:t>
      </w:r>
    </w:p>
    <w:p w14:paraId="0FAE917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United States</w:t>
      </w:r>
      <w:r w:rsidRPr="00655B6B">
        <w:rPr>
          <w:rFonts w:asciiTheme="majorHAnsi" w:hAnsiTheme="majorHAnsi" w:cstheme="majorHAnsi"/>
        </w:rPr>
        <w:t>, as defined in 8 U.S.C. 1101(a)(38), means the 50 States, the District of Columbia, Puerto Rico, Guam, the Commonwealth of the Northern Mariana Islands, and the U.S. Virgin Islands.</w:t>
      </w:r>
    </w:p>
    <w:p w14:paraId="0FAE917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Enrollment and verification requirements</w:t>
      </w:r>
      <w:r w:rsidRPr="00655B6B">
        <w:rPr>
          <w:rFonts w:asciiTheme="majorHAnsi" w:hAnsiTheme="majorHAnsi" w:cstheme="majorHAnsi"/>
        </w:rPr>
        <w:t>.</w:t>
      </w:r>
    </w:p>
    <w:p w14:paraId="0FAE917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If the Contractor is not enrolled as a Federal Contractor in E-Verify at time of contract award, the Contractor must-</w:t>
      </w:r>
    </w:p>
    <w:p w14:paraId="0FAE917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w:t>
      </w:r>
      <w:r w:rsidRPr="00655B6B">
        <w:rPr>
          <w:rFonts w:asciiTheme="majorHAnsi" w:hAnsiTheme="majorHAnsi" w:cstheme="majorHAnsi"/>
          <w:i/>
        </w:rPr>
        <w:t>Enroll.</w:t>
      </w:r>
      <w:r w:rsidRPr="00655B6B">
        <w:rPr>
          <w:rFonts w:asciiTheme="majorHAnsi" w:hAnsiTheme="majorHAnsi" w:cstheme="majorHAnsi"/>
        </w:rPr>
        <w:t xml:space="preserve"> Enroll as a Federal Contractor in the E-Verify program within 30 calendar days of contract award;</w:t>
      </w:r>
    </w:p>
    <w:p w14:paraId="0FAE917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w:t>
      </w:r>
      <w:r w:rsidRPr="00655B6B">
        <w:rPr>
          <w:rFonts w:asciiTheme="majorHAnsi" w:hAnsiTheme="majorHAnsi" w:cstheme="majorHAnsi"/>
          <w:i/>
        </w:rPr>
        <w:t>Verify all new employees.</w:t>
      </w:r>
      <w:r w:rsidRPr="00655B6B">
        <w:rPr>
          <w:rFonts w:asciiTheme="majorHAnsi" w:hAnsiTheme="majorHAnsi" w:cstheme="majorHAnsi"/>
        </w:rPr>
        <w:t xml:space="preserve"> Within 90 calendar days of enrollment in the E-Verify program, begin to use E-Verify to initiate verification of employment eligibility of all new hires of the Contractor, who are working in the United States, whether or not assigned to the contract, within 3 business days after the date of hire (but see paragraph (b)(3) of this section); and</w:t>
      </w:r>
    </w:p>
    <w:p w14:paraId="0FAE917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w:t>
      </w:r>
      <w:r w:rsidRPr="00655B6B">
        <w:rPr>
          <w:rFonts w:asciiTheme="majorHAnsi" w:hAnsiTheme="majorHAnsi" w:cstheme="majorHAnsi"/>
          <w:i/>
        </w:rPr>
        <w:t>Verify employees assigned to the contract.</w:t>
      </w:r>
      <w:r w:rsidRPr="00655B6B">
        <w:rPr>
          <w:rFonts w:asciiTheme="majorHAnsi" w:hAnsiTheme="majorHAnsi" w:cstheme="majorHAnsi"/>
        </w:rPr>
        <w:t xml:space="preserve"> For each employee assigned to the contract, initiate verification within 90 calendar days after date of enrollment or within 30 calendar days of the employee's assignment to the contract, whichever date is later (but see paragraph (b)(4) of this section).</w:t>
      </w:r>
    </w:p>
    <w:p w14:paraId="0FAE917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If the Contractor is enrolled as a Federal Contractor in E-Verify at time of contract award, the Contractor must use E-Verify to initiate verification of employment eligibility of-</w:t>
      </w:r>
    </w:p>
    <w:p w14:paraId="0FAE917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w:t>
      </w:r>
      <w:r w:rsidRPr="00655B6B">
        <w:rPr>
          <w:rFonts w:asciiTheme="majorHAnsi" w:hAnsiTheme="majorHAnsi" w:cstheme="majorHAnsi"/>
          <w:i/>
        </w:rPr>
        <w:t>All new employees</w:t>
      </w:r>
      <w:r w:rsidRPr="00655B6B">
        <w:rPr>
          <w:rFonts w:asciiTheme="majorHAnsi" w:hAnsiTheme="majorHAnsi" w:cstheme="majorHAnsi"/>
        </w:rPr>
        <w:t>.</w:t>
      </w:r>
    </w:p>
    <w:p w14:paraId="0FAE917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Enrolled 90 calendar days or more</w:t>
      </w:r>
      <w:r w:rsidRPr="00655B6B">
        <w:rPr>
          <w:rFonts w:asciiTheme="majorHAnsi" w:hAnsiTheme="majorHAnsi" w:cstheme="majorHAnsi"/>
        </w:rPr>
        <w:t>. The Contractor must initiate verification of all new hires of the Contractor, who are working in the United States, whether or not assigned to the contract, within 3 business days after the date of hire (but see paragraph (b)(3) of this section); or</w:t>
      </w:r>
    </w:p>
    <w:p w14:paraId="0FAE917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Enrolled less than 90 calendar days</w:t>
      </w:r>
      <w:r w:rsidRPr="00655B6B">
        <w:rPr>
          <w:rFonts w:asciiTheme="majorHAnsi" w:hAnsiTheme="majorHAnsi" w:cstheme="majorHAnsi"/>
        </w:rPr>
        <w:t>. Within 90 calendar days after enrollment as a Federal Contractor in E-Verify, the Contractor must initiate verification of all new hires of the Contractor, who are working in the United States, whether or not assigned to the contract, within 3 business days after the date of hire (but see paragraph (b)(3) of this section); or</w:t>
      </w:r>
    </w:p>
    <w:p w14:paraId="0FAE918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(ii) </w:t>
      </w:r>
      <w:r w:rsidRPr="00655B6B">
        <w:rPr>
          <w:rFonts w:asciiTheme="majorHAnsi" w:hAnsiTheme="majorHAnsi" w:cstheme="majorHAnsi"/>
          <w:i/>
        </w:rPr>
        <w:t>Employees assigned to the contract</w:t>
      </w:r>
      <w:r w:rsidRPr="00655B6B">
        <w:rPr>
          <w:rFonts w:asciiTheme="majorHAnsi" w:hAnsiTheme="majorHAnsi" w:cstheme="majorHAnsi"/>
        </w:rPr>
        <w:t>. For each employee assigned to the contract, the Contractor must initiate verification within 90 calendar days after date of contract award or within 30 days after assignment to the contract, whichever date is later (but see paragraph (b)(4) of this section).</w:t>
      </w:r>
    </w:p>
    <w:p w14:paraId="0FAE918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If the Contractor is an institution of higher education (as defined at 20 U.S.C. 1001(a)); a State or local government or the government of a Federally recognized Indian tribe; or a surety performing under a takeover agreement entered into with a Federal agency pursuant to a performance bond, the Contractor may choose to verify only employees assigned to the contract, whether existing employees or new hires. The Contractor must follow the applicable verification requirements at (b)(1) or (b)(2), res</w:t>
      </w:r>
      <w:r w:rsidRPr="00655B6B">
        <w:rPr>
          <w:rFonts w:asciiTheme="majorHAnsi" w:hAnsiTheme="majorHAnsi" w:cstheme="majorHAnsi"/>
        </w:rPr>
        <w:t>pectively, except that any requirement for verification of new employees applies only to new employees assigned to the contract.</w:t>
      </w:r>
    </w:p>
    <w:p w14:paraId="0FAE918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w:t>
      </w:r>
      <w:r w:rsidRPr="00655B6B">
        <w:rPr>
          <w:rFonts w:asciiTheme="majorHAnsi" w:hAnsiTheme="majorHAnsi" w:cstheme="majorHAnsi"/>
          <w:i/>
        </w:rPr>
        <w:t>Option to verify employment eligibility of all employees</w:t>
      </w:r>
      <w:r w:rsidRPr="00655B6B">
        <w:rPr>
          <w:rFonts w:asciiTheme="majorHAnsi" w:hAnsiTheme="majorHAnsi" w:cstheme="majorHAnsi"/>
        </w:rPr>
        <w:t>. The Contractor may elect to verify all existing employees hired after November 6, 1986 (after November 27, 2009, in the Commonwealth of the Northern Mariana Islands), rather than just those employees assigned to the contract. The Contractor must initiate verification for each existing employee working in the United States who was hired after November 6, 1986 (after November 27, 2009, in the Commonwealth of the Northern Mariana Islands), within 180 ca</w:t>
      </w:r>
      <w:r w:rsidRPr="00655B6B">
        <w:rPr>
          <w:rFonts w:asciiTheme="majorHAnsi" w:hAnsiTheme="majorHAnsi" w:cstheme="majorHAnsi"/>
        </w:rPr>
        <w:t>lendar days of-</w:t>
      </w:r>
    </w:p>
    <w:p w14:paraId="0FAE918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Enrollment in the E-Verify program; or</w:t>
      </w:r>
    </w:p>
    <w:p w14:paraId="0FAE918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Notification to E-Verify Operations of the Contractor's decision to exercise this option, using the contact information provided in the E-Verify program Memorandum of Understanding (MOU).</w:t>
      </w:r>
    </w:p>
    <w:p w14:paraId="0FAE918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The Contractor must comply, for the period of performance of this contract, with the requirements of the E-Verify program MOU.</w:t>
      </w:r>
    </w:p>
    <w:p w14:paraId="0FAE918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The Department of Homeland Security (DHS) or the Social Security Administration (SSA) may terminate the Contractor's MOU and deny access to the E-Verify system in accordance with the terms of the MOU. In such case, the Contractor will be referred to a suspending and debarring official.</w:t>
      </w:r>
    </w:p>
    <w:p w14:paraId="0FAE918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During the period between termination of the MOU and a decision by the suspending and debarring official whether to suspend or debar, the Contractor is excused from its obligations under paragraph (b) of this clause. If the Contractor is not suspended, debarred, or subject to a voluntary exclusion, then the Contractor must reenroll in E-Verify.</w:t>
      </w:r>
    </w:p>
    <w:p w14:paraId="0FAE918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t>
      </w:r>
      <w:r w:rsidRPr="00655B6B">
        <w:rPr>
          <w:rFonts w:asciiTheme="majorHAnsi" w:hAnsiTheme="majorHAnsi" w:cstheme="majorHAnsi"/>
          <w:i/>
        </w:rPr>
        <w:t>Web site.</w:t>
      </w:r>
      <w:r w:rsidRPr="00655B6B">
        <w:rPr>
          <w:rFonts w:asciiTheme="majorHAnsi" w:hAnsiTheme="majorHAnsi" w:cstheme="majorHAnsi"/>
        </w:rPr>
        <w:t xml:space="preserve"> Information on registration for and use of the E-Verify program can be obtained via the Internet at the Department of Homeland Security Web site: </w:t>
      </w:r>
      <w:hyperlink r:id="rId46" w:history="1">
        <w:r w:rsidRPr="00655B6B">
          <w:rPr>
            <w:rStyle w:val="Hyperlink"/>
            <w:rFonts w:asciiTheme="majorHAnsi" w:hAnsiTheme="majorHAnsi" w:cstheme="majorHAnsi"/>
            <w:i/>
            <w:iCs/>
          </w:rPr>
          <w:t>https://www.e-Verify.gov</w:t>
        </w:r>
      </w:hyperlink>
      <w:r w:rsidRPr="00655B6B">
        <w:rPr>
          <w:rFonts w:asciiTheme="majorHAnsi" w:hAnsiTheme="majorHAnsi" w:cstheme="majorHAnsi"/>
        </w:rPr>
        <w:t>.</w:t>
      </w:r>
    </w:p>
    <w:p w14:paraId="0FAE918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rPr>
        <w:t>Individuals previously verified.</w:t>
      </w:r>
      <w:r w:rsidRPr="00655B6B">
        <w:rPr>
          <w:rFonts w:asciiTheme="majorHAnsi" w:hAnsiTheme="majorHAnsi" w:cstheme="majorHAnsi"/>
        </w:rPr>
        <w:t xml:space="preserve"> The Contractor is not required by this clause to perform additional employment verification using E-Verify for any employee-</w:t>
      </w:r>
    </w:p>
    <w:p w14:paraId="0FAE918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Whose employment eligibility was previously verified by the Contractor through the E-Verify program;</w:t>
      </w:r>
    </w:p>
    <w:p w14:paraId="0FAE918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(2) Who has been granted and holds an active U.S. Government security clearance for access to confidential, secret, or top secret information in accordance with the National Industrial Security Program Operating Manual; or</w:t>
      </w:r>
    </w:p>
    <w:p w14:paraId="0FAE918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Who has undergone a completed background investigation and been issued credentials pursuant to Homeland Security Presidential Directive (HSPD)-12, Policy for a Common Identification Standard for Federal Employees and Contractors.</w:t>
      </w:r>
    </w:p>
    <w:p w14:paraId="0FAE918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rPr>
        <w:t>Subcontracts.</w:t>
      </w:r>
      <w:r w:rsidRPr="00655B6B">
        <w:rPr>
          <w:rFonts w:asciiTheme="majorHAnsi" w:hAnsiTheme="majorHAnsi" w:cstheme="majorHAnsi"/>
        </w:rPr>
        <w:t xml:space="preserve"> The Contractor must include the requirements of this clause, including this paragraph (e) (appropriately modified for identification of the parties), in each subcontract that-</w:t>
      </w:r>
    </w:p>
    <w:p w14:paraId="0FAE918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Is for—</w:t>
      </w:r>
    </w:p>
    <w:p w14:paraId="0FAE918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Services (except for commercial services that are part of the purchase of a COTS item (or an item that would be a COTS item, but for minor modifications), performed by the COTS provider, and are normally provided for that COTS item); or</w:t>
      </w:r>
    </w:p>
    <w:p w14:paraId="0FAE919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Construction;</w:t>
      </w:r>
    </w:p>
    <w:p w14:paraId="0FAE919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Has a value of more than $3,500; and</w:t>
      </w:r>
    </w:p>
    <w:p w14:paraId="0FAE919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Includes work performed in the United States.</w:t>
      </w:r>
    </w:p>
    <w:p w14:paraId="0FAE9193"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194" w14:textId="77777777" w:rsidR="00361667" w:rsidRPr="00655B6B" w:rsidRDefault="00361667" w:rsidP="00F57A42">
      <w:pPr>
        <w:pStyle w:val="Heading2"/>
        <w:rPr>
          <w:rFonts w:cstheme="majorHAnsi"/>
          <w:sz w:val="22"/>
          <w:szCs w:val="22"/>
        </w:rPr>
      </w:pPr>
      <w:bookmarkStart w:id="50" w:name="_Toc223953383"/>
      <w:r w:rsidRPr="00655B6B">
        <w:rPr>
          <w:rFonts w:cstheme="majorHAnsi"/>
          <w:sz w:val="22"/>
          <w:szCs w:val="22"/>
        </w:rPr>
        <w:t>C.23  52.222-55  MINIMUM WAGES FOR CONTRACTOR WORKERS UNDER EXECUTIVE ORDER 14026 (NOV 2025) (DEVIATION)</w:t>
      </w:r>
      <w:bookmarkEnd w:id="50"/>
    </w:p>
    <w:p w14:paraId="0FAE919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As used in this clause—</w:t>
      </w:r>
    </w:p>
    <w:p w14:paraId="0FAE9196"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United States</w:t>
      </w:r>
      <w:r w:rsidRPr="00655B6B">
        <w:rPr>
          <w:rFonts w:asciiTheme="majorHAnsi" w:hAnsiTheme="majorHAnsi" w:cstheme="majorHAnsi"/>
        </w:rPr>
        <w:t xml:space="preserve"> means the 50 states, the District of Columbia, Puerto Rico, the Northern Mariana Islands, American Samoa, Guam, the U.S. Virgin Islands, Johnston Island, Wake Island, and the outer Continental Shelf as defined in the Outer Continental Shelf Lands Act (43 U.S.C. 1331, </w:t>
      </w:r>
      <w:r w:rsidRPr="00655B6B">
        <w:rPr>
          <w:rFonts w:asciiTheme="majorHAnsi" w:hAnsiTheme="majorHAnsi" w:cstheme="majorHAnsi"/>
          <w:i/>
          <w:iCs/>
        </w:rPr>
        <w:t>et seq.</w:t>
      </w:r>
      <w:r w:rsidRPr="00655B6B">
        <w:rPr>
          <w:rFonts w:asciiTheme="majorHAnsi" w:hAnsiTheme="majorHAnsi" w:cstheme="majorHAnsi"/>
        </w:rPr>
        <w:t>).</w:t>
      </w:r>
    </w:p>
    <w:p w14:paraId="0FAE9197"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Worker</w:t>
      </w:r>
      <w:r w:rsidRPr="00655B6B">
        <w:rPr>
          <w:rFonts w:asciiTheme="majorHAnsi" w:hAnsiTheme="majorHAnsi" w:cstheme="majorHAnsi"/>
        </w:rPr>
        <w:t>—</w:t>
      </w:r>
    </w:p>
    <w:p w14:paraId="0FAE919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(1)(i) Means any person engaged in performing work on, or in connection with, a contract covered by Executive Order 14026, and—</w:t>
      </w:r>
    </w:p>
    <w:p w14:paraId="0FAE919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Whose wages under such contract are governed by the Fair Labor Standards Act (29 U.S.C. chapter 8), the Service Contract Labor Standards statute (41 U.S.C. chapter 67), or the Wage Rate Requirements (Construction) statute (40 U.S.C. chapter 31, subchapter IV);</w:t>
      </w:r>
    </w:p>
    <w:p w14:paraId="0FAE919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Other than individuals employed in a bona fide executive, administrative, or professional capacity, as those terms are defined in 29 CFR part 541; and</w:t>
      </w:r>
    </w:p>
    <w:p w14:paraId="0FAE919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Regardless of the contractual relationship alleged to exist between the individual and the employer.</w:t>
      </w:r>
    </w:p>
    <w:p w14:paraId="0FAE919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Includes workers performing on, or in connection with, the contract whose wages are calculated pursuant to special certificates issued under 29 U.S.C. 214(c).</w:t>
      </w:r>
    </w:p>
    <w:p w14:paraId="0FAE919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(iii) Also includes any person working on, or in connection with, the contract and individually registered in a bona fide apprenticeship or training program registered with the Department of Labor's Employment and Training Administration, Office of Apprenticeship, or with a State Apprenticeship Agency recognized by the Office of Apprenticeship.</w:t>
      </w:r>
    </w:p>
    <w:p w14:paraId="0FAE919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(2)(i) A worker performs </w:t>
      </w:r>
      <w:r w:rsidRPr="00655B6B">
        <w:rPr>
          <w:rFonts w:asciiTheme="majorHAnsi" w:hAnsiTheme="majorHAnsi" w:cstheme="majorHAnsi"/>
          <w:i/>
          <w:iCs/>
        </w:rPr>
        <w:t>on</w:t>
      </w:r>
      <w:r w:rsidRPr="00655B6B">
        <w:rPr>
          <w:rFonts w:asciiTheme="majorHAnsi" w:hAnsiTheme="majorHAnsi" w:cstheme="majorHAnsi"/>
        </w:rPr>
        <w:t xml:space="preserve"> a contract if the worker directly performs the specific services called for by the contract; and</w:t>
      </w:r>
    </w:p>
    <w:p w14:paraId="0FAE919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A worker performs </w:t>
      </w:r>
      <w:r w:rsidRPr="00655B6B">
        <w:rPr>
          <w:rFonts w:asciiTheme="majorHAnsi" w:hAnsiTheme="majorHAnsi" w:cstheme="majorHAnsi"/>
          <w:i/>
          <w:iCs/>
        </w:rPr>
        <w:t>in connection with</w:t>
      </w:r>
      <w:r w:rsidRPr="00655B6B">
        <w:rPr>
          <w:rFonts w:asciiTheme="majorHAnsi" w:hAnsiTheme="majorHAnsi" w:cstheme="majorHAnsi"/>
        </w:rPr>
        <w:t xml:space="preserve"> a contract if the worker’s work activities are necessary to the performance of a contract but are not the specific services called for by the contract.</w:t>
      </w:r>
    </w:p>
    <w:p w14:paraId="0FAE91A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Executive Order minimum wage rate</w:t>
      </w:r>
      <w:r w:rsidRPr="00655B6B">
        <w:rPr>
          <w:rFonts w:asciiTheme="majorHAnsi" w:hAnsiTheme="majorHAnsi" w:cstheme="majorHAnsi"/>
        </w:rPr>
        <w:t>.</w:t>
      </w:r>
    </w:p>
    <w:p w14:paraId="0FAE91A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must pay to workers, while performing in the United States, and performing on, or in connection with, this contract, a minimum hourly wage rate of $15.00 per hour beginning January 30, 2022.</w:t>
      </w:r>
    </w:p>
    <w:p w14:paraId="0FAE91A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must adjust the minimum wage paid, if necessary, beginning January 1, 2023, and annually thereafter, to meet the applicable annual E.O. minimum wage. The Administrator of the Department of Labor's Wage and Hour Division (the Administrator) will publish annual determinations in the Federal Register no later than 90 days before the effective date of the new E.O. minimum wage rate. The Administrator will also publish the applicable E.O. minimum wage on </w:t>
      </w:r>
      <w:hyperlink r:id="rId47" w:history="1">
        <w:r w:rsidRPr="00655B6B">
          <w:rPr>
            <w:rStyle w:val="Hyperlink"/>
            <w:rFonts w:asciiTheme="majorHAnsi" w:hAnsiTheme="majorHAnsi" w:cstheme="majorHAnsi"/>
            <w:i/>
            <w:iCs/>
          </w:rPr>
          <w:t>https://www.sam.gov</w:t>
        </w:r>
      </w:hyperlink>
      <w:r w:rsidRPr="00655B6B">
        <w:rPr>
          <w:rFonts w:asciiTheme="majorHAnsi" w:hAnsiTheme="majorHAnsi" w:cstheme="majorHAnsi"/>
        </w:rPr>
        <w:t xml:space="preserve"> (or any successor Web site), and a general notice on all wage determinations issued under the Service Contract Labor Standards statute or the Wage Rate Requirements (Construction) statute, that will provide information on the E.O. minimum wage and how to obtain annual updates. The applicable published E.O. minimum wage is incorporated by reference into this contract.</w:t>
      </w:r>
    </w:p>
    <w:p w14:paraId="0FAE91A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(3)(i) The Contractor may request a price adjustment only after the effective date of the new annual E.O. minimum wage determination. Prices will be adjusted only for increased labor costs (including subcontractor labor costs) as a result of an increase in the annual E.O. minimum wage, and for associated labor costs (including those for subcontractors). Associated labor costs must include increases or decreases that result from changes in social security and unemployment taxes and workers' compensation </w:t>
      </w:r>
      <w:r w:rsidRPr="00655B6B">
        <w:rPr>
          <w:rFonts w:asciiTheme="majorHAnsi" w:hAnsiTheme="majorHAnsi" w:cstheme="majorHAnsi"/>
        </w:rPr>
        <w:t>insurance, but will not otherwise include any amount for general and administrative costs, overhead, or profit.</w:t>
      </w:r>
    </w:p>
    <w:p w14:paraId="0FAE91A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Subcontractors may be entitled to adjustments due to the new minimum wage, pursuant to paragraph (b)(2). Contractors must consider any subcontractor requests for such price adjustment.</w:t>
      </w:r>
    </w:p>
    <w:p w14:paraId="0FAE91A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The Contracting Officer must not adjust the contract price under this clause for any costs other than those identified in paragraph (b)(3)(i) of this clause, and must not provide duplicate price adjustments with any price adjustment under clauses implementing the Service Contract Labor Standards statute or the Wage Rate Requirements (Construction) statute.</w:t>
      </w:r>
    </w:p>
    <w:p w14:paraId="0FAE91A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The Contractor warrants that the prices in this contract do not include allowance for any contingency to cover increased costs for which adjustment is provided under this clause.</w:t>
      </w:r>
    </w:p>
    <w:p w14:paraId="0FAE91A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(5) A pay period under this clause may not be longer than semi-monthly, but may be shorter to comply with any applicable law or other requirement under this contract establishing a shorter pay period. Workers must be paid no later than one pay period following the end of the regular pay period in which such wages were earned or accrued.</w:t>
      </w:r>
    </w:p>
    <w:p w14:paraId="0FAE91A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The Contractor must pay, unconditionally to each worker, all wages due free and clear without subsequent rebate or kickback. The Contractor may make deductions that reduce a worker's wages below the E.O. minimum wage rate only if done in accordance with 29 CFR 23.230, Deductions.</w:t>
      </w:r>
    </w:p>
    <w:p w14:paraId="0FAE91A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 The Contractor must not discharge any part of its minimum wage obligation under this clause by furnishing fringe benefits or, with respect to workers whose wages are governed by the Service Contract Labor Standards statute, the cash equivalent thereof.</w:t>
      </w:r>
    </w:p>
    <w:p w14:paraId="0FAE91A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(8) Nothing in this clause shall excuse the Contractor from compliance with any applicable Federal or State prevailing wage law or any applicable law or municipal ordinance or any applicable contract establishing a minimum wage higher than the E.O. 14026 minimum wage. However, wage increases under such other laws or municipal ordinances are not subject to price adjustment under this subpart.</w:t>
      </w:r>
    </w:p>
    <w:p w14:paraId="0FAE91A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(9) The Contractor must pay the E.O. minimum wage rate whenever it is higher than any applicable collective bargaining agreement(s) wage rate.</w:t>
      </w:r>
    </w:p>
    <w:p w14:paraId="0FAE91A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(10) The Contractor must follow the policies and procedures in 29 CFR 23.240(b) and 23.280 for treatment of workers engaged in an occupation in which they customarily and regularly receive more than $30 a month in tips.</w:t>
      </w:r>
    </w:p>
    <w:p w14:paraId="0FAE91A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(c)(1) This clause applies to workers as defined in paragraph (a). As provided in that definition—</w:t>
      </w:r>
    </w:p>
    <w:p w14:paraId="0FAE91A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Workers are covered regardless of the contractual relationship alleged to exist between the contractor or subcontractor and the worker;</w:t>
      </w:r>
    </w:p>
    <w:p w14:paraId="0FAE91A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Workers with disabilities whose wages are calculated pursuant to special certificates issued under 29 U.S.C. 214(c) are covered; and</w:t>
      </w:r>
    </w:p>
    <w:p w14:paraId="0FAE91B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Workers who are registered in a bona fide apprenticeship program or training program registered with the Department of Labor's Employment and Training Administration, Office of Apprenticeship, or with a State Apprenticeship Agency recognized by the Office of Apprenticeship, are covered.</w:t>
      </w:r>
    </w:p>
    <w:p w14:paraId="0FAE91B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This clause does not apply to—</w:t>
      </w:r>
    </w:p>
    <w:p w14:paraId="0FAE91B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Fair Labor Standards Act (FLSA)-covered individuals performing in connection with contracts covered by the E.O., i.e. those individuals who perform duties necessary to the performance of the contract, but who are not directly engaged in performing the specific work called for by the contract, and who spend less than 20 percent of their hours worked in a particular workweek performing in connection with such contracts;</w:t>
      </w:r>
    </w:p>
    <w:p w14:paraId="0FAE91B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(ii) Individuals exempted from the minimum wage requirements of the FLSA under 29 U.S.C. 213(a) and 214(a) and (b), unless otherwise covered by the Service Contract Labor Standards statute, or the Wage Rate Requirements (Construction) statute. These individuals include but are not limited to—</w:t>
      </w:r>
    </w:p>
    <w:p w14:paraId="0FAE91B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Learners, apprentices, or messengers whose wages are calculated pursuant to special certificates issued under 29 U.S.C. 214(a);</w:t>
      </w:r>
    </w:p>
    <w:p w14:paraId="0FAE91B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Students whose wages are calculated pursuant to special certificates issued under 29 U.S.C. 214(b); and</w:t>
      </w:r>
    </w:p>
    <w:p w14:paraId="0FAE91B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Those employed in a bona fide executive, administrative, or professional capacity (29 U.S.C. 213(a)(1) and 29 CFR part 541).</w:t>
      </w:r>
    </w:p>
    <w:p w14:paraId="0FAE91B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rPr>
        <w:t>Notice.</w:t>
      </w:r>
      <w:r w:rsidRPr="00655B6B">
        <w:rPr>
          <w:rFonts w:asciiTheme="majorHAnsi" w:hAnsiTheme="majorHAnsi" w:cstheme="majorHAnsi"/>
        </w:rPr>
        <w:t xml:space="preserve"> The Contractor must notify all workers performing work on, or in connection with, this contract of the applicable E.O. minimum wage rate under this clause. With respect to workers covered by the Service Contract Labor Standards statute or the Wage Rate Requirements (Construction) statute, the Contractor may meet this requirement by posting, in a prominent and accessible place at the worksite, the applicable wage determination under those statutes. With respect to workers whose wages are governed by </w:t>
      </w:r>
      <w:r w:rsidRPr="00655B6B">
        <w:rPr>
          <w:rFonts w:asciiTheme="majorHAnsi" w:hAnsiTheme="majorHAnsi" w:cstheme="majorHAnsi"/>
        </w:rPr>
        <w:t xml:space="preserve">the FLSA, the Contractor must post notice, utilizing the poster provided by the Administrator, which can be obtained at </w:t>
      </w:r>
      <w:hyperlink r:id="rId48" w:history="1">
        <w:r w:rsidRPr="00655B6B">
          <w:rPr>
            <w:rStyle w:val="Hyperlink"/>
            <w:rFonts w:asciiTheme="majorHAnsi" w:hAnsiTheme="majorHAnsi" w:cstheme="majorHAnsi"/>
          </w:rPr>
          <w:t>http://www.dol.gov/agencies/whd/government-contracts</w:t>
        </w:r>
      </w:hyperlink>
      <w:r w:rsidRPr="00655B6B">
        <w:rPr>
          <w:rFonts w:asciiTheme="majorHAnsi" w:hAnsiTheme="majorHAnsi" w:cstheme="majorHAnsi"/>
        </w:rPr>
        <w:t>, in a prominent and accessible place at the worksite. Contractors that customarily post notices to workers electronically may post the notice electronically provided the electronic posting is displayed prominently on any Web site that is maintained by the contractor, whether external or internal, and customarily used for notices to workers about terms and conditions of employment.</w:t>
      </w:r>
    </w:p>
    <w:p w14:paraId="0FAE91B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rPr>
        <w:t>Payroll Records</w:t>
      </w:r>
      <w:r w:rsidRPr="00655B6B">
        <w:rPr>
          <w:rFonts w:asciiTheme="majorHAnsi" w:hAnsiTheme="majorHAnsi" w:cstheme="majorHAnsi"/>
        </w:rPr>
        <w:t xml:space="preserve">. </w:t>
      </w:r>
    </w:p>
    <w:p w14:paraId="0FAE91B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must make and maintain records, for three years after completion of the work, containing the following information for each worker:</w:t>
      </w:r>
    </w:p>
    <w:p w14:paraId="0FAE91B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Name, address, and social security number;</w:t>
      </w:r>
    </w:p>
    <w:p w14:paraId="0FAE91B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worker's occupation(s) or classification(s);</w:t>
      </w:r>
    </w:p>
    <w:p w14:paraId="0FAE91B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The rate or rates of wages paid;</w:t>
      </w:r>
    </w:p>
    <w:p w14:paraId="0FAE91B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The number of daily and weekly hours worked by each worker;</w:t>
      </w:r>
    </w:p>
    <w:p w14:paraId="0FAE91B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Any deductions made; and</w:t>
      </w:r>
    </w:p>
    <w:p w14:paraId="0FAE91B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Total wages paid.</w:t>
      </w:r>
    </w:p>
    <w:p w14:paraId="0FAE91C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must make records pursuant to paragraph (e)(1) of this clause available for inspection and transcription by authorized representatives of the Administrator. The Contractor must also make such records available upon request of the Contracting Officer.</w:t>
      </w:r>
    </w:p>
    <w:p w14:paraId="0FAE91C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Contractor must make a copy of the contract available, as applicable, for inspection or transcription by authorized representatives of the Administrator.</w:t>
      </w:r>
    </w:p>
    <w:p w14:paraId="0FAE91C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(4) Failure to comply with this paragraph (e) shall be a violation of 29 CFR 23.260 and this contract. Upon direction of the Administrator or upon the Contracting Officer's own action, payment must be withheld until such time as the noncompliance is corrected.</w:t>
      </w:r>
    </w:p>
    <w:p w14:paraId="0FAE91C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Nothing in this clause limits or otherwise modifies the Contractor's payroll and recordkeeping obligations, if any, under the Service Contract Labor Standards statute, the Wage Rate Requirements (Construction) statute, the Fair Labor Standards Act, or any other applicable law.</w:t>
      </w:r>
    </w:p>
    <w:p w14:paraId="0FAE91C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w:t>
      </w:r>
      <w:r w:rsidRPr="00655B6B">
        <w:rPr>
          <w:rFonts w:asciiTheme="majorHAnsi" w:hAnsiTheme="majorHAnsi" w:cstheme="majorHAnsi"/>
          <w:i/>
        </w:rPr>
        <w:t>Access.</w:t>
      </w:r>
      <w:r w:rsidRPr="00655B6B">
        <w:rPr>
          <w:rFonts w:asciiTheme="majorHAnsi" w:hAnsiTheme="majorHAnsi" w:cstheme="majorHAnsi"/>
        </w:rPr>
        <w:t xml:space="preserve"> The Contractor must permit authorized representatives of the Administrator to conduct investigations, including interviewing workers at the worksite during normal working hours.</w:t>
      </w:r>
    </w:p>
    <w:p w14:paraId="0FAE91C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w:t>
      </w:r>
      <w:r w:rsidRPr="00655B6B">
        <w:rPr>
          <w:rFonts w:asciiTheme="majorHAnsi" w:hAnsiTheme="majorHAnsi" w:cstheme="majorHAnsi"/>
          <w:i/>
        </w:rPr>
        <w:t>Withholding.</w:t>
      </w:r>
      <w:r w:rsidRPr="00655B6B">
        <w:rPr>
          <w:rFonts w:asciiTheme="majorHAnsi" w:hAnsiTheme="majorHAnsi" w:cstheme="majorHAnsi"/>
        </w:rPr>
        <w:t xml:space="preserve"> The Contracting Officer, upon his or her own action or upon written request of the Administrator, must withhold funds or cause funds to be withheld, from the Contractor under this or any other Federal contract with the same Contractor, sufficient to pay workers the full amount of wages required by this clause.</w:t>
      </w:r>
    </w:p>
    <w:p w14:paraId="0FAE91C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 </w:t>
      </w:r>
      <w:r w:rsidRPr="00655B6B">
        <w:rPr>
          <w:rFonts w:asciiTheme="majorHAnsi" w:hAnsiTheme="majorHAnsi" w:cstheme="majorHAnsi"/>
          <w:i/>
        </w:rPr>
        <w:t>Disputes.</w:t>
      </w:r>
      <w:r w:rsidRPr="00655B6B">
        <w:rPr>
          <w:rFonts w:asciiTheme="majorHAnsi" w:hAnsiTheme="majorHAnsi" w:cstheme="majorHAnsi"/>
        </w:rPr>
        <w:t xml:space="preserve"> Department of Labor has set forth in 29 CFR 23.510, Disputes concerning contractor compliance, the procedures for resolving disputes concerning a contractor's compliance with Department of Labor regulations at 29 CFR part 23. Such disputes must be resolved in accordance with those procedures and not the Disputes clause of this contract. These disputes include disputes between the Contractor (or any of its subcontractors) and the contracting agency, the Department of Labor, or the workers or their </w:t>
      </w:r>
      <w:r w:rsidRPr="00655B6B">
        <w:rPr>
          <w:rFonts w:asciiTheme="majorHAnsi" w:hAnsiTheme="majorHAnsi" w:cstheme="majorHAnsi"/>
        </w:rPr>
        <w:t>representatives.</w:t>
      </w:r>
    </w:p>
    <w:p w14:paraId="0FAE91C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w:t>
      </w:r>
      <w:r w:rsidRPr="00655B6B">
        <w:rPr>
          <w:rFonts w:asciiTheme="majorHAnsi" w:hAnsiTheme="majorHAnsi" w:cstheme="majorHAnsi"/>
          <w:i/>
        </w:rPr>
        <w:t>Antiretaliation.</w:t>
      </w:r>
      <w:r w:rsidRPr="00655B6B">
        <w:rPr>
          <w:rFonts w:asciiTheme="majorHAnsi" w:hAnsiTheme="majorHAnsi" w:cstheme="majorHAnsi"/>
        </w:rPr>
        <w:t xml:space="preserve"> The Contractor must not discharge or in any other manner discriminate against any worker because such worker has filed any complaint or instituted or caused to be instituted any proceeding under or related to compliance with the E.O. or this clause, or has testified or is about to testify in any such proceeding.</w:t>
      </w:r>
    </w:p>
    <w:p w14:paraId="0FAE91C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(j) </w:t>
      </w:r>
      <w:r w:rsidRPr="00655B6B">
        <w:rPr>
          <w:rFonts w:asciiTheme="majorHAnsi" w:hAnsiTheme="majorHAnsi" w:cstheme="majorHAnsi"/>
          <w:i/>
        </w:rPr>
        <w:t>Subcontractor compliance.</w:t>
      </w:r>
      <w:r w:rsidRPr="00655B6B">
        <w:rPr>
          <w:rFonts w:asciiTheme="majorHAnsi" w:hAnsiTheme="majorHAnsi" w:cstheme="majorHAnsi"/>
        </w:rPr>
        <w:t xml:space="preserve"> The Contractor is responsible for subcontractor compliance with the requirements of this clause and may be held liable for unpaid wages due subcontractor workers.</w:t>
      </w:r>
    </w:p>
    <w:p w14:paraId="0FAE91C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(k) </w:t>
      </w:r>
      <w:r w:rsidRPr="00655B6B">
        <w:rPr>
          <w:rFonts w:asciiTheme="majorHAnsi" w:hAnsiTheme="majorHAnsi" w:cstheme="majorHAnsi"/>
          <w:i/>
        </w:rPr>
        <w:t>Subcontracts.</w:t>
      </w:r>
      <w:r w:rsidRPr="00655B6B">
        <w:rPr>
          <w:rFonts w:asciiTheme="majorHAnsi" w:hAnsiTheme="majorHAnsi" w:cstheme="majorHAnsi"/>
        </w:rPr>
        <w:t xml:space="preserve"> The Contractor must include the substance of this clause, including this paragraph (k) in all subcontracts, regardless of dollar value, that are subject to the Service Contract Labor Standards statute or the Wage Rate Requirements (Construction) statute, and are to be performed in whole or in part in the United States.</w:t>
      </w:r>
    </w:p>
    <w:p w14:paraId="0FAE91CA"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1CB" w14:textId="77777777" w:rsidR="00361667" w:rsidRPr="00655B6B" w:rsidRDefault="00361667" w:rsidP="00F57A42">
      <w:pPr>
        <w:pStyle w:val="Heading2"/>
        <w:rPr>
          <w:rFonts w:cstheme="majorHAnsi"/>
          <w:sz w:val="22"/>
          <w:szCs w:val="22"/>
        </w:rPr>
      </w:pPr>
      <w:bookmarkStart w:id="51" w:name="_Toc223953384"/>
      <w:r w:rsidRPr="00655B6B">
        <w:rPr>
          <w:rFonts w:cstheme="majorHAnsi"/>
          <w:sz w:val="22"/>
          <w:szCs w:val="22"/>
        </w:rPr>
        <w:t>C.24  52.222-62 PAID SICK LEAVE UNDER EXECUTIVE ORDER 13706 (NOV 2025) (DEVIATION)</w:t>
      </w:r>
      <w:bookmarkEnd w:id="51"/>
    </w:p>
    <w:p w14:paraId="0FAE91C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xml:space="preserve"> As used in this clause (in accordance with 29 CFR 13.2)--</w:t>
      </w:r>
    </w:p>
    <w:p w14:paraId="0FAE91CD" w14:textId="77777777" w:rsidR="00361667" w:rsidRPr="00655B6B" w:rsidRDefault="00361667" w:rsidP="00F57A42">
      <w:pPr>
        <w:rPr>
          <w:rFonts w:asciiTheme="majorHAnsi" w:hAnsiTheme="majorHAnsi" w:cstheme="majorHAnsi"/>
        </w:rPr>
      </w:pPr>
      <w:r w:rsidRPr="00655B6B">
        <w:rPr>
          <w:rFonts w:asciiTheme="majorHAnsi" w:hAnsiTheme="majorHAnsi" w:cstheme="majorHAnsi"/>
          <w:i/>
        </w:rPr>
        <w:t xml:space="preserve">Child, </w:t>
      </w:r>
      <w:r w:rsidRPr="00655B6B">
        <w:rPr>
          <w:rFonts w:asciiTheme="majorHAnsi" w:hAnsiTheme="majorHAnsi" w:cstheme="majorHAnsi"/>
          <w:iCs/>
        </w:rPr>
        <w:t>“domestic partner”, and “domestic violence”</w:t>
      </w:r>
      <w:r w:rsidRPr="00655B6B">
        <w:rPr>
          <w:rFonts w:asciiTheme="majorHAnsi" w:hAnsiTheme="majorHAnsi" w:cstheme="majorHAnsi"/>
        </w:rPr>
        <w:t xml:space="preserve"> have the meaning given in 29 CFR 13.2.</w:t>
      </w:r>
    </w:p>
    <w:p w14:paraId="0FAE91CE" w14:textId="77777777" w:rsidR="00361667" w:rsidRPr="00655B6B" w:rsidRDefault="00361667" w:rsidP="00F57A42">
      <w:pPr>
        <w:rPr>
          <w:rFonts w:asciiTheme="majorHAnsi" w:hAnsiTheme="majorHAnsi" w:cstheme="majorHAnsi"/>
        </w:rPr>
      </w:pPr>
      <w:r w:rsidRPr="00655B6B">
        <w:rPr>
          <w:rFonts w:asciiTheme="majorHAnsi" w:hAnsiTheme="majorHAnsi" w:cstheme="majorHAnsi"/>
          <w:i/>
        </w:rPr>
        <w:t>Employee</w:t>
      </w:r>
      <w:r w:rsidRPr="00655B6B">
        <w:rPr>
          <w:rFonts w:asciiTheme="majorHAnsi" w:hAnsiTheme="majorHAnsi" w:cstheme="majorHAnsi"/>
        </w:rPr>
        <w:t>-</w:t>
      </w:r>
    </w:p>
    <w:p w14:paraId="0FAE91C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(1)(i) Means any person engaged in performing work on or in connection with a contract covered by Executive Order (E.O.) 13706; and</w:t>
      </w:r>
    </w:p>
    <w:p w14:paraId="0FAE91D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Whose wages under such contract are governed by the Service Contract Labor Standards statute (41 U.S.C. chapter 67), the Wage Rate Requirements (Construction) statute (40 U.S.C. chapter 31, subchapter IV), or the Fair Labor Standards Act (29 U.S.C. chapter 8);</w:t>
      </w:r>
    </w:p>
    <w:p w14:paraId="0FAE91D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Including employees who qualify for an exemption from the Fair Labor Standards Act's minimum wage and overtime provisions;</w:t>
      </w:r>
    </w:p>
    <w:p w14:paraId="0FAE91D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Regardless of the contractual relationship alleged to exist between the individual and the employer; and</w:t>
      </w:r>
    </w:p>
    <w:p w14:paraId="0FAE91D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Includes any person performing work on or in connection with the contract and individually registered in a bona fide apprenticeship or training program registered with the Department of Labor's Employment and Training Administration, Office of Apprenticeship, or with a State Apprenticeship Agency recognized by the Office of Apprenticeship.</w:t>
      </w:r>
    </w:p>
    <w:p w14:paraId="0FAE91D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(2)(i) An employee performs “on” a contract if the employee directly performs the specific services called for by the contract; and</w:t>
      </w:r>
    </w:p>
    <w:p w14:paraId="0FAE91D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An employee performs “in connection with” a contract if the employee’s work activities are necessary to the performance of a contract but are not the specific services called for by the contract.</w:t>
      </w:r>
    </w:p>
    <w:p w14:paraId="0FAE91D6" w14:textId="77777777" w:rsidR="00361667" w:rsidRPr="00655B6B" w:rsidRDefault="00361667" w:rsidP="00F57A42">
      <w:pPr>
        <w:rPr>
          <w:rFonts w:asciiTheme="majorHAnsi" w:hAnsiTheme="majorHAnsi" w:cstheme="majorHAnsi"/>
        </w:rPr>
      </w:pPr>
      <w:r w:rsidRPr="00655B6B">
        <w:rPr>
          <w:rFonts w:asciiTheme="majorHAnsi" w:hAnsiTheme="majorHAnsi" w:cstheme="majorHAnsi"/>
          <w:i/>
        </w:rPr>
        <w:t>Individual related by blood or affinity whose close association with the employee is the equivalent of a family relationship</w:t>
      </w:r>
      <w:r w:rsidRPr="00655B6B">
        <w:rPr>
          <w:rFonts w:asciiTheme="majorHAnsi" w:hAnsiTheme="majorHAnsi" w:cstheme="majorHAnsi"/>
        </w:rPr>
        <w:t xml:space="preserve"> has the meaning given in 29 CFR 13.2.</w:t>
      </w:r>
    </w:p>
    <w:p w14:paraId="0FAE91D7" w14:textId="77777777" w:rsidR="00361667" w:rsidRPr="00655B6B" w:rsidRDefault="00361667" w:rsidP="00F57A42">
      <w:pPr>
        <w:rPr>
          <w:rFonts w:asciiTheme="majorHAnsi" w:hAnsiTheme="majorHAnsi" w:cstheme="majorHAnsi"/>
        </w:rPr>
      </w:pPr>
      <w:r w:rsidRPr="00655B6B">
        <w:rPr>
          <w:rFonts w:asciiTheme="majorHAnsi" w:hAnsiTheme="majorHAnsi" w:cstheme="majorHAnsi"/>
          <w:i/>
        </w:rPr>
        <w:t>Multiemployer plan</w:t>
      </w:r>
      <w:r w:rsidRPr="00655B6B">
        <w:rPr>
          <w:rFonts w:asciiTheme="majorHAnsi" w:hAnsiTheme="majorHAnsi" w:cstheme="majorHAnsi"/>
        </w:rPr>
        <w:t xml:space="preserve"> means a plan to which more than one employer is required to contribute and which is maintained pursuant to one or more collective bargaining agreements between one or more employee organizations and more than one employer.</w:t>
      </w:r>
    </w:p>
    <w:p w14:paraId="0FAE91D8" w14:textId="77777777" w:rsidR="00361667" w:rsidRPr="00655B6B" w:rsidRDefault="00361667" w:rsidP="00F57A42">
      <w:pPr>
        <w:rPr>
          <w:rFonts w:asciiTheme="majorHAnsi" w:hAnsiTheme="majorHAnsi" w:cstheme="majorHAnsi"/>
        </w:rPr>
      </w:pPr>
      <w:r w:rsidRPr="00655B6B">
        <w:rPr>
          <w:rFonts w:asciiTheme="majorHAnsi" w:hAnsiTheme="majorHAnsi" w:cstheme="majorHAnsi"/>
          <w:i/>
        </w:rPr>
        <w:t>Paid sick leave</w:t>
      </w:r>
      <w:r w:rsidRPr="00655B6B">
        <w:rPr>
          <w:rFonts w:asciiTheme="majorHAnsi" w:hAnsiTheme="majorHAnsi" w:cstheme="majorHAnsi"/>
        </w:rPr>
        <w:t xml:space="preserve"> means compensated absence from employment that is required by E.O. 13706 and 29 CFR Part 13.</w:t>
      </w:r>
    </w:p>
    <w:p w14:paraId="0FAE91D9" w14:textId="77777777" w:rsidR="00361667" w:rsidRPr="00655B6B" w:rsidRDefault="00361667" w:rsidP="00F57A42">
      <w:pPr>
        <w:rPr>
          <w:rFonts w:asciiTheme="majorHAnsi" w:hAnsiTheme="majorHAnsi" w:cstheme="majorHAnsi"/>
        </w:rPr>
      </w:pPr>
      <w:r w:rsidRPr="00655B6B">
        <w:rPr>
          <w:rFonts w:asciiTheme="majorHAnsi" w:hAnsiTheme="majorHAnsi" w:cstheme="majorHAnsi"/>
          <w:i/>
        </w:rPr>
        <w:t xml:space="preserve">Parent, sexual assault, spouse, </w:t>
      </w:r>
      <w:r w:rsidRPr="00655B6B">
        <w:rPr>
          <w:rFonts w:asciiTheme="majorHAnsi" w:hAnsiTheme="majorHAnsi" w:cstheme="majorHAnsi"/>
        </w:rPr>
        <w:t>and</w:t>
      </w:r>
      <w:r w:rsidRPr="00655B6B">
        <w:rPr>
          <w:rFonts w:asciiTheme="majorHAnsi" w:hAnsiTheme="majorHAnsi" w:cstheme="majorHAnsi"/>
          <w:i/>
        </w:rPr>
        <w:t xml:space="preserve"> stalking </w:t>
      </w:r>
      <w:r w:rsidRPr="00655B6B">
        <w:rPr>
          <w:rFonts w:asciiTheme="majorHAnsi" w:hAnsiTheme="majorHAnsi" w:cstheme="majorHAnsi"/>
        </w:rPr>
        <w:t>have the meaning given in 29 CFR 13.2.</w:t>
      </w:r>
    </w:p>
    <w:p w14:paraId="0FAE91DA" w14:textId="77777777" w:rsidR="00361667" w:rsidRPr="00655B6B" w:rsidRDefault="00361667" w:rsidP="00F57A42">
      <w:pPr>
        <w:rPr>
          <w:rFonts w:asciiTheme="majorHAnsi" w:hAnsiTheme="majorHAnsi" w:cstheme="majorHAnsi"/>
        </w:rPr>
      </w:pPr>
      <w:r w:rsidRPr="00655B6B">
        <w:rPr>
          <w:rFonts w:asciiTheme="majorHAnsi" w:hAnsiTheme="majorHAnsi" w:cstheme="majorHAnsi"/>
          <w:i/>
        </w:rPr>
        <w:t>United States</w:t>
      </w:r>
      <w:r w:rsidRPr="00655B6B">
        <w:rPr>
          <w:rFonts w:asciiTheme="majorHAnsi" w:hAnsiTheme="majorHAnsi" w:cstheme="majorHAnsi"/>
        </w:rPr>
        <w:t xml:space="preserve"> means the 50 States and the District of Columbia.</w:t>
      </w:r>
    </w:p>
    <w:p w14:paraId="0FAE91D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Executive Order 13706</w:t>
      </w:r>
      <w:r w:rsidRPr="00655B6B">
        <w:rPr>
          <w:rFonts w:asciiTheme="majorHAnsi" w:hAnsiTheme="majorHAnsi" w:cstheme="majorHAnsi"/>
        </w:rPr>
        <w:t>.</w:t>
      </w:r>
    </w:p>
    <w:p w14:paraId="0FAE91D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This contract is subject to E.O. 13706 and the regulations issued by the Secretary of Labor in 29 CFR part 13 pursuant to the E.O.</w:t>
      </w:r>
    </w:p>
    <w:p w14:paraId="0FAE91D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If this contract is not performed wholly within the United States, this clause only applies with respect to that part of the contract that is performed within the United States.</w:t>
      </w:r>
    </w:p>
    <w:p w14:paraId="0FAE91D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t>
      </w:r>
      <w:r w:rsidRPr="00655B6B">
        <w:rPr>
          <w:rFonts w:asciiTheme="majorHAnsi" w:hAnsiTheme="majorHAnsi" w:cstheme="majorHAnsi"/>
          <w:i/>
        </w:rPr>
        <w:t>Paid sick leave</w:t>
      </w:r>
      <w:r w:rsidRPr="00655B6B">
        <w:rPr>
          <w:rFonts w:asciiTheme="majorHAnsi" w:hAnsiTheme="majorHAnsi" w:cstheme="majorHAnsi"/>
        </w:rPr>
        <w:t>. The Contractor must-</w:t>
      </w:r>
    </w:p>
    <w:p w14:paraId="0FAE91D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Permit each employee engaged in performing work on or in connection with this contract to earn not less than 1 hour of paid sick leave for every 30 hours worked;</w:t>
      </w:r>
    </w:p>
    <w:p w14:paraId="0FAE91E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(2) Allow accrual and use of paid sick leave as required by E.O. 13706 and 29 CFR Part 13;</w:t>
      </w:r>
    </w:p>
    <w:p w14:paraId="0FAE91E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Comply with the accrual, use, and other requirements set forth in 29 CFR 13.5 and 13.6, which are incorporated by reference in this contract;</w:t>
      </w:r>
    </w:p>
    <w:p w14:paraId="0FAE91E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Provide paid sick leave to all employees when due free and clear and without subsequent deduction (except as otherwise provided by 29 CFR 13.24), rebate, or kickback on any account;</w:t>
      </w:r>
    </w:p>
    <w:p w14:paraId="0FAE91E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Provide pay and benefits for paid sick leave used no later than one pay period following the end of the regular pay period in which the paid sick leave was taken; and</w:t>
      </w:r>
    </w:p>
    <w:p w14:paraId="0FAE91E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Be responsible for the compliance by any subcontractor with the requirements of E.O. 13706, 29 CFR Part 13, and this clause.</w:t>
      </w:r>
    </w:p>
    <w:p w14:paraId="0FAE91E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Contractors may fulfill their obligations under E.O. 13706 and 29 CFR Part 13 jointly with other contractors through a multiemployer plan, or may fulfill their obligations through an individual fund, plan, or program (see 29 CFR 13.8).</w:t>
      </w:r>
    </w:p>
    <w:p w14:paraId="0FAE91E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rPr>
        <w:t>Withholding</w:t>
      </w:r>
      <w:r w:rsidRPr="00655B6B">
        <w:rPr>
          <w:rFonts w:asciiTheme="majorHAnsi" w:hAnsiTheme="majorHAnsi" w:cstheme="majorHAnsi"/>
        </w:rPr>
        <w:t>. The Contracting Officer must, upon his or her own action or upon written request of an authorized representative of the Department of Labor, withhold or cause to be withheld from the Contractor under this or any other Federal contract with the same Contractor, so much of the accrued payments or advances as may be considered necessary to pay employees the full amount owed to compensate for any violation of the requirements of E.O. 13706, 29 CFR Part 13, or this clause, including-</w:t>
      </w:r>
    </w:p>
    <w:p w14:paraId="0FAE91E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Any pay and/or benefits denied or lost by reason of the violation;</w:t>
      </w:r>
    </w:p>
    <w:p w14:paraId="0FAE91E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Other actual monetary losses sustained as a direct result of the violation; and</w:t>
      </w:r>
    </w:p>
    <w:p w14:paraId="0FAE91E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Liquidated damages.</w:t>
      </w:r>
    </w:p>
    <w:p w14:paraId="0FAE91E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w:t>
      </w:r>
      <w:r w:rsidRPr="00655B6B">
        <w:rPr>
          <w:rFonts w:asciiTheme="majorHAnsi" w:hAnsiTheme="majorHAnsi" w:cstheme="majorHAnsi"/>
          <w:i/>
        </w:rPr>
        <w:t>Payment suspension/contract termination/contractor debarment</w:t>
      </w:r>
      <w:r w:rsidRPr="00655B6B">
        <w:rPr>
          <w:rFonts w:asciiTheme="majorHAnsi" w:hAnsiTheme="majorHAnsi" w:cstheme="majorHAnsi"/>
        </w:rPr>
        <w:t>.</w:t>
      </w:r>
    </w:p>
    <w:p w14:paraId="0FAE91E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In the event of a failure to comply with E.O. 13706, 29 CFR Part 13, or this clause, the contracting agency may, on its own action or after authorization or by direction of the Department of Labor and written notification to the Contractor take action to cause suspension of any further payment, advance, or guarantee of funds until such violations have ceased.</w:t>
      </w:r>
    </w:p>
    <w:p w14:paraId="0FAE91E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Any failure to comply with the requirements of this clause may be grounds for termination for default or cause.</w:t>
      </w:r>
    </w:p>
    <w:p w14:paraId="0FAE91E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 breach of the contract clause may be grounds for debarment as a contractor and subcontractor as provided in 29 CFR 13.52.</w:t>
      </w:r>
    </w:p>
    <w:p w14:paraId="0FAE91E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The paid sick leave required by E.O. 13706, 29 CFR Part 13, and this clause is in addition to the Contractor's obligations under the Service Contract Labor Standards statute and Wage Rate Requirements (Construction) statute, and the Contractor may not receive credit toward its prevailing wage or fringe benefit obligations under those Acts for any paid sick leave provided in satisfaction of the requirements of E.O. 13706 and 29 CFR Part 13.</w:t>
      </w:r>
    </w:p>
    <w:p w14:paraId="0FAE91E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(h) Nothing in E.O. 13706 or 29 CFR Part 13 shall excuse noncompliance with or supersede any applicable Federal or State law, any applicable law or municipal ordinance, or a collective bargaining agreement requiring greater paid sick leave or leave rights than those established under E.O. 13706 and 29 CFR Part 13.</w:t>
      </w:r>
    </w:p>
    <w:p w14:paraId="0FAE91F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w:t>
      </w:r>
      <w:r w:rsidRPr="00655B6B">
        <w:rPr>
          <w:rFonts w:asciiTheme="majorHAnsi" w:hAnsiTheme="majorHAnsi" w:cstheme="majorHAnsi"/>
          <w:i/>
          <w:iCs/>
        </w:rPr>
        <w:t xml:space="preserve"> Recordkeeping</w:t>
      </w:r>
      <w:r w:rsidRPr="00655B6B">
        <w:rPr>
          <w:rFonts w:asciiTheme="majorHAnsi" w:hAnsiTheme="majorHAnsi" w:cstheme="majorHAnsi"/>
        </w:rPr>
        <w:t>.</w:t>
      </w:r>
    </w:p>
    <w:p w14:paraId="0FAE91F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must make and maintain, for no less than three (3) years from the completion of the work on the contract, records containing the following information for each employee, which the Contractor must make available upon request for inspection, copying, and transcription by authorized representatives of the Administrator of the Wage and Hour Division of the Department of Labor:</w:t>
      </w:r>
    </w:p>
    <w:p w14:paraId="0FAE91F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Name, address, and social security number of each employee.</w:t>
      </w:r>
    </w:p>
    <w:p w14:paraId="0FAE91F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employee's occupation(s) or classification(s).</w:t>
      </w:r>
    </w:p>
    <w:p w14:paraId="0FAE91F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The rate or rates of wages paid (including all pay and benefits provided).</w:t>
      </w:r>
    </w:p>
    <w:p w14:paraId="0FAE91F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The number of daily and weekly hours worked.</w:t>
      </w:r>
    </w:p>
    <w:p w14:paraId="0FAE91F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Any deductions made.</w:t>
      </w:r>
    </w:p>
    <w:p w14:paraId="0FAE91F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The total wages paid (including all pay and benefits provided) each pay period.</w:t>
      </w:r>
    </w:p>
    <w:p w14:paraId="0FAE91F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 A copy of notifications to employees of the amount of paid sick leave the employee has accrued, as required under 29 CFR 13.5(a)(2).</w:t>
      </w:r>
    </w:p>
    <w:p w14:paraId="0FAE91F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(viii) A copy of employees' requests to use paid sick leave, if in writing, or, if not in writing, any other records reflecting such employee requests.</w:t>
      </w:r>
    </w:p>
    <w:p w14:paraId="0FAE91F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(ix) Dates and amounts of paid sick leave taken by employees (unless the Contractor’s paid time off policy satisfies the requirements of E.O. 13706 and 29 CFR Part 13 as described in 29 CFR 13.5(f)(5), leave must be designated in records as paid sick leave pursuant to E.O. 13706).</w:t>
      </w:r>
    </w:p>
    <w:p w14:paraId="0FAE91F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 A copy of any written responses to employees’ requests to use paid sick leave, including explanations for any denials of such requests, as required under 29 CFR 13.5(d)(3).</w:t>
      </w:r>
    </w:p>
    <w:p w14:paraId="0FAE91F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 Any records reflecting the certification and documentation the Contractor may require an employee to provide under 29 CFR 13.5(e), including copies of any certification or documentation provided by an employee.</w:t>
      </w:r>
    </w:p>
    <w:p w14:paraId="0FAE91F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(xii) Any other records showing any tracking of or calculations related to an employee's accrual or use of paid sick leave.</w:t>
      </w:r>
    </w:p>
    <w:p w14:paraId="0FAE91F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(xiii) The relevant contract.</w:t>
      </w:r>
    </w:p>
    <w:p w14:paraId="0FAE91F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(xiv) The regular pay and benefits provided to an employee for each use of paid sick leave.</w:t>
      </w:r>
    </w:p>
    <w:p w14:paraId="0FAE920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(xv) Any financial payment made for unused paid sick leave upon a separation from employment intended, pursuant to 29 CFR 13.5(b)(5), to relieve the Contractor from the obligation to reinstate such paid sick leave as otherwise required by 29 CFR 13.5(b)(4).</w:t>
      </w:r>
    </w:p>
    <w:p w14:paraId="0FAE920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(2)(i) If the Contractor wishes to distinguish between an employee's covered and noncovered work, the Contractor must keep records or other proof reflecting such distinctions. Only if the Contractor adequately segregates the employee's time will time spent on noncovered work be excluded from hours worked counted toward the accrual of paid sick leave. Similarly, only if the Contractor adequately segregates the employee's time may the Contractor properly refuse an employee’s request to use paid sick leave</w:t>
      </w:r>
      <w:r w:rsidRPr="00655B6B">
        <w:rPr>
          <w:rFonts w:asciiTheme="majorHAnsi" w:hAnsiTheme="majorHAnsi" w:cstheme="majorHAnsi"/>
        </w:rPr>
        <w:t xml:space="preserve"> on the ground that the employee was scheduled to perform noncovered work during the time he or she asked to use paid sick leave.</w:t>
      </w:r>
    </w:p>
    <w:p w14:paraId="0FAE920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If the Contractor estimates covered hours worked by an employee who performs work in connection with contracts covered by the E.O. pursuant to 29 CFR 13.5(a)(1)(i) or (iii), the Contractor must keep records or other proof of the verifiable information on which such estimates are reasonably based. Only if the Contractor relies on an estimate that is reasonable and based on verifiable information will an employee’s time spent in connection with noncovered work be excluded from hours worked counted </w:t>
      </w:r>
      <w:r w:rsidRPr="00655B6B">
        <w:rPr>
          <w:rFonts w:asciiTheme="majorHAnsi" w:hAnsiTheme="majorHAnsi" w:cstheme="majorHAnsi"/>
        </w:rPr>
        <w:t>toward the accrual of paid sick leave. If the Contractor estimates the amount of time an employee spends performing in connection with contracts covered by the E.O., the Contractor must permit the employee to use his or her paid sick leave during any work time for the Contractor.</w:t>
      </w:r>
    </w:p>
    <w:p w14:paraId="0FAE920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In the event the Contractor is not obligated by the Service Contract Labor Standards statute, the Wage Rate Requirements (Construction) statute, or the Fair Labor Standards Act to keep records of an employee’s hours worked, such as because the employee is exempt from the Fair Labor Standards Act's minimum wage and overtime requirements, and the Contractor chooses to use the assumption permitted by 29 CFR 13.5(a)(1)(iii), the Contractor is excused from the requirement in paragraph (i)(1)(iv) of this </w:t>
      </w:r>
      <w:r w:rsidRPr="00655B6B">
        <w:rPr>
          <w:rFonts w:asciiTheme="majorHAnsi" w:hAnsiTheme="majorHAnsi" w:cstheme="majorHAnsi"/>
        </w:rPr>
        <w:t>clause and 29 CFR 13.25(a)(4) to keep records of the employee's number of daily and weekly hours worked.</w:t>
      </w:r>
    </w:p>
    <w:p w14:paraId="0FAE920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(4)(i) Records relating to medical histories or domestic violence, sexual assault, or stalking, created for purposes of E.O. 13706, whether of an employee or an employee’s child, parent, spouse, domestic partner, or other individual related by blood or affinity whose close association with the employee is the equivalent of a family relationship, must be maintained as confidential records in separate files/records from the usual personnel files.</w:t>
      </w:r>
    </w:p>
    <w:p w14:paraId="0FAE920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If the confidentiality requirements of the Genetic Information Nondiscrimination Act of 2008 (GINA), section 503 of the Rehabilitation Act of 1973, and/or the Americans with Disabilities Act (ADA) apply to records or documents created to comply with the recordkeeping requirements in this contract clause, the records and documents must also be maintained in compliance with the confidentiality requirements of the GINA, section 503 of the Rehabilitation Act of 1973, and/or ADA as described in 29 CFR</w:t>
      </w:r>
      <w:r w:rsidRPr="00655B6B">
        <w:rPr>
          <w:rFonts w:asciiTheme="majorHAnsi" w:hAnsiTheme="majorHAnsi" w:cstheme="majorHAnsi"/>
        </w:rPr>
        <w:t xml:space="preserve"> 1635.9, 41 CFR 60-741.23(d), and 29 CFR 1630.14(c)(1), respectively.</w:t>
      </w:r>
    </w:p>
    <w:p w14:paraId="0FAE920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The Contractor must not disclose any documentation used to verify the need to use 3 or more consecutive days of paid sick leave for the purposes listed in 29 CFR 13.5(c)(1)(iv) (as described in 29 CFR 13.5(e)(1)(ii)) and must maintain confidentiality about any domestic abuse, sexual assault, or stalking, unless the employee consents or when disclosure is required by law.</w:t>
      </w:r>
    </w:p>
    <w:p w14:paraId="0FAE920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The Contractor must permit authorized representatives of the Wage and Hour Division to conduct interviews with employees at the worksite during normal working hours.</w:t>
      </w:r>
    </w:p>
    <w:p w14:paraId="0FAE920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(6) Nothing in this contract clause limits or otherwise modifies the Contractor's recordkeeping obligations, if any, under the Service Contract Labor Standards statute, the Wage Rate Requirements (Construction) statute, the Fair Labor Standards Act, the Family and Medical Leave Act, E.O. 14026, their respective implementing regulations, or any other applicable law.</w:t>
      </w:r>
    </w:p>
    <w:p w14:paraId="0FAE920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(j) Interference/discrimination.</w:t>
      </w:r>
    </w:p>
    <w:p w14:paraId="0FAE920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must not in any manner interfere with an employee's accrual or use of paid sick leave as required by E.O. 13706 or 29 CFR Part 13. Interference includes, but is not limited to-</w:t>
      </w:r>
    </w:p>
    <w:p w14:paraId="0FAE920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Miscalculating the amount of paid sick leave an employee has accrued;</w:t>
      </w:r>
    </w:p>
    <w:p w14:paraId="0FAE920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Denying or unreasonably delaying a response to a proper request to use paid sick leave;</w:t>
      </w:r>
    </w:p>
    <w:p w14:paraId="0FAE920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Discouraging an employee from using paid sick leave;</w:t>
      </w:r>
    </w:p>
    <w:p w14:paraId="0FAE920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Reducing an employee's accrued paid sick leave by more than the amount of such leave used;</w:t>
      </w:r>
    </w:p>
    <w:p w14:paraId="0FAE920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Transferring an employee to work on contracts not covered by the E.O. to prevent the accrual or use of paid sick leave;</w:t>
      </w:r>
    </w:p>
    <w:p w14:paraId="0FAE921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Disclosing confidential information contained in certification or other documentation provided to verify the need to use paid sick leave; or</w:t>
      </w:r>
    </w:p>
    <w:p w14:paraId="0FAE921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 Making the use of paid sick leave contingent on the employee’s finding a replacement worker or the fulfillment of the Contractor's operational needs.</w:t>
      </w:r>
    </w:p>
    <w:p w14:paraId="0FAE921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must not discharge or in any other manner discriminate against any employee for–</w:t>
      </w:r>
    </w:p>
    <w:p w14:paraId="0FAE921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Using, or attempting to use, paid sick leave as provided for under E.O. 13706 and 29 CFR Part 13;</w:t>
      </w:r>
    </w:p>
    <w:p w14:paraId="0FAE921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Filing any complaint, initiating any proceeding, or otherwise asserting any right or claim under E.O. 13706 and 29 CFR Part 13;</w:t>
      </w:r>
    </w:p>
    <w:p w14:paraId="0FAE921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Cooperating in any investigation or testifying in any proceeding under E.O. 13706 and 29 CFR Part 13; or</w:t>
      </w:r>
    </w:p>
    <w:p w14:paraId="0FAE921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Informing any other person about his or her rights under E.O. 13706 and 29 CFR Part 13.</w:t>
      </w:r>
    </w:p>
    <w:p w14:paraId="0FAE921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(k) </w:t>
      </w:r>
      <w:r w:rsidRPr="00655B6B">
        <w:rPr>
          <w:rFonts w:asciiTheme="majorHAnsi" w:hAnsiTheme="majorHAnsi" w:cstheme="majorHAnsi"/>
          <w:i/>
        </w:rPr>
        <w:t>Notice</w:t>
      </w:r>
      <w:r w:rsidRPr="00655B6B">
        <w:rPr>
          <w:rFonts w:asciiTheme="majorHAnsi" w:hAnsiTheme="majorHAnsi" w:cstheme="majorHAnsi"/>
        </w:rPr>
        <w:t>. The Contractor must notify all employees performing work on or in connection with a contract covered by the E.O. of the paid sick leave requirements of E.O. 13706, 29 CFR Part 13, and this clause by posting a notice provided by the Department of Labor in a prominent and accessible place at the worksite so it may be readily seen by employees. Contractors that customarily post notices to employees electronically may post the notice electronically, provided such electronic posting is displayed prominen</w:t>
      </w:r>
      <w:r w:rsidRPr="00655B6B">
        <w:rPr>
          <w:rFonts w:asciiTheme="majorHAnsi" w:hAnsiTheme="majorHAnsi" w:cstheme="majorHAnsi"/>
        </w:rPr>
        <w:t xml:space="preserve">tly on any Web site that is maintained by the </w:t>
      </w:r>
      <w:r w:rsidRPr="00655B6B">
        <w:rPr>
          <w:rFonts w:asciiTheme="majorHAnsi" w:hAnsiTheme="majorHAnsi" w:cstheme="majorHAnsi"/>
        </w:rPr>
        <w:lastRenderedPageBreak/>
        <w:t>Contractor, whether external or internal, and customarily used for notices to employees about terms and conditions of employment.</w:t>
      </w:r>
    </w:p>
    <w:p w14:paraId="0FAE921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(l) </w:t>
      </w:r>
      <w:r w:rsidRPr="00655B6B">
        <w:rPr>
          <w:rFonts w:asciiTheme="majorHAnsi" w:hAnsiTheme="majorHAnsi" w:cstheme="majorHAnsi"/>
          <w:i/>
        </w:rPr>
        <w:t>Disputes concerning labor standards</w:t>
      </w:r>
      <w:r w:rsidRPr="00655B6B">
        <w:rPr>
          <w:rFonts w:asciiTheme="majorHAnsi" w:hAnsiTheme="majorHAnsi" w:cstheme="majorHAnsi"/>
        </w:rPr>
        <w:t>. Disputes related to the application of E.O. 13706 to this contract must not be subject to the general disputes clause of the contract. Such disputes must be resolved in accordance with the procedures of the Department of Labor set forth in 29 CFR Part 13. Disputes within the meaning of this contract clause include disputes between the Contractor (or any of its subcontractors) and the contracting agency, the Department of Labor, or the employees or their representatives.</w:t>
      </w:r>
    </w:p>
    <w:p w14:paraId="0FAE921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(m) </w:t>
      </w:r>
      <w:r w:rsidRPr="00655B6B">
        <w:rPr>
          <w:rFonts w:asciiTheme="majorHAnsi" w:hAnsiTheme="majorHAnsi" w:cstheme="majorHAnsi"/>
          <w:i/>
        </w:rPr>
        <w:t>Subcontracts</w:t>
      </w:r>
      <w:r w:rsidRPr="00655B6B">
        <w:rPr>
          <w:rFonts w:asciiTheme="majorHAnsi" w:hAnsiTheme="majorHAnsi" w:cstheme="majorHAnsi"/>
        </w:rPr>
        <w:t>. The Contractor must insert the substance of this clause, including this paragraph (m), in all subcontracts, regardless of dollar value, that are subject to the Service Contract Labor Standards statute or the Wage Rate Requirements (Construction) statute, and are to be performed in whole or in part in the United States.</w:t>
      </w:r>
    </w:p>
    <w:p w14:paraId="0FAE921A"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1B" w14:textId="77777777" w:rsidR="00361667" w:rsidRPr="00655B6B" w:rsidRDefault="00361667" w:rsidP="00F57A42">
      <w:pPr>
        <w:pStyle w:val="Heading2"/>
        <w:rPr>
          <w:rFonts w:cstheme="majorHAnsi"/>
          <w:sz w:val="22"/>
          <w:szCs w:val="22"/>
        </w:rPr>
      </w:pPr>
      <w:bookmarkStart w:id="52" w:name="_Toc223953385"/>
      <w:r w:rsidRPr="00655B6B">
        <w:rPr>
          <w:rFonts w:cstheme="majorHAnsi"/>
          <w:sz w:val="22"/>
          <w:szCs w:val="22"/>
        </w:rPr>
        <w:t>C.25  52.224-3  PRIVACY TRAINING (JAN 2017) ALTERNATE I (JAN 2017)</w:t>
      </w:r>
      <w:bookmarkEnd w:id="52"/>
    </w:p>
    <w:p w14:paraId="0FAE921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w:t>
      </w:r>
      <w:r w:rsidRPr="00655B6B">
        <w:rPr>
          <w:rFonts w:asciiTheme="majorHAnsi" w:hAnsiTheme="majorHAnsi" w:cstheme="majorHAnsi"/>
        </w:rPr>
        <w:t xml:space="preserve">. As used in this clause, </w:t>
      </w:r>
      <w:r w:rsidRPr="00655B6B">
        <w:rPr>
          <w:rFonts w:asciiTheme="majorHAnsi" w:hAnsiTheme="majorHAnsi" w:cstheme="majorHAnsi"/>
          <w:i/>
        </w:rPr>
        <w:t>personally identifiable information</w:t>
      </w:r>
      <w:r w:rsidRPr="00655B6B">
        <w:rPr>
          <w:rFonts w:asciiTheme="majorHAnsi" w:hAnsiTheme="majorHAnsi" w:cstheme="majorHAnsi"/>
        </w:rPr>
        <w:t xml:space="preserve"> means information that can be used to distinguish or trace an individual’s identity, either alone or when combined with other information that is linked or linkable to a specific individual. (See Office of Management and Budget (OMB) Circular A-130, Managing Federal Information as a Strategic Resource).</w:t>
      </w:r>
    </w:p>
    <w:p w14:paraId="0FAE921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Contractor shall ensure that initial privacy training, and annual privacy training thereafter, is completed by contractor employees who—</w:t>
      </w:r>
    </w:p>
    <w:p w14:paraId="0FAE921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Have access to a system of records;</w:t>
      </w:r>
    </w:p>
    <w:p w14:paraId="0FAE921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Create, collect, use, process, store, maintain, disseminate, disclose, dispose, or otherwise handle personally identifiable information on behalf of an agency; or</w:t>
      </w:r>
    </w:p>
    <w:p w14:paraId="0FAE922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Design, develop, maintain, or operate a system of records (see also FAR subpart 24.1 and 39.105).</w:t>
      </w:r>
    </w:p>
    <w:p w14:paraId="0FAE922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The contracting agency will provide initial privacy training, and annual privacy training thereafter, to Contractor employees for the duration of this contract.</w:t>
      </w:r>
    </w:p>
    <w:p w14:paraId="0FAE922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Contractor shall maintain and, upon request, provide documentation of completion of privacy training to the Contracting Officer.</w:t>
      </w:r>
    </w:p>
    <w:p w14:paraId="0FAE922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The Contractor shall not allow any employee access to a system of records, or permit any employee to create, collect, use, process, store, maintain, disseminate, disclose, dispose or otherwise handle personally identifiable information, or to design, develop, maintain, or operate a system of records unless the employee has completed privacy training, as required by this clause.</w:t>
      </w:r>
    </w:p>
    <w:p w14:paraId="0FAE922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The substance of this clause, including this paragraph (f), shall be included in all subcontracts under this contract, when subcontractor employees will—</w:t>
      </w:r>
    </w:p>
    <w:p w14:paraId="0FAE922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Have access to a system of records;</w:t>
      </w:r>
    </w:p>
    <w:p w14:paraId="0FAE922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(2) Create, collect, use, process, store, maintain, disseminate, disclose, dispose, or otherwise handle personally identifiable information; or</w:t>
      </w:r>
    </w:p>
    <w:p w14:paraId="0FAE922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Design, develop, maintain, or operate a system of records.</w:t>
      </w:r>
    </w:p>
    <w:p w14:paraId="0FAE9228"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29" w14:textId="77777777" w:rsidR="00361667" w:rsidRPr="00655B6B" w:rsidRDefault="00361667" w:rsidP="00F57A42">
      <w:pPr>
        <w:pStyle w:val="Heading2"/>
        <w:rPr>
          <w:rFonts w:cstheme="majorHAnsi"/>
          <w:sz w:val="22"/>
          <w:szCs w:val="22"/>
        </w:rPr>
      </w:pPr>
      <w:bookmarkStart w:id="53" w:name="_Toc223953386"/>
      <w:r w:rsidRPr="00655B6B">
        <w:rPr>
          <w:rFonts w:cstheme="majorHAnsi"/>
          <w:sz w:val="22"/>
          <w:szCs w:val="22"/>
        </w:rPr>
        <w:t>C.26  52.225-5 TRADE AGREEMENTS (NOV 2023)</w:t>
      </w:r>
      <w:bookmarkEnd w:id="53"/>
    </w:p>
    <w:p w14:paraId="0FAE922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xml:space="preserve"> As used in this clause.</w:t>
      </w:r>
    </w:p>
    <w:p w14:paraId="0FAE922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"Caribbean Basin country end product"—</w:t>
      </w:r>
    </w:p>
    <w:p w14:paraId="0FAE922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Means an article that—</w:t>
      </w:r>
    </w:p>
    <w:p w14:paraId="0FAE922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(i)(A) Is wholly the growth, product, or manufacture of a Caribbean Basin country; or</w:t>
      </w:r>
    </w:p>
    <w:p w14:paraId="0FAE922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p>
    <w:p w14:paraId="0FAE922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Is not excluded from duty-free treatment for Caribbean countries under 19 U.S.C. 2703(b).</w:t>
      </w:r>
    </w:p>
    <w:p w14:paraId="0FAE923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For this reason, the following articles are not Caribbean Basin country end products:</w:t>
      </w:r>
    </w:p>
    <w:p w14:paraId="0FAE923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Tuna, prepared or preserved in any manner in airtight containers;</w:t>
      </w:r>
    </w:p>
    <w:p w14:paraId="0FAE923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Petroleum, or any product derived from petroleum;</w:t>
      </w:r>
    </w:p>
    <w:p w14:paraId="0FAE923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 2 rates of duty apply (i.e., Afghanistan, Cuba, Laos, North Korea, and Vietnam); and</w:t>
      </w:r>
    </w:p>
    <w:p w14:paraId="0FAE923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Certain of the following: textiles and apparel articles; footwear, handbags, luggage, flat goods, work gloves, and leather wearing apparel; or handloomed, handmade, and folklore articles;</w:t>
      </w:r>
    </w:p>
    <w:p w14:paraId="0FAE923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Access to the HTSUS to determine duty-free status of articles of these types is available at </w:t>
      </w:r>
      <w:hyperlink r:id="rId49" w:history="1">
        <w:r w:rsidRPr="00655B6B">
          <w:rPr>
            <w:rStyle w:val="Hyperlink"/>
            <w:rFonts w:asciiTheme="majorHAnsi" w:hAnsiTheme="majorHAnsi" w:cstheme="majorHAnsi"/>
            <w:i/>
          </w:rPr>
          <w:t>https://www.usitc.gov/tata/hts/index.htm</w:t>
        </w:r>
      </w:hyperlink>
      <w:r w:rsidRPr="00655B6B">
        <w:rPr>
          <w:rFonts w:asciiTheme="majorHAnsi" w:hAnsiTheme="majorHAnsi" w:cstheme="majorHAnsi"/>
        </w:rPr>
        <w:t>. In particular, see the following:</w:t>
      </w:r>
    </w:p>
    <w:p w14:paraId="0FAE923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General Note 3(c), Products Eligible for Special Tariff treatment.</w:t>
      </w:r>
    </w:p>
    <w:p w14:paraId="0FAE923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General Note 17, Products of Countries Designated as Beneficiary Countries under the United States—Caribbean Basin Trade Partnership Act of 2000.</w:t>
      </w:r>
    </w:p>
    <w:p w14:paraId="0FAE923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Section XXII, Chapter 98, Subchapter II, Articles Exported and Returned, Advanced or Improved Abroad, U.S. Note 7(b).</w:t>
      </w:r>
    </w:p>
    <w:p w14:paraId="0FAE923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(4) Section XXII, Chapter 98, Subchapter XX, Goods Eligible for Special Tariff Benefits under the United States—Caribbean Basin Trade Partnership Act; and</w:t>
      </w:r>
    </w:p>
    <w:p w14:paraId="0FAE923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p>
    <w:p w14:paraId="0FAE923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"Designated country" means any of the following countries:</w:t>
      </w:r>
    </w:p>
    <w:p w14:paraId="0FAE923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w:t>
      </w:r>
      <w:r w:rsidRPr="00655B6B">
        <w:rPr>
          <w:rFonts w:asciiTheme="majorHAnsi" w:hAnsiTheme="majorHAnsi" w:cstheme="majorHAnsi"/>
        </w:rPr>
        <w:t xml:space="preserve"> Sweden, Switzerland, Taiwan (known in the World Trade Organization as "the Separate Customs Territory of Taiwan, Penghu, Kinmen and Matsu (Chinese Taipei)”), Ukraine, or United Kingdom);</w:t>
      </w:r>
    </w:p>
    <w:p w14:paraId="0FAE923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 Free Trade Agreement (FTA) country (Australia, Bahrain, Chile, Colombia, Costa Rica, Dominican Republic, El Salvador, Guatemala, Honduras, Korea (Republic of), Mexico, Morocco, Nicaragua, Oman, Panama, Peru, or Singapore);</w:t>
      </w:r>
    </w:p>
    <w:p w14:paraId="0FAE923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w:t>
      </w:r>
      <w:r w:rsidRPr="00655B6B">
        <w:rPr>
          <w:rFonts w:asciiTheme="majorHAnsi" w:hAnsiTheme="majorHAnsi" w:cstheme="majorHAnsi"/>
        </w:rPr>
        <w:t>nda, Vanuatu, Yemen, or Zambia); or</w:t>
      </w:r>
    </w:p>
    <w:p w14:paraId="0FAE923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0FAE924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"Designated country end product" means a WTO GPA country end product, an FTA country end product, a least developed country end product, or a Caribbean Basin country end product.</w:t>
      </w:r>
    </w:p>
    <w:p w14:paraId="0FAE924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"End product" means those articles, materials, and supplies to be acquired under the contract for public use.</w:t>
      </w:r>
    </w:p>
    <w:p w14:paraId="0FAE924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"Free Trade Agreement country end product" means an article that—</w:t>
      </w:r>
    </w:p>
    <w:p w14:paraId="0FAE924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Is wholly the growth, product, or manufacture of a Free Trade Agreement (FTA) country; or</w:t>
      </w:r>
    </w:p>
    <w:p w14:paraId="0FAE924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t>
      </w:r>
      <w:r w:rsidRPr="00655B6B">
        <w:rPr>
          <w:rFonts w:asciiTheme="majorHAnsi" w:hAnsiTheme="majorHAnsi" w:cstheme="majorHAnsi"/>
        </w:rPr>
        <w:lastRenderedPageBreak/>
        <w:t>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0FAE924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"Least developed country end product" means an article that—</w:t>
      </w:r>
    </w:p>
    <w:p w14:paraId="0FAE924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Is wholly the growth, product, or manufacture of a least developed country; or</w:t>
      </w:r>
    </w:p>
    <w:p w14:paraId="0FAE924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w:t>
      </w:r>
      <w:r w:rsidRPr="00655B6B">
        <w:rPr>
          <w:rFonts w:asciiTheme="majorHAnsi" w:hAnsiTheme="majorHAnsi" w:cstheme="majorHAnsi"/>
        </w:rPr>
        <w:t>dental to the article, provided that the value of those incidental services does not exceed that of the article itself.</w:t>
      </w:r>
    </w:p>
    <w:p w14:paraId="0FAE924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"United States" means the 50 States, the District of Columbia, and outlying areas.</w:t>
      </w:r>
    </w:p>
    <w:p w14:paraId="0FAE924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"U.S.-made end product"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w14:paraId="0FAE924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"WTO GPA country end product" means an article that—</w:t>
      </w:r>
    </w:p>
    <w:p w14:paraId="0FAE924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Is wholly the growth, product, or manufacture of a WTO GPA country; or</w:t>
      </w:r>
    </w:p>
    <w:p w14:paraId="0FAE924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w:t>
      </w:r>
      <w:r w:rsidRPr="00655B6B">
        <w:rPr>
          <w:rFonts w:asciiTheme="majorHAnsi" w:hAnsiTheme="majorHAnsi" w:cstheme="majorHAnsi"/>
        </w:rPr>
        <w:t>o the article, provided that the value of those incidental services does not exceed that of the article itself.</w:t>
      </w:r>
    </w:p>
    <w:p w14:paraId="0FAE924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Delivery of end products.</w:t>
      </w:r>
      <w:r w:rsidRPr="00655B6B">
        <w:rPr>
          <w:rFonts w:asciiTheme="majorHAnsi" w:hAnsiTheme="majorHAnsi" w:cstheme="majorHAnsi"/>
        </w:rPr>
        <w:t xml:space="preserve"> The Contracting Officer has determined that the WTO GPA and FTAs apply to this acquisition. Unless otherwise specified, these trade agreements apply to all items in the Schedule. The Contractor shall deliver under this contract only U.S.-made or designated country end products except to the extent that, in its offer, it specified delivery of other end products in the provision entitled "Trade Agreements Certificate."</w:t>
      </w:r>
    </w:p>
    <w:p w14:paraId="0FAE924E"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4F" w14:textId="77777777" w:rsidR="00361667" w:rsidRPr="00655B6B" w:rsidRDefault="00361667" w:rsidP="00F57A42">
      <w:pPr>
        <w:pStyle w:val="Heading2"/>
        <w:rPr>
          <w:rFonts w:cstheme="majorHAnsi"/>
          <w:sz w:val="22"/>
          <w:szCs w:val="22"/>
        </w:rPr>
      </w:pPr>
      <w:bookmarkStart w:id="54" w:name="_Toc223953387"/>
      <w:r w:rsidRPr="00655B6B">
        <w:rPr>
          <w:rFonts w:cstheme="majorHAnsi"/>
          <w:sz w:val="22"/>
          <w:szCs w:val="22"/>
        </w:rPr>
        <w:t>C.27 52.226-8 ENCOURAGING CONTRACTOR POLICIES TO BAN TEXT MESSAGING WHILE DRIVING (MAY 2024)</w:t>
      </w:r>
      <w:bookmarkEnd w:id="54"/>
    </w:p>
    <w:p w14:paraId="0FAE925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xml:space="preserve"> As used in this clause—</w:t>
      </w:r>
    </w:p>
    <w:p w14:paraId="0FAE925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"Driving"—</w:t>
      </w:r>
    </w:p>
    <w:p w14:paraId="0FAE925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(1) Means operating a motor vehicle on an active roadway with the motor running, including while temporarily stationary because of traffic, a traffic light, stop sign, or otherwise.</w:t>
      </w:r>
    </w:p>
    <w:p w14:paraId="0FAE925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Does not include operating a motor vehicle with or without the motor running when one has pulled over to the side of, or off, an active roadway and has halted in a location where one can safely remain stationary.</w:t>
      </w:r>
    </w:p>
    <w:p w14:paraId="0FAE925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"Text messaging"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w:t>
      </w:r>
      <w:r w:rsidRPr="00655B6B">
        <w:rPr>
          <w:rFonts w:asciiTheme="majorHAnsi" w:hAnsiTheme="majorHAnsi" w:cstheme="majorHAnsi"/>
        </w:rPr>
        <w:t>e programmed into the device either before driving or while stopped in a location off the roadway where it is safe and legal to park.</w:t>
      </w:r>
    </w:p>
    <w:p w14:paraId="0FAE925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This clause implements Executive Order 13513, Federal Leadership on Reducing Text Messaging while Driving, dated October 1, 2009.</w:t>
      </w:r>
    </w:p>
    <w:p w14:paraId="0FAE925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The Contractor is encouraged to—</w:t>
      </w:r>
    </w:p>
    <w:p w14:paraId="0FAE925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Adopt and enforce policies that ban text messaging while driving—</w:t>
      </w:r>
    </w:p>
    <w:p w14:paraId="0FAE925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Company-owned or -rented vehicles or Government-owned vehicles; or</w:t>
      </w:r>
    </w:p>
    <w:p w14:paraId="0FAE925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Privately-owned vehicles when on official Government business or when performing any work for or on behalf of the Government.</w:t>
      </w:r>
    </w:p>
    <w:p w14:paraId="0FAE925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Conduct initiatives in a manner commensurate with the size of the business, such as—</w:t>
      </w:r>
    </w:p>
    <w:p w14:paraId="0FAE925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Establishment of new rules and programs or re-evaluation of existing programs to prohibit text messaging while driving; and</w:t>
      </w:r>
    </w:p>
    <w:p w14:paraId="0FAE925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Education, awareness, and other outreach to employees about the safety risks associated with texting while driving.</w:t>
      </w:r>
    </w:p>
    <w:p w14:paraId="0FAE925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rPr>
        <w:t>Subcontracts.</w:t>
      </w:r>
      <w:r w:rsidRPr="00655B6B">
        <w:rPr>
          <w:rFonts w:asciiTheme="majorHAnsi" w:hAnsiTheme="majorHAnsi" w:cstheme="majorHAnsi"/>
        </w:rPr>
        <w:t xml:space="preserve"> The Contractor shall insert the substance of this clause, including this paragraph (d), in all subcontracts that exceed the micro-purchase threshold, as defined in Federal Acquisition Regulation 2.101 on the date of subcontract award.</w:t>
      </w:r>
    </w:p>
    <w:p w14:paraId="0FAE925E"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5F" w14:textId="77777777" w:rsidR="00361667" w:rsidRPr="00655B6B" w:rsidRDefault="00361667" w:rsidP="00F57A42">
      <w:pPr>
        <w:pStyle w:val="Heading2"/>
        <w:rPr>
          <w:rFonts w:cstheme="majorHAnsi"/>
          <w:sz w:val="22"/>
          <w:szCs w:val="22"/>
        </w:rPr>
      </w:pPr>
      <w:bookmarkStart w:id="55" w:name="_Toc223953388"/>
      <w:r w:rsidRPr="00655B6B">
        <w:rPr>
          <w:rFonts w:cstheme="majorHAnsi"/>
          <w:sz w:val="22"/>
          <w:szCs w:val="22"/>
        </w:rPr>
        <w:t>C.28 52.227-17 RIGHTS IN DATA—SPECIAL WORKS (DEC 2007)</w:t>
      </w:r>
      <w:bookmarkEnd w:id="55"/>
    </w:p>
    <w:p w14:paraId="0FAE926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As used in this clause—</w:t>
      </w:r>
    </w:p>
    <w:p w14:paraId="0FAE926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Data</w:t>
      </w:r>
      <w:r w:rsidRPr="00655B6B">
        <w:rPr>
          <w:rFonts w:asciiTheme="majorHAnsi" w:hAnsiTheme="majorHAnsi" w:cstheme="majorHAnsi"/>
        </w:rPr>
        <w:t xml:space="preserve">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w14:paraId="0FAE926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w:t>
      </w:r>
      <w:r w:rsidRPr="00655B6B">
        <w:rPr>
          <w:rFonts w:asciiTheme="majorHAnsi" w:hAnsiTheme="majorHAnsi" w:cstheme="majorHAnsi"/>
          <w:i/>
          <w:iCs/>
        </w:rPr>
        <w:t>Unlimited rights</w:t>
      </w:r>
      <w:r w:rsidRPr="00655B6B">
        <w:rPr>
          <w:rFonts w:asciiTheme="majorHAnsi" w:hAnsiTheme="majorHAnsi" w:cstheme="majorHAnsi"/>
        </w:rPr>
        <w:t xml:space="preserve"> means the rights of the Government to use, disclose, reproduce, prepare derivative works, distribute copies to the public, and perform publicly and display publicly, in any manner and for any purpose, and to have or permit others to do so.</w:t>
      </w:r>
    </w:p>
    <w:p w14:paraId="0FAE926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Allocation of Rights.</w:t>
      </w:r>
    </w:p>
    <w:p w14:paraId="0FAE926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Government shall have—</w:t>
      </w:r>
    </w:p>
    <w:p w14:paraId="0FAE926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Unlimited rights in all data delivered under this contract, and in all data first produced in the performance of this contract, except as provided in paragraph (c) of this clause.</w:t>
      </w:r>
    </w:p>
    <w:p w14:paraId="0FAE926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right to limit assertion of copyright in data first produced in the performance of this contract, and to obtain assignment of copyright in that data, in accordance with paragraph (c)(1) of this clause.</w:t>
      </w:r>
    </w:p>
    <w:p w14:paraId="0FAE926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The right to limit the release and use of certain data in accordance with paragraph (d) of this clause.</w:t>
      </w:r>
    </w:p>
    <w:p w14:paraId="0FAE926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shall have, to the extent permission is granted in accordance with paragraph (c)(1) of this clause, the right to assert claim to copyright subsisting in data first produced in the performance of this contract.</w:t>
      </w:r>
    </w:p>
    <w:p w14:paraId="0FAE926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Copyright—</w:t>
      </w:r>
    </w:p>
    <w:p w14:paraId="0FAE926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Data first produced in the performance of this contract.</w:t>
      </w:r>
    </w:p>
    <w:p w14:paraId="0FAE926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The Contractor shall not assert or authorize others to assert any claim to copyright subsisting in any data first produced in the performance of this contract without prior written permission of the Contracting Officer. When copyright is asserted, the Contractor shall affix the appropriate copyright notice of 17 </w:t>
      </w:r>
      <w:r w:rsidRPr="00655B6B">
        <w:rPr>
          <w:rFonts w:asciiTheme="majorHAnsi" w:hAnsiTheme="majorHAnsi" w:cstheme="majorHAnsi"/>
          <w:i/>
        </w:rPr>
        <w:t>U.S.C. 401 or 402</w:t>
      </w:r>
      <w:r w:rsidRPr="00655B6B">
        <w:rPr>
          <w:rFonts w:asciiTheme="majorHAnsi" w:hAnsiTheme="majorHAnsi" w:cstheme="majorHAnsi"/>
        </w:rPr>
        <w:t xml:space="preserve"> and acknowledgment of Government sponsorship (including contract number) to the data when delivered to the Government, as well as when the data are published or deposited for registration as a published work in the U.S. Copyright Office. The Contractor grants to the Government, and others acting on its behalf, a paid-up, nonexclusive, irrevocable, worldwide license for all delivered data to reproduce, prepare derivative works, distribute copies to the public, and perform publicly and displ</w:t>
      </w:r>
      <w:r w:rsidRPr="00655B6B">
        <w:rPr>
          <w:rFonts w:asciiTheme="majorHAnsi" w:hAnsiTheme="majorHAnsi" w:cstheme="majorHAnsi"/>
        </w:rPr>
        <w:t>ay publicly, by or on behalf of the Government.</w:t>
      </w:r>
    </w:p>
    <w:p w14:paraId="0FAE926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If the Government desires to obtain copyright in data first produced in the performance of this contract and permission has not been granted as set forth in paragraph (c)(1)(i) of this clause, the Contracting Officer shall direct the Contractor to assign (with or without registration), or obtain the assignment of, the copyright to the Government or its designated assignee.</w:t>
      </w:r>
    </w:p>
    <w:p w14:paraId="0FAE926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t>
      </w:r>
      <w:r w:rsidRPr="00655B6B">
        <w:rPr>
          <w:rFonts w:asciiTheme="majorHAnsi" w:hAnsiTheme="majorHAnsi" w:cstheme="majorHAnsi"/>
          <w:i/>
        </w:rPr>
        <w:t>Data not first produced in the performance of this contract</w:t>
      </w:r>
      <w:r w:rsidRPr="00655B6B">
        <w:rPr>
          <w:rFonts w:asciiTheme="majorHAnsi" w:hAnsiTheme="majorHAnsi" w:cstheme="majorHAnsi"/>
        </w:rPr>
        <w:t>. The Contractor shall not, without prior written permission of the Contracting Officer, incorporate in data delivered under this contract any data not first produced in the performance of this contract and that contain the copyright notice of 17 U.S.C. 401 or 402, unless the Contractor identifies such data and grants to the Government, or acquires on its behalf, a license of the same scope as set forth in paragraph (c)(1) of this clause.</w:t>
      </w:r>
    </w:p>
    <w:p w14:paraId="0FAE926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(d) </w:t>
      </w:r>
      <w:r w:rsidRPr="00655B6B">
        <w:rPr>
          <w:rFonts w:asciiTheme="majorHAnsi" w:hAnsiTheme="majorHAnsi" w:cstheme="majorHAnsi"/>
          <w:i/>
        </w:rPr>
        <w:t>Release and use restrictions</w:t>
      </w:r>
      <w:r w:rsidRPr="00655B6B">
        <w:rPr>
          <w:rFonts w:asciiTheme="majorHAnsi" w:hAnsiTheme="majorHAnsi" w:cstheme="majorHAnsi"/>
        </w:rPr>
        <w:t>. Except as otherwise specifically provided for in this contract, the Contractor shall not use, release, reproduce, distribute, or publish any data first produced in the performance of this contract, nor authorize others to do so, without written permission of the Contracting Officer.</w:t>
      </w:r>
    </w:p>
    <w:p w14:paraId="0FAE926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rPr>
        <w:t>Indemnity</w:t>
      </w:r>
      <w:r w:rsidRPr="00655B6B">
        <w:rPr>
          <w:rFonts w:asciiTheme="majorHAnsi" w:hAnsiTheme="majorHAnsi" w:cstheme="majorHAnsi"/>
        </w:rPr>
        <w:t>. The Contractor shall indemnify the Government and its officers, agents, and employees acting for the Government against any liability, including costs and expenses, incurred as the result of the violation of trade secrets, copyrights, or right of privacy or publicity, arising out of the creation, delivery, publication, or use of any data furnished under this contract; or any libelous or other unlawful matter contained in such data. The provisions of this paragraph do not apply unless the Governme</w:t>
      </w:r>
      <w:r w:rsidRPr="00655B6B">
        <w:rPr>
          <w:rFonts w:asciiTheme="majorHAnsi" w:hAnsiTheme="majorHAnsi" w:cstheme="majorHAnsi"/>
        </w:rPr>
        <w:t>nt provides notice to the Contractor as soon as practicable of any claim or suit, affords the Contractor an opportunity under applicable laws, rules, or regulations to participate in the defense of the claim or suit, and obtains the Contractor's consent to the settlement of any claim or suit other than as required by final decree of a court of competent jurisdiction; and these provisions do not apply to material furnished to the Contractor by the Government and incorporated in data to which this clause appl</w:t>
      </w:r>
      <w:r w:rsidRPr="00655B6B">
        <w:rPr>
          <w:rFonts w:asciiTheme="majorHAnsi" w:hAnsiTheme="majorHAnsi" w:cstheme="majorHAnsi"/>
        </w:rPr>
        <w:t>ies.</w:t>
      </w:r>
    </w:p>
    <w:p w14:paraId="0FAE9270"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71" w14:textId="77777777" w:rsidR="00361667" w:rsidRPr="00655B6B" w:rsidRDefault="00361667" w:rsidP="00F57A42">
      <w:pPr>
        <w:pStyle w:val="Heading2"/>
        <w:rPr>
          <w:rFonts w:cstheme="majorHAnsi"/>
          <w:sz w:val="22"/>
          <w:szCs w:val="22"/>
        </w:rPr>
      </w:pPr>
      <w:bookmarkStart w:id="56" w:name="_Toc223953389"/>
      <w:r w:rsidRPr="00655B6B">
        <w:rPr>
          <w:rFonts w:cstheme="majorHAnsi"/>
          <w:sz w:val="22"/>
          <w:szCs w:val="22"/>
        </w:rPr>
        <w:t>C.29 52.228-5 INSURANCE—WORK ON A GOVERNMENT INSTALLATION (JAN 1997)</w:t>
      </w:r>
      <w:bookmarkEnd w:id="56"/>
    </w:p>
    <w:p w14:paraId="0FAE927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The Contractor shall, at its own expense, provide and maintain during the entire performance of this contract, at least the kinds and minimum amounts of insurance required in the Schedule or elsewhere in the contract.</w:t>
      </w:r>
    </w:p>
    <w:p w14:paraId="0FAE927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interest shall not be effective—</w:t>
      </w:r>
    </w:p>
    <w:p w14:paraId="0FAE927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For such period as the laws of the State in which this contract is to be performed prescribe; or</w:t>
      </w:r>
    </w:p>
    <w:p w14:paraId="0FAE927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Until 30 days after the insurer or the Contractor gives written notice to the Contracting Officer, whichever period is longer.</w:t>
      </w:r>
    </w:p>
    <w:p w14:paraId="0FAE927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The Contractor shall insert the substance of this clause, including this paragraph (c), in subcontracts under this contract that require work on a Government installation and shall require subcontractors to provide and maintain the insurance required in the Schedule or elsewhere in the contract. The Contractor shall maintain a copy of all subcontractors' proofs of required insurance, and shall make copies available to the Contracting Officer upon request.</w:t>
      </w:r>
    </w:p>
    <w:p w14:paraId="0FAE9277"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78" w14:textId="77777777" w:rsidR="00361667" w:rsidRPr="00655B6B" w:rsidRDefault="00361667" w:rsidP="00F57A42">
      <w:pPr>
        <w:pStyle w:val="Heading2"/>
        <w:rPr>
          <w:rFonts w:cstheme="majorHAnsi"/>
          <w:sz w:val="22"/>
          <w:szCs w:val="22"/>
        </w:rPr>
      </w:pPr>
      <w:bookmarkStart w:id="57" w:name="_Toc223953390"/>
      <w:r w:rsidRPr="00655B6B">
        <w:rPr>
          <w:rFonts w:cstheme="majorHAnsi"/>
          <w:sz w:val="22"/>
          <w:szCs w:val="22"/>
        </w:rPr>
        <w:t>C.30  52.229-3 FEDERAL, STATE, AND LOCAL TAXES (SEP 2025) (DEVIATION)</w:t>
      </w:r>
      <w:bookmarkEnd w:id="57"/>
    </w:p>
    <w:p w14:paraId="0FAE927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As used in this clause—</w:t>
      </w:r>
    </w:p>
    <w:p w14:paraId="0FAE927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After-imposed Federal tax</w:t>
      </w:r>
      <w:r w:rsidRPr="00655B6B">
        <w:rPr>
          <w:rFonts w:asciiTheme="majorHAnsi" w:hAnsiTheme="majorHAnsi" w:cstheme="majorHAnsi"/>
        </w:rPr>
        <w:t xml:space="preserve">  means any new or increased Federal excise tax or duty, or tax that was exempted or excluded on the contract date but whose exemption was later revoked or reduced during the contract period, on the transactions or property covered by this contract that </w:t>
      </w:r>
      <w:r w:rsidRPr="00655B6B">
        <w:rPr>
          <w:rFonts w:asciiTheme="majorHAnsi" w:hAnsiTheme="majorHAnsi" w:cstheme="majorHAnsi"/>
        </w:rPr>
        <w:lastRenderedPageBreak/>
        <w:t>the Contractor is required to pay or bear as the result of legislative, judicial, or administrative action taking effect after the contract date.  It does not include social security tax or other employment taxes.</w:t>
      </w:r>
    </w:p>
    <w:p w14:paraId="0FAE927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 xml:space="preserve">After-relieved Federal tax  </w:t>
      </w:r>
      <w:r w:rsidRPr="00655B6B">
        <w:rPr>
          <w:rFonts w:asciiTheme="majorHAnsi" w:hAnsiTheme="majorHAnsi" w:cstheme="majorHAnsi"/>
        </w:rPr>
        <w:t>means any amount of Federal excise tax or duty, except social security or other employment taxes, that would otherwise have been payable on the transactions or property covered by this contract, but which the Contractor is not required to pay or bear, or for which the Contractor obtains a refund or drawback, as the result of legislative, judicial, or administrative action taking effect after the contract date.</w:t>
      </w:r>
    </w:p>
    <w:p w14:paraId="0FAE927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All applicable Federal, State, and local taxes and duties</w:t>
      </w:r>
      <w:r w:rsidRPr="00655B6B">
        <w:rPr>
          <w:rFonts w:asciiTheme="majorHAnsi" w:hAnsiTheme="majorHAnsi" w:cstheme="majorHAnsi"/>
        </w:rPr>
        <w:t xml:space="preserve"> means all taxes and duties, in effect on the contract date, that the taxing authority is imposing and collecting on the transactions or property covered by this contract.</w:t>
      </w:r>
    </w:p>
    <w:p w14:paraId="0FAE927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Contract date</w:t>
      </w:r>
      <w:r w:rsidRPr="00655B6B">
        <w:rPr>
          <w:rFonts w:asciiTheme="majorHAnsi" w:hAnsiTheme="majorHAnsi" w:cstheme="majorHAnsi"/>
        </w:rPr>
        <w:t xml:space="preserve"> means the date set for bid opening or, if this is a negotiated contract or a modification, the effective date of this contract or modification.</w:t>
      </w:r>
    </w:p>
    <w:p w14:paraId="0FAE927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Local taxes</w:t>
      </w:r>
      <w:r w:rsidRPr="00655B6B">
        <w:rPr>
          <w:rFonts w:asciiTheme="majorHAnsi" w:hAnsiTheme="majorHAnsi" w:cstheme="majorHAnsi"/>
        </w:rPr>
        <w:t xml:space="preserve"> includes taxes imposed by a possession or territory of the United States, Puerto Rico, or the Northern Mariana Islands, if the contract is performed wholly or partly in any of those areas.</w:t>
      </w:r>
    </w:p>
    <w:p w14:paraId="0FAE927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(b)(1)  The contract price includes all applicable Federal, State, and local taxes and duties, except as provided in subparagraph (b)(2)(i) of this clause.</w:t>
      </w:r>
    </w:p>
    <w:p w14:paraId="0FAE928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Taxes imposed under 26 U.S.C. 5000C may not be—</w:t>
      </w:r>
    </w:p>
    <w:p w14:paraId="0FAE928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Included in the contract price; nor</w:t>
      </w:r>
    </w:p>
    <w:p w14:paraId="0FAE928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Reimbursed.</w:t>
      </w:r>
    </w:p>
    <w:p w14:paraId="0FAE928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The contract price shall be increased by the amount of any after-imposed Federal tax, provided the Contractor warrants in writing that no amount for such newly imposed Federal excise tax or duty or rate increase was included in the contract price, as a contingency reserve or otherwise.</w:t>
      </w:r>
    </w:p>
    <w:p w14:paraId="0FAE928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contract price shall be decreased by the amount of any after-relieved Federal tax.</w:t>
      </w:r>
    </w:p>
    <w:p w14:paraId="0FAE928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The contract price shall be decreased by the amount of any Federal excise tax or duty, except social security or other employment taxes, that the Contractor is required to pay or bear, or does not obtain a refund of, through the Contractor's fault, negligence, or failure to follow instructions of the Contracting Officer.</w:t>
      </w:r>
    </w:p>
    <w:p w14:paraId="0FAE928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No adjustment shall be made in the contract price under this clause unless the amount of the adjustment exceeds $250.</w:t>
      </w:r>
    </w:p>
    <w:p w14:paraId="0FAE928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The Contractor shall promptly notify the Contracting Officer of all matters relating to any Federal excise tax or duty that reasonably may be expected to result in either an increase or decrease in the contract price and shall take appropriate action as the Contracting Officer directs.</w:t>
      </w:r>
    </w:p>
    <w:p w14:paraId="0FAE928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(h)  The Government shall, without liability, furnish evidence appropriate to establish exemption from any Federal, State, or local tax when the Contractor requests such evidence and a reasonable basis exists to sustain the exemption.</w:t>
      </w:r>
    </w:p>
    <w:p w14:paraId="0FAE9289"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8A" w14:textId="77777777" w:rsidR="00361667" w:rsidRPr="00655B6B" w:rsidRDefault="00361667" w:rsidP="00F57A42">
      <w:pPr>
        <w:pStyle w:val="Heading2"/>
        <w:rPr>
          <w:rFonts w:cstheme="majorHAnsi"/>
          <w:sz w:val="22"/>
          <w:szCs w:val="22"/>
        </w:rPr>
      </w:pPr>
      <w:bookmarkStart w:id="58" w:name="_Toc223953391"/>
      <w:r w:rsidRPr="00655B6B">
        <w:rPr>
          <w:rFonts w:cstheme="majorHAnsi"/>
          <w:sz w:val="22"/>
          <w:szCs w:val="22"/>
        </w:rPr>
        <w:t>C.31  52.229-12  TAX ON CERTAIN FOREIGN PROCUREMENTS  (FEB 2021)</w:t>
      </w:r>
      <w:r>
        <w:rPr>
          <w:rFonts w:cstheme="majorHAnsi"/>
          <w:sz w:val="22"/>
          <w:szCs w:val="22"/>
        </w:rPr>
        <w:t xml:space="preserve"> </w:t>
      </w:r>
      <w:r w:rsidRPr="00486E39">
        <w:t>DEVIATION NOV 2025</w:t>
      </w:r>
      <w:bookmarkEnd w:id="58"/>
    </w:p>
    <w:p w14:paraId="0FAE928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As used in this clause—</w:t>
      </w:r>
    </w:p>
    <w:p w14:paraId="0FAE928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Foreign person</w:t>
      </w:r>
      <w:r w:rsidRPr="00655B6B">
        <w:rPr>
          <w:rFonts w:asciiTheme="majorHAnsi" w:hAnsiTheme="majorHAnsi" w:cstheme="majorHAnsi"/>
        </w:rPr>
        <w:t xml:space="preserve"> means any person other than a United States person.</w:t>
      </w:r>
    </w:p>
    <w:p w14:paraId="0FAE928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United States person</w:t>
      </w:r>
      <w:r w:rsidRPr="00655B6B">
        <w:rPr>
          <w:rFonts w:asciiTheme="majorHAnsi" w:hAnsiTheme="majorHAnsi" w:cstheme="majorHAnsi"/>
        </w:rPr>
        <w:t>, as defined in 26 U.S.C. 7701(a)(30), means—</w:t>
      </w:r>
    </w:p>
    <w:p w14:paraId="0FAE928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 citizen or resident of the United States;</w:t>
      </w:r>
    </w:p>
    <w:p w14:paraId="0FAE928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 domestic partnership;</w:t>
      </w:r>
    </w:p>
    <w:p w14:paraId="0FAE929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 domestic corporation;</w:t>
      </w:r>
    </w:p>
    <w:p w14:paraId="0FAE929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Any estate (other than a foreign estate, within the meaning of 26 U.S.C. 7701(a)(31)); and</w:t>
      </w:r>
    </w:p>
    <w:p w14:paraId="0FAE929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Any trust if—</w:t>
      </w:r>
    </w:p>
    <w:p w14:paraId="0FAE929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A court within the United States is able to exercise primary supervision over the administration of the trust; and</w:t>
      </w:r>
    </w:p>
    <w:p w14:paraId="0FAE929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One or more United States persons have the authority to control all substantial decisions of the trust.</w:t>
      </w:r>
    </w:p>
    <w:p w14:paraId="0FAE929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This clause applies only to foreign persons. It implements 26 U.S.C. 5000C and its implementing regulations at 26 CFR 1.5000C-1 through 1.5000C-7.</w:t>
      </w:r>
    </w:p>
    <w:p w14:paraId="0FAE929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(c)(1)  If the Contractor is a foreign person and has only a partial or no exemption to the withholding, the Contractor shall include the Department of the Treasury Internal Revenue Service Form W-14, Certificate of Foreign Contracting Party Receiving Federal Procurement Payments, with each voucher or invoice submitted under this contract throughout the period in which this status is applicable. The excise tax withholding is applied at the payment level, not at the contract level. The Contractor should re</w:t>
      </w:r>
      <w:r w:rsidRPr="00655B6B">
        <w:rPr>
          <w:rFonts w:asciiTheme="majorHAnsi" w:hAnsiTheme="majorHAnsi" w:cstheme="majorHAnsi"/>
        </w:rPr>
        <w:t xml:space="preserve">vise each IRS Form W-14 submission to reflect the exemption (if any) that applies to that particular invoice, such as a different exemption applying. In the absence of a completed IRS Form W-14 accompanying a payment request, the default withholding percentage is 2 percent for the section 5000C withholding for that payment request. Information about IRS Form W-14 and its separate instructions is available via the internet at </w:t>
      </w:r>
      <w:hyperlink r:id="rId50" w:history="1">
        <w:r w:rsidRPr="00655B6B">
          <w:rPr>
            <w:rStyle w:val="Hyperlink"/>
            <w:rFonts w:asciiTheme="majorHAnsi" w:hAnsiTheme="majorHAnsi" w:cstheme="majorHAnsi"/>
            <w:i/>
          </w:rPr>
          <w:t>www.irs.gov/w14</w:t>
        </w:r>
      </w:hyperlink>
      <w:r w:rsidRPr="00655B6B">
        <w:rPr>
          <w:rFonts w:asciiTheme="majorHAnsi" w:hAnsiTheme="majorHAnsi" w:cstheme="majorHAnsi"/>
        </w:rPr>
        <w:t>.</w:t>
      </w:r>
    </w:p>
    <w:p w14:paraId="0FAE929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If the Contractor is a foreign person and has indicated in its offer in the provision 52.229-11, Tax on Certain Foreign Procurements—Notice and Representation, that it is fully exempt from the withholding, and certified the full exemption on the IRS Form W-14, and if that full exemption no longer applies due to a change in circumstances during the performance of the </w:t>
      </w:r>
      <w:r w:rsidRPr="00655B6B">
        <w:rPr>
          <w:rFonts w:asciiTheme="majorHAnsi" w:hAnsiTheme="majorHAnsi" w:cstheme="majorHAnsi"/>
        </w:rPr>
        <w:lastRenderedPageBreak/>
        <w:t>contract that causes the Contractor to become subject to the withholding for the 2 percent excise tax then the Contractor shall—</w:t>
      </w:r>
    </w:p>
    <w:p w14:paraId="0FAE929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Notify the Contracting Officer within 30 days of a change in circumstances that causes the Contractor to be subject to the excise tax withholding under 26 U.S.C. 5000C; and</w:t>
      </w:r>
    </w:p>
    <w:p w14:paraId="0FAE929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Comply with paragraph (c)(1) of this clause.</w:t>
      </w:r>
    </w:p>
    <w:p w14:paraId="0FAE929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Government will withhold a full 2 percent of each payment unless the Contractor claims an exemption. If the Contractor enters a ratio in Line 12 of the IRS Form W-14, the result of Line 11 divided by Line 10, the Government will withhold from each payment an amount equal to 2 percent multiplied by the contract ratio. If the Contractor marks box 9 of the IRS Form W-14 (rather than completes Lines 10 through 12), the Contractor must identify and enter the specific exempt and nonexempt amounts in Li</w:t>
      </w:r>
      <w:r w:rsidRPr="00655B6B">
        <w:rPr>
          <w:rFonts w:asciiTheme="majorHAnsi" w:hAnsiTheme="majorHAnsi" w:cstheme="majorHAnsi"/>
        </w:rPr>
        <w:t>ne 15 of the IRS Form W-14; the Government will then withhold 2 percent only from the nonexempt amount. See the IRS Form W-14 and its instructions.</w:t>
      </w:r>
    </w:p>
    <w:p w14:paraId="0FAE929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Exemptions from the withholding under this clause are described at 26 CFR 1.5000C-1(d)(5) through (7). Any exemption claimed and self-certified on the IRS Form W-14 is subject to audit by the IRS. Any disputes regarding the imposition and collection of the 26 U.S.C. 5000C tax are adjudicated by the IRS as the 26 U.S.C. 5000C tax is a tax matter, not a contract issue.</w:t>
      </w:r>
    </w:p>
    <w:p w14:paraId="0FAE929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Taxes imposed under 26 U.S.C. 5000C may not be—</w:t>
      </w:r>
    </w:p>
    <w:p w14:paraId="0FAE929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Included in the contract price; nor</w:t>
      </w:r>
    </w:p>
    <w:p w14:paraId="0FAE929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Reimbursed.</w:t>
      </w:r>
    </w:p>
    <w:p w14:paraId="0FAE929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w:t>
      </w:r>
      <w:r w:rsidRPr="00655B6B">
        <w:rPr>
          <w:rFonts w:asciiTheme="majorHAnsi" w:hAnsiTheme="majorHAnsi" w:cstheme="majorHAnsi"/>
        </w:rPr>
        <w:t xml:space="preserve"> go to </w:t>
      </w:r>
      <w:hyperlink r:id="rId51" w:history="1">
        <w:r w:rsidRPr="00655B6B">
          <w:rPr>
            <w:rStyle w:val="Hyperlink"/>
            <w:rFonts w:asciiTheme="majorHAnsi" w:hAnsiTheme="majorHAnsi" w:cstheme="majorHAnsi"/>
            <w:i/>
          </w:rPr>
          <w:t>https://www.irs.gov/help/tax-law-questions</w:t>
        </w:r>
      </w:hyperlink>
      <w:r w:rsidRPr="00655B6B">
        <w:rPr>
          <w:rFonts w:asciiTheme="majorHAnsi" w:hAnsiTheme="majorHAnsi" w:cstheme="majorHAnsi"/>
        </w:rPr>
        <w:t>.</w:t>
      </w:r>
    </w:p>
    <w:p w14:paraId="0FAE92A0"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A1" w14:textId="77777777" w:rsidR="00361667" w:rsidRPr="00655B6B" w:rsidRDefault="00361667" w:rsidP="00F57A42">
      <w:pPr>
        <w:pStyle w:val="Heading2"/>
        <w:rPr>
          <w:rFonts w:cstheme="majorHAnsi"/>
          <w:sz w:val="22"/>
          <w:szCs w:val="22"/>
        </w:rPr>
      </w:pPr>
      <w:bookmarkStart w:id="59" w:name="_Toc223953392"/>
      <w:r w:rsidRPr="00655B6B">
        <w:rPr>
          <w:rFonts w:cstheme="majorHAnsi"/>
          <w:sz w:val="22"/>
          <w:szCs w:val="22"/>
        </w:rPr>
        <w:t>C.32  52.232-19  AVAILABILITY OF FUNDS FOR THE NEXT FISCAL YEAR  (APR 1984)</w:t>
      </w:r>
      <w:bookmarkEnd w:id="59"/>
    </w:p>
    <w:p w14:paraId="0FAE92A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Funds are not presently available for performance under this contract beyond September 30.  The Government's obligation for performance of this contract beyond that date is contingent upon the availability of appropriated funds from which payment for contract purposes can be made.  No legal liability on the part of the Government for any payment may arise for performance under this contract beyond September 30, until funds are made available to the Contracting Officer for performance and until the Contrac</w:t>
      </w:r>
      <w:r w:rsidRPr="00655B6B">
        <w:rPr>
          <w:rFonts w:asciiTheme="majorHAnsi" w:hAnsiTheme="majorHAnsi" w:cstheme="majorHAnsi"/>
        </w:rPr>
        <w:t>tor receives notice of availability, to be confirmed in writing by the Contracting Officer.</w:t>
      </w:r>
    </w:p>
    <w:p w14:paraId="0FAE92A3"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A4" w14:textId="77777777" w:rsidR="00361667" w:rsidRPr="00655B6B" w:rsidRDefault="00361667" w:rsidP="00F57A42">
      <w:pPr>
        <w:pStyle w:val="Heading2"/>
        <w:rPr>
          <w:rFonts w:cstheme="majorHAnsi"/>
          <w:sz w:val="22"/>
          <w:szCs w:val="22"/>
        </w:rPr>
      </w:pPr>
      <w:bookmarkStart w:id="60" w:name="_Toc223953393"/>
      <w:r w:rsidRPr="00655B6B">
        <w:rPr>
          <w:rFonts w:cstheme="majorHAnsi"/>
          <w:sz w:val="22"/>
          <w:szCs w:val="22"/>
        </w:rPr>
        <w:lastRenderedPageBreak/>
        <w:t>C.33  52.232-33  PAYMENT BY ELECTRONIC FUNDS TRANSFER—SYSTEM FOR AWARD MANAGEMENT (OCT 2018)</w:t>
      </w:r>
      <w:bookmarkEnd w:id="60"/>
    </w:p>
    <w:p w14:paraId="0FAE92A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Method of payment. (1) All payments by the Government under this contract shall be made by electronic funds transfer (EFT), except as provided in paragraph (a)(2) of this clause. As used in this clause, the term "EFT" refers to the funds transfer and may also include the payment information transfer.</w:t>
      </w:r>
    </w:p>
    <w:p w14:paraId="0FAE92A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In the event the Government is unable to release one or more payments by EFT, the Contractor agrees to either—</w:t>
      </w:r>
    </w:p>
    <w:p w14:paraId="0FAE92A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Accept payment by check or some other mutually agreeable method of payment; or</w:t>
      </w:r>
    </w:p>
    <w:p w14:paraId="0FAE92A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Request the Government to extend the payment due date until such time as the Government can make payment by EFT (but see paragraph (d) of this clause).</w:t>
      </w:r>
    </w:p>
    <w:p w14:paraId="0FAE92A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Contractor's EFT information</w:t>
      </w:r>
      <w:r w:rsidRPr="00655B6B">
        <w:rPr>
          <w:rFonts w:asciiTheme="majorHAnsi" w:hAnsiTheme="majorHAnsi" w:cstheme="majorHAnsi"/>
        </w:rPr>
        <w:t>. The Government shall make payment to the Contractor using the EFT information contained in the System for Award Management (SAM). In the event that the EFT information changes, the Contractor shall be responsible for providing the updated information to SAM.</w:t>
      </w:r>
    </w:p>
    <w:p w14:paraId="0FAE92A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t>
      </w:r>
      <w:r w:rsidRPr="00655B6B">
        <w:rPr>
          <w:rFonts w:asciiTheme="majorHAnsi" w:hAnsiTheme="majorHAnsi" w:cstheme="majorHAnsi"/>
          <w:i/>
        </w:rPr>
        <w:t>Mechanisms for EFT payment</w:t>
      </w:r>
      <w:r w:rsidRPr="00655B6B">
        <w:rPr>
          <w:rFonts w:asciiTheme="majorHAnsi" w:hAnsiTheme="majorHAnsi" w:cstheme="majorHAnsi"/>
        </w:rPr>
        <w:t>. The Government may make payment by EFT through either the Automated Clearing House (ACH) network, subject to the rules of the National Automated Clearing House Association, or the Fedwire Transfer System. The rules governing Federal payments through the ACH are contained in 31 CFR part 210.</w:t>
      </w:r>
    </w:p>
    <w:p w14:paraId="0FAE92A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rPr>
        <w:t>Suspension of payment</w:t>
      </w:r>
      <w:r w:rsidRPr="00655B6B">
        <w:rPr>
          <w:rFonts w:asciiTheme="majorHAnsi" w:hAnsiTheme="majorHAnsi" w:cstheme="majorHAnsi"/>
        </w:rPr>
        <w:t>. If the Contractor's EFT information in SAM is incorrect, then the Government need not make payment to the Contractor under this contract until correct EFT information is entered into SAM; and any invoice or contract financing request shall be deemed not to be a proper invoice for the purpose of prompt payment under this contract. The prompt payment terms of the contract regarding notice of an improper invoice and delays in accrual of interest penalties apply.</w:t>
      </w:r>
    </w:p>
    <w:p w14:paraId="0FAE92A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Liability for uncompleted or erroneous transfers. (1) If an uncompleted or erroneous transfer occurs because the Government used the Contractor's EFT information incorrectly, the Government remains responsible for—</w:t>
      </w:r>
    </w:p>
    <w:p w14:paraId="0FAE92A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Making a correct payment;</w:t>
      </w:r>
    </w:p>
    <w:p w14:paraId="0FAE92A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Paying any prompt payment penalty due; and</w:t>
      </w:r>
    </w:p>
    <w:p w14:paraId="0FAE92A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Recovering any erroneously directed funds.</w:t>
      </w:r>
    </w:p>
    <w:p w14:paraId="0FAE92B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If an uncompleted or erroneous transfer occurs because the Contractor's EFT information was incorrect, or was revised within 30 days of Government release of the EFT payment transaction instruction to the Federal Reserve System, and—</w:t>
      </w:r>
    </w:p>
    <w:p w14:paraId="0FAE92B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If the funds are no longer under the control of the payment office, the Government is deemed to have made payment and the Contractor is responsible for recovery of any erroneously directed funds; or</w:t>
      </w:r>
    </w:p>
    <w:p w14:paraId="0FAE92B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(ii) If the funds remain under the control of the payment office, the Government shall not make payment, and the provisions of paragraph (d) of this clause shall apply.</w:t>
      </w:r>
    </w:p>
    <w:p w14:paraId="0FAE92B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w:t>
      </w:r>
      <w:r w:rsidRPr="00655B6B">
        <w:rPr>
          <w:rFonts w:asciiTheme="majorHAnsi" w:hAnsiTheme="majorHAnsi" w:cstheme="majorHAnsi"/>
          <w:i/>
        </w:rPr>
        <w:t>EFT and prompt payment</w:t>
      </w:r>
      <w:r w:rsidRPr="00655B6B">
        <w:rPr>
          <w:rFonts w:asciiTheme="majorHAnsi" w:hAnsiTheme="majorHAnsi" w:cstheme="majorHAnsi"/>
        </w:rPr>
        <w: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w14:paraId="0FAE92B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w:t>
      </w:r>
      <w:r w:rsidRPr="00655B6B">
        <w:rPr>
          <w:rFonts w:asciiTheme="majorHAnsi" w:hAnsiTheme="majorHAnsi" w:cstheme="majorHAnsi"/>
          <w:i/>
        </w:rPr>
        <w:t>EFT and assignment of claims</w:t>
      </w:r>
      <w:r w:rsidRPr="00655B6B">
        <w:rPr>
          <w:rFonts w:asciiTheme="majorHAnsi" w:hAnsiTheme="majorHAnsi" w:cstheme="majorHAnsi"/>
        </w:rPr>
        <w:t xml:space="preserve">. If the Contractor assigns the proceeds of this contract as provided for in the assignment of claims terms of this contract, the Contractor shall require as a condition of any such assignment, that the assignee shall register separately in SAM and shall be paid by EFT in accordance with the terms of this clause. Notwithstanding any other requirement of this contract, payment to an ultimate recipient other than the Contractor, or a financial institution properly recognized under </w:t>
      </w:r>
      <w:r w:rsidRPr="00655B6B">
        <w:rPr>
          <w:rFonts w:asciiTheme="majorHAnsi" w:hAnsiTheme="majorHAnsi" w:cstheme="majorHAnsi"/>
        </w:rPr>
        <w:t>an assignment of claims pursuant to subpart 32.8, is not permitted.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w14:paraId="0FAE92B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 </w:t>
      </w:r>
      <w:r w:rsidRPr="00655B6B">
        <w:rPr>
          <w:rFonts w:asciiTheme="majorHAnsi" w:hAnsiTheme="majorHAnsi" w:cstheme="majorHAnsi"/>
          <w:i/>
        </w:rPr>
        <w:t>Liability for change of EFT information by financial agent</w:t>
      </w:r>
      <w:r w:rsidRPr="00655B6B">
        <w:rPr>
          <w:rFonts w:asciiTheme="majorHAnsi" w:hAnsiTheme="majorHAnsi" w:cstheme="majorHAnsi"/>
        </w:rPr>
        <w:t>. The Government is not liable for errors resulting from changes to EFT information made by the Contractor's financial agent.</w:t>
      </w:r>
    </w:p>
    <w:p w14:paraId="0FAE92B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w:t>
      </w:r>
      <w:r w:rsidRPr="00655B6B">
        <w:rPr>
          <w:rFonts w:asciiTheme="majorHAnsi" w:hAnsiTheme="majorHAnsi" w:cstheme="majorHAnsi"/>
          <w:i/>
        </w:rPr>
        <w:t>Payment information</w:t>
      </w:r>
      <w:r w:rsidRPr="00655B6B">
        <w:rPr>
          <w:rFonts w:asciiTheme="majorHAnsi" w:hAnsiTheme="majorHAnsi" w:cstheme="majorHAnsi"/>
        </w:rPr>
        <w:t>.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w:t>
      </w:r>
      <w:r w:rsidRPr="00655B6B">
        <w:rPr>
          <w:rFonts w:asciiTheme="majorHAnsi" w:hAnsiTheme="majorHAnsi" w:cstheme="majorHAnsi"/>
        </w:rPr>
        <w:t>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contained in SAM.</w:t>
      </w:r>
    </w:p>
    <w:p w14:paraId="0FAE92B7"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B8" w14:textId="77777777" w:rsidR="00361667" w:rsidRPr="00655B6B" w:rsidRDefault="00361667" w:rsidP="00F57A42">
      <w:pPr>
        <w:pStyle w:val="Heading2"/>
        <w:rPr>
          <w:rFonts w:cstheme="majorHAnsi"/>
          <w:sz w:val="22"/>
          <w:szCs w:val="22"/>
        </w:rPr>
      </w:pPr>
      <w:bookmarkStart w:id="61" w:name="_Toc223953394"/>
      <w:r w:rsidRPr="00655B6B">
        <w:rPr>
          <w:rFonts w:cstheme="majorHAnsi"/>
          <w:sz w:val="22"/>
          <w:szCs w:val="22"/>
        </w:rPr>
        <w:t>C.34  52.232-40  PROVIDING ACCELERATED PAYMENTS TO SMALL BUSINESS SUBCONTRACTORS (MAR 2023)</w:t>
      </w:r>
      <w:bookmarkEnd w:id="61"/>
    </w:p>
    <w:p w14:paraId="0FAE92B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(a)(1) In accordance with 31 U.S.C. 3903 and 10 U.S.C. 3801, within 15 days after receipt of accelerated payments from the Government, the Contractor shall make accelerated payments to its small business subcontractors under this contract, to the maximum extent practicable and prior to when such payment is otherwise required under the applicable contract or subcontract, after receipt of a proper invoice and all other required documentation from the small business subcontractor.</w:t>
      </w:r>
    </w:p>
    <w:p w14:paraId="0FAE92B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agrees to make such payments to its small business subcontractors without any further consideration from or fees charged to the subcontractor.</w:t>
      </w:r>
    </w:p>
    <w:p w14:paraId="0FAE92B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(b) The acceleration of payments under this clause does not provide any new rights under the Prompt Payment Act.</w:t>
      </w:r>
    </w:p>
    <w:p w14:paraId="0FAE92B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Include the substance of this clause, including this paragraph (c), in all subcontracts with small business concerns, including subcontracts with small business concerns for the acquisition of commercial products or commercial services.</w:t>
      </w:r>
    </w:p>
    <w:p w14:paraId="0FAE92BD"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BE" w14:textId="77777777" w:rsidR="00361667" w:rsidRPr="00655B6B" w:rsidRDefault="00361667" w:rsidP="00F57A42">
      <w:pPr>
        <w:pStyle w:val="Heading2"/>
        <w:rPr>
          <w:rFonts w:cstheme="majorHAnsi"/>
          <w:sz w:val="22"/>
          <w:szCs w:val="22"/>
        </w:rPr>
      </w:pPr>
      <w:bookmarkStart w:id="62" w:name="_Toc223953395"/>
      <w:r w:rsidRPr="00655B6B">
        <w:rPr>
          <w:rFonts w:cstheme="majorHAnsi"/>
          <w:sz w:val="22"/>
          <w:szCs w:val="22"/>
        </w:rPr>
        <w:t>C.35  52.233-3  PROTEST AFTER AWARD  (AUG 1996)</w:t>
      </w:r>
      <w:r>
        <w:rPr>
          <w:rFonts w:cstheme="majorHAnsi"/>
          <w:sz w:val="22"/>
          <w:szCs w:val="22"/>
        </w:rPr>
        <w:t xml:space="preserve"> </w:t>
      </w:r>
      <w:r w:rsidRPr="00486E39">
        <w:t>DEVIATION NOV 2025</w:t>
      </w:r>
      <w:bookmarkEnd w:id="62"/>
    </w:p>
    <w:p w14:paraId="0FAE92B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Upon receipt of a notice of protest (as defined in FAR 33.101) or a determination that a protest is likely (see FAR 33.102(d)), the Contracting Officer may, by written order to the Contractor, direct the Contractor to stop performance of the work called for by this contract.  The order shall be specifically identified as a stop-work order issued under this clause.  Upon receipt of the order, the Contractor shall immediately comply with its terms and take all reasonable steps to minimize the incurrence</w:t>
      </w:r>
      <w:r w:rsidRPr="00655B6B">
        <w:rPr>
          <w:rFonts w:asciiTheme="majorHAnsi" w:hAnsiTheme="majorHAnsi" w:cstheme="majorHAnsi"/>
        </w:rPr>
        <w:t xml:space="preserve"> of costs allocable to the work covered by the order during the period of work stoppage.  Upon receipt of the final decision in the protest, the Contracting Officer shall either—</w:t>
      </w:r>
    </w:p>
    <w:p w14:paraId="0FAE92C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Cancel the stop-work order; or</w:t>
      </w:r>
    </w:p>
    <w:p w14:paraId="0FAE92C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Terminate the work covered by the order as provided in the Default, or the Termination for Convenience of the Government, clause of this contract.</w:t>
      </w:r>
    </w:p>
    <w:p w14:paraId="0FAE92C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If a stop-work order issued under this clause is canceled either before or after a final decision in the protest, the Contractor shall resume work.  The Contracting Officer shall make an equitable adjustment in the delivery schedule or contract price, or both, and the contract shall be modified, in writing, accordingly, if—</w:t>
      </w:r>
    </w:p>
    <w:p w14:paraId="0FAE92C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stop-work order results in an increase in the time required for, or in the Contractor's cost properly allocable to, the performance of any part of this contract; and</w:t>
      </w:r>
    </w:p>
    <w:p w14:paraId="0FAE92C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asserts its right to an adjustment within 30 days after the end of the period of work stoppage; </w:t>
      </w:r>
      <w:r w:rsidRPr="00655B6B">
        <w:rPr>
          <w:rFonts w:asciiTheme="majorHAnsi" w:hAnsiTheme="majorHAnsi" w:cstheme="majorHAnsi"/>
          <w:i/>
        </w:rPr>
        <w:t>provided,</w:t>
      </w:r>
      <w:r w:rsidRPr="00655B6B">
        <w:rPr>
          <w:rFonts w:asciiTheme="majorHAnsi" w:hAnsiTheme="majorHAnsi" w:cstheme="majorHAnsi"/>
        </w:rPr>
        <w:t xml:space="preserve"> that if the Contracting Officer decides the facts justify the action, the Contracting Officer may receive and act upon a proposal submitted at any time before final payment under this contract.</w:t>
      </w:r>
    </w:p>
    <w:p w14:paraId="0FAE92C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If a stop-work order is not canceled and the work covered by the order is terminated for the convenience of the Government, the Contracting Officer shall allow reasonable costs resulting from the stop-work order in arriving at the termination settlement.</w:t>
      </w:r>
    </w:p>
    <w:p w14:paraId="0FAE92C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If a stop-work order is not canceled and the work covered by the order is terminated for default, the Contracting Officer shall allow, by equitable adjustment or otherwise, reasonable costs resulting from the stop-work order.</w:t>
      </w:r>
    </w:p>
    <w:p w14:paraId="0FAE92C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The Government's rights to terminate this contract at any time are not affected by action taken under this clause.</w:t>
      </w:r>
    </w:p>
    <w:p w14:paraId="0FAE92C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If, as the result of the Contractor's intentional or negligent misstatement, misrepresentation, or miscertification, a protest related to this contract is sustained, and the Government pays </w:t>
      </w:r>
      <w:r w:rsidRPr="00655B6B">
        <w:rPr>
          <w:rFonts w:asciiTheme="majorHAnsi" w:hAnsiTheme="majorHAnsi" w:cstheme="majorHAnsi"/>
        </w:rPr>
        <w:lastRenderedPageBreak/>
        <w:t>costs, as provided in FAR 33.102(b)(2) or 33.104(h)(1), the Government may require the Contractor to reimburse the Government the amount of such costs.  In addition to any other remedy available, and pursuant to the requirements of Subpart 32.6, the Government may collect this debt by offsetting the amount against any payment due the Contractor under any contract between the Contractor and the Government.</w:t>
      </w:r>
    </w:p>
    <w:p w14:paraId="0FAE92C9"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CA" w14:textId="77777777" w:rsidR="00361667" w:rsidRPr="00655B6B" w:rsidRDefault="00361667" w:rsidP="00F57A42">
      <w:pPr>
        <w:pStyle w:val="Heading2"/>
        <w:rPr>
          <w:rFonts w:cstheme="majorHAnsi"/>
          <w:sz w:val="22"/>
          <w:szCs w:val="22"/>
        </w:rPr>
      </w:pPr>
      <w:bookmarkStart w:id="63" w:name="_Toc223953396"/>
      <w:r w:rsidRPr="00655B6B">
        <w:rPr>
          <w:rFonts w:cstheme="majorHAnsi"/>
          <w:sz w:val="22"/>
          <w:szCs w:val="22"/>
        </w:rPr>
        <w:t>C.36  52.233-4 APPLICABLE LAW FOR BREACH OF CONTRACT CLAIM (OCT 2004)</w:t>
      </w:r>
      <w:r>
        <w:rPr>
          <w:rFonts w:cstheme="majorHAnsi"/>
          <w:sz w:val="22"/>
          <w:szCs w:val="22"/>
        </w:rPr>
        <w:t xml:space="preserve"> </w:t>
      </w:r>
      <w:r w:rsidRPr="00486E39">
        <w:t>DEVIATION NOV 2025</w:t>
      </w:r>
      <w:bookmarkEnd w:id="63"/>
    </w:p>
    <w:p w14:paraId="0FAE92C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United States law will apply to resolve any claim of breach of this contract.</w:t>
      </w:r>
    </w:p>
    <w:p w14:paraId="0FAE92CC"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2CD" w14:textId="77777777" w:rsidR="00361667" w:rsidRPr="00655B6B" w:rsidRDefault="00361667" w:rsidP="00F57A42">
      <w:pPr>
        <w:pStyle w:val="Heading2"/>
        <w:rPr>
          <w:rFonts w:cstheme="majorHAnsi"/>
          <w:sz w:val="22"/>
          <w:szCs w:val="22"/>
        </w:rPr>
      </w:pPr>
      <w:bookmarkStart w:id="64" w:name="_Toc223953397"/>
      <w:r w:rsidRPr="00655B6B">
        <w:rPr>
          <w:rFonts w:cstheme="majorHAnsi"/>
          <w:sz w:val="22"/>
          <w:szCs w:val="22"/>
        </w:rPr>
        <w:t>C.37  52.240-91  SECURITY PROHIBITIONS AND EXCLUSIONS  (NOV 2025) (DEVIATION)</w:t>
      </w:r>
      <w:bookmarkEnd w:id="64"/>
    </w:p>
    <w:p w14:paraId="0FAE92C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iCs/>
        </w:rPr>
        <w:t>Definitions</w:t>
      </w:r>
      <w:r w:rsidRPr="00655B6B">
        <w:rPr>
          <w:rFonts w:asciiTheme="majorHAnsi" w:hAnsiTheme="majorHAnsi" w:cstheme="majorHAnsi"/>
        </w:rPr>
        <w:t>. As used in this clause—</w:t>
      </w:r>
    </w:p>
    <w:p w14:paraId="0FAE92CF"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American Security Drone Act-covered foreign entity</w:t>
      </w:r>
      <w:r w:rsidRPr="00655B6B">
        <w:rPr>
          <w:rFonts w:asciiTheme="majorHAnsi" w:hAnsiTheme="majorHAnsi" w:cstheme="majorHAnsi"/>
        </w:rPr>
        <w:t xml:space="preserve"> means an entity included on a list that the Federal Acquisition Security Council (FASC) develops and maintains and publishes in the System for Award Management (SAM) at</w:t>
      </w:r>
      <w:hyperlink r:id="rId52" w:history="1">
        <w:r w:rsidRPr="00655B6B">
          <w:rPr>
            <w:rStyle w:val="Hyperlink"/>
            <w:rFonts w:asciiTheme="majorHAnsi" w:hAnsiTheme="majorHAnsi" w:cstheme="majorHAnsi"/>
            <w:i/>
            <w:iCs/>
          </w:rPr>
          <w:t xml:space="preserve"> https://www.sam.gov</w:t>
        </w:r>
      </w:hyperlink>
      <w:r w:rsidRPr="00655B6B">
        <w:rPr>
          <w:rFonts w:asciiTheme="majorHAnsi" w:hAnsiTheme="majorHAnsi" w:cstheme="majorHAnsi"/>
        </w:rPr>
        <w:t xml:space="preserve"> (section 1822 of Pub. L. 118-31, 41 U.S.C. 3901 note prec.).</w:t>
      </w:r>
    </w:p>
    <w:p w14:paraId="0FAE92D0"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Backhaul</w:t>
      </w:r>
      <w:r w:rsidRPr="00655B6B">
        <w:rPr>
          <w:rFonts w:asciiTheme="majorHAnsi" w:hAnsiTheme="majorHAnsi" w:cstheme="majorHAnsi"/>
        </w:rPr>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0FAE92D1"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Covered application</w:t>
      </w:r>
      <w:r w:rsidRPr="00655B6B">
        <w:rPr>
          <w:rFonts w:asciiTheme="majorHAnsi" w:hAnsiTheme="majorHAnsi" w:cstheme="majorHAnsi"/>
        </w:rPr>
        <w:t xml:space="preserve"> means the social networking service TikTok or any successor application or service developed or provided by ByteDance Limited or an entity owned by ByteDance Limited.</w:t>
      </w:r>
    </w:p>
    <w:p w14:paraId="0FAE92D2"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Covered article</w:t>
      </w:r>
      <w:r w:rsidRPr="00655B6B">
        <w:rPr>
          <w:rFonts w:asciiTheme="majorHAnsi" w:hAnsiTheme="majorHAnsi" w:cstheme="majorHAnsi"/>
        </w:rPr>
        <w:t>, as defined in 41 U.S.C. 4713(k), means:</w:t>
      </w:r>
    </w:p>
    <w:p w14:paraId="0FAE92D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Information technology, as defined in 40 U.S.C. 11101, including cloud computing services of all types;</w:t>
      </w:r>
    </w:p>
    <w:p w14:paraId="0FAE92D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Telecommunications equipment or telecommunications service, as those terms are defined in section 3 of the Communications Act of 1934 (47 U.S.C. 153);</w:t>
      </w:r>
    </w:p>
    <w:p w14:paraId="0FAE92D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processing of information on a Federal or non-Federal information system, subject to the requirements of the Controlled Unclassified Information program (see 32 CFR part 2002); or</w:t>
      </w:r>
    </w:p>
    <w:p w14:paraId="0FAE92D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Hardware, systems, devices, software, or services that include embedded or incidental information technology.</w:t>
      </w:r>
    </w:p>
    <w:p w14:paraId="0FAE92D7"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Covered foreign country</w:t>
      </w:r>
      <w:r w:rsidRPr="00655B6B">
        <w:rPr>
          <w:rFonts w:asciiTheme="majorHAnsi" w:hAnsiTheme="majorHAnsi" w:cstheme="majorHAnsi"/>
        </w:rPr>
        <w:t xml:space="preserve"> means The People’s Republic of China.</w:t>
      </w:r>
    </w:p>
    <w:p w14:paraId="0FAE92D8"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Covered telecommunications equipment or services</w:t>
      </w:r>
      <w:r w:rsidRPr="00655B6B">
        <w:rPr>
          <w:rFonts w:asciiTheme="majorHAnsi" w:hAnsiTheme="majorHAnsi" w:cstheme="majorHAnsi"/>
        </w:rPr>
        <w:t xml:space="preserve"> means—</w:t>
      </w:r>
    </w:p>
    <w:p w14:paraId="0FAE92D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(1) Telecommunications equipment produced by Huawei Technologies Company or ZTE Corporation (or any subsidiary or affiliate of such entities);</w:t>
      </w:r>
    </w:p>
    <w:p w14:paraId="0FAE92D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0FAE92D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Telecommunications or video surveillance services provided by such entities or using such equipment; or</w:t>
      </w:r>
    </w:p>
    <w:p w14:paraId="0FAE92D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0FAE92DD"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Critical technology</w:t>
      </w:r>
      <w:r w:rsidRPr="00655B6B">
        <w:rPr>
          <w:rFonts w:asciiTheme="majorHAnsi" w:hAnsiTheme="majorHAnsi" w:cstheme="majorHAnsi"/>
        </w:rPr>
        <w:t xml:space="preserve"> means—</w:t>
      </w:r>
    </w:p>
    <w:p w14:paraId="0FAE92D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Defense articles or defense services included on the United States Munitions List set forth in the International Traffic in Arms Regulations under subchapter M of chapter I of title 22, Code of Federal Regulations;</w:t>
      </w:r>
    </w:p>
    <w:p w14:paraId="0FAE92D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Items included on the Commerce Control List set forth in Supplement No. 1 to part 774 of the Export Administration Regulations under subchapter C of chapter VII of title 15, Code of Federal Regulations, and controlled—</w:t>
      </w:r>
    </w:p>
    <w:p w14:paraId="0FAE92E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Pursuant to multilateral regimes, including for reasons relating to national security, chemical and biological weapons proliferation, nuclear nonproliferation, or missile technology; or</w:t>
      </w:r>
    </w:p>
    <w:p w14:paraId="0FAE92E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For reasons relating to regional stability or surreptitious listening;</w:t>
      </w:r>
    </w:p>
    <w:p w14:paraId="0FAE92E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Specially designed and prepared nuclear equipment, parts and components, materials, software, and technology covered by part 810 of title 10, Code of Federal Regulations (relating to assistance to foreign atomic energy activities);</w:t>
      </w:r>
    </w:p>
    <w:p w14:paraId="0FAE92E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Nuclear facilities, equipment, and material covered by part 110 of title 10, Code of Federal Regulations (relating to export and import of nuclear equipment and material);</w:t>
      </w:r>
    </w:p>
    <w:p w14:paraId="0FAE92E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Select agents and toxins covered by part 331 of title 7, Code of Federal Regulations, part 121 of title 9 of such Code, or part 73 of title 42 of such Code; or</w:t>
      </w:r>
    </w:p>
    <w:p w14:paraId="0FAE92E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Emerging and foundational technologies controlled pursuant to section 1758 of the Export Control Reform Act of 2018 (50 U.S.C. 4817).</w:t>
      </w:r>
    </w:p>
    <w:p w14:paraId="0FAE92E6"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FASC-prohibited unmanned aircraft system</w:t>
      </w:r>
      <w:r w:rsidRPr="00655B6B">
        <w:rPr>
          <w:rFonts w:asciiTheme="majorHAnsi" w:hAnsiTheme="majorHAnsi" w:cstheme="majorHAnsi"/>
        </w:rPr>
        <w:t xml:space="preserve"> means an unmanned aircraft system manufactured or assembled by an American Security Drone Act—covered foreign entity.</w:t>
      </w:r>
    </w:p>
    <w:p w14:paraId="0FAE92E7"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FASCSA order</w:t>
      </w:r>
      <w:r w:rsidRPr="00655B6B">
        <w:rPr>
          <w:rFonts w:asciiTheme="majorHAnsi" w:hAnsiTheme="majorHAnsi" w:cstheme="majorHAnsi"/>
        </w:rPr>
        <w:t xml:space="preserve"> means any of the following orders issued under the Federal Acquisition Supply Chain Security Act (FASCSA) requiring removing covered articles from executive agency </w:t>
      </w:r>
      <w:r w:rsidRPr="00655B6B">
        <w:rPr>
          <w:rFonts w:asciiTheme="majorHAnsi" w:hAnsiTheme="majorHAnsi" w:cstheme="majorHAnsi"/>
        </w:rPr>
        <w:lastRenderedPageBreak/>
        <w:t>information systems or excluding one or more named sources or named covered articles from executive agency procurement actions, as described in 41 CFR 201-1.303(d) and (e):</w:t>
      </w:r>
    </w:p>
    <w:p w14:paraId="0FAE92E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Secretary of Homeland Security may issue FASCSA orders that apply to civilian agencies, to the extent not covered by paragraph (2) or (3) of this definition. This type of FASCSA order may be referred to as a Department of Homeland Security (DHS) FASCSA order.</w:t>
      </w:r>
    </w:p>
    <w:p w14:paraId="0FAE92E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Secretary of Defense may issue FASCSA orders that apply to the Department of Defense (DoD) and national security systems other than sensitive compartmented information systems. This type of FASCSA order may be referred to as a DoD FASCSA order.</w:t>
      </w:r>
    </w:p>
    <w:p w14:paraId="0FAE92E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0FAE92EB"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Information technology</w:t>
      </w:r>
      <w:r w:rsidRPr="00655B6B">
        <w:rPr>
          <w:rFonts w:asciiTheme="majorHAnsi" w:hAnsiTheme="majorHAnsi" w:cstheme="majorHAnsi"/>
        </w:rPr>
        <w:t>, as defined in 40 U.S.C. 11101(6)—</w:t>
      </w:r>
    </w:p>
    <w:p w14:paraId="0FAE92E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0FAE92E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Of that equipment; or</w:t>
      </w:r>
    </w:p>
    <w:p w14:paraId="0FAE92E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Of that equipment to a significant extent in the performance of a service or the furnishing of a product;</w:t>
      </w:r>
    </w:p>
    <w:p w14:paraId="0FAE92E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FAE92F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Does not include any equipment acquired by a Federal contractor incidental to a Federal contract.</w:t>
      </w:r>
    </w:p>
    <w:p w14:paraId="0FAE92F1"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Intelligence community</w:t>
      </w:r>
      <w:r w:rsidRPr="00655B6B">
        <w:rPr>
          <w:rFonts w:asciiTheme="majorHAnsi" w:hAnsiTheme="majorHAnsi" w:cstheme="majorHAnsi"/>
        </w:rPr>
        <w:t>, as defined by 50 U.S.C. 3003(4), means the following—</w:t>
      </w:r>
    </w:p>
    <w:p w14:paraId="0FAE92F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Office of the Director of National Intelligence;</w:t>
      </w:r>
    </w:p>
    <w:p w14:paraId="0FAE92F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Central Intelligence Agency;</w:t>
      </w:r>
    </w:p>
    <w:p w14:paraId="0FAE92F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National Security Agency;</w:t>
      </w:r>
    </w:p>
    <w:p w14:paraId="0FAE92F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The Defense Intelligence Agency;</w:t>
      </w:r>
    </w:p>
    <w:p w14:paraId="0FAE92F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The National Geospatial-Intelligence Agency;</w:t>
      </w:r>
    </w:p>
    <w:p w14:paraId="0FAE92F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The National Reconnaissance Office;</w:t>
      </w:r>
    </w:p>
    <w:p w14:paraId="0FAE92F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(7) Other offices within the Department of Defense for the collection of specialized national intelligence through reconnaissance programs;</w:t>
      </w:r>
    </w:p>
    <w:p w14:paraId="0FAE92F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(8) The intelligence elements of the Army, the Navy, the Air Force, the Marine Corps, the Coast Guard, the Federal Bureau of Investigation, the Drug Enforcement Administration, and the Department of Energy;</w:t>
      </w:r>
    </w:p>
    <w:p w14:paraId="0FAE92F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(9) The Bureau of Intelligence and Research of the Department of State;</w:t>
      </w:r>
    </w:p>
    <w:p w14:paraId="0FAE92F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(10) The Office of Intelligence and Analysis of the Department of the Treasury;</w:t>
      </w:r>
    </w:p>
    <w:p w14:paraId="0FAE92F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(11) The Office of Intelligence and Analysis of the Department of Homeland Security; or</w:t>
      </w:r>
    </w:p>
    <w:p w14:paraId="0FAE92F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(12) Such other elements of any department or agency as may be designated by the President, or designated jointly by the Director of National Intelligence and the head of the department or agency concerned, as an element of the intelligence community.</w:t>
      </w:r>
    </w:p>
    <w:p w14:paraId="0FAE92FE"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Interconnection arrangement</w:t>
      </w:r>
      <w:r w:rsidRPr="00655B6B">
        <w:rPr>
          <w:rFonts w:asciiTheme="majorHAnsi" w:hAnsiTheme="majorHAnsi" w:cstheme="majorHAnsi"/>
        </w:rPr>
        <w:t xml:space="preserve">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0FAE92FF"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Kaspersky Lab-covered article</w:t>
      </w:r>
      <w:r w:rsidRPr="00655B6B">
        <w:rPr>
          <w:rFonts w:asciiTheme="majorHAnsi" w:hAnsiTheme="majorHAnsi" w:cstheme="majorHAnsi"/>
        </w:rPr>
        <w:t xml:space="preserve"> means any hardware, software, or service that—</w:t>
      </w:r>
    </w:p>
    <w:p w14:paraId="0FAE930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Is developed or provided by a Kaspersky Lab-covered entity;</w:t>
      </w:r>
    </w:p>
    <w:p w14:paraId="0FAE930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Includes any hardware, software, or service developed or provided in whole or in part by a Kaspersky Lab-covered entity; or</w:t>
      </w:r>
    </w:p>
    <w:p w14:paraId="0FAE930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Contains components using any hardware or software developed in whole or in part by a Kaspersky Lab-covered entity.</w:t>
      </w:r>
    </w:p>
    <w:p w14:paraId="0FAE9303"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Kaspersky Lab-covered entity</w:t>
      </w:r>
      <w:r w:rsidRPr="00655B6B">
        <w:rPr>
          <w:rFonts w:asciiTheme="majorHAnsi" w:hAnsiTheme="majorHAnsi" w:cstheme="majorHAnsi"/>
        </w:rPr>
        <w:t xml:space="preserve"> means—</w:t>
      </w:r>
    </w:p>
    <w:p w14:paraId="0FAE930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Kaspersky Lab;</w:t>
      </w:r>
    </w:p>
    <w:p w14:paraId="0FAE930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Any successor entity to Kaspersky Lab, including any change in name, e.g., “Kaspersky”;</w:t>
      </w:r>
    </w:p>
    <w:p w14:paraId="0FAE930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Any entity that controls, is controlled by, or is under common control with Kaspersky Lab; or</w:t>
      </w:r>
    </w:p>
    <w:p w14:paraId="0FAE930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Any entity of which Kaspersky Lab has a majority ownership.</w:t>
      </w:r>
    </w:p>
    <w:p w14:paraId="0FAE9308"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National security system</w:t>
      </w:r>
      <w:r w:rsidRPr="00655B6B">
        <w:rPr>
          <w:rFonts w:asciiTheme="majorHAnsi" w:hAnsiTheme="majorHAnsi" w:cstheme="majorHAnsi"/>
        </w:rPr>
        <w:t>, as defined in 44 U.S.C. 3552, means any information system (including any telecommunications system) used or operated by an agency or by a contractor of an agency, or other organization on behalf of an agency—</w:t>
      </w:r>
    </w:p>
    <w:p w14:paraId="0FAE930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w:t>
      </w:r>
      <w:r w:rsidRPr="00655B6B">
        <w:rPr>
          <w:rFonts w:asciiTheme="majorHAnsi" w:hAnsiTheme="majorHAnsi" w:cstheme="majorHAnsi"/>
        </w:rPr>
        <w:lastRenderedPageBreak/>
        <w:t>to be used for routine administrative and business applications (including payroll, finance, logistics, and personnel management applications); or</w:t>
      </w:r>
    </w:p>
    <w:p w14:paraId="0FAE930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Is protected at all times by procedures established for information that have been specifically authorized under criteria established by an Executive order or an Act of Congress to be kept classified in the interest of national defense or foreign policy.</w:t>
      </w:r>
    </w:p>
    <w:p w14:paraId="0FAE930B"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Roaming</w:t>
      </w:r>
      <w:r w:rsidRPr="00655B6B">
        <w:rPr>
          <w:rFonts w:asciiTheme="majorHAnsi" w:hAnsiTheme="majorHAnsi" w:cstheme="majorHAnsi"/>
        </w:rPr>
        <w:t xml:space="preserve"> means cellular communications services (e.g., voice, video, data) received from a visited network when unable to connect to the facilities of the home network either because signal coverage is too weak or because traffic is too high.</w:t>
      </w:r>
    </w:p>
    <w:p w14:paraId="0FAE930C"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Sensitive compartmented information</w:t>
      </w:r>
      <w:r w:rsidRPr="00655B6B">
        <w:rPr>
          <w:rFonts w:asciiTheme="majorHAnsi" w:hAnsiTheme="majorHAnsi" w:cstheme="majorHAnsi"/>
        </w:rPr>
        <w:t xml:space="preserve"> means classified information concerning or derived from intelligence sources, methods, or analytical processes, which is required to be handled within formal access control systems established by the Director of National Intelligence.</w:t>
      </w:r>
    </w:p>
    <w:p w14:paraId="0FAE930D"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Sensitive compartmented information system</w:t>
      </w:r>
      <w:r w:rsidRPr="00655B6B">
        <w:rPr>
          <w:rFonts w:asciiTheme="majorHAnsi" w:hAnsiTheme="majorHAnsi" w:cstheme="majorHAnsi"/>
        </w:rPr>
        <w:t xml:space="preserve"> means a national security system authorized to process or store sensitive compartmented information.</w:t>
      </w:r>
    </w:p>
    <w:p w14:paraId="0FAE930E"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Source</w:t>
      </w:r>
      <w:r w:rsidRPr="00655B6B">
        <w:rPr>
          <w:rFonts w:asciiTheme="majorHAnsi" w:hAnsiTheme="majorHAnsi" w:cstheme="majorHAnsi"/>
        </w:rPr>
        <w:t xml:space="preserve"> means a non-Federal supplier, or potential supplier, of products or services, at any tier.</w:t>
      </w:r>
    </w:p>
    <w:p w14:paraId="0FAE930F"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Subsidiary</w:t>
      </w:r>
      <w:r w:rsidRPr="00655B6B">
        <w:rPr>
          <w:rFonts w:asciiTheme="majorHAnsi" w:hAnsiTheme="majorHAnsi" w:cstheme="majorHAnsi"/>
        </w:rPr>
        <w:t xml:space="preserve"> means an entity in which more than 50 percent of the entity is owned directly by a parent corporation or through another subsidiary of a parent corporation.</w:t>
      </w:r>
    </w:p>
    <w:p w14:paraId="0FAE9310"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Substantial or essential component</w:t>
      </w:r>
      <w:r w:rsidRPr="00655B6B">
        <w:rPr>
          <w:rFonts w:asciiTheme="majorHAnsi" w:hAnsiTheme="majorHAnsi" w:cstheme="majorHAnsi"/>
        </w:rPr>
        <w:t xml:space="preserve"> means any component necessary for the proper function or performance of a piece of equipment, system, or service.</w:t>
      </w:r>
    </w:p>
    <w:p w14:paraId="0FAE9311"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Unmanned aircraft</w:t>
      </w:r>
      <w:r w:rsidRPr="00655B6B">
        <w:rPr>
          <w:rFonts w:asciiTheme="majorHAnsi" w:hAnsiTheme="majorHAnsi" w:cstheme="majorHAnsi"/>
        </w:rPr>
        <w:t xml:space="preserve"> means an aircraft that is operated without the possibility of direct human intervention from within or on the aircraft (49 U.S.C. 44801(11)).</w:t>
      </w:r>
    </w:p>
    <w:p w14:paraId="0FAE9312"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Unmanned aircraft system</w:t>
      </w:r>
      <w:r w:rsidRPr="00655B6B">
        <w:rPr>
          <w:rFonts w:asciiTheme="majorHAnsi" w:hAnsiTheme="majorHAnsi" w:cstheme="majorHAnsi"/>
        </w:rPr>
        <w:t xml:space="preserve"> means an unmanned aircraft and associated elements (including communication links and the components that control the unmanned aircraft) that are required for the operator to operate safely and efficiently in the national airspace system (49 U.S.C. 44801(12)).</w:t>
      </w:r>
    </w:p>
    <w:p w14:paraId="0FAE931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iCs/>
        </w:rPr>
        <w:t>Prohibitions on providing or using specific products or services in performance of contract</w:t>
      </w:r>
      <w:r w:rsidRPr="00655B6B">
        <w:rPr>
          <w:rFonts w:asciiTheme="majorHAnsi" w:hAnsiTheme="majorHAnsi" w:cstheme="majorHAnsi"/>
        </w:rPr>
        <w:t>. Unless a waiver or exception applies, the Contractor is prohibited from providing any products or services to the Government or using in the performance of the contract any of the following:</w:t>
      </w:r>
    </w:p>
    <w:p w14:paraId="0FAE931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0FAE931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 Kaspersky Lab-covered article (Section 1634 of Division A of the National Defense Authorization Act for Fiscal Year 2018 (Pub. L. 115-91));</w:t>
      </w:r>
    </w:p>
    <w:p w14:paraId="0FAE931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0FAE931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 A service that connects to the facilities of a third-party, such as backhaul, roaming, or interconnection arrangements; or</w:t>
      </w:r>
    </w:p>
    <w:p w14:paraId="0FAE931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Telecommunications equipment that cannot route or redirect user data traffic or cannot permit visibility into any user data or packets that such equipment transmits or otherwise handles.</w:t>
      </w:r>
    </w:p>
    <w:p w14:paraId="0FAE931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Prohibition on unmanned aircraft systems manufactured or assembled by American Security Drone Act—covered foreign entities.</w:t>
      </w:r>
    </w:p>
    <w:p w14:paraId="0FAE931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Prohibition. The Contractor is prohibited from—</w:t>
      </w:r>
    </w:p>
    <w:p w14:paraId="0FAE931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0FAE931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On or after December 22, 2025, operating a FASC-prohibited unmanned aircraft system in the performance of the contract (section 1824 of Pub. L. 118-31); and</w:t>
      </w:r>
    </w:p>
    <w:p w14:paraId="0FAE931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On or after December 22, 2025, using Federal funds to procure or operate a FASC-prohibited unmanned aircraft system (section 1825 of Pub. L. 118-31).</w:t>
      </w:r>
    </w:p>
    <w:p w14:paraId="0FAE931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t>
      </w:r>
      <w:r w:rsidRPr="00655B6B">
        <w:rPr>
          <w:rFonts w:asciiTheme="majorHAnsi" w:hAnsiTheme="majorHAnsi" w:cstheme="majorHAnsi"/>
          <w:i/>
          <w:iCs/>
        </w:rPr>
        <w:t>Procedures</w:t>
      </w:r>
      <w:r w:rsidRPr="00655B6B">
        <w:rPr>
          <w:rFonts w:asciiTheme="majorHAnsi" w:hAnsiTheme="majorHAnsi" w:cstheme="majorHAnsi"/>
        </w:rPr>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0FAE931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t>
      </w:r>
      <w:r w:rsidRPr="00655B6B">
        <w:rPr>
          <w:rFonts w:asciiTheme="majorHAnsi" w:hAnsiTheme="majorHAnsi" w:cstheme="majorHAnsi"/>
          <w:i/>
          <w:iCs/>
        </w:rPr>
        <w:t>Exemptions, exceptions, and waivers</w:t>
      </w:r>
      <w:r w:rsidRPr="00655B6B">
        <w:rPr>
          <w:rFonts w:asciiTheme="majorHAnsi" w:hAnsiTheme="majorHAnsi" w:cstheme="majorHAnsi"/>
        </w:rPr>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0FAE932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iCs/>
        </w:rPr>
        <w:t>Prohibition on using or providing specific products or services or conducting certain transactions regardless of connection to contract</w:t>
      </w:r>
      <w:r w:rsidRPr="00655B6B">
        <w:rPr>
          <w:rFonts w:asciiTheme="majorHAnsi" w:hAnsiTheme="majorHAnsi" w:cstheme="majorHAnsi"/>
        </w:rPr>
        <w:t>.</w:t>
      </w:r>
    </w:p>
    <w:p w14:paraId="0FAE932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w:t>
      </w:r>
      <w:r w:rsidRPr="00655B6B">
        <w:rPr>
          <w:rFonts w:asciiTheme="majorHAnsi" w:hAnsiTheme="majorHAnsi" w:cstheme="majorHAnsi"/>
          <w:i/>
          <w:iCs/>
        </w:rPr>
        <w:t>Certain telecommunications and video surveillance equipment, systems, or services</w:t>
      </w:r>
      <w:r w:rsidRPr="00655B6B">
        <w:rPr>
          <w:rFonts w:asciiTheme="majorHAnsi" w:hAnsiTheme="majorHAnsi" w:cstheme="majorHAnsi"/>
        </w:rPr>
        <w:t>.</w:t>
      </w:r>
    </w:p>
    <w:p w14:paraId="0FAE932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0FAE932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This prohibition applies to using covered telecommunications equipment or services, regardless of whether that use is in performance of work under a Federal contract. This does not prohibit the contractor from using—</w:t>
      </w:r>
    </w:p>
    <w:p w14:paraId="0FAE932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(A) A service that connects to the facilities of a third party, such as backhaul, roaming, or interconnection arrangements; or</w:t>
      </w:r>
    </w:p>
    <w:p w14:paraId="0FAE932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Telecommunications equipment that cannot route or redirect user data traffic or cannot permit visibility into any user data or packets that such equipment transmits or otherwise handles.</w:t>
      </w:r>
    </w:p>
    <w:p w14:paraId="0FAE932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t>
      </w:r>
      <w:r w:rsidRPr="00655B6B">
        <w:rPr>
          <w:rFonts w:asciiTheme="majorHAnsi" w:hAnsiTheme="majorHAnsi" w:cstheme="majorHAnsi"/>
          <w:i/>
          <w:iCs/>
        </w:rPr>
        <w:t>Office of Foreign Assets Control Restrictions</w:t>
      </w:r>
      <w:r w:rsidRPr="00655B6B">
        <w:rPr>
          <w:rFonts w:asciiTheme="majorHAnsi" w:hAnsiTheme="majorHAnsi" w:cstheme="majorHAnsi"/>
        </w:rPr>
        <w:t>.</w:t>
      </w:r>
    </w:p>
    <w:p w14:paraId="0FAE932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0FAE932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Except as authorized by OFAC, most transactions involving Cuba, Iran, and Sudan are prohibited, as are most imports from Burma or North Korea, into the United States or its outlying areas.</w:t>
      </w:r>
    </w:p>
    <w:p w14:paraId="0FAE932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For lists of entities and individuals subject to economic sanctions, see OFAC’s List of Specially Designated Nationals and Blocked Persons at </w:t>
      </w:r>
      <w:hyperlink r:id="rId53" w:history="1">
        <w:r w:rsidRPr="00655B6B">
          <w:rPr>
            <w:rStyle w:val="Hyperlink"/>
            <w:rFonts w:asciiTheme="majorHAnsi" w:hAnsiTheme="majorHAnsi" w:cstheme="majorHAnsi"/>
            <w:i/>
            <w:iCs/>
          </w:rPr>
          <w:t>https://home.treasury.gov/policy-issues/financial-sanctions/specially-designated-nationals-and-blocked-persons-list-sdn-human-readable-lists</w:t>
        </w:r>
      </w:hyperlink>
      <w:r w:rsidRPr="00655B6B">
        <w:rPr>
          <w:rFonts w:asciiTheme="majorHAnsi" w:hAnsiTheme="majorHAnsi" w:cstheme="majorHAnsi"/>
        </w:rPr>
        <w:t>.</w:t>
      </w:r>
    </w:p>
    <w:p w14:paraId="0FAE932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For more information about these restrictions, as well as updates, see OFAC’s regulations at 31 CFR chapter V and at </w:t>
      </w:r>
      <w:hyperlink r:id="rId54" w:history="1">
        <w:r w:rsidRPr="00655B6B">
          <w:rPr>
            <w:rStyle w:val="Hyperlink"/>
            <w:rFonts w:asciiTheme="majorHAnsi" w:hAnsiTheme="majorHAnsi" w:cstheme="majorHAnsi"/>
            <w:i/>
            <w:iCs/>
          </w:rPr>
          <w:t>https://home.treasury.gov/policy-issues/office-of-foreign-assets-control-sanctions-programs-and-information</w:t>
        </w:r>
      </w:hyperlink>
      <w:r w:rsidRPr="00655B6B">
        <w:rPr>
          <w:rFonts w:asciiTheme="majorHAnsi" w:hAnsiTheme="majorHAnsi" w:cstheme="majorHAnsi"/>
        </w:rPr>
        <w:t>.</w:t>
      </w:r>
    </w:p>
    <w:p w14:paraId="0FAE932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To conduct electronic screens of potential parties to regulated transactions, see the consolidated screening list at </w:t>
      </w:r>
      <w:hyperlink r:id="rId55" w:history="1">
        <w:r w:rsidRPr="00655B6B">
          <w:rPr>
            <w:rStyle w:val="Hyperlink"/>
            <w:rFonts w:asciiTheme="majorHAnsi" w:hAnsiTheme="majorHAnsi" w:cstheme="majorHAnsi"/>
            <w:i/>
            <w:iCs/>
          </w:rPr>
          <w:t>https://www.trade.gov/consolidated-screening-list</w:t>
        </w:r>
      </w:hyperlink>
      <w:r w:rsidRPr="00655B6B">
        <w:rPr>
          <w:rFonts w:asciiTheme="majorHAnsi" w:hAnsiTheme="majorHAnsi" w:cstheme="majorHAnsi"/>
        </w:rPr>
        <w:t>, which consolidates multiple export screening lists of the Departments of Commerce, State, and the Treasury.</w:t>
      </w:r>
    </w:p>
    <w:p w14:paraId="0FAE932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t>
      </w:r>
      <w:r w:rsidRPr="00655B6B">
        <w:rPr>
          <w:rFonts w:asciiTheme="majorHAnsi" w:hAnsiTheme="majorHAnsi" w:cstheme="majorHAnsi"/>
          <w:i/>
          <w:iCs/>
        </w:rPr>
        <w:t>Sudan prohibition</w:t>
      </w:r>
      <w:r w:rsidRPr="00655B6B">
        <w:rPr>
          <w:rFonts w:asciiTheme="majorHAnsi" w:hAnsiTheme="majorHAnsi" w:cstheme="majorHAnsi"/>
        </w:rPr>
        <w:t>. The Contractor is prohibited from conducting any restricted business operations in Sudan in accordance with Accountability and Divestment Act of 2007 (Pub. L. 110-174).</w:t>
      </w:r>
    </w:p>
    <w:p w14:paraId="0FAE932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w:t>
      </w:r>
      <w:r w:rsidRPr="00655B6B">
        <w:rPr>
          <w:rFonts w:asciiTheme="majorHAnsi" w:hAnsiTheme="majorHAnsi" w:cstheme="majorHAnsi"/>
          <w:i/>
          <w:iCs/>
        </w:rPr>
        <w:t>Iran prohibitions</w:t>
      </w:r>
      <w:r w:rsidRPr="00655B6B">
        <w:rPr>
          <w:rFonts w:asciiTheme="majorHAnsi" w:hAnsiTheme="majorHAnsi" w:cstheme="majorHAnsi"/>
        </w:rPr>
        <w:t>.</w:t>
      </w:r>
    </w:p>
    <w:p w14:paraId="0FAE932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Unless an exception applies according to paragraph (d)(4)(iii) or the Government grants a waiver, the contractor shall not engage in certain activities or transactions relating to Iran (section 6(b)(1)(A) of Iran Sanctions Act (50 U.S.C. 1701 note).</w:t>
      </w:r>
    </w:p>
    <w:p w14:paraId="0FAE932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Unless an exception applies according to paragraph (d)(4)(iii) or the Government grants a waiver, contractor shall not export certain sensitive technology to Iran, as determined by the President, and has an active exclusion in SAM (22 U.S.C. 8515).</w:t>
      </w:r>
    </w:p>
    <w:p w14:paraId="0FAE933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The prohibition in paragraphs (d)(4)(i) and (d)(4)(ii) do not apply if the acquisition is subject to trade agreements and the offeror certifies that all the offered products are designated country end products or designated country construction material (see part 25).</w:t>
      </w:r>
    </w:p>
    <w:p w14:paraId="0FAE933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0FAE933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iCs/>
        </w:rPr>
        <w:t>Governmentwide exclusion and removal orders</w:t>
      </w:r>
      <w:r w:rsidRPr="00655B6B">
        <w:rPr>
          <w:rFonts w:asciiTheme="majorHAnsi" w:hAnsiTheme="majorHAnsi" w:cstheme="majorHAnsi"/>
        </w:rPr>
        <w:t>.</w:t>
      </w:r>
    </w:p>
    <w:p w14:paraId="0FAE933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0FAE933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For solicitations and contracts awarded by a Department of Defense contracting office, DoD FASCSA orders apply.</w:t>
      </w:r>
    </w:p>
    <w:p w14:paraId="0FAE933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For all other solicitations and contracts, DHS FASCSA orders apply.</w:t>
      </w:r>
    </w:p>
    <w:p w14:paraId="0FAE933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shall search for the phrase “FASCSA order” in the System for Award Management (SAM) at </w:t>
      </w:r>
      <w:hyperlink r:id="rId56" w:history="1">
        <w:r w:rsidRPr="00655B6B">
          <w:rPr>
            <w:rStyle w:val="Hyperlink"/>
            <w:rFonts w:asciiTheme="majorHAnsi" w:hAnsiTheme="majorHAnsi" w:cstheme="majorHAnsi"/>
            <w:i/>
            <w:iCs/>
          </w:rPr>
          <w:t>https://www.sam.gov</w:t>
        </w:r>
      </w:hyperlink>
      <w:r w:rsidRPr="00655B6B">
        <w:rPr>
          <w:rFonts w:asciiTheme="majorHAnsi" w:hAnsiTheme="majorHAnsi" w:cstheme="majorHAnsi"/>
        </w:rPr>
        <w:t xml:space="preserve"> to locate applicable FASCSA orders.</w:t>
      </w:r>
    </w:p>
    <w:p w14:paraId="0FAE933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Government may identify in the solicitation other FASCSA orders that are not in SAM, which are effective and apply to the solicitation and resulting contract.</w:t>
      </w:r>
    </w:p>
    <w:p w14:paraId="0FAE933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A FASCSA order issued after the date of solicitation applies to this contract only if added by an amendment to the solicitation or modification to the contract (see FAR 40.204-1(c)).</w:t>
      </w:r>
    </w:p>
    <w:p w14:paraId="0FAE933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w:t>
      </w:r>
      <w:r w:rsidRPr="00655B6B">
        <w:rPr>
          <w:rFonts w:asciiTheme="majorHAnsi" w:hAnsiTheme="majorHAnsi" w:cstheme="majorHAnsi"/>
          <w:i/>
          <w:iCs/>
        </w:rPr>
        <w:t>Reasonable inquiry</w:t>
      </w:r>
      <w:r w:rsidRPr="00655B6B">
        <w:rPr>
          <w:rFonts w:asciiTheme="majorHAnsi" w:hAnsiTheme="majorHAnsi" w:cstheme="majorHAnsi"/>
        </w:rPr>
        <w:t>. The contractor shall conduct a reasonable inquiry to determine if there are any prohibited products or services. The inquiry will look at any information in the entity’s possession but does not need to include an internal or third-party audit.</w:t>
      </w:r>
    </w:p>
    <w:p w14:paraId="0FAE933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w:t>
      </w:r>
      <w:r w:rsidRPr="00655B6B">
        <w:rPr>
          <w:rFonts w:asciiTheme="majorHAnsi" w:hAnsiTheme="majorHAnsi" w:cstheme="majorHAnsi"/>
          <w:i/>
          <w:iCs/>
        </w:rPr>
        <w:t>Removal of prohibited products and services</w:t>
      </w:r>
      <w:r w:rsidRPr="00655B6B">
        <w:rPr>
          <w:rFonts w:asciiTheme="majorHAnsi" w:hAnsiTheme="majorHAnsi" w:cstheme="majorHAnsi"/>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0FAE933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 </w:t>
      </w:r>
      <w:r w:rsidRPr="00655B6B">
        <w:rPr>
          <w:rFonts w:asciiTheme="majorHAnsi" w:hAnsiTheme="majorHAnsi" w:cstheme="majorHAnsi"/>
          <w:i/>
          <w:iCs/>
        </w:rPr>
        <w:t>General report</w:t>
      </w:r>
      <w:r w:rsidRPr="00655B6B">
        <w:rPr>
          <w:rFonts w:asciiTheme="majorHAnsi" w:hAnsiTheme="majorHAnsi" w:cstheme="majorHAnsi"/>
        </w:rPr>
        <w:t>.</w:t>
      </w:r>
    </w:p>
    <w:p w14:paraId="0FAE933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0FAE933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Contract number and order number, if applicable;</w:t>
      </w:r>
    </w:p>
    <w:p w14:paraId="0FAE933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specific prohibition the product or service is not complying with;</w:t>
      </w:r>
    </w:p>
    <w:p w14:paraId="0FAE933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0FAE934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FAE934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Description of the functionality of the product or service and how that functionality impacts the risk to the product or service;</w:t>
      </w:r>
    </w:p>
    <w:p w14:paraId="0FAE934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An explanation of any factors relevant to determining if the product or service should be permitted by an applicable exception, exemption, or waiver (if the contractor would like the Government to consider a waiver, and asks for such a waiver);</w:t>
      </w:r>
    </w:p>
    <w:p w14:paraId="0FAE934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 Whether alternative products or services are available that would comply with the prohibition;</w:t>
      </w:r>
    </w:p>
    <w:p w14:paraId="0FAE934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(viii) If the product or service is related to item maintenance, include the following information on the item being maintained:</w:t>
      </w:r>
    </w:p>
    <w:p w14:paraId="0FAE934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Brand;</w:t>
      </w:r>
    </w:p>
    <w:p w14:paraId="0FAE934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Model number, OEM number, manufacturer part number, or wholesaler number; and</w:t>
      </w:r>
    </w:p>
    <w:p w14:paraId="0FAE934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Item description, as applicable.</w:t>
      </w:r>
    </w:p>
    <w:p w14:paraId="0FAE934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(ix) Any readily available information about mitigation actions implemented or recommended.</w:t>
      </w:r>
    </w:p>
    <w:p w14:paraId="0FAE934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If a report must be submitted to a contracting office, the Contractor shall submit the report as follows:</w:t>
      </w:r>
    </w:p>
    <w:p w14:paraId="0FAE934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If a Department of Defense contracting office, the Contractor shall report to the website at </w:t>
      </w:r>
      <w:hyperlink r:id="rId57" w:history="1">
        <w:r w:rsidRPr="00655B6B">
          <w:rPr>
            <w:rStyle w:val="Hyperlink"/>
            <w:rFonts w:asciiTheme="majorHAnsi" w:hAnsiTheme="majorHAnsi" w:cstheme="majorHAnsi"/>
            <w:i/>
            <w:iCs/>
          </w:rPr>
          <w:t>https://dibnet.dod.mil</w:t>
        </w:r>
      </w:hyperlink>
      <w:r w:rsidRPr="00655B6B">
        <w:rPr>
          <w:rFonts w:asciiTheme="majorHAnsi" w:hAnsiTheme="majorHAnsi" w:cstheme="majorHAnsi"/>
        </w:rPr>
        <w:t>.</w:t>
      </w:r>
    </w:p>
    <w:p w14:paraId="0FAE934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For all other contracting offices, the Contractor shall report to the Contracting Officer.</w:t>
      </w:r>
    </w:p>
    <w:p w14:paraId="0FAE934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For indefinite delivery contracts, the Contractor shall report to both the contracting office for the indefinite delivery contract and the contracting office for any affected order.</w:t>
      </w:r>
    </w:p>
    <w:p w14:paraId="0FAE934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0FAE934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The contractor shall also report the information in paragraph (h)(1) if the contractor wishes to ask for a waiver of the requirements of a new FASCSA order being applied through modification.</w:t>
      </w:r>
    </w:p>
    <w:p w14:paraId="0FAE934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 </w:t>
      </w:r>
      <w:r w:rsidRPr="00655B6B">
        <w:rPr>
          <w:rFonts w:asciiTheme="majorHAnsi" w:hAnsiTheme="majorHAnsi" w:cstheme="majorHAnsi"/>
          <w:i/>
          <w:iCs/>
        </w:rPr>
        <w:t>New FASCSA orders report</w:t>
      </w:r>
      <w:r w:rsidRPr="00655B6B">
        <w:rPr>
          <w:rFonts w:asciiTheme="majorHAnsi" w:hAnsiTheme="majorHAnsi" w:cstheme="majorHAnsi"/>
        </w:rPr>
        <w:t>.</w:t>
      </w:r>
    </w:p>
    <w:p w14:paraId="0FAE935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0FAE935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0FAE935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w:t>
      </w:r>
      <w:r w:rsidRPr="00655B6B">
        <w:rPr>
          <w:rFonts w:asciiTheme="majorHAnsi" w:hAnsiTheme="majorHAnsi" w:cstheme="majorHAnsi"/>
        </w:rPr>
        <w:t>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0FAE935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Contract number and order number, if applicable;</w:t>
      </w:r>
    </w:p>
    <w:p w14:paraId="0FAE935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Name of the covered article or source subject to a FASCSA order;</w:t>
      </w:r>
    </w:p>
    <w:p w14:paraId="0FAE935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The specific FASCSA order the product or service does not comply with;</w:t>
      </w:r>
    </w:p>
    <w:p w14:paraId="0FAE935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The elements of (h)(1)(iii) through (ix) of this clause.</w:t>
      </w:r>
    </w:p>
    <w:p w14:paraId="0FAE935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0FAE9358"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Provision)</w:t>
      </w:r>
    </w:p>
    <w:p w14:paraId="0FAE9359" w14:textId="77777777" w:rsidR="00361667" w:rsidRPr="00655B6B" w:rsidRDefault="00361667" w:rsidP="00F57A42">
      <w:pPr>
        <w:pStyle w:val="Heading2"/>
        <w:rPr>
          <w:rFonts w:cstheme="majorHAnsi"/>
          <w:sz w:val="22"/>
          <w:szCs w:val="22"/>
        </w:rPr>
      </w:pPr>
      <w:bookmarkStart w:id="65" w:name="_Toc223953398"/>
      <w:r w:rsidRPr="00655B6B">
        <w:rPr>
          <w:rFonts w:cstheme="majorHAnsi"/>
          <w:sz w:val="22"/>
          <w:szCs w:val="22"/>
        </w:rPr>
        <w:t>C.38  52.240-93  BASIC SAFEGAURDING OF COVERED CONTRACTOR INFORMATION SYSTEMS (DEVIATION) (NOV 2025)</w:t>
      </w:r>
      <w:bookmarkEnd w:id="65"/>
      <w:r w:rsidRPr="00655B6B">
        <w:rPr>
          <w:rFonts w:cstheme="majorHAnsi"/>
          <w:sz w:val="22"/>
          <w:szCs w:val="22"/>
        </w:rPr>
        <w:t xml:space="preserve"> </w:t>
      </w:r>
    </w:p>
    <w:p w14:paraId="0FAE935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Definitions. As used in this clause—</w:t>
      </w:r>
    </w:p>
    <w:p w14:paraId="0FAE935B"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Covered contractor information system</w:t>
      </w:r>
      <w:r w:rsidRPr="00655B6B">
        <w:rPr>
          <w:rFonts w:asciiTheme="majorHAnsi" w:hAnsiTheme="majorHAnsi" w:cstheme="majorHAnsi"/>
        </w:rPr>
        <w:t xml:space="preserve"> means an information system that is owned or operated by a contractor that processes, stores, or transmits Federal contract information.</w:t>
      </w:r>
    </w:p>
    <w:p w14:paraId="0FAE935C"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Federal contract information</w:t>
      </w:r>
      <w:r w:rsidRPr="00655B6B">
        <w:rPr>
          <w:rFonts w:asciiTheme="majorHAnsi" w:hAnsiTheme="majorHAnsi" w:cstheme="majorHAnsi"/>
        </w:rPr>
        <w:t>—</w:t>
      </w:r>
    </w:p>
    <w:p w14:paraId="0FAE935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Means information, not intended for public release, that is provided by or generated for the Government under a contract to develop or deliver a product or service to the Government; but</w:t>
      </w:r>
    </w:p>
    <w:p w14:paraId="0FAE935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(2) Does not include information provided by the Government to the public (such as on public websites) or simple transactional information (such as information necessary to process payments).</w:t>
      </w:r>
    </w:p>
    <w:p w14:paraId="0FAE935F"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Information</w:t>
      </w:r>
      <w:r w:rsidRPr="00655B6B">
        <w:rPr>
          <w:rFonts w:asciiTheme="majorHAnsi" w:hAnsiTheme="majorHAnsi" w:cstheme="majorHAnsi"/>
        </w:rPr>
        <w:t xml:space="preserve"> means any communication or representation of knowledge such as facts, data, or opinions, in any medium or form, including textual, numerical, graphic, cartographic, narrative, or audiovisual (Committee on National Security Systems Instruction (CNSSI) 4009).</w:t>
      </w:r>
    </w:p>
    <w:p w14:paraId="0FAE9360"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Information system</w:t>
      </w:r>
      <w:r w:rsidRPr="00655B6B">
        <w:rPr>
          <w:rFonts w:asciiTheme="majorHAnsi" w:hAnsiTheme="majorHAnsi" w:cstheme="majorHAnsi"/>
        </w:rPr>
        <w:t xml:space="preserve"> means a discrete set of information resources organized for the collection, processing, maintenance, use, sharing, dissemination, or disposition of information (44 U.S.C. 3502).</w:t>
      </w:r>
    </w:p>
    <w:p w14:paraId="0FAE9361"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Safeguarding</w:t>
      </w:r>
      <w:r w:rsidRPr="00655B6B">
        <w:rPr>
          <w:rFonts w:asciiTheme="majorHAnsi" w:hAnsiTheme="majorHAnsi" w:cstheme="majorHAnsi"/>
        </w:rPr>
        <w:t xml:space="preserve"> means measures or controls that are prescribed to protect information systems.</w:t>
      </w:r>
    </w:p>
    <w:p w14:paraId="0FAE936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iCs/>
        </w:rPr>
        <w:t>Safeguarding requirements</w:t>
      </w:r>
      <w:r w:rsidRPr="00655B6B">
        <w:rPr>
          <w:rFonts w:asciiTheme="majorHAnsi" w:hAnsiTheme="majorHAnsi" w:cstheme="majorHAnsi"/>
        </w:rPr>
        <w:t>.</w:t>
      </w:r>
    </w:p>
    <w:p w14:paraId="0FAE936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Basic requirements. The Contractor shall safeguard its covered contractor information systems by implementing, at minimum, the following security controls:</w:t>
      </w:r>
    </w:p>
    <w:p w14:paraId="0FAE936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Limit information system access to authorized users, processes acting on behalf of authorized users, or devices (including other information systems).</w:t>
      </w:r>
    </w:p>
    <w:p w14:paraId="0FAE936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Limit information system access to the types of transactions and functions that authorized users are permitted to execute.</w:t>
      </w:r>
    </w:p>
    <w:p w14:paraId="0FAE936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Verify and control/limit connections to and use of external information systems.</w:t>
      </w:r>
    </w:p>
    <w:p w14:paraId="0FAE936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Control information posted or processed on publicly accessible information systems.</w:t>
      </w:r>
    </w:p>
    <w:p w14:paraId="0FAE936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Identify information system users, processes acting on behalf of users, or devices.</w:t>
      </w:r>
    </w:p>
    <w:p w14:paraId="0FAE936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Authenticate (or verify) the identities of those users, processes, or devices, as a prerequisite to allowing access to organizational information systems.</w:t>
      </w:r>
    </w:p>
    <w:p w14:paraId="0FAE936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 Sanitize or destroy information system media containing Federal Contract Information before disposal or release for reuse.</w:t>
      </w:r>
    </w:p>
    <w:p w14:paraId="0FAE936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(viii) Limit physical access to organizational information systems, equipment, and the respective operating environments to authorized individuals.</w:t>
      </w:r>
    </w:p>
    <w:p w14:paraId="0FAE936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(ix) Escort visitors and monitor visitor activity; maintain audit logs of physical access; and control and manage physical access devices.</w:t>
      </w:r>
    </w:p>
    <w:p w14:paraId="0FAE936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 Monitor, control, and protect organizational communications (i.e., information transmitted or received by organizational information systems) at the external boundaries and key internal boundaries of the information systems.</w:t>
      </w:r>
    </w:p>
    <w:p w14:paraId="0FAE936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 Implement subnetworks for publicly accessible system components that are physically or logically separated from internal networks.</w:t>
      </w:r>
    </w:p>
    <w:p w14:paraId="0FAE936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(xii) Identify, report, and correct information and information system flaws in a timely manner.</w:t>
      </w:r>
    </w:p>
    <w:p w14:paraId="0FAE937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(xiii) Provide protection from malicious code at appropriate locations within organizational information systems.</w:t>
      </w:r>
    </w:p>
    <w:p w14:paraId="0FAE937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(xiv) Update malicious code protection mechanisms when new releases are available.</w:t>
      </w:r>
    </w:p>
    <w:p w14:paraId="0FAE937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(xv) Perform periodic scans of the information system and real-time scans of files from external sources as files are downloaded, opened, or executed.</w:t>
      </w:r>
    </w:p>
    <w:p w14:paraId="0FAE937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0FAE937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0FAE9375"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Provision)</w:t>
      </w:r>
    </w:p>
    <w:p w14:paraId="0FAE9376" w14:textId="77777777" w:rsidR="00361667" w:rsidRDefault="00361667" w:rsidP="00F57A42">
      <w:pPr>
        <w:pStyle w:val="Heading2"/>
        <w:rPr>
          <w:rFonts w:cstheme="majorHAnsi"/>
        </w:rPr>
      </w:pPr>
      <w:bookmarkStart w:id="66" w:name="_Toc223953399"/>
      <w:r w:rsidRPr="00655B6B">
        <w:rPr>
          <w:rFonts w:cstheme="majorHAnsi"/>
          <w:sz w:val="22"/>
          <w:szCs w:val="22"/>
        </w:rPr>
        <w:t>C.39  52.244-6</w:t>
      </w:r>
      <w:r>
        <w:rPr>
          <w:rFonts w:cstheme="majorHAnsi"/>
          <w:sz w:val="22"/>
          <w:szCs w:val="22"/>
        </w:rPr>
        <w:t xml:space="preserve"> </w:t>
      </w:r>
      <w:bookmarkEnd w:id="66"/>
      <w:r w:rsidRPr="00EE658E">
        <w:rPr>
          <w:rFonts w:cstheme="majorHAnsi"/>
          <w:sz w:val="22"/>
          <w:szCs w:val="22"/>
        </w:rPr>
        <w:t>Subcontracts For Commercial Products and Commercial Services (JAN 2025)  (DEVIATION OCT 2025)</w:t>
      </w:r>
      <w:r w:rsidRPr="00655B6B">
        <w:rPr>
          <w:rFonts w:cstheme="majorHAnsi"/>
        </w:rPr>
        <w:t xml:space="preserve">  </w:t>
      </w:r>
    </w:p>
    <w:p w14:paraId="0FAE9377" w14:textId="77777777" w:rsidR="00361667" w:rsidRPr="00EE658E" w:rsidRDefault="00361667" w:rsidP="00F57A42">
      <w:pPr>
        <w:pStyle w:val="Heading2"/>
        <w:rPr>
          <w:rFonts w:eastAsiaTheme="minorEastAsia" w:cstheme="majorHAnsi"/>
          <w:color w:val="auto"/>
          <w:sz w:val="22"/>
          <w:szCs w:val="22"/>
        </w:rPr>
      </w:pPr>
      <w:r w:rsidRPr="00EE658E">
        <w:rPr>
          <w:rFonts w:eastAsiaTheme="minorEastAsia" w:cstheme="majorHAnsi"/>
          <w:color w:val="auto"/>
          <w:sz w:val="22"/>
          <w:szCs w:val="22"/>
        </w:rPr>
        <w:t>(a) Definitions. As used in this clause—</w:t>
      </w:r>
    </w:p>
    <w:p w14:paraId="0FAE937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Commercial product, commercial service, and commercially available off the-shelf item</w:t>
      </w:r>
      <w:r w:rsidRPr="00655B6B">
        <w:rPr>
          <w:rFonts w:asciiTheme="majorHAnsi" w:hAnsiTheme="majorHAnsi" w:cstheme="majorHAnsi"/>
        </w:rPr>
        <w:t xml:space="preserve"> have the meanings contained in Federal Acquisition Regulation (FAR) 2.101.</w:t>
      </w:r>
    </w:p>
    <w:p w14:paraId="0FAE937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Subcontract</w:t>
      </w:r>
      <w:r w:rsidRPr="00655B6B">
        <w:rPr>
          <w:rFonts w:asciiTheme="majorHAnsi" w:hAnsiTheme="majorHAnsi" w:cstheme="majorHAnsi"/>
        </w:rPr>
        <w:t xml:space="preserve"> includes a transfer of commercial products or commercial services between divisions, subsidiaries, or affiliates of the Contractor or subcontractor at any tier.</w:t>
      </w:r>
    </w:p>
    <w:p w14:paraId="0FAE937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To the maximum extent practicable, the Contractor shall incorporate, and require its subcontractors at all tiers to incorporate, commercial products, commercial services or non-developmental items as components of items to be supplied under this contract.</w:t>
      </w:r>
    </w:p>
    <w:p w14:paraId="0FAE937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(c)(1) The Contractor shall insert the following clauses in subcontracts for commercial products or commercial services:</w:t>
      </w:r>
    </w:p>
    <w:p w14:paraId="0FAE937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52.203–13, Contractor Code of Business Ethics and Conduct (NOV 2021) (41 U.S.C. 3509), if the subcontract exceeds the threshold specified in FAR 3.1004(a) on the date of subcontract award, and has a performance period of more than 120 days. In altering this clause to identify the appropriate parties, all disclosures of violation of the civil False Claims Act or of Federal criminal law shall be directed to the agency Office of the Inspector General, with a copy to the Contracting Officer.</w:t>
      </w:r>
    </w:p>
    <w:p w14:paraId="0FAE937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52.203-15, Whistleblower Protections Under the American Recovery and Reinvestment Act of 2009 (JUN 2010) (Section 1553 of Pub. L. 111-5), if the subcontract is funded under the Recovery Act.</w:t>
      </w:r>
    </w:p>
    <w:p w14:paraId="0FAE937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(iii) 52.203–17, Contractor Employee Whistleblower Rights (NOV 2023) (41 U.S.C. 4712); this clause does not apply to contracts of DoD, NASA, the Coast Guard, or applicable elements of the intelligence community—see FAR 3.900(a).</w:t>
      </w:r>
    </w:p>
    <w:p w14:paraId="0FAE937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52.203-19, Prohibition on Requiring Certain Internal Confidentiality Agreements or Statements (JAN 2017).</w:t>
      </w:r>
    </w:p>
    <w:p w14:paraId="0FAE938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52.204-21, Basic Safeguarding of Covered Contractor Information Systems (NOV 2021), other than subcontracts for commercially available off-the-shelf items, if flow down is required in accordance with paragraph (c) of FAR clause 52.204-21.</w:t>
      </w:r>
    </w:p>
    <w:p w14:paraId="0FAE938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52.204–23, Prohibition on Contracting for Hardware, Software, and Services Developed or Provided by Kaspersky Lab Covered Entities (DEC 2023) (Section 1634 of Pub. L. 115–91).</w:t>
      </w:r>
    </w:p>
    <w:p w14:paraId="0FAE938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 52.204–25, Prohibition on Contracting for Certain Telecommunications and Video Surveillance Services or Equipment. (NOV 2021) (Section 889(a)(1)(A) of Pub. L. 115–232).</w:t>
      </w:r>
    </w:p>
    <w:p w14:paraId="0FAE938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(viii) 52.204–27, Prohibition on a ByteDance Covered Application (JUN 2023) (Section 102 of Division R of Pub. L. 117–328).</w:t>
      </w:r>
    </w:p>
    <w:p w14:paraId="0FAE938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(ix)(A) 52.204–30, Federal Acquisition Supply Chain Security Act Orders— Prohibition. (DEC 2023) (Pub. L. 115–390, title II).</w:t>
      </w:r>
    </w:p>
    <w:p w14:paraId="0FAE938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Alternate I (DEC 2023) of 52.204–30.</w:t>
      </w:r>
    </w:p>
    <w:p w14:paraId="0FAE938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 52.219–8, Utilization of Small Business Concerns (JAN 2025) (15 U.S.C. 637(d)(2) and (3)), if the subcontract offers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0FAE938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 [Reserved]</w:t>
      </w:r>
    </w:p>
    <w:p w14:paraId="0FAE938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(xii) [Reserved]</w:t>
      </w:r>
    </w:p>
    <w:p w14:paraId="0FAE938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(xiii) 52.222–35, Equal Opportunity for Veterans (JUN 2020) (38 U.S.C. 4212(a)).</w:t>
      </w:r>
    </w:p>
    <w:p w14:paraId="0FAE938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(xiv) 52.222-36, Equal Opportunity for Workers with Disabilities (JUN 2020) (29 U.S.C. 793).</w:t>
      </w:r>
    </w:p>
    <w:p w14:paraId="0FAE938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(xv) 52.222-37, Employment Reports on Veterans (JUN 2020) (38 U.S.C. 4212).</w:t>
      </w:r>
    </w:p>
    <w:p w14:paraId="0FAE938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(xvi) 52.222-40, Notification of Employee Rights Under the National Labor Relations Act (DEC 2010) (E.O. 13496), if flow down is required in accordance with paragraph (f) of FAR clause 52.222-40.</w:t>
      </w:r>
    </w:p>
    <w:p w14:paraId="0FAE938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(xvii)(A) 52.222-50, Combating Trafficking in Persons (OCT 2025) (22 U.S.C. chapter 78 and E.O. 13627).</w:t>
      </w:r>
    </w:p>
    <w:p w14:paraId="0FAE938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Alternate I (MAR 2015) of 52.222-50 (22 U.S.C. chapter 78 and E.O. 13627).</w:t>
      </w:r>
    </w:p>
    <w:p w14:paraId="0FAE938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(xviii) 52.222-55, Minimum Wages for Contractor Workers under Executive Order 14026 (JAN 2022), if flow down is required in accordance with paragraph (k) of FAR clause 52.222-55.</w:t>
      </w:r>
    </w:p>
    <w:p w14:paraId="0FAE939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(xix) 52.222-62, Paid Sick Leave Under Executive Order 13706 (JAN 2022) (E.O. 13706), if flow down is required in accordance with paragraph (m) of FAR clause 52.222-62.</w:t>
      </w:r>
    </w:p>
    <w:p w14:paraId="0FAE939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(xx)(A) 52.224-3, Privacy Training (JAN 2017) (5 U.S.C. 552a) if flow down is required in accordance with 52.224-3(f).</w:t>
      </w:r>
    </w:p>
    <w:p w14:paraId="0FAE939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Alternate I (JAN 2017) of 52.224-3, if flow down is required in accordance with 52.224-3(f) and the agency specifies that only its agency-provided training is acceptable.</w:t>
      </w:r>
    </w:p>
    <w:p w14:paraId="0FAE939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(xxi) 52.225–26, Contractors Performing Private Security Functions Outside the United States (OCT 2016) Section 862, as amended, of the National Defense Authorization Act for Fiscal Year 2008; 10 U.S.C. Subtitle A, Part V, Subpart G Note).</w:t>
      </w:r>
    </w:p>
    <w:p w14:paraId="0FAE939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(xxii) 52.232-40, Providing Accelerated Payments to Small Business Subcontractors (MAR 2023), if flow down is required in accordance with paragraph (c) of FAR clause 52.232-40.</w:t>
      </w:r>
    </w:p>
    <w:p w14:paraId="0FAE939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(xxiii) 52.240–1, Prohibition on Unmanned Aircraft Systems Manufactured or Assembled by American Security Drone Act—Covered Foreign Entities (NOV 2024) (Sections 1821–1826, Pub. L. 118–31, 41 U.S.C.3901 note prec.).</w:t>
      </w:r>
    </w:p>
    <w:p w14:paraId="0FAE939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(xxiv) 52.247-64, Preference for Privately Owned U.S.-Flag Commercial Vessels (NOV 2021) (46 U.S.C. 55305 and 10 U.S.C. 2631), if flow down is required in accordance with paragraph (d) of FAR clause 52.247-64.</w:t>
      </w:r>
    </w:p>
    <w:p w14:paraId="0FAE939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While not required, the Contractor may flow down to subcontracts for commercial products or commercial services a minimal number of additional clauses necessary to satisfy its contractual obligations.</w:t>
      </w:r>
    </w:p>
    <w:p w14:paraId="0FAE939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Contractor shall include the terms of this clause, including this paragraph (d), in subcontracts awarded under this contract.</w:t>
      </w:r>
    </w:p>
    <w:p w14:paraId="0FAE9399"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39A" w14:textId="77777777" w:rsidR="00361667" w:rsidRPr="00655B6B" w:rsidRDefault="00361667" w:rsidP="00F57A42">
      <w:pPr>
        <w:pStyle w:val="Heading2"/>
        <w:rPr>
          <w:rFonts w:cstheme="majorHAnsi"/>
          <w:sz w:val="22"/>
          <w:szCs w:val="22"/>
        </w:rPr>
      </w:pPr>
      <w:bookmarkStart w:id="67" w:name="_Toc223953400"/>
      <w:r w:rsidRPr="00655B6B">
        <w:rPr>
          <w:rFonts w:cstheme="majorHAnsi"/>
          <w:sz w:val="22"/>
          <w:szCs w:val="22"/>
        </w:rPr>
        <w:t>C.40  52.245-1  GOVERNMENT PROPERTY  (SEP 2021) ALTERNATE I (APR 2012)</w:t>
      </w:r>
      <w:bookmarkEnd w:id="67"/>
    </w:p>
    <w:p w14:paraId="0FAE939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Definitions</w:t>
      </w:r>
      <w:r w:rsidRPr="00655B6B">
        <w:rPr>
          <w:rFonts w:asciiTheme="majorHAnsi" w:hAnsiTheme="majorHAnsi" w:cstheme="majorHAnsi"/>
        </w:rPr>
        <w:t>. As used in this clause—</w:t>
      </w:r>
    </w:p>
    <w:p w14:paraId="0FAE939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Cannibalize</w:t>
      </w:r>
      <w:r w:rsidRPr="00655B6B">
        <w:rPr>
          <w:rFonts w:asciiTheme="majorHAnsi" w:hAnsiTheme="majorHAnsi" w:cstheme="majorHAnsi"/>
        </w:rPr>
        <w:t xml:space="preserve"> means to remove parts from Government property for use or for installation on other Government property.</w:t>
      </w:r>
    </w:p>
    <w:p w14:paraId="0FAE939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Contractor-acquired property</w:t>
      </w:r>
      <w:r w:rsidRPr="00655B6B">
        <w:rPr>
          <w:rFonts w:asciiTheme="majorHAnsi" w:hAnsiTheme="majorHAnsi" w:cstheme="majorHAnsi"/>
        </w:rPr>
        <w:t xml:space="preserve"> means property acquired, fabricated, or otherwise provided by the Contractor for performing a contract, and to which the Government has title.</w:t>
      </w:r>
    </w:p>
    <w:p w14:paraId="0FAE939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Contractor inventory</w:t>
      </w:r>
      <w:r w:rsidRPr="00655B6B">
        <w:rPr>
          <w:rFonts w:asciiTheme="majorHAnsi" w:hAnsiTheme="majorHAnsi" w:cstheme="majorHAnsi"/>
        </w:rPr>
        <w:t xml:space="preserve"> means—</w:t>
      </w:r>
    </w:p>
    <w:p w14:paraId="0FAE939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Any property acquired by and in the possession of a Contractor or subcontractor under a contract for which title is vested in the Government and which exceeds the amounts needed to complete full performance under the entire contract;</w:t>
      </w:r>
    </w:p>
    <w:p w14:paraId="0FAE93A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Any property that the Government is obligated or has the option to take over under any type of contract, e.g., as a result either of any changes in the specifications or plans thereunder </w:t>
      </w:r>
      <w:r w:rsidRPr="00655B6B">
        <w:rPr>
          <w:rFonts w:asciiTheme="majorHAnsi" w:hAnsiTheme="majorHAnsi" w:cstheme="majorHAnsi"/>
        </w:rPr>
        <w:lastRenderedPageBreak/>
        <w:t>or of the termination of the contract (or subcontract thereunder), before completion of the work, for the convenience or at the option of the Government; and</w:t>
      </w:r>
    </w:p>
    <w:p w14:paraId="0FAE93A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Government-furnished property that exceeds the amounts needed to complete full performance under the entire contract.</w:t>
      </w:r>
    </w:p>
    <w:p w14:paraId="0FAE93A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Contractor's managerial personnel</w:t>
      </w:r>
      <w:r w:rsidRPr="00655B6B">
        <w:rPr>
          <w:rFonts w:asciiTheme="majorHAnsi" w:hAnsiTheme="majorHAnsi" w:cstheme="majorHAnsi"/>
        </w:rPr>
        <w:t xml:space="preserve"> means the Contractor's directors, officers, managers, superintendents, or equivalent representatives who have supervision or direction of—</w:t>
      </w:r>
    </w:p>
    <w:p w14:paraId="0FAE93A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All or substantially all of the Contractor's business;</w:t>
      </w:r>
    </w:p>
    <w:p w14:paraId="0FAE93A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All or substantially all of the Contractor's operation at any one plant or separate location; or</w:t>
      </w:r>
    </w:p>
    <w:p w14:paraId="0FAE93A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 separate and complete major industrial operation.</w:t>
      </w:r>
    </w:p>
    <w:p w14:paraId="0FAE93A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Demilitarization</w:t>
      </w:r>
      <w:r w:rsidRPr="00655B6B">
        <w:rPr>
          <w:rFonts w:asciiTheme="majorHAnsi" w:hAnsiTheme="majorHAnsi" w:cstheme="majorHAnsi"/>
        </w:rPr>
        <w:t xml:space="preserve"> means rendering a product unusable for, and not restorable to, the purpose for which it was designed or is customarily used.</w:t>
      </w:r>
    </w:p>
    <w:p w14:paraId="0FAE93A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Discrepancies incident to shipment</w:t>
      </w:r>
      <w:r w:rsidRPr="00655B6B">
        <w:rPr>
          <w:rFonts w:asciiTheme="majorHAnsi" w:hAnsiTheme="majorHAnsi" w:cstheme="majorHAnsi"/>
        </w:rPr>
        <w:t xml:space="preserve"> means any differences (e.g., count or condition) between the items documented to have been shipped and items actually received.</w:t>
      </w:r>
    </w:p>
    <w:p w14:paraId="0FAE93A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Equipment</w:t>
      </w:r>
      <w:r w:rsidRPr="00655B6B">
        <w:rPr>
          <w:rFonts w:asciiTheme="majorHAnsi" w:hAnsiTheme="majorHAnsi" w:cstheme="majorHAnsi"/>
        </w:rPr>
        <w:t xml:space="preserve"> means a tangible item that is functionally complete for its intended purpose, durable, nonexpendable, and needed for the performance of a contract. Equipment is not intended for sale, and does not ordinarily lose its identity or become a component part of another article when put into use. Equipment does not include material, real property, special test equipment or special tooling.</w:t>
      </w:r>
    </w:p>
    <w:p w14:paraId="0FAE93A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Government-furnished property</w:t>
      </w:r>
      <w:r w:rsidRPr="00655B6B">
        <w:rPr>
          <w:rFonts w:asciiTheme="majorHAnsi" w:hAnsiTheme="majorHAnsi" w:cstheme="majorHAnsi"/>
        </w:rPr>
        <w:t xml:space="preserve">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w:t>
      </w:r>
      <w:r w:rsidRPr="00655B6B">
        <w:rPr>
          <w:rFonts w:asciiTheme="majorHAnsi" w:hAnsiTheme="majorHAnsi" w:cstheme="majorHAnsi"/>
        </w:rPr>
        <w:t>act.</w:t>
      </w:r>
    </w:p>
    <w:p w14:paraId="0FAE93A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Government property</w:t>
      </w:r>
      <w:r w:rsidRPr="00655B6B">
        <w:rPr>
          <w:rFonts w:asciiTheme="majorHAnsi" w:hAnsiTheme="majorHAnsi" w:cstheme="majorHAnsi"/>
        </w:rPr>
        <w:t xml:space="preserve"> means all property owned or leased by the Government. Government property includes both Government-furnished and Contractor-acquired property. Government property includes material, equipment, special tooling, special test equipment, and real property. Government property does not include intellectual property and software. </w:t>
      </w:r>
    </w:p>
    <w:p w14:paraId="0FAE93A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Loss of Government property</w:t>
      </w:r>
      <w:r w:rsidRPr="00655B6B">
        <w:rPr>
          <w:rFonts w:asciiTheme="majorHAnsi" w:hAnsiTheme="majorHAnsi" w:cstheme="majorHAnsi"/>
        </w:rPr>
        <w:t xml:space="preserve"> means unintended, unforeseen or accidental loss, damage or destruction to Government property that reduces the Government's expected economic benefits of the property. Loss of Government property does not include purposeful destructive testing, obsolescence, normal wear and tear or manufacturing defects. Loss of Government property includes, but is not limited to—</w:t>
      </w:r>
    </w:p>
    <w:p w14:paraId="0FAE93A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Items that cannot be found after a reasonable search;</w:t>
      </w:r>
    </w:p>
    <w:p w14:paraId="0FAE93A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Theft;</w:t>
      </w:r>
    </w:p>
    <w:p w14:paraId="0FAE93A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(3) Damage resulting in unexpected harm to property requiring repair to restore the item to usable condition; or</w:t>
      </w:r>
    </w:p>
    <w:p w14:paraId="0FAE93A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Destruction resulting from incidents that render the item useless for its intended purpose or beyond economical repair.</w:t>
      </w:r>
    </w:p>
    <w:p w14:paraId="0FAE93B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Material</w:t>
      </w:r>
      <w:r w:rsidRPr="00655B6B">
        <w:rPr>
          <w:rFonts w:asciiTheme="majorHAnsi" w:hAnsiTheme="majorHAnsi" w:cstheme="majorHAnsi"/>
        </w:rPr>
        <w:t xml:space="preserve"> means property that may be consumed or expended during the performance of a contract, component parts of a higher assembly, or items that lose their individual identity through incorporation into an end item. Material does not include equipment, special tooling, special test equipment or real property.</w:t>
      </w:r>
    </w:p>
    <w:p w14:paraId="0FAE93B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Nonseverable</w:t>
      </w:r>
      <w:r w:rsidRPr="00655B6B">
        <w:rPr>
          <w:rFonts w:asciiTheme="majorHAnsi" w:hAnsiTheme="majorHAnsi" w:cstheme="majorHAnsi"/>
        </w:rPr>
        <w:t xml:space="preserve"> means property that cannot be removed after construction or installation without substantial loss of value or damage to the installed property or to the premises where installed.</w:t>
      </w:r>
    </w:p>
    <w:p w14:paraId="0FAE93B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Precious metals</w:t>
      </w:r>
      <w:r w:rsidRPr="00655B6B">
        <w:rPr>
          <w:rFonts w:asciiTheme="majorHAnsi" w:hAnsiTheme="majorHAnsi" w:cstheme="majorHAnsi"/>
        </w:rPr>
        <w:t xml:space="preserve"> means silver, gold, platinum, palladium, iridium, osmium, rhodium, and ruthenium.</w:t>
      </w:r>
    </w:p>
    <w:p w14:paraId="0FAE93B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Production scrap</w:t>
      </w:r>
      <w:r w:rsidRPr="00655B6B">
        <w:rPr>
          <w:rFonts w:asciiTheme="majorHAnsi" w:hAnsiTheme="majorHAnsi" w:cstheme="majorHAnsi"/>
        </w:rPr>
        <w:t xml:space="preserve"> means unusable material resulting from production, engineering, operations and maintenance, repair, and research and development contract activities. Production scrap may have value when re-melted or reprocessed, e.g., textile and metal clippings, borings, and faulty castings and forgings.</w:t>
      </w:r>
    </w:p>
    <w:p w14:paraId="0FAE93B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 xml:space="preserve"> Property</w:t>
      </w:r>
      <w:r w:rsidRPr="00655B6B">
        <w:rPr>
          <w:rFonts w:asciiTheme="majorHAnsi" w:hAnsiTheme="majorHAnsi" w:cstheme="majorHAnsi"/>
        </w:rPr>
        <w:t xml:space="preserve"> means all tangible property, both real and personal.</w:t>
      </w:r>
    </w:p>
    <w:p w14:paraId="0FAE93B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Property Administrator</w:t>
      </w:r>
      <w:r w:rsidRPr="00655B6B">
        <w:rPr>
          <w:rFonts w:asciiTheme="majorHAnsi" w:hAnsiTheme="majorHAnsi" w:cstheme="majorHAnsi"/>
        </w:rPr>
        <w:t xml:space="preserve"> means an authorized representative of the Contracting Officer appointed in accordance with agency procedures, responsible for administering the contract requirements and obligations relating to Government property in the possession of a Contractor.</w:t>
      </w:r>
    </w:p>
    <w:p w14:paraId="0FAE93B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Property records</w:t>
      </w:r>
      <w:r w:rsidRPr="00655B6B">
        <w:rPr>
          <w:rFonts w:asciiTheme="majorHAnsi" w:hAnsiTheme="majorHAnsi" w:cstheme="majorHAnsi"/>
        </w:rPr>
        <w:t xml:space="preserve"> means the records created and maintained by the contractor in support of its stewardship responsibilities for the management of Government property.</w:t>
      </w:r>
    </w:p>
    <w:p w14:paraId="0FAE93B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Provide</w:t>
      </w:r>
      <w:r w:rsidRPr="00655B6B">
        <w:rPr>
          <w:rFonts w:asciiTheme="majorHAnsi" w:hAnsiTheme="majorHAnsi" w:cstheme="majorHAnsi"/>
        </w:rPr>
        <w:t xml:space="preserve"> means to furnish, as in Government-furnished property, or to acquire, as in contractor-acquired property.</w:t>
      </w:r>
    </w:p>
    <w:p w14:paraId="0FAE93B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Real property</w:t>
      </w:r>
      <w:r w:rsidRPr="00655B6B">
        <w:rPr>
          <w:rFonts w:asciiTheme="majorHAnsi" w:hAnsiTheme="majorHAnsi" w:cstheme="majorHAnsi"/>
        </w:rPr>
        <w:t xml:space="preserve">. See Federal Management Regulation 102-71.20 (41 CFR 102-71.20). </w:t>
      </w:r>
    </w:p>
    <w:p w14:paraId="0FAE93B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Sensitive property</w:t>
      </w:r>
      <w:r w:rsidRPr="00655B6B">
        <w:rPr>
          <w:rFonts w:asciiTheme="majorHAnsi" w:hAnsiTheme="majorHAnsi" w:cstheme="majorHAnsi"/>
        </w:rPr>
        <w:t xml:space="preserve"> means property potentially dangerous to the public safety or security if stolen, lost, or misplaced, or that shall be subject to exceptional physical security, protection, control, and accountability. Examples include weapons, ammunition, explosives, controlled substances, radioactive materials, hazardous materials or wastes, or precious metals.</w:t>
      </w:r>
    </w:p>
    <w:p w14:paraId="0FAE93B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rPr>
        <w:t>Unit acquisition cost</w:t>
      </w:r>
      <w:r w:rsidRPr="00655B6B">
        <w:rPr>
          <w:rFonts w:asciiTheme="majorHAnsi" w:hAnsiTheme="majorHAnsi" w:cstheme="majorHAnsi"/>
        </w:rPr>
        <w:t xml:space="preserve"> means—</w:t>
      </w:r>
    </w:p>
    <w:p w14:paraId="0FAE93B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For Government-furnished property, the dollar value assigned by the Government and identified in the contract; and</w:t>
      </w:r>
    </w:p>
    <w:p w14:paraId="0FAE93B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For contractor-acquired property, the cost derived from the Contractor's records that reflect consistently applied generally accepted accounting principles.</w:t>
      </w:r>
    </w:p>
    <w:p w14:paraId="0FAE93B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Property management</w:t>
      </w:r>
      <w:r w:rsidRPr="00655B6B">
        <w:rPr>
          <w:rFonts w:asciiTheme="majorHAnsi" w:hAnsiTheme="majorHAnsi" w:cstheme="majorHAnsi"/>
        </w:rPr>
        <w:t xml:space="preserve">. </w:t>
      </w:r>
    </w:p>
    <w:p w14:paraId="0FAE93B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(1) The Contractor shall have a system of internal controls to manage (control, use, preserve, protect, repair, and maintain) Government property in its possession. The system shall be adequate to satisfy the requirements of this clause. In doing so, the Contractor shall initiate and maintain the processes, systems, procedures, records, and methodologies necessary for effective and efficient control of Government property. The Contractor shall disclose any significant changes to its property management </w:t>
      </w:r>
      <w:r w:rsidRPr="00655B6B">
        <w:rPr>
          <w:rFonts w:asciiTheme="majorHAnsi" w:hAnsiTheme="majorHAnsi" w:cstheme="majorHAnsi"/>
        </w:rPr>
        <w:t>system to the Property Administrator prior to implementation of the changes. The Contractor may employ customary commercial practices, voluntary consensus standards, or industry-leading practices and standards that provide effective and efficient Government property management that are necessary and appropriate for the performance of this contract (except where inconsistent with law or regulation).</w:t>
      </w:r>
    </w:p>
    <w:p w14:paraId="0FAE93B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Contractor's responsibility extends from the initial acquisition and receipt of property, through stewardship, custody, and use until formally relieved of responsibility by authorized means, including delivery, consumption, expending, sale (as surplus property), or other disposition, or via a completed investigation, evaluation, and final determination for lost property. This requirement applies to all Government property under the Contractor's accountability, stewardship, possession or control,</w:t>
      </w:r>
      <w:r w:rsidRPr="00655B6B">
        <w:rPr>
          <w:rFonts w:asciiTheme="majorHAnsi" w:hAnsiTheme="majorHAnsi" w:cstheme="majorHAnsi"/>
        </w:rPr>
        <w:t xml:space="preserve"> including its vendors or subcontractors (see paragraph (f)(1)(v) of this clause).</w:t>
      </w:r>
    </w:p>
    <w:p w14:paraId="0FAE93C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Contractor shall include the requirements of this clause in all subcontracts under which Government property is acquired or furnished for subcontract performance.</w:t>
      </w:r>
    </w:p>
    <w:p w14:paraId="0FAE93C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The Contractor shall establish and maintain procedures necessary to assess its property management system effectiveness and shall perform periodic internal reviews, surveillances, self assessments, or audits. Significant findings or results of such reviews and audits pertaining to Government property shall be made available to the Property Administrator.</w:t>
      </w:r>
    </w:p>
    <w:p w14:paraId="0FAE93C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t>
      </w:r>
      <w:r w:rsidRPr="00655B6B">
        <w:rPr>
          <w:rFonts w:asciiTheme="majorHAnsi" w:hAnsiTheme="majorHAnsi" w:cstheme="majorHAnsi"/>
          <w:i/>
        </w:rPr>
        <w:t>Use of Government property</w:t>
      </w:r>
      <w:r w:rsidRPr="00655B6B">
        <w:rPr>
          <w:rFonts w:asciiTheme="majorHAnsi" w:hAnsiTheme="majorHAnsi" w:cstheme="majorHAnsi"/>
        </w:rPr>
        <w:t xml:space="preserve">. </w:t>
      </w:r>
    </w:p>
    <w:p w14:paraId="0FAE93C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shall use Government property, either furnished or acquired under this contract, only for performing this contract, unless otherwise provided for in this contract or approved by the Contracting Officer. </w:t>
      </w:r>
    </w:p>
    <w:p w14:paraId="0FAE93C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Modifications or alterations of Government property are prohibited, unless they are—</w:t>
      </w:r>
    </w:p>
    <w:p w14:paraId="0FAE93C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Reasonable and necessary due to the scope of work under this contract or its terms and conditions;</w:t>
      </w:r>
    </w:p>
    <w:p w14:paraId="0FAE93C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Required for normal maintenance; or</w:t>
      </w:r>
    </w:p>
    <w:p w14:paraId="0FAE93C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Otherwise authorized by the Contracting Officer.</w:t>
      </w:r>
    </w:p>
    <w:p w14:paraId="0FAE93C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Contractor shall not cannibalize Government property unless otherwise provided for in this contract or approved by the Contracting Officer.</w:t>
      </w:r>
    </w:p>
    <w:p w14:paraId="0FAE93C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rPr>
        <w:t>Government-furnished property</w:t>
      </w:r>
      <w:r w:rsidRPr="00655B6B">
        <w:rPr>
          <w:rFonts w:asciiTheme="majorHAnsi" w:hAnsiTheme="majorHAnsi" w:cstheme="majorHAnsi"/>
        </w:rPr>
        <w:t xml:space="preserve">. </w:t>
      </w:r>
    </w:p>
    <w:p w14:paraId="0FAE93C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Government shall deliver to the Contractor the Government-furnished property described in this contract. The Government shall furnish related data and information needed for the intended use of the property. The warranties of suitability of use and timely delivery of </w:t>
      </w:r>
      <w:r w:rsidRPr="00655B6B">
        <w:rPr>
          <w:rFonts w:asciiTheme="majorHAnsi" w:hAnsiTheme="majorHAnsi" w:cstheme="majorHAnsi"/>
        </w:rPr>
        <w:lastRenderedPageBreak/>
        <w:t>Government-furnished property do not apply to property acquired or fabricated by the Contractor as contractor-acquired property and subsequently transferred to another contract with this Contractor.</w:t>
      </w:r>
    </w:p>
    <w:p w14:paraId="0FAE93C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delivery and/or performance dates specified in this contract are based upon the expectation that the Government-furnished property will be suitable for contract performance and will be delivered to the Contractor by the dates stated in the contract.</w:t>
      </w:r>
    </w:p>
    <w:p w14:paraId="0FAE93C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If the property is not delivered to the Contractor by the dates stated in the contract, the Contracting Officer shall, upon the Contractor's timely written request, consider an equitable adjustment to the contract.</w:t>
      </w:r>
    </w:p>
    <w:p w14:paraId="0FAE93C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In the event property is received by the Contractor, or for Government-furnished property after receipt and installation, in a condition not suitable for its intended use, the Contracting Officer shall, upon the Contractor's timely written request, advise the Contractor on a course of action to remedy the problem. Such action may include repairing, replacing, modifying, returning, or otherwise disposing of the property at the Government's expense. Upon completion of the required action(s), the Co</w:t>
      </w:r>
      <w:r w:rsidRPr="00655B6B">
        <w:rPr>
          <w:rFonts w:asciiTheme="majorHAnsi" w:hAnsiTheme="majorHAnsi" w:cstheme="majorHAnsi"/>
        </w:rPr>
        <w:t>ntracting Officer shall consider an equitable adjustment to the contract (see also paragraph (f)(1)(ii)(A) of this clause).</w:t>
      </w:r>
    </w:p>
    <w:p w14:paraId="0FAE93C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The Government may, at its option, furnish property in an "as-is" condition. The Contractor will be given the opportunity to inspect such property prior to the property being provided. In such cases, the Government makes no warranty with respect to the serviceability and/or suitability of the property for contract performance. Any repairs, replacement, and/or refurbishment shall be at the Contractor's expense.</w:t>
      </w:r>
    </w:p>
    <w:p w14:paraId="0FAE93C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(3)(i) The Contracting Officer may by written notice, at any time—</w:t>
      </w:r>
    </w:p>
    <w:p w14:paraId="0FAE93D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Increase or decrease the amount of Government-furnished property under this contract;</w:t>
      </w:r>
    </w:p>
    <w:p w14:paraId="0FAE93D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Substitute other Government-furnished property for the property previously furnished, to be furnished, or to be acquired by the Contractor for the Government under this contract; or</w:t>
      </w:r>
    </w:p>
    <w:p w14:paraId="0FAE93D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Withdraw authority to use property.</w:t>
      </w:r>
    </w:p>
    <w:p w14:paraId="0FAE93D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Upon completion of any action(s) under paragraph (d)(3)(i) of this clause, and the Contractor's timely written request, the Contracting Officer shall consider an equitable adjustment to the contract.</w:t>
      </w:r>
    </w:p>
    <w:p w14:paraId="0FAE93D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rPr>
        <w:t>Title to Government property</w:t>
      </w:r>
      <w:r w:rsidRPr="00655B6B">
        <w:rPr>
          <w:rFonts w:asciiTheme="majorHAnsi" w:hAnsiTheme="majorHAnsi" w:cstheme="majorHAnsi"/>
        </w:rPr>
        <w:t>. (1) All Government-furnished property and all property acquired by the Contractor, title to which vests in the Government under this paragraph (collectively referred to as "Government property"), is subject to the provisions of this clause. The Government shall retain title to all Government-furnished property. Title to Government property shall not be affected by its incorporation into or attachment to any property not owned by the Government, nor shall Government property bec</w:t>
      </w:r>
      <w:r w:rsidRPr="00655B6B">
        <w:rPr>
          <w:rFonts w:asciiTheme="majorHAnsi" w:hAnsiTheme="majorHAnsi" w:cstheme="majorHAnsi"/>
        </w:rPr>
        <w:t>ome a fixture or lose its identity as personal property by being attached to any real property.</w:t>
      </w:r>
    </w:p>
    <w:p w14:paraId="0FAE93D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Title vests in the Government for all property acquired or fabricated by the Contractor in accordance with the financing provisions or other specific requirements for passage of title in </w:t>
      </w:r>
      <w:r w:rsidRPr="00655B6B">
        <w:rPr>
          <w:rFonts w:asciiTheme="majorHAnsi" w:hAnsiTheme="majorHAnsi" w:cstheme="majorHAnsi"/>
        </w:rPr>
        <w:lastRenderedPageBreak/>
        <w:t>the contract. Under fixed price type contracts, in the absence of financing provisions or other specific requirements for passage of title in the contract, the Contractor retains title to all property acquired by the Contractor for use on the contract, except for property identified as a deliverable end item. If a deliverable item is to be retained by the Contractor for use after inspection and acceptance by the Government, it shall be made accountable to the contract through a contract modification listing</w:t>
      </w:r>
      <w:r w:rsidRPr="00655B6B">
        <w:rPr>
          <w:rFonts w:asciiTheme="majorHAnsi" w:hAnsiTheme="majorHAnsi" w:cstheme="majorHAnsi"/>
        </w:rPr>
        <w:t xml:space="preserve"> the item as Government-furnished property.</w:t>
      </w:r>
    </w:p>
    <w:p w14:paraId="0FAE93D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t>
      </w:r>
      <w:r w:rsidRPr="00655B6B">
        <w:rPr>
          <w:rFonts w:asciiTheme="majorHAnsi" w:hAnsiTheme="majorHAnsi" w:cstheme="majorHAnsi"/>
          <w:i/>
        </w:rPr>
        <w:t>Title under Cost-Reimbursement or Time-and-Material Contracts or Cost-Reimbursable line items under Fixed-Price contracts</w:t>
      </w:r>
      <w:r w:rsidRPr="00655B6B">
        <w:rPr>
          <w:rFonts w:asciiTheme="majorHAnsi" w:hAnsiTheme="majorHAnsi" w:cstheme="majorHAnsi"/>
        </w:rPr>
        <w:t>. (i) Title to all property purchased by the Contractor for which the Contractor is entitled to be reimbursed as a direct item of cost under this contract shall pass to and vest in the Government upon the vendor's delivery of such property.</w:t>
      </w:r>
    </w:p>
    <w:p w14:paraId="0FAE93D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Title to all other property, the cost of which is reimbursable to the Contractor, shall pass to and vest in the Government upon—</w:t>
      </w:r>
    </w:p>
    <w:p w14:paraId="0FAE93D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Issuance of the property for use in contract performance;</w:t>
      </w:r>
    </w:p>
    <w:p w14:paraId="0FAE93D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Commencement of processing of the property for use in contract performance; or</w:t>
      </w:r>
    </w:p>
    <w:p w14:paraId="0FAE93D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Reimbursement of the cost of the property by the Government, whichever occurs first.</w:t>
      </w:r>
    </w:p>
    <w:p w14:paraId="0FAE93D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w:t>
      </w:r>
      <w:r w:rsidRPr="00655B6B">
        <w:rPr>
          <w:rFonts w:asciiTheme="majorHAnsi" w:hAnsiTheme="majorHAnsi" w:cstheme="majorHAnsi"/>
          <w:i/>
        </w:rPr>
        <w:t>Contractor plans and systems</w:t>
      </w:r>
      <w:r w:rsidRPr="00655B6B">
        <w:rPr>
          <w:rFonts w:asciiTheme="majorHAnsi" w:hAnsiTheme="majorHAnsi" w:cstheme="majorHAnsi"/>
        </w:rPr>
        <w:t xml:space="preserve">. </w:t>
      </w:r>
    </w:p>
    <w:p w14:paraId="0FAE93D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Contractors shall establish and implement property management plans, systems, and procedures at the contract, program, site or entity level to enable the following outcomes:</w:t>
      </w:r>
    </w:p>
    <w:p w14:paraId="0FAE93D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w:t>
      </w:r>
      <w:r w:rsidRPr="00655B6B">
        <w:rPr>
          <w:rFonts w:asciiTheme="majorHAnsi" w:hAnsiTheme="majorHAnsi" w:cstheme="majorHAnsi"/>
          <w:i/>
        </w:rPr>
        <w:t>Acquisition of Property</w:t>
      </w:r>
      <w:r w:rsidRPr="00655B6B">
        <w:rPr>
          <w:rFonts w:asciiTheme="majorHAnsi" w:hAnsiTheme="majorHAnsi" w:cstheme="majorHAnsi"/>
        </w:rPr>
        <w:t>. The Contractor shall document that all property was acquired consistent with its engineering, production planning, and property control operations.</w:t>
      </w:r>
    </w:p>
    <w:p w14:paraId="0FAE93D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w:t>
      </w:r>
      <w:r w:rsidRPr="00655B6B">
        <w:rPr>
          <w:rFonts w:asciiTheme="majorHAnsi" w:hAnsiTheme="majorHAnsi" w:cstheme="majorHAnsi"/>
          <w:i/>
        </w:rPr>
        <w:t>Receipt of Government Property</w:t>
      </w:r>
      <w:r w:rsidRPr="00655B6B">
        <w:rPr>
          <w:rFonts w:asciiTheme="majorHAnsi" w:hAnsiTheme="majorHAnsi" w:cstheme="majorHAnsi"/>
        </w:rPr>
        <w:t>. The Contractor shall receive Government property and document the receipt, record the information necessary to meet the record requirements of paragraph (f)(1)(iii)(A)(1) through (5) of this clause, identify as Government owned in a manner appropriate to the type of property (e.g., stamp, tag, mark, or other identification), and manage any discrepancies incident to shipment.</w:t>
      </w:r>
    </w:p>
    <w:p w14:paraId="0FAE93D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rPr>
        <w:t>Government-furnished property</w:t>
      </w:r>
      <w:r w:rsidRPr="00655B6B">
        <w:rPr>
          <w:rFonts w:asciiTheme="majorHAnsi" w:hAnsiTheme="majorHAnsi" w:cstheme="majorHAnsi"/>
        </w:rPr>
        <w:t>. The Contractor shall furnish a written statement to the Property Administrator containing all relevant facts, such as cause or condition and a recommended course(s) of action, if overages, shortages, or damages and/or other discrepancies are discovered upon receipt of Government-furnished property.</w:t>
      </w:r>
    </w:p>
    <w:p w14:paraId="0FAE93E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Contractor-acquired property</w:t>
      </w:r>
      <w:r w:rsidRPr="00655B6B">
        <w:rPr>
          <w:rFonts w:asciiTheme="majorHAnsi" w:hAnsiTheme="majorHAnsi" w:cstheme="majorHAnsi"/>
        </w:rPr>
        <w:t>. The Contractor shall take all actions necessary to adjust for overages, shortages, damage and/or other discrepancies discovered upon receipt, in shipment of Contractor-acquired property from a vendor or supplier, so as to ensure the proper allocability and allowability of associated costs.</w:t>
      </w:r>
    </w:p>
    <w:p w14:paraId="0FAE93E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w:t>
      </w:r>
      <w:r w:rsidRPr="00655B6B">
        <w:rPr>
          <w:rFonts w:asciiTheme="majorHAnsi" w:hAnsiTheme="majorHAnsi" w:cstheme="majorHAnsi"/>
          <w:i/>
        </w:rPr>
        <w:t>Records of Government property</w:t>
      </w:r>
      <w:r w:rsidRPr="00655B6B">
        <w:rPr>
          <w:rFonts w:asciiTheme="majorHAnsi" w:hAnsiTheme="majorHAnsi" w:cstheme="majorHAnsi"/>
        </w:rPr>
        <w:t>. The Contractor shall create and maintain records of all Government property accountable to the contract, including Government-furnished and Contractor-acquired property.</w:t>
      </w:r>
    </w:p>
    <w:p w14:paraId="0FAE93E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Property records shall enable a complete, current, auditable record of all transactions and shall, unless otherwise approved by the Property Administrator, contain the following:</w:t>
      </w:r>
    </w:p>
    <w:p w14:paraId="0FAE93E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(1) The name, part number and description, National Stock Number (if needed for additional item identification tracking and/or disposition), and other data elements as necessary and required in accordance with the terms and conditions of the contract.</w:t>
      </w:r>
    </w:p>
    <w:p w14:paraId="0FAE93E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Quantity received (or fabricated), issued, and balance-on-hand.</w:t>
      </w:r>
    </w:p>
    <w:p w14:paraId="0FAE93E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Unit acquisition cost.</w:t>
      </w:r>
    </w:p>
    <w:p w14:paraId="0FAE93E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Unique-item identifier or equivalent (if available and necessary for individual item tracking).</w:t>
      </w:r>
    </w:p>
    <w:p w14:paraId="0FAE93E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Unit of measure.</w:t>
      </w:r>
    </w:p>
    <w:p w14:paraId="0FAE93E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Accountable contract number or equivalent code designation.</w:t>
      </w:r>
    </w:p>
    <w:p w14:paraId="0FAE93E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 Location.</w:t>
      </w:r>
    </w:p>
    <w:p w14:paraId="0FAE93E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(8) Disposition.</w:t>
      </w:r>
    </w:p>
    <w:p w14:paraId="0FAE93E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(9) Posting reference and date of transaction.</w:t>
      </w:r>
    </w:p>
    <w:p w14:paraId="0FAE93E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(10) Date placed in service (if required in accordance with the terms and conditions of the contract)</w:t>
      </w:r>
    </w:p>
    <w:p w14:paraId="0FAE93E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rPr>
        <w:t>Use of a Receipt and Issue System for Government Material</w:t>
      </w:r>
      <w:r w:rsidRPr="00655B6B">
        <w:rPr>
          <w:rFonts w:asciiTheme="majorHAnsi" w:hAnsiTheme="majorHAnsi" w:cstheme="majorHAnsi"/>
        </w:rPr>
        <w:t>. When approved by the Property Administrator, the Contractor may maintain, in lieu of formal property records, a file of appropriately cross-referenced documents evidencing receipt, issue, and use of material that is issued for immediate consumption.</w:t>
      </w:r>
    </w:p>
    <w:p w14:paraId="0FAE93E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w:t>
      </w:r>
      <w:r w:rsidRPr="00655B6B">
        <w:rPr>
          <w:rFonts w:asciiTheme="majorHAnsi" w:hAnsiTheme="majorHAnsi" w:cstheme="majorHAnsi"/>
          <w:i/>
        </w:rPr>
        <w:t>Physical inventory</w:t>
      </w:r>
      <w:r w:rsidRPr="00655B6B">
        <w:rPr>
          <w:rFonts w:asciiTheme="majorHAnsi" w:hAnsiTheme="majorHAnsi" w:cstheme="majorHAnsi"/>
        </w:rPr>
        <w:t>. The Contractor shall periodically perform, record, and disclose physical inventory results. A final physical inventory shall be performed upon contract completion or termination. The Property Administrator may waive this final inventory requirement, depending on the circumstances (e.g., overall reliability of the Contractor's system or the property is to be transferred to a follow-on contract).</w:t>
      </w:r>
    </w:p>
    <w:p w14:paraId="0FAE93E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w:t>
      </w:r>
      <w:r w:rsidRPr="00655B6B">
        <w:rPr>
          <w:rFonts w:asciiTheme="majorHAnsi" w:hAnsiTheme="majorHAnsi" w:cstheme="majorHAnsi"/>
          <w:i/>
        </w:rPr>
        <w:t>Subcontractor control</w:t>
      </w:r>
      <w:r w:rsidRPr="00655B6B">
        <w:rPr>
          <w:rFonts w:asciiTheme="majorHAnsi" w:hAnsiTheme="majorHAnsi" w:cstheme="majorHAnsi"/>
        </w:rPr>
        <w:t xml:space="preserve">. </w:t>
      </w:r>
    </w:p>
    <w:p w14:paraId="0FAE93F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The Contractor shall award subcontracts that clearly identify items to be provided and the extent of any restrictions or limitations on their use. The Contractor shall ensure appropriate flow down of contract terms and conditions (e.g., extent of liability for loss of Government property.</w:t>
      </w:r>
    </w:p>
    <w:p w14:paraId="0FAE93F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Contractor shall assure its subcontracts are properly administered and reviews are periodically performed to determine the adequacy of the subcontractor's property management system.</w:t>
      </w:r>
    </w:p>
    <w:p w14:paraId="0FAE93F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w:t>
      </w:r>
      <w:r w:rsidRPr="00655B6B">
        <w:rPr>
          <w:rFonts w:asciiTheme="majorHAnsi" w:hAnsiTheme="majorHAnsi" w:cstheme="majorHAnsi"/>
          <w:i/>
        </w:rPr>
        <w:t>Reports</w:t>
      </w:r>
      <w:r w:rsidRPr="00655B6B">
        <w:rPr>
          <w:rFonts w:asciiTheme="majorHAnsi" w:hAnsiTheme="majorHAnsi" w:cstheme="majorHAnsi"/>
        </w:rPr>
        <w:t>. The Contractor shall have a process to create and provide reports of discrepancies, loss of Government property, physical inventory results, audits and self-assessments, corrective actions, and other property-related reports as directed by the Contracting Officer.</w:t>
      </w:r>
    </w:p>
    <w:p w14:paraId="0FAE93F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(vii) </w:t>
      </w:r>
      <w:r w:rsidRPr="00655B6B">
        <w:rPr>
          <w:rFonts w:asciiTheme="majorHAnsi" w:hAnsiTheme="majorHAnsi" w:cstheme="majorHAnsi"/>
          <w:i/>
        </w:rPr>
        <w:t>Relief of stewardship responsibility and liability</w:t>
      </w:r>
      <w:r w:rsidRPr="00655B6B">
        <w:rPr>
          <w:rFonts w:asciiTheme="majorHAnsi" w:hAnsiTheme="majorHAnsi" w:cstheme="majorHAnsi"/>
        </w:rPr>
        <w:t>. The Contractor shall have a process to enable the prompt recognition, investigation, disclosure and reporting of loss of Government property, including losses that occur at subcontractor or alternate site locations.</w:t>
      </w:r>
    </w:p>
    <w:p w14:paraId="0FAE93F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This process shall include the corrective actions necessary to prevent recurrence.</w:t>
      </w:r>
    </w:p>
    <w:p w14:paraId="0FAE93F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Unless otherwise directed by the Property Administrator, the Contractor shall investigate and report to the Government all incidents of property loss as soon as the facts become known. Such reports shall, at a minimum, contain the following information:</w:t>
      </w:r>
    </w:p>
    <w:p w14:paraId="0FAE93F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Date of incident (if known).</w:t>
      </w:r>
    </w:p>
    <w:p w14:paraId="0FAE93F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data elements required under paragraph (f)(1)(iii)(A) of this clause.</w:t>
      </w:r>
    </w:p>
    <w:p w14:paraId="0FAE93F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Quantity.</w:t>
      </w:r>
    </w:p>
    <w:p w14:paraId="0FAE93F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Accountable contract number.</w:t>
      </w:r>
    </w:p>
    <w:p w14:paraId="0FAE93F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A statement indicating current or future need.</w:t>
      </w:r>
    </w:p>
    <w:p w14:paraId="0FAE93F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Unit acquisition cost, or if applicable, estimated sales proceeds, estimated repair or replacement costs.</w:t>
      </w:r>
    </w:p>
    <w:p w14:paraId="0FAE93F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 All known interests in commingled material of which includes Government material.</w:t>
      </w:r>
    </w:p>
    <w:p w14:paraId="0FAE93F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(8) Cause and corrective action taken or to be taken to prevent recurrence.</w:t>
      </w:r>
    </w:p>
    <w:p w14:paraId="0FAE93F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(9) A statement that the Government will receive compensation covering the loss of Government property, in the event the Contractor was or will be reimbursed or compensated.</w:t>
      </w:r>
    </w:p>
    <w:p w14:paraId="0FAE93F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(10) Copies of all supporting documentation.</w:t>
      </w:r>
    </w:p>
    <w:p w14:paraId="0FAE940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(11) Last known location.</w:t>
      </w:r>
    </w:p>
    <w:p w14:paraId="0FAE940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(12) A statement that the property did or did not contain sensitive, export controlled, hazardous, or toxic material, and that the appropriate agencies and authorities were notified.</w:t>
      </w:r>
    </w:p>
    <w:p w14:paraId="0FAE940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Unless the contract provides otherwise, the Contractor shall be relieved of stewardship responsibility and liability for property when—</w:t>
      </w:r>
    </w:p>
    <w:p w14:paraId="0FAE940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Such property is consumed or expended, reasonably and properly, or otherwise accounted for, in the performance of the contract, including reasonable inventory adjustments of material as determined by the Property Administrator;</w:t>
      </w:r>
    </w:p>
    <w:p w14:paraId="0FAE940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Property Administrator grants relief of responsibility and liability for loss of Government property;</w:t>
      </w:r>
    </w:p>
    <w:p w14:paraId="0FAE940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Property is delivered or shipped from the Contractor's plant, under Government instructions, except when shipment is to a subcontractor or other location of the Contractor; or</w:t>
      </w:r>
    </w:p>
    <w:p w14:paraId="0FAE940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Property is disposed of in accordance with paragraphs (j) and (k) of this clause.</w:t>
      </w:r>
    </w:p>
    <w:p w14:paraId="0FAE940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(viii) </w:t>
      </w:r>
      <w:r w:rsidRPr="00655B6B">
        <w:rPr>
          <w:rFonts w:asciiTheme="majorHAnsi" w:hAnsiTheme="majorHAnsi" w:cstheme="majorHAnsi"/>
          <w:i/>
        </w:rPr>
        <w:t>Utilizing Government property</w:t>
      </w:r>
      <w:r w:rsidRPr="00655B6B">
        <w:rPr>
          <w:rFonts w:asciiTheme="majorHAnsi" w:hAnsiTheme="majorHAnsi" w:cstheme="majorHAnsi"/>
        </w:rPr>
        <w:t xml:space="preserve">. </w:t>
      </w:r>
    </w:p>
    <w:p w14:paraId="0FAE940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(A) The Contractor shall utilize, consume, move, and store Government Property only as authorized under this contract. The Contractor shall promptly disclose and report Government property in its possession that is excess to contract performance.</w:t>
      </w:r>
    </w:p>
    <w:p w14:paraId="0FAE940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Unless otherwise authorized in this contract or by the Property Administrator the Contractor shall not commingle Government material with material not owned by the Government.</w:t>
      </w:r>
    </w:p>
    <w:p w14:paraId="0FAE940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(ix) </w:t>
      </w:r>
      <w:r w:rsidRPr="00655B6B">
        <w:rPr>
          <w:rFonts w:asciiTheme="majorHAnsi" w:hAnsiTheme="majorHAnsi" w:cstheme="majorHAnsi"/>
          <w:i/>
        </w:rPr>
        <w:t>Maintenance</w:t>
      </w:r>
      <w:r w:rsidRPr="00655B6B">
        <w:rPr>
          <w:rFonts w:asciiTheme="majorHAnsi" w:hAnsiTheme="majorHAnsi" w:cstheme="majorHAnsi"/>
        </w:rPr>
        <w:t>. The Contractor shall properly maintain Government property. The Contractor's maintenance program shall enable the identification, disclosure, and performance of normal and routine preventative maintenance and repair. The Contractor shall disclose and report to the Property Administrator the need for replacement and/or capital rehabilitation.</w:t>
      </w:r>
    </w:p>
    <w:p w14:paraId="0FAE940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(x) </w:t>
      </w:r>
      <w:r w:rsidRPr="00655B6B">
        <w:rPr>
          <w:rFonts w:asciiTheme="majorHAnsi" w:hAnsiTheme="majorHAnsi" w:cstheme="majorHAnsi"/>
          <w:i/>
        </w:rPr>
        <w:t>Property closeout</w:t>
      </w:r>
      <w:r w:rsidRPr="00655B6B">
        <w:rPr>
          <w:rFonts w:asciiTheme="majorHAnsi" w:hAnsiTheme="majorHAnsi" w:cstheme="majorHAnsi"/>
        </w:rPr>
        <w:t>. The Contractor shall promptly perform and report to the Property Administrator contract property closeout, to include reporting, investigating and securing closure of all loss of Government property cases; physically inventorying all property upon termination or completion of this contract; and disposing of items at the time they are determined to be excess to contractual needs.</w:t>
      </w:r>
    </w:p>
    <w:p w14:paraId="0FAE940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shall establish and maintain Government accounting source data, as may be required by this contract, particularly in the areas of recognition of acquisitions, loss of Government property, and disposition of material and equipment.</w:t>
      </w:r>
    </w:p>
    <w:p w14:paraId="0FAE940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Systems analysis. </w:t>
      </w:r>
    </w:p>
    <w:p w14:paraId="0FAE940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Government shall have access to the Contractor's premises and all Government property, at reasonable times, for the purposes of reviewing, inspecting and evaluating the Contractor's property management plan(s), systems, procedures, records, and supporting documentation that pertains to Government property. This access includes all site locations and, with the Contractor's consent, all subcontractor premises.</w:t>
      </w:r>
    </w:p>
    <w:p w14:paraId="0FAE940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Records of Government property shall be readily available to authorized Government personnel and shall be appropriately safeguarded.</w:t>
      </w:r>
    </w:p>
    <w:p w14:paraId="0FAE941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Should it be determined by the Government that the Contractor's (or subcontractor's) property management practices are inadequate or not acceptable for the effective management and control of Government property under this contract, or present an undue risk to the Government, the Contractor shall prepare a corrective action plan when requested by the Property Administrator and take all necessary corrective actions as specified by the schedule within the corrective action plan.</w:t>
      </w:r>
    </w:p>
    <w:p w14:paraId="0FAE941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 Contractor Liability for Government Property.</w:t>
      </w:r>
    </w:p>
    <w:p w14:paraId="0FAE941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assumes the risk of, and shall be responsible for, any loss of Government property upon its delivery to the Contractor as Government-furnished property. However, the Contractor is not responsible for reasonable wear and tear to Government property or for Government property properly consumed in performing this contract.</w:t>
      </w:r>
    </w:p>
    <w:p w14:paraId="0FAE941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shall take all reasonable actions necessary to protect the property from further loss. The Contractor shall separate the damaged and undamaged property, place all the </w:t>
      </w:r>
      <w:r w:rsidRPr="00655B6B">
        <w:rPr>
          <w:rFonts w:asciiTheme="majorHAnsi" w:hAnsiTheme="majorHAnsi" w:cstheme="majorHAnsi"/>
        </w:rPr>
        <w:lastRenderedPageBreak/>
        <w:t>affected property in the best possible order, and take such other action as the Property Administrator directs.</w:t>
      </w:r>
    </w:p>
    <w:p w14:paraId="0FAE941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Contractor shall do nothing to prejudice the Government's rights to recover against third parties for any loss of Government property.</w:t>
      </w:r>
    </w:p>
    <w:p w14:paraId="0FAE941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The Contractor shall reimburse the Government for loss of Government property, to the extent that the Contractor is financially liable for such loss, as directed by the Contracting Officer.</w:t>
      </w:r>
    </w:p>
    <w:p w14:paraId="0FAE941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Upon the request of the Contracting Officer, the Contractor shall, at the Government's expense, furnish to the Government all reasonable assistance and cooperation, including the prosecution of suit and the execution of instruments of assignment in favor of the Government in obtaining recovery.</w:t>
      </w:r>
    </w:p>
    <w:p w14:paraId="0FAE941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w:t>
      </w:r>
      <w:r w:rsidRPr="00655B6B">
        <w:rPr>
          <w:rFonts w:asciiTheme="majorHAnsi" w:hAnsiTheme="majorHAnsi" w:cstheme="majorHAnsi"/>
          <w:i/>
        </w:rPr>
        <w:t>Equitable adjustment</w:t>
      </w:r>
      <w:r w:rsidRPr="00655B6B">
        <w:rPr>
          <w:rFonts w:asciiTheme="majorHAnsi" w:hAnsiTheme="majorHAnsi" w:cstheme="majorHAnsi"/>
        </w:rPr>
        <w:t>. Equitable adjustments under this clause shall be made in accordance with the procedures of the Changes clause. However, the Government shall not be liable for breach of contract for the following:</w:t>
      </w:r>
    </w:p>
    <w:p w14:paraId="0FAE941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Any delay in delivery of Government-furnished property.</w:t>
      </w:r>
    </w:p>
    <w:p w14:paraId="0FAE941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Delivery of Government-furnished property in a condition not suitable for its intended use.</w:t>
      </w:r>
    </w:p>
    <w:p w14:paraId="0FAE941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An increase, decrease, or substitution of Government-furnished property.</w:t>
      </w:r>
    </w:p>
    <w:p w14:paraId="0FAE941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Failure to repair or replace Government property for which the Government is responsible.</w:t>
      </w:r>
    </w:p>
    <w:p w14:paraId="0FAE941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(j) </w:t>
      </w:r>
      <w:r w:rsidRPr="00655B6B">
        <w:rPr>
          <w:rFonts w:asciiTheme="majorHAnsi" w:hAnsiTheme="majorHAnsi" w:cstheme="majorHAnsi"/>
          <w:i/>
        </w:rPr>
        <w:t>Contractor inventory disposal</w:t>
      </w:r>
      <w:r w:rsidRPr="00655B6B">
        <w:rPr>
          <w:rFonts w:asciiTheme="majorHAnsi" w:hAnsiTheme="majorHAnsi" w:cstheme="majorHAnsi"/>
        </w:rPr>
        <w:t>. Except as otherwise provided for in this contract, the Contractor shall not dispose of Contractor inventory until authorized to do so by the Plant Clearance Officer or authorizing official.</w:t>
      </w:r>
    </w:p>
    <w:p w14:paraId="0FAE941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w:t>
      </w:r>
      <w:r w:rsidRPr="00655B6B">
        <w:rPr>
          <w:rFonts w:asciiTheme="majorHAnsi" w:hAnsiTheme="majorHAnsi" w:cstheme="majorHAnsi"/>
          <w:i/>
        </w:rPr>
        <w:t>Predisposal requirements</w:t>
      </w:r>
      <w:r w:rsidRPr="00655B6B">
        <w:rPr>
          <w:rFonts w:asciiTheme="majorHAnsi" w:hAnsiTheme="majorHAnsi" w:cstheme="majorHAnsi"/>
        </w:rPr>
        <w:t xml:space="preserve">. </w:t>
      </w:r>
    </w:p>
    <w:p w14:paraId="0FAE941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If the Contractor determines that the property has the potential to fulfill requirements under other contracts, the Contractor, in consultation with the Property Administrator, shall request that the Contracting Officer transfer the property to the contract in question, or provide authorization for use, as appropriate. In lieu of transferring the property, the Contracting Officer may authorize the Contractor to credit the costs of Contractor-acquired property (material only) to the losing contract</w:t>
      </w:r>
      <w:r w:rsidRPr="00655B6B">
        <w:rPr>
          <w:rFonts w:asciiTheme="majorHAnsi" w:hAnsiTheme="majorHAnsi" w:cstheme="majorHAnsi"/>
        </w:rPr>
        <w:t>, and debit the gaining contract with the corresponding cost, when such material is needed for use on another contract. Property no longer needed shall be considered contractor inventory.</w:t>
      </w:r>
    </w:p>
    <w:p w14:paraId="0FAE941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For any remaining Contractor-acquired property, the Contractor may purchase the property at the unit acquisition cost if desired or make reasonable efforts to return unused property to the appropriate supplier at fair market value (less, if applicable, a reasonable restocking fee that is consistent with the supplier's customary practices.)</w:t>
      </w:r>
    </w:p>
    <w:p w14:paraId="0FAE942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t>
      </w:r>
      <w:r w:rsidRPr="00655B6B">
        <w:rPr>
          <w:rFonts w:asciiTheme="majorHAnsi" w:hAnsiTheme="majorHAnsi" w:cstheme="majorHAnsi"/>
          <w:i/>
        </w:rPr>
        <w:t>Inventory disposal schedules</w:t>
      </w:r>
      <w:r w:rsidRPr="00655B6B">
        <w:rPr>
          <w:rFonts w:asciiTheme="majorHAnsi" w:hAnsiTheme="majorHAnsi" w:cstheme="majorHAnsi"/>
        </w:rPr>
        <w:t xml:space="preserve">. </w:t>
      </w:r>
    </w:p>
    <w:p w14:paraId="0FAE942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Absent separate contract terms and conditions for property disposition, and provided the property was not reutilized, transferred, or otherwise disposed of, the Contractor, as directed by </w:t>
      </w:r>
      <w:r w:rsidRPr="00655B6B">
        <w:rPr>
          <w:rFonts w:asciiTheme="majorHAnsi" w:hAnsiTheme="majorHAnsi" w:cstheme="majorHAnsi"/>
        </w:rPr>
        <w:lastRenderedPageBreak/>
        <w:t>the Plant Clearance Officer or authorizing official, shall use Standard Form 1428, Inventory Disposal Schedule or electronic equivalent, to identify and report—</w:t>
      </w:r>
    </w:p>
    <w:p w14:paraId="0FAE942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Government-furnished property that is no longer required for performance of this contract;</w:t>
      </w:r>
    </w:p>
    <w:p w14:paraId="0FAE942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Contractor-acquired property, to which the Government has obtained title under paragraph (e) of this clause, which is no longer required for performance of that contract; and</w:t>
      </w:r>
    </w:p>
    <w:p w14:paraId="0FAE942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Termination inventory.</w:t>
      </w:r>
    </w:p>
    <w:p w14:paraId="0FAE942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Contractor may annotate inventory disposal schedules to identify property the Contractor wishes to purchase from the Government, in the event that the property is offered for sale.</w:t>
      </w:r>
    </w:p>
    <w:p w14:paraId="0FAE942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Separate inventory disposal schedules are required for aircraft in any condition, flight safety critical aircraft parts, and other items as directed by the Plant Clearance Officer.</w:t>
      </w:r>
    </w:p>
    <w:p w14:paraId="0FAE942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(iv) The Contractor shall provide the information required by FAR 52.245-1(f)(1)(iii) along with the following:</w:t>
      </w:r>
    </w:p>
    <w:p w14:paraId="0FAE942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Any additional information that may facilitate understanding of the property's intended use.</w:t>
      </w:r>
    </w:p>
    <w:p w14:paraId="0FAE942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For work-in-progress, the estimated percentage of completion.</w:t>
      </w:r>
    </w:p>
    <w:p w14:paraId="0FAE942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For precious metals in raw or bulk form, the type of metal and estimated weight.</w:t>
      </w:r>
    </w:p>
    <w:p w14:paraId="0FAE942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For hazardous material or property contaminated with hazardous material, the type of hazardous material.</w:t>
      </w:r>
    </w:p>
    <w:p w14:paraId="0FAE942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For metals in mill product form, the form, shape, treatment, hardness, temper, specification (commercial or Government) and dimensions (thickness, width and length).</w:t>
      </w:r>
    </w:p>
    <w:p w14:paraId="0FAE942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 Property with the same description, condition code, and reporting location may be grouped in a single line item.</w:t>
      </w:r>
    </w:p>
    <w:p w14:paraId="0FAE942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(vi) Scrap should be reported by "lot" along with metal content, estimated weight and estimated value.</w:t>
      </w:r>
    </w:p>
    <w:p w14:paraId="0FAE942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t>
      </w:r>
      <w:r w:rsidRPr="00655B6B">
        <w:rPr>
          <w:rFonts w:asciiTheme="majorHAnsi" w:hAnsiTheme="majorHAnsi" w:cstheme="majorHAnsi"/>
          <w:i/>
        </w:rPr>
        <w:t>Submission requirements</w:t>
      </w:r>
      <w:r w:rsidRPr="00655B6B">
        <w:rPr>
          <w:rFonts w:asciiTheme="majorHAnsi" w:hAnsiTheme="majorHAnsi" w:cstheme="majorHAnsi"/>
        </w:rPr>
        <w:t>.</w:t>
      </w:r>
    </w:p>
    <w:p w14:paraId="0FAE943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The Contractor shall submit inventory disposal schedules to the Plant Clearance Officer no later than—</w:t>
      </w:r>
    </w:p>
    <w:p w14:paraId="0FAE943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30 days following the Contractor's determination that a property item is no longer required for performance of this contract;</w:t>
      </w:r>
    </w:p>
    <w:p w14:paraId="0FAE943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60 days, or such longer period as may be approved by the Plant Clearance Officer, following completion of contract deliveries or performance; or</w:t>
      </w:r>
    </w:p>
    <w:p w14:paraId="0FAE943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(C) 120 days, or such longer period as may be approved by the Termination Contracting Officer, following contract termination in whole or in part.</w:t>
      </w:r>
    </w:p>
    <w:p w14:paraId="0FAE943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Unless the Plant Clearance Officer determines otherwise, the Contractor need not identify or report production scrap on inventory disposal schedules, and may process and dispose of production scrap in accordance with its own internal scrap procedures. The processing and disposal of other types of Government-owned scrap will be conducted in accordance with the terms and conditions of the contract or Plant Clearance Officer direction, as appropriate.</w:t>
      </w:r>
    </w:p>
    <w:p w14:paraId="0FAE943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120 days, or such longer period as may be approved by the Termination Contracting Officer following contract termination in whole or in part.</w:t>
      </w:r>
    </w:p>
    <w:p w14:paraId="0FAE943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w:t>
      </w:r>
      <w:r w:rsidRPr="00655B6B">
        <w:rPr>
          <w:rFonts w:asciiTheme="majorHAnsi" w:hAnsiTheme="majorHAnsi" w:cstheme="majorHAnsi"/>
          <w:i/>
        </w:rPr>
        <w:t>Corrections</w:t>
      </w:r>
      <w:r w:rsidRPr="00655B6B">
        <w:rPr>
          <w:rFonts w:asciiTheme="majorHAnsi" w:hAnsiTheme="majorHAnsi" w:cstheme="majorHAnsi"/>
        </w:rPr>
        <w:t>. The Plant Clearance Officer may—</w:t>
      </w:r>
    </w:p>
    <w:p w14:paraId="0FAE943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Reject a schedule for cause (e.g., contains errors, determined to be inaccurate); and</w:t>
      </w:r>
    </w:p>
    <w:p w14:paraId="0FAE943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Require the Contractor to correct an inventory disposal schedule.</w:t>
      </w:r>
    </w:p>
    <w:p w14:paraId="0FAE943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w:t>
      </w:r>
      <w:r w:rsidRPr="00655B6B">
        <w:rPr>
          <w:rFonts w:asciiTheme="majorHAnsi" w:hAnsiTheme="majorHAnsi" w:cstheme="majorHAnsi"/>
          <w:i/>
        </w:rPr>
        <w:t>Postsubmission adjustments</w:t>
      </w:r>
      <w:r w:rsidRPr="00655B6B">
        <w:rPr>
          <w:rFonts w:asciiTheme="majorHAnsi" w:hAnsiTheme="majorHAnsi" w:cstheme="majorHAnsi"/>
        </w:rPr>
        <w:t>. The Contractor shall notify the Plant Clearance Officer at least 10 working days in advance of its intent to remove an item from an approved inventory disposal schedule. Upon approval of the Plant Clearance Officer, or upon expiration of the notice period, the Contractor may make the necessary adjustments to the inventory schedule.</w:t>
      </w:r>
    </w:p>
    <w:p w14:paraId="0FAE943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w:t>
      </w:r>
      <w:r w:rsidRPr="00655B6B">
        <w:rPr>
          <w:rFonts w:asciiTheme="majorHAnsi" w:hAnsiTheme="majorHAnsi" w:cstheme="majorHAnsi"/>
          <w:i/>
        </w:rPr>
        <w:t>Storage</w:t>
      </w:r>
      <w:r w:rsidRPr="00655B6B">
        <w:rPr>
          <w:rFonts w:asciiTheme="majorHAnsi" w:hAnsiTheme="majorHAnsi" w:cstheme="majorHAnsi"/>
        </w:rPr>
        <w:t xml:space="preserve">. </w:t>
      </w:r>
    </w:p>
    <w:p w14:paraId="0FAE943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The Contractor shall store the property identified on an inventory disposal schedule pending receipt of disposal instructions. The Government's failure to furnish disposal instructions within 120 days following acceptance of an inventory disposal schedule may entitle the Contractor to an equitable adjustment for costs incurred to store such property on or after the 121st day.</w:t>
      </w:r>
    </w:p>
    <w:p w14:paraId="0FAE943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Contractor shall obtain the Plant Clearance Officer's approval to remove property from the premises where the property is currently located prior to receipt of final disposition instructions. If approval is granted, any costs incurred by the Contractor to transport or store the property shall not increase the price or fee of any Government contract. The storage area shall be appropriate for assuring the property's physical safety and suitability for use. Approval does not relieve the Contract</w:t>
      </w:r>
      <w:r w:rsidRPr="00655B6B">
        <w:rPr>
          <w:rFonts w:asciiTheme="majorHAnsi" w:hAnsiTheme="majorHAnsi" w:cstheme="majorHAnsi"/>
        </w:rPr>
        <w:t>or of any liability for such property under this contract.</w:t>
      </w:r>
    </w:p>
    <w:p w14:paraId="0FAE943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 </w:t>
      </w:r>
      <w:r w:rsidRPr="00655B6B">
        <w:rPr>
          <w:rFonts w:asciiTheme="majorHAnsi" w:hAnsiTheme="majorHAnsi" w:cstheme="majorHAnsi"/>
          <w:i/>
        </w:rPr>
        <w:t>Disposition instructions</w:t>
      </w:r>
      <w:r w:rsidRPr="00655B6B">
        <w:rPr>
          <w:rFonts w:asciiTheme="majorHAnsi" w:hAnsiTheme="majorHAnsi" w:cstheme="majorHAnsi"/>
        </w:rPr>
        <w:t xml:space="preserve">. </w:t>
      </w:r>
    </w:p>
    <w:p w14:paraId="0FAE943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The Contractor shall prepare for shipment, deliver f.o.b. origin, or dispose of Contractor inventory as directed by the Plant Clearance Officer. Unless otherwise directed by the Contracting Officer or by the Plant Clearance Officer, the Contractor shall remove and destroy any markings identifying the property as U.S. Government-owned property prior to its disposal.</w:t>
      </w:r>
    </w:p>
    <w:p w14:paraId="0FAE943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The Contracting Officer may require the Contractor to demilitarize the property prior to shipment or disposal. In such cases, the Contractor may be entitled to an equitable adjustment under paragraph (i) of this clause.</w:t>
      </w:r>
    </w:p>
    <w:p w14:paraId="0FAE944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(8) </w:t>
      </w:r>
      <w:r w:rsidRPr="00655B6B">
        <w:rPr>
          <w:rFonts w:asciiTheme="majorHAnsi" w:hAnsiTheme="majorHAnsi" w:cstheme="majorHAnsi"/>
          <w:i/>
        </w:rPr>
        <w:t>Disposal proceeds</w:t>
      </w:r>
      <w:r w:rsidRPr="00655B6B">
        <w:rPr>
          <w:rFonts w:asciiTheme="majorHAnsi" w:hAnsiTheme="majorHAnsi" w:cstheme="majorHAnsi"/>
        </w:rPr>
        <w:t>. As directed by the Contracting Officer, the Contractor shall credit the net proceeds from the disposal of Contractor inventory to the contract, or to the Treasury of the United States as miscellaneous receipts.</w:t>
      </w:r>
    </w:p>
    <w:p w14:paraId="0FAE944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(9) </w:t>
      </w:r>
      <w:r w:rsidRPr="00655B6B">
        <w:rPr>
          <w:rFonts w:asciiTheme="majorHAnsi" w:hAnsiTheme="majorHAnsi" w:cstheme="majorHAnsi"/>
          <w:i/>
        </w:rPr>
        <w:t>Subcontractor inventory disposal schedules</w:t>
      </w:r>
      <w:r w:rsidRPr="00655B6B">
        <w:rPr>
          <w:rFonts w:asciiTheme="majorHAnsi" w:hAnsiTheme="majorHAnsi" w:cstheme="majorHAnsi"/>
        </w:rPr>
        <w:t>. The Contractor shall require its Subcontractors to submit inventory disposal schedules to the Contractor in accordance with the requirements of paragraph (j)(3) of this clause.</w:t>
      </w:r>
    </w:p>
    <w:p w14:paraId="0FAE944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(k) </w:t>
      </w:r>
      <w:r w:rsidRPr="00655B6B">
        <w:rPr>
          <w:rFonts w:asciiTheme="majorHAnsi" w:hAnsiTheme="majorHAnsi" w:cstheme="majorHAnsi"/>
          <w:i/>
        </w:rPr>
        <w:t>Abandonment of Government property</w:t>
      </w:r>
      <w:r w:rsidRPr="00655B6B">
        <w:rPr>
          <w:rFonts w:asciiTheme="majorHAnsi" w:hAnsiTheme="majorHAnsi" w:cstheme="majorHAnsi"/>
        </w:rPr>
        <w:t xml:space="preserve">. </w:t>
      </w:r>
    </w:p>
    <w:p w14:paraId="0FAE944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Government shall not abandon sensitive property or termination inventory without the Contractor's written consent.</w:t>
      </w:r>
    </w:p>
    <w:p w14:paraId="0FAE944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Government, upon notice to the Contractor, may abandon any nonsensitive property in place, at which time all obligations of the Government regarding such property shall cease.</w:t>
      </w:r>
    </w:p>
    <w:p w14:paraId="0FAE944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Absent contract terms and conditions to the contrary, the Government may abandon parts removed and replaced from property as a result of normal maintenance actions, or removed from property as a result of the repair, maintenance, overhaul, or modification process.</w:t>
      </w:r>
    </w:p>
    <w:p w14:paraId="0FAE944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The Government has no obligation to restore or rehabilitate the Contractor's premises under any circumstances; however, if Government—furnished property is withdrawn or is unsuitable for the intended use, or if other Government property is substituted, then the equitable adjustment under paragraph (i) of this clause may properly include restoration or rehabilitation costs.</w:t>
      </w:r>
    </w:p>
    <w:p w14:paraId="0FAE944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(l) </w:t>
      </w:r>
      <w:r w:rsidRPr="00655B6B">
        <w:rPr>
          <w:rFonts w:asciiTheme="majorHAnsi" w:hAnsiTheme="majorHAnsi" w:cstheme="majorHAnsi"/>
          <w:i/>
        </w:rPr>
        <w:t>Communication</w:t>
      </w:r>
      <w:r w:rsidRPr="00655B6B">
        <w:rPr>
          <w:rFonts w:asciiTheme="majorHAnsi" w:hAnsiTheme="majorHAnsi" w:cstheme="majorHAnsi"/>
        </w:rPr>
        <w:t>. All communications under this clause shall be in writing.</w:t>
      </w:r>
    </w:p>
    <w:p w14:paraId="0FAE944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(m) </w:t>
      </w:r>
      <w:r w:rsidRPr="00655B6B">
        <w:rPr>
          <w:rFonts w:asciiTheme="majorHAnsi" w:hAnsiTheme="majorHAnsi" w:cstheme="majorHAnsi"/>
          <w:i/>
        </w:rPr>
        <w:t>Contracts outside the United States</w:t>
      </w:r>
      <w:r w:rsidRPr="00655B6B">
        <w:rPr>
          <w:rFonts w:asciiTheme="majorHAnsi" w:hAnsiTheme="majorHAnsi" w:cstheme="majorHAnsi"/>
        </w:rPr>
        <w:t>. If this contract is to be performed outside of the United States and its outlying areas, the words "Government" and "Government-furnished" (wherever they appear in this clause) shall be construed as "United States Government" and "United States Government-furnished," respectively.</w:t>
      </w:r>
    </w:p>
    <w:p w14:paraId="0FAE9449"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 xml:space="preserve">(End of Clause)    </w:t>
      </w:r>
    </w:p>
    <w:p w14:paraId="0FAE944A" w14:textId="77777777" w:rsidR="00361667" w:rsidRPr="00655B6B" w:rsidRDefault="00361667" w:rsidP="00F57A42">
      <w:pPr>
        <w:pStyle w:val="NoSpacing"/>
        <w:rPr>
          <w:rFonts w:asciiTheme="majorHAnsi" w:hAnsiTheme="majorHAnsi" w:cstheme="majorHAnsi"/>
        </w:rPr>
      </w:pPr>
      <w:r w:rsidRPr="00655B6B">
        <w:rPr>
          <w:rFonts w:asciiTheme="majorHAnsi" w:hAnsiTheme="majorHAnsi" w:cstheme="majorHAnsi"/>
        </w:rPr>
        <w:t xml:space="preserve">    </w:t>
      </w:r>
    </w:p>
    <w:p w14:paraId="0FAE944B" w14:textId="77777777" w:rsidR="00361667" w:rsidRPr="00655B6B" w:rsidRDefault="00361667" w:rsidP="00F57A42">
      <w:pPr>
        <w:pStyle w:val="NoSpacing"/>
        <w:rPr>
          <w:rFonts w:asciiTheme="majorHAnsi" w:hAnsiTheme="majorHAnsi" w:cstheme="majorHAnsi"/>
        </w:rPr>
      </w:pPr>
      <w:r w:rsidRPr="00655B6B">
        <w:rPr>
          <w:rFonts w:asciiTheme="majorHAnsi" w:hAnsiTheme="majorHAnsi" w:cstheme="majorHAnsi"/>
        </w:rPr>
        <w:t xml:space="preserve">    </w:t>
      </w:r>
    </w:p>
    <w:p w14:paraId="0FAE944C" w14:textId="77777777" w:rsidR="00361667" w:rsidRPr="00655B6B" w:rsidRDefault="00361667" w:rsidP="00F57A42">
      <w:pPr>
        <w:pStyle w:val="Heading2"/>
        <w:rPr>
          <w:rFonts w:cstheme="majorHAnsi"/>
          <w:sz w:val="22"/>
          <w:szCs w:val="22"/>
        </w:rPr>
      </w:pPr>
      <w:bookmarkStart w:id="68" w:name="_Toc223953402"/>
      <w:r w:rsidRPr="00655B6B">
        <w:rPr>
          <w:rFonts w:cstheme="majorHAnsi"/>
          <w:sz w:val="22"/>
          <w:szCs w:val="22"/>
        </w:rPr>
        <w:t>C.4</w:t>
      </w:r>
      <w:r>
        <w:rPr>
          <w:rFonts w:cstheme="majorHAnsi"/>
          <w:sz w:val="22"/>
          <w:szCs w:val="22"/>
        </w:rPr>
        <w:t>1</w:t>
      </w:r>
      <w:r w:rsidRPr="00655B6B">
        <w:rPr>
          <w:rFonts w:cstheme="majorHAnsi"/>
          <w:sz w:val="22"/>
          <w:szCs w:val="22"/>
        </w:rPr>
        <w:t xml:space="preserve">   SUPPLEMENTAL INSURANCE REQUIREMENTS</w:t>
      </w:r>
      <w:bookmarkEnd w:id="68"/>
    </w:p>
    <w:p w14:paraId="0FAE944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In accordance with FAR 28.307-2 and FAR 52.228-5, the following minimum coverage shall apply to this contract:</w:t>
      </w:r>
    </w:p>
    <w:p w14:paraId="0FAE944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w:t>
      </w:r>
      <w:r w:rsidRPr="00655B6B">
        <w:rPr>
          <w:rFonts w:asciiTheme="majorHAnsi" w:hAnsiTheme="majorHAnsi" w:cstheme="majorHAnsi"/>
        </w:rPr>
        <w:t>ge of at least $100,000 is required, except in States with exclusive or monopolistic funds that do not permit workers' compensation to be written by private carriers.</w:t>
      </w:r>
    </w:p>
    <w:p w14:paraId="0FAE944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(b)  General Liability: $500,000.00 per occurrences.</w:t>
      </w:r>
    </w:p>
    <w:p w14:paraId="0FAE945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Automobile liability: $200,000.00 per person; $500,000.00 per occurrence and $20,000.00 property damage.</w:t>
      </w:r>
    </w:p>
    <w:p w14:paraId="0FAE945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successful bidder must present to the Contracting Officer, prior to award, evidence of general liability insurance without any exclusionary clauses for asbestos that would void the general liability coverage.</w:t>
      </w:r>
    </w:p>
    <w:p w14:paraId="0FAE9452"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453" w14:textId="77777777" w:rsidR="00361667" w:rsidRPr="00655B6B" w:rsidRDefault="00361667" w:rsidP="00F57A42">
      <w:pPr>
        <w:pStyle w:val="Heading2"/>
        <w:rPr>
          <w:rFonts w:cstheme="majorHAnsi"/>
          <w:sz w:val="22"/>
          <w:szCs w:val="22"/>
        </w:rPr>
      </w:pPr>
      <w:bookmarkStart w:id="69" w:name="_Toc223953403"/>
      <w:r w:rsidRPr="00655B6B">
        <w:rPr>
          <w:rFonts w:cstheme="majorHAnsi"/>
          <w:sz w:val="22"/>
          <w:szCs w:val="22"/>
        </w:rPr>
        <w:t>C.4</w:t>
      </w:r>
      <w:r>
        <w:rPr>
          <w:rFonts w:cstheme="majorHAnsi"/>
          <w:sz w:val="22"/>
          <w:szCs w:val="22"/>
        </w:rPr>
        <w:t>2</w:t>
      </w:r>
      <w:r w:rsidRPr="00655B6B">
        <w:rPr>
          <w:rFonts w:cstheme="majorHAnsi"/>
          <w:sz w:val="22"/>
          <w:szCs w:val="22"/>
        </w:rPr>
        <w:t xml:space="preserve">  VAAR 852.201-70  CONTRACTING OFFICER'S REPRESENTATIVE (DEC 2022)</w:t>
      </w:r>
      <w:bookmarkEnd w:id="69"/>
    </w:p>
    <w:p w14:paraId="0FAE945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0FAE9455"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456" w14:textId="77777777" w:rsidR="00361667" w:rsidRPr="00655B6B" w:rsidRDefault="00361667" w:rsidP="00F57A42">
      <w:pPr>
        <w:pStyle w:val="Heading2"/>
        <w:rPr>
          <w:rFonts w:cstheme="majorHAnsi"/>
          <w:sz w:val="22"/>
          <w:szCs w:val="22"/>
        </w:rPr>
      </w:pPr>
      <w:bookmarkStart w:id="70" w:name="_Toc223953404"/>
      <w:r w:rsidRPr="00655B6B">
        <w:rPr>
          <w:rFonts w:cstheme="majorHAnsi"/>
          <w:sz w:val="22"/>
          <w:szCs w:val="22"/>
        </w:rPr>
        <w:t>C.4</w:t>
      </w:r>
      <w:r>
        <w:rPr>
          <w:rFonts w:cstheme="majorHAnsi"/>
          <w:sz w:val="22"/>
          <w:szCs w:val="22"/>
        </w:rPr>
        <w:t>3</w:t>
      </w:r>
      <w:r w:rsidRPr="00655B6B">
        <w:rPr>
          <w:rFonts w:cstheme="majorHAnsi"/>
          <w:sz w:val="22"/>
          <w:szCs w:val="22"/>
        </w:rPr>
        <w:t xml:space="preserve">  VAAR 852.203-70 COMMERCIAL ADVERTISING (MAY 2018)</w:t>
      </w:r>
      <w:bookmarkEnd w:id="70"/>
    </w:p>
    <w:p w14:paraId="0FAE945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0FAE9458"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459" w14:textId="77777777" w:rsidR="00361667" w:rsidRPr="00655B6B" w:rsidRDefault="00361667" w:rsidP="00F57A42">
      <w:pPr>
        <w:pStyle w:val="Heading2"/>
        <w:rPr>
          <w:rFonts w:cstheme="majorHAnsi"/>
          <w:sz w:val="22"/>
          <w:szCs w:val="22"/>
        </w:rPr>
      </w:pPr>
      <w:bookmarkStart w:id="71" w:name="_Toc223953405"/>
      <w:r w:rsidRPr="00655B6B">
        <w:rPr>
          <w:rFonts w:cstheme="majorHAnsi"/>
          <w:sz w:val="22"/>
          <w:szCs w:val="22"/>
        </w:rPr>
        <w:t>C.4</w:t>
      </w:r>
      <w:r>
        <w:rPr>
          <w:rFonts w:cstheme="majorHAnsi"/>
          <w:sz w:val="22"/>
          <w:szCs w:val="22"/>
        </w:rPr>
        <w:t>4</w:t>
      </w:r>
      <w:r w:rsidRPr="00655B6B">
        <w:rPr>
          <w:rFonts w:cstheme="majorHAnsi"/>
          <w:sz w:val="22"/>
          <w:szCs w:val="22"/>
        </w:rPr>
        <w:t xml:space="preserve">  VAAR 852.204-70  PERSONAL IDENTITY VERIFICATION OF CONTRACTOR PERSONNEL (MAY 2020)</w:t>
      </w:r>
      <w:bookmarkEnd w:id="71"/>
    </w:p>
    <w:p w14:paraId="0FAE945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The Contractor shall comply with current Department of Veterans Affairs policy for personal identity verification of all employees performing under this contract when frequent and continuing access to VA facilities or information systems is required.</w:t>
      </w:r>
    </w:p>
    <w:p w14:paraId="0FAE945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Contractor shall insert this clause in all subcontracts when the subcontractor’s employees will require frequent and continuing access to VA facilities or information systems.</w:t>
      </w:r>
    </w:p>
    <w:p w14:paraId="0FAE945C"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45D" w14:textId="77777777" w:rsidR="00361667" w:rsidRPr="00655B6B" w:rsidRDefault="00361667" w:rsidP="00F57A42">
      <w:pPr>
        <w:pStyle w:val="Heading2"/>
        <w:rPr>
          <w:rFonts w:cstheme="majorHAnsi"/>
          <w:sz w:val="22"/>
          <w:szCs w:val="22"/>
        </w:rPr>
      </w:pPr>
      <w:bookmarkStart w:id="72" w:name="_Toc223953406"/>
      <w:r w:rsidRPr="00655B6B">
        <w:rPr>
          <w:rFonts w:cstheme="majorHAnsi"/>
          <w:sz w:val="22"/>
          <w:szCs w:val="22"/>
        </w:rPr>
        <w:t>C.4</w:t>
      </w:r>
      <w:r>
        <w:rPr>
          <w:rFonts w:cstheme="majorHAnsi"/>
          <w:sz w:val="22"/>
          <w:szCs w:val="22"/>
        </w:rPr>
        <w:t>5</w:t>
      </w:r>
      <w:r w:rsidRPr="00655B6B">
        <w:rPr>
          <w:rFonts w:cstheme="majorHAnsi"/>
          <w:sz w:val="22"/>
          <w:szCs w:val="22"/>
        </w:rPr>
        <w:t xml:space="preserve"> VAAR 852.204-71  INFORMATION AND INFORMATION SYSTEMS SECURITY (FEB 2023)</w:t>
      </w:r>
      <w:bookmarkEnd w:id="72"/>
    </w:p>
    <w:p w14:paraId="0FAE945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iCs/>
        </w:rPr>
        <w:t xml:space="preserve">Definitions. </w:t>
      </w:r>
      <w:r w:rsidRPr="00655B6B">
        <w:rPr>
          <w:rFonts w:asciiTheme="majorHAnsi" w:hAnsiTheme="majorHAnsi" w:cstheme="majorHAnsi"/>
        </w:rPr>
        <w:t>As used in this clause—</w:t>
      </w:r>
      <w:r w:rsidRPr="00655B6B">
        <w:rPr>
          <w:rFonts w:asciiTheme="majorHAnsi" w:hAnsiTheme="majorHAnsi" w:cstheme="majorHAnsi"/>
          <w:i/>
          <w:iCs/>
        </w:rPr>
        <w:t xml:space="preserve">Business Associate </w:t>
      </w:r>
      <w:r w:rsidRPr="00655B6B">
        <w:rPr>
          <w:rFonts w:asciiTheme="majorHAnsi" w:hAnsiTheme="majorHAnsi" w:cstheme="majorHAnsi"/>
        </w:rPr>
        <w:t>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w:t>
      </w:r>
      <w:r w:rsidRPr="00655B6B">
        <w:rPr>
          <w:rFonts w:asciiTheme="majorHAnsi" w:hAnsiTheme="majorHAnsi" w:cstheme="majorHAnsi"/>
        </w:rPr>
        <w:t>ss to, protected health information (PHI). The term also includes a subcontractor of a business associate that creates, receives, maintains, or transmits PHI on behalf of the business associate.</w:t>
      </w:r>
    </w:p>
    <w:p w14:paraId="0FAE945F"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lastRenderedPageBreak/>
        <w:t xml:space="preserve">  Business Associate Agreement (BAA) </w:t>
      </w:r>
      <w:r w:rsidRPr="00655B6B">
        <w:rPr>
          <w:rFonts w:asciiTheme="majorHAnsi" w:hAnsiTheme="majorHAnsi" w:cstheme="majorHAnsi"/>
        </w:rPr>
        <w:t>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14:paraId="0FAE9460"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Information system </w:t>
      </w:r>
      <w:r w:rsidRPr="00655B6B">
        <w:rPr>
          <w:rFonts w:asciiTheme="majorHAnsi" w:hAnsiTheme="majorHAnsi" w:cstheme="majorHAnsi"/>
        </w:rPr>
        <w:t>means a discrete set of information resources organized for the collection, processing, maintenance, use, sharing, dissemination, or disposition of information whether automated or manual.</w:t>
      </w:r>
    </w:p>
    <w:p w14:paraId="0FAE946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w:t>
      </w:r>
      <w:r w:rsidRPr="00655B6B">
        <w:rPr>
          <w:rFonts w:asciiTheme="majorHAnsi" w:hAnsiTheme="majorHAnsi" w:cstheme="majorHAnsi"/>
          <w:i/>
          <w:iCs/>
        </w:rPr>
        <w:t xml:space="preserve">Information technology </w:t>
      </w:r>
      <w:r w:rsidRPr="00655B6B">
        <w:rPr>
          <w:rFonts w:asciiTheme="majorHAnsi" w:hAnsiTheme="majorHAnsi" w:cstheme="majorHAnsi"/>
        </w:rPr>
        <w:t>(</w:t>
      </w:r>
      <w:r w:rsidRPr="00655B6B">
        <w:rPr>
          <w:rFonts w:asciiTheme="majorHAnsi" w:hAnsiTheme="majorHAnsi" w:cstheme="majorHAnsi"/>
          <w:i/>
          <w:iCs/>
        </w:rPr>
        <w:t xml:space="preserve">see </w:t>
      </w:r>
      <w:r w:rsidRPr="00655B6B">
        <w:rPr>
          <w:rFonts w:asciiTheme="majorHAnsi" w:hAnsiTheme="majorHAnsi" w:cstheme="majorHAnsi"/>
        </w:rPr>
        <w:t>FAR 2.101) also means Information and Communication Technology (ICT).</w:t>
      </w:r>
    </w:p>
    <w:p w14:paraId="0FAE9462"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Information technology-related contracts </w:t>
      </w:r>
      <w:r w:rsidRPr="00655B6B">
        <w:rPr>
          <w:rFonts w:asciiTheme="majorHAnsi" w:hAnsiTheme="majorHAnsi" w:cstheme="majorHAnsi"/>
        </w:rPr>
        <w:t>means those contracts which include services (including support services), and related resources for information technology as defined in 802.101.</w:t>
      </w:r>
    </w:p>
    <w:p w14:paraId="0FAE9463"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Privacy officer </w:t>
      </w:r>
      <w:r w:rsidRPr="00655B6B">
        <w:rPr>
          <w:rFonts w:asciiTheme="majorHAnsi" w:hAnsiTheme="majorHAnsi" w:cstheme="majorHAnsi"/>
        </w:rPr>
        <w:t>means the VA official with responsibility for implementing and oversight of privacy related policies and practices that impact a given VA acquisition.</w:t>
      </w:r>
    </w:p>
    <w:p w14:paraId="0FAE9464"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Sensitive personal information </w:t>
      </w:r>
      <w:r w:rsidRPr="00655B6B">
        <w:rPr>
          <w:rFonts w:asciiTheme="majorHAnsi" w:hAnsiTheme="majorHAnsi" w:cstheme="majorHAnsi"/>
        </w:rPr>
        <w:t>means, with respect to an individual, any information about the individual maintained by VA, including but not limited to the following:</w:t>
      </w:r>
    </w:p>
    <w:p w14:paraId="0FAE946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Education, financial transactions, medical history, and criminal or employment history.</w:t>
      </w:r>
    </w:p>
    <w:p w14:paraId="0FAE946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Information that can be used to distinguish or trace the individual’s identity, including but not limited to name, social security number, date and place of birth, mother’s maiden name, or biometric records.</w:t>
      </w:r>
    </w:p>
    <w:p w14:paraId="0FAE9467"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Security plan </w:t>
      </w:r>
      <w:r w:rsidRPr="00655B6B">
        <w:rPr>
          <w:rFonts w:asciiTheme="majorHAnsi" w:hAnsiTheme="majorHAnsi" w:cstheme="majorHAnsi"/>
        </w:rPr>
        <w:t>means a formal document that provides an overview of the security requirements for an information system or an information security program and describes the security controls in place or planned for meeting those requirements.</w:t>
      </w:r>
    </w:p>
    <w:p w14:paraId="0FAE9468"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VA Information Security Rules of Behavior for Organizational Users (VA National Rules of Behavior) </w:t>
      </w:r>
      <w:r w:rsidRPr="00655B6B">
        <w:rPr>
          <w:rFonts w:asciiTheme="majorHAnsi" w:hAnsiTheme="majorHAnsi" w:cstheme="majorHAnsi"/>
        </w:rPr>
        <w:t>means a set of VA rules that describes the responsibilities and expected behavior of users of VA information or information systems.</w:t>
      </w:r>
    </w:p>
    <w:p w14:paraId="0FAE9469"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 xml:space="preserve">  VA sensitive information </w:t>
      </w:r>
      <w:r w:rsidRPr="00655B6B">
        <w:rPr>
          <w:rFonts w:asciiTheme="majorHAnsi" w:hAnsiTheme="majorHAnsi" w:cstheme="majorHAnsi"/>
        </w:rPr>
        <w:t xml:space="preserve">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w:t>
      </w:r>
      <w:r w:rsidRPr="00655B6B">
        <w:rPr>
          <w:rFonts w:asciiTheme="majorHAnsi" w:hAnsiTheme="majorHAnsi" w:cstheme="majorHAnsi"/>
        </w:rPr>
        <w:t>such as the Privacy Act and the HIPAA Privacy Rule, and information that can be withheld under the Freedom of Information Act. Examples of VA sensitive information include the following:</w:t>
      </w:r>
    </w:p>
    <w:p w14:paraId="0FAE946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w:t>
      </w:r>
      <w:r w:rsidRPr="00655B6B">
        <w:rPr>
          <w:rFonts w:asciiTheme="majorHAnsi" w:hAnsiTheme="majorHAnsi" w:cstheme="majorHAnsi"/>
        </w:rPr>
        <w:lastRenderedPageBreak/>
        <w:t>the attorney-client privilege; and other information which, if released, could result in violation of law or harm or unfairness to any individual or group, or could adversely affect the national interest or the conduct of Federal programs.</w:t>
      </w:r>
    </w:p>
    <w:p w14:paraId="0FAE946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iCs/>
        </w:rPr>
        <w:t xml:space="preserve">General. </w:t>
      </w:r>
      <w:r w:rsidRPr="00655B6B">
        <w:rPr>
          <w:rFonts w:asciiTheme="majorHAnsi" w:hAnsiTheme="majorHAnsi" w:cstheme="majorHAnsi"/>
        </w:rPr>
        <w:t xml:space="preserve">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sensitive information and sensitive personal information and information systems security and privacy), as well as those </w:t>
      </w:r>
      <w:r w:rsidRPr="00655B6B">
        <w:rPr>
          <w:rFonts w:asciiTheme="majorHAnsi" w:hAnsiTheme="majorHAnsi" w:cstheme="majorHAnsi"/>
        </w:rPr>
        <w:t xml:space="preserve">set forth in the contract specifications, statement of work, or performance work statement. These include, but are not limited to, VA Handbook 6500.6, Contract Security; and VA Directive and Handbook 0710, </w:t>
      </w:r>
      <w:r w:rsidRPr="00655B6B">
        <w:rPr>
          <w:rFonts w:asciiTheme="majorHAnsi" w:hAnsiTheme="majorHAnsi" w:cstheme="majorHAnsi"/>
          <w:i/>
          <w:iCs/>
        </w:rPr>
        <w:t xml:space="preserve">Personnel Security and Suitability Program, </w:t>
      </w:r>
      <w:r w:rsidRPr="00655B6B">
        <w:rPr>
          <w:rFonts w:asciiTheme="majorHAnsi" w:hAnsiTheme="majorHAnsi" w:cstheme="majorHAnsi"/>
        </w:rPr>
        <w:t>which establishes VA’s procedures, responsibilities, and processes for complying with current Federal law, Executive Orders, policies, regulations, standards and guidance for protecting VA information, information systems (</w:t>
      </w:r>
      <w:r w:rsidRPr="00655B6B">
        <w:rPr>
          <w:rFonts w:asciiTheme="majorHAnsi" w:hAnsiTheme="majorHAnsi" w:cstheme="majorHAnsi"/>
          <w:i/>
          <w:iCs/>
        </w:rPr>
        <w:t xml:space="preserve">see </w:t>
      </w:r>
      <w:r w:rsidRPr="00655B6B">
        <w:rPr>
          <w:rFonts w:asciiTheme="majorHAnsi" w:hAnsiTheme="majorHAnsi" w:cstheme="majorHAnsi"/>
        </w:rPr>
        <w:t xml:space="preserve">802.101, Definitions) security and </w:t>
      </w:r>
      <w:r w:rsidRPr="00655B6B">
        <w:rPr>
          <w:rFonts w:asciiTheme="majorHAnsi" w:hAnsiTheme="majorHAnsi" w:cstheme="majorHAnsi"/>
        </w:rPr>
        <w:t>privacy, and adhering to personnel security requirements when accessing VA information or information systems.</w:t>
      </w:r>
    </w:p>
    <w:p w14:paraId="0FAE946C" w14:textId="77777777" w:rsidR="00361667" w:rsidRPr="00655B6B" w:rsidRDefault="00361667" w:rsidP="00F57A42">
      <w:pPr>
        <w:rPr>
          <w:rFonts w:asciiTheme="majorHAnsi" w:hAnsiTheme="majorHAnsi" w:cstheme="majorHAnsi"/>
          <w:i/>
          <w:iCs/>
        </w:rPr>
      </w:pPr>
      <w:r w:rsidRPr="00655B6B">
        <w:rPr>
          <w:rFonts w:asciiTheme="majorHAnsi" w:hAnsiTheme="majorHAnsi" w:cstheme="majorHAnsi"/>
        </w:rPr>
        <w:t xml:space="preserve">  (c) </w:t>
      </w:r>
      <w:r w:rsidRPr="00655B6B">
        <w:rPr>
          <w:rFonts w:asciiTheme="majorHAnsi" w:hAnsiTheme="majorHAnsi" w:cstheme="majorHAnsi"/>
          <w:i/>
          <w:iCs/>
        </w:rPr>
        <w:t>Access to VA information and VA information systems.</w:t>
      </w:r>
    </w:p>
    <w:p w14:paraId="0FAE946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Contractors are limited in their request for logical or physical access to VA information or VA information systems for their employees, subcontractors, third parties and business associates to the extent necessary to perform the services or provide the goods as specified in the contracts, agreements, task, delivery or purchase orders.</w:t>
      </w:r>
    </w:p>
    <w:p w14:paraId="0FAE946E" w14:textId="77777777" w:rsidR="00361667" w:rsidRPr="00655B6B" w:rsidRDefault="00361667" w:rsidP="00F57A42">
      <w:pPr>
        <w:rPr>
          <w:rFonts w:asciiTheme="majorHAnsi" w:hAnsiTheme="majorHAnsi" w:cstheme="majorHAnsi"/>
          <w:i/>
          <w:iCs/>
        </w:rPr>
      </w:pPr>
      <w:r w:rsidRPr="00655B6B">
        <w:rPr>
          <w:rFonts w:asciiTheme="majorHAnsi" w:hAnsiTheme="majorHAnsi" w:cstheme="majorHAnsi"/>
        </w:rPr>
        <w:t xml:space="preserve">    (2)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655B6B">
        <w:rPr>
          <w:rFonts w:asciiTheme="majorHAnsi" w:hAnsiTheme="majorHAnsi" w:cstheme="majorHAnsi"/>
          <w:i/>
          <w:iCs/>
        </w:rPr>
        <w:t xml:space="preserve">Personnel Security and Suitability Program. </w:t>
      </w:r>
    </w:p>
    <w:p w14:paraId="0FAE946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Contractors, subcontractors, third parties, and business associates who require access to national security programs must have a valid security clearance.</w:t>
      </w:r>
    </w:p>
    <w:p w14:paraId="0FAE947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a satisfactory assurance that its PHI will be safeguarded from misuse. To do so,</w:t>
      </w:r>
      <w:r w:rsidRPr="00655B6B">
        <w:rPr>
          <w:rFonts w:asciiTheme="majorHAnsi" w:hAnsiTheme="majorHAnsi" w:cstheme="majorHAnsi"/>
        </w:rPr>
        <w:t xml:space="preserve"> a Covered Entity enters into a BAA with a contractor (now the business associate), which obligates the business associate to only use the Covered Entity’s PHI for the purposes for which it was engaged, provide the same protections and safeguards as is required from the Covered Entity, and agree to the same disclosure restrictions to PHI that is required of the Covered Entity in situations where a contractor—</w:t>
      </w:r>
    </w:p>
    <w:p w14:paraId="0FAE947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(i) Creates, receives, maintains, or transmits VHA PHI or that will store, generate, access, exchange, process, or utilize such PHI in order to perform certain health care operations activities or functions on behalf of the Covered Entity; or</w:t>
      </w:r>
    </w:p>
    <w:p w14:paraId="0FAE947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Provides one or more of the services specified in the Privacy Rule to or for the Covered Entity.</w:t>
      </w:r>
    </w:p>
    <w:p w14:paraId="0FAE947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iCs/>
        </w:rPr>
        <w:t xml:space="preserve">Contractors or entities required to execute BAAs for contracts and other agreements become VHA business associates. </w:t>
      </w:r>
      <w:r w:rsidRPr="00655B6B">
        <w:rPr>
          <w:rFonts w:asciiTheme="majorHAnsi" w:hAnsiTheme="majorHAnsi" w:cstheme="majorHAnsi"/>
        </w:rPr>
        <w:t>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in order to perform certain activities, functions or services to, for, or on behalf of VHA. There ma</w:t>
      </w:r>
      <w:r w:rsidRPr="00655B6B">
        <w:rPr>
          <w:rFonts w:asciiTheme="majorHAnsi" w:hAnsiTheme="majorHAnsi" w:cstheme="majorHAnsi"/>
        </w:rPr>
        <w:t>y be other VA components or staff offices which also provide certain services and support to VHA and must receive PHI in order to do so. If these components award contracts or enter into other agreements, purchase/delivery orders, modifications and issue governmentwide purchase card transactions to help in the delivery of these services to VHA, they will also fall within the requirement to obtain a satisfactory assurance from these contractors by executing a BAA.</w:t>
      </w:r>
    </w:p>
    <w:p w14:paraId="0FAE947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iCs/>
        </w:rPr>
        <w:t xml:space="preserve">BAA requirement flow down to subcontractors. </w:t>
      </w:r>
      <w:r w:rsidRPr="00655B6B">
        <w:rPr>
          <w:rFonts w:asciiTheme="majorHAnsi" w:hAnsiTheme="majorHAnsi" w:cstheme="majorHAnsi"/>
        </w:rPr>
        <w:t xml:space="preserve">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w:t>
      </w:r>
      <w:r w:rsidRPr="00655B6B">
        <w:rPr>
          <w:rFonts w:asciiTheme="majorHAnsi" w:hAnsiTheme="majorHAnsi" w:cstheme="majorHAnsi"/>
        </w:rPr>
        <w:t>generate, access, exchange, process, or utilize such VHA PHI under a contract or agreement is required to execute a BAA with each of its subcontractors which also obligates the subcontractor (</w:t>
      </w:r>
      <w:r w:rsidRPr="00655B6B">
        <w:rPr>
          <w:rFonts w:asciiTheme="majorHAnsi" w:hAnsiTheme="majorHAnsi" w:cstheme="majorHAnsi"/>
          <w:i/>
          <w:iCs/>
        </w:rPr>
        <w:t xml:space="preserve">i.e., </w:t>
      </w:r>
      <w:r w:rsidRPr="00655B6B">
        <w:rPr>
          <w:rFonts w:asciiTheme="majorHAnsi" w:hAnsiTheme="majorHAnsi" w:cstheme="majorHAnsi"/>
        </w:rPr>
        <w:t>also a business associate) to provide the same protections and safeguards and agree to the same disclosure restrictions to VHA’s PHI that is required of the Covered Entity and the prime Contractor.</w:t>
      </w:r>
    </w:p>
    <w:p w14:paraId="0FAE947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iCs/>
        </w:rPr>
        <w:t xml:space="preserve">Contractor operations required to be in United States. </w:t>
      </w:r>
      <w:r w:rsidRPr="00655B6B">
        <w:rPr>
          <w:rFonts w:asciiTheme="majorHAnsi" w:hAnsiTheme="majorHAnsi" w:cstheme="majorHAnsi"/>
        </w:rPr>
        <w:t>Custom software development and outsourced operations must be located in the U.S. to the maximum extent practicable. If such services are proposed to be performed outside the continental United States, and are not otherwise disallowed by other Federal law, regulations or policy, or other VA policy or other mandates as stated in the contract, specifications, statement of work or performance work statement (including applicable Business Associate Agreemen</w:t>
      </w:r>
      <w:r w:rsidRPr="00655B6B">
        <w:rPr>
          <w:rFonts w:asciiTheme="majorHAnsi" w:hAnsiTheme="majorHAnsi" w:cstheme="majorHAnsi"/>
        </w:rPr>
        <w:t>ts), the Contractor/subcontractor must state in its proposal where all non-U.S. services are provided. At a minimum, the Contractor/ subcontractor must include a detailed Information Technology Security Plan, for review and approval by the Contracting Officer, specifically to address mitigation of the resulting problems of communication, control, and data protection.</w:t>
      </w:r>
    </w:p>
    <w:p w14:paraId="0FAE947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iCs/>
        </w:rPr>
        <w:t xml:space="preserve">Contractor/subcontractor employee reassignment and termination notification. </w:t>
      </w:r>
      <w:r w:rsidRPr="00655B6B">
        <w:rPr>
          <w:rFonts w:asciiTheme="majorHAnsi" w:hAnsiTheme="majorHAnsi" w:cstheme="majorHAnsi"/>
        </w:rPr>
        <w:t>Contractors and subcontractors shall provide written notification to the Contracting Officer and Contracting Officer’s Representative (COR) immediately, and not later than four (4) hours, when an employee working on a VA information system or with access to VA information is reassigned or leaves the Contractor or subcontractor’s employment on the cognizant VA contract. The Contracting Officer and COR must also be notified immediate</w:t>
      </w:r>
      <w:r w:rsidRPr="00655B6B">
        <w:rPr>
          <w:rFonts w:asciiTheme="majorHAnsi" w:hAnsiTheme="majorHAnsi" w:cstheme="majorHAnsi"/>
        </w:rPr>
        <w:t>ly by the Contractor or subcontractor prior to an unfriendly termination.</w:t>
      </w:r>
    </w:p>
    <w:p w14:paraId="0FAE9477" w14:textId="77777777" w:rsidR="00361667" w:rsidRPr="00655B6B" w:rsidRDefault="00361667" w:rsidP="00F57A42">
      <w:pPr>
        <w:rPr>
          <w:rFonts w:asciiTheme="majorHAnsi" w:hAnsiTheme="majorHAnsi" w:cstheme="majorHAnsi"/>
          <w:i/>
          <w:iCs/>
        </w:rPr>
      </w:pPr>
      <w:r w:rsidRPr="00655B6B">
        <w:rPr>
          <w:rFonts w:asciiTheme="majorHAnsi" w:hAnsiTheme="majorHAnsi" w:cstheme="majorHAnsi"/>
        </w:rPr>
        <w:lastRenderedPageBreak/>
        <w:t xml:space="preserve">  (f) </w:t>
      </w:r>
      <w:r w:rsidRPr="00655B6B">
        <w:rPr>
          <w:rFonts w:asciiTheme="majorHAnsi" w:hAnsiTheme="majorHAnsi" w:cstheme="majorHAnsi"/>
          <w:i/>
          <w:iCs/>
        </w:rPr>
        <w:t>VA information custodial requirements.</w:t>
      </w:r>
    </w:p>
    <w:p w14:paraId="0FAE947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w:t>
      </w:r>
      <w:r w:rsidRPr="00655B6B">
        <w:rPr>
          <w:rFonts w:asciiTheme="majorHAnsi" w:hAnsiTheme="majorHAnsi" w:cstheme="majorHAnsi"/>
          <w:i/>
          <w:iCs/>
        </w:rPr>
        <w:t xml:space="preserve">Release, publication, and use of data. </w:t>
      </w:r>
      <w:r w:rsidRPr="00655B6B">
        <w:rPr>
          <w:rFonts w:asciiTheme="majorHAnsi" w:hAnsiTheme="majorHAnsi" w:cstheme="majorHAnsi"/>
        </w:rPr>
        <w:t>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 way without VA’s prior written approval. This clause expressly limits the Contractor’s/ subcontractor’s rights to use data as described in Rights in Data—General, FAR 52.227–14(d).</w:t>
      </w:r>
    </w:p>
    <w:p w14:paraId="0FAE947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t>
      </w:r>
      <w:r w:rsidRPr="00655B6B">
        <w:rPr>
          <w:rFonts w:asciiTheme="majorHAnsi" w:hAnsiTheme="majorHAnsi" w:cstheme="majorHAnsi"/>
          <w:i/>
          <w:iCs/>
        </w:rPr>
        <w:t xml:space="preserve">Media sanitization. </w:t>
      </w:r>
      <w:r w:rsidRPr="00655B6B">
        <w:rPr>
          <w:rFonts w:asciiTheme="majorHAnsi" w:hAnsiTheme="majorHAnsi" w:cstheme="majorHAnsi"/>
        </w:rPr>
        <w:t>VA information shall not be co-mingled with any other data on the Contractors/subcontractor’s information systems or media storage systems in order to ensure federal and VA requirements related to data protection, information segregation, classification requirements, and media sanitization can be met (</w:t>
      </w:r>
      <w:r w:rsidRPr="00655B6B">
        <w:rPr>
          <w:rFonts w:asciiTheme="majorHAnsi" w:hAnsiTheme="majorHAnsi" w:cstheme="majorHAnsi"/>
          <w:i/>
          <w:iCs/>
        </w:rPr>
        <w:t xml:space="preserve">see </w:t>
      </w:r>
      <w:r w:rsidRPr="00655B6B">
        <w:rPr>
          <w:rFonts w:asciiTheme="majorHAnsi" w:hAnsiTheme="majorHAnsi" w:cstheme="majorHAnsi"/>
        </w:rPr>
        <w:t>VA Directive 6500, VA Cybersecurity Program). VA reserves the right to conduct scheduled or unscheduled on-site inspections, assessments, or audits of Contractor and subcontractor IT re</w:t>
      </w:r>
      <w:r w:rsidRPr="00655B6B">
        <w:rPr>
          <w:rFonts w:asciiTheme="majorHAnsi" w:hAnsiTheme="majorHAnsi" w:cstheme="majorHAnsi"/>
        </w:rPr>
        <w:t>sources, information systems and assets to ensure data security and privacy controls, separation of data and job duties, and destruction/media sanitization procedures are in compliance with Federal and VA requirements. The Contractor and subcontractor will provide all necessary access and support to VA and/or GAO staff during periodic control assessments or audits.</w:t>
      </w:r>
    </w:p>
    <w:p w14:paraId="0FAE947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t>
      </w:r>
      <w:r w:rsidRPr="00655B6B">
        <w:rPr>
          <w:rFonts w:asciiTheme="majorHAnsi" w:hAnsiTheme="majorHAnsi" w:cstheme="majorHAnsi"/>
          <w:i/>
          <w:iCs/>
        </w:rPr>
        <w:t xml:space="preserve">Data retention, destruction, and contractor self-certification. </w:t>
      </w:r>
      <w:r w:rsidRPr="00655B6B">
        <w:rPr>
          <w:rFonts w:asciiTheme="majorHAnsi" w:hAnsiTheme="majorHAnsi" w:cstheme="majorHAnsi"/>
        </w:rPr>
        <w:t>The Contactor and its subcontractors are responsible for collecting and destroying any VA data provided, created, or stored under the terms of this contract, to a point where VA data or materials are no longer readable or reconstructable to any degree, in accordance with VA Directive 6371, Destruction of Temporary Paper Records, or subsequent issue. Prior to termination or completion of this contract, the Contractor/subcontractor must provide i</w:t>
      </w:r>
      <w:r w:rsidRPr="00655B6B">
        <w:rPr>
          <w:rFonts w:asciiTheme="majorHAnsi" w:hAnsiTheme="majorHAnsi" w:cstheme="majorHAnsi"/>
        </w:rPr>
        <w:t>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0FAE947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w:t>
      </w:r>
      <w:r w:rsidRPr="00655B6B">
        <w:rPr>
          <w:rFonts w:asciiTheme="majorHAnsi" w:hAnsiTheme="majorHAnsi" w:cstheme="majorHAnsi"/>
          <w:i/>
          <w:iCs/>
        </w:rPr>
        <w:t xml:space="preserve">Return of VA data and information. </w:t>
      </w:r>
      <w:r w:rsidRPr="00655B6B">
        <w:rPr>
          <w:rFonts w:asciiTheme="majorHAnsi" w:hAnsiTheme="majorHAnsi" w:cstheme="majorHAnsi"/>
        </w:rPr>
        <w:t>When information, data, documentary material, records and/or equipment is no longer required, it shall be returned to the VA (as stipulated by the Contracting Officer or the COR) or the Contractor/subcontractor must hold it until otherwise directed. Items returned will be hand carried, securely mailed, emailed, or securely electronically transmitted to the Contracting Officer or to the address as provided in the contract or by the assigned COR, and/or accompanying BAA. Dep</w:t>
      </w:r>
      <w:r w:rsidRPr="00655B6B">
        <w:rPr>
          <w:rFonts w:asciiTheme="majorHAnsi" w:hAnsiTheme="majorHAnsi" w:cstheme="majorHAnsi"/>
        </w:rPr>
        <w:t>ending on the method of return, Contractor/subcontractor must store, transport, or transmit VA sensitive information, when permitted by the contract using VA-approved encryption tools that are, 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documenta</w:t>
      </w:r>
      <w:r w:rsidRPr="00655B6B">
        <w:rPr>
          <w:rFonts w:asciiTheme="majorHAnsi" w:hAnsiTheme="majorHAnsi" w:cstheme="majorHAnsi"/>
        </w:rPr>
        <w:t>ry material, records or equipment will be destroyed unless done in accordance with the terms of this contract and the VHA Records Control Schedule 10–1.</w:t>
      </w:r>
    </w:p>
    <w:p w14:paraId="0FAE947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w:t>
      </w:r>
      <w:r w:rsidRPr="00655B6B">
        <w:rPr>
          <w:rFonts w:asciiTheme="majorHAnsi" w:hAnsiTheme="majorHAnsi" w:cstheme="majorHAnsi"/>
          <w:i/>
          <w:iCs/>
        </w:rPr>
        <w:t xml:space="preserve">Use of VA data and information. </w:t>
      </w:r>
      <w:r w:rsidRPr="00655B6B">
        <w:rPr>
          <w:rFonts w:asciiTheme="majorHAnsi" w:hAnsiTheme="majorHAnsi" w:cstheme="majorHAnsi"/>
        </w:rPr>
        <w:t xml:space="preserve">The Contractor/subcontractor must receive, gather, store, back up, maintain, use, disclose and dispose of VA information only in compliance with the </w:t>
      </w:r>
      <w:r w:rsidRPr="00655B6B">
        <w:rPr>
          <w:rFonts w:asciiTheme="majorHAnsi" w:hAnsiTheme="majorHAnsi" w:cstheme="majorHAnsi"/>
        </w:rPr>
        <w:lastRenderedPageBreak/>
        <w:t>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w:t>
      </w:r>
      <w:r w:rsidRPr="00655B6B">
        <w:rPr>
          <w:rFonts w:asciiTheme="majorHAnsi" w:hAnsiTheme="majorHAnsi" w:cstheme="majorHAnsi"/>
        </w:rPr>
        <w:t>ST issues or updates applicable FIPS or Special Publications (SP) after execution of this contract, the parties agree to negotiate in good faith to implement the information confidentiality and security laws, regulations and policies for this contract as a result of any updates, if required.</w:t>
      </w:r>
    </w:p>
    <w:p w14:paraId="0FAE947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w:t>
      </w:r>
      <w:r w:rsidRPr="00655B6B">
        <w:rPr>
          <w:rFonts w:asciiTheme="majorHAnsi" w:hAnsiTheme="majorHAnsi" w:cstheme="majorHAnsi"/>
          <w:i/>
          <w:iCs/>
        </w:rPr>
        <w:t xml:space="preserve">Copying VA data or information. </w:t>
      </w:r>
      <w:r w:rsidRPr="00655B6B">
        <w:rPr>
          <w:rFonts w:asciiTheme="majorHAnsi" w:hAnsiTheme="majorHAnsi" w:cstheme="majorHAnsi"/>
        </w:rPr>
        <w:t>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data used by the Contractor/subcontractor needs to be restored to an operating state. If copies are made for restoration purposes, after the restoration is complete, the copies must be app</w:t>
      </w:r>
      <w:r w:rsidRPr="00655B6B">
        <w:rPr>
          <w:rFonts w:asciiTheme="majorHAnsi" w:hAnsiTheme="majorHAnsi" w:cstheme="majorHAnsi"/>
        </w:rPr>
        <w:t>ropriately destroyed.</w:t>
      </w:r>
    </w:p>
    <w:p w14:paraId="0FAE947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 </w:t>
      </w:r>
      <w:r w:rsidRPr="00655B6B">
        <w:rPr>
          <w:rFonts w:asciiTheme="majorHAnsi" w:hAnsiTheme="majorHAnsi" w:cstheme="majorHAnsi"/>
          <w:i/>
          <w:iCs/>
        </w:rPr>
        <w:t xml:space="preserve">Violation of information custodial requirements. </w:t>
      </w:r>
      <w:r w:rsidRPr="00655B6B">
        <w:rPr>
          <w:rFonts w:asciiTheme="majorHAnsi" w:hAnsiTheme="majorHAnsi" w:cstheme="majorHAnsi"/>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0FAE947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(8) </w:t>
      </w:r>
      <w:r w:rsidRPr="00655B6B">
        <w:rPr>
          <w:rFonts w:asciiTheme="majorHAnsi" w:hAnsiTheme="majorHAnsi" w:cstheme="majorHAnsi"/>
          <w:i/>
          <w:iCs/>
        </w:rPr>
        <w:t xml:space="preserve">Encryption. </w:t>
      </w:r>
      <w:r w:rsidRPr="00655B6B">
        <w:rPr>
          <w:rFonts w:asciiTheme="majorHAnsi" w:hAnsiTheme="majorHAnsi" w:cstheme="majorHAnsi"/>
        </w:rPr>
        <w:t>The Contractor/ subcontractor must store, transport, or transmit VA sensitive information, when permitted by the contract, using cryptography, and VA-approved encryption tools that are, at a minimum, validated under FIPS 140–3 (or its successor).</w:t>
      </w:r>
    </w:p>
    <w:p w14:paraId="0FAE948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(9) </w:t>
      </w:r>
      <w:r w:rsidRPr="00655B6B">
        <w:rPr>
          <w:rFonts w:asciiTheme="majorHAnsi" w:hAnsiTheme="majorHAnsi" w:cstheme="majorHAnsi"/>
          <w:i/>
          <w:iCs/>
        </w:rPr>
        <w:t xml:space="preserve">Firewall and web services security controls. </w:t>
      </w:r>
      <w:r w:rsidRPr="00655B6B">
        <w:rPr>
          <w:rFonts w:asciiTheme="majorHAnsi" w:hAnsiTheme="majorHAnsi" w:cstheme="majorHAnsi"/>
        </w:rPr>
        <w:t>The Contractor/subcontractor’s firewall and web services security controls, if applicable, shall meet or exceed VA’s minimum requirements. VA Configuration Guidelines are available upon request.</w:t>
      </w:r>
    </w:p>
    <w:p w14:paraId="0FAE948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(10) </w:t>
      </w:r>
      <w:r w:rsidRPr="00655B6B">
        <w:rPr>
          <w:rFonts w:asciiTheme="majorHAnsi" w:hAnsiTheme="majorHAnsi" w:cstheme="majorHAnsi"/>
          <w:i/>
          <w:iCs/>
        </w:rPr>
        <w:t xml:space="preserve">Disclosure of VA data and information. </w:t>
      </w:r>
      <w:r w:rsidRPr="00655B6B">
        <w:rPr>
          <w:rFonts w:asciiTheme="majorHAnsi" w:hAnsiTheme="majorHAnsi" w:cstheme="majorHAnsi"/>
        </w:rPr>
        <w:t>Except for uses and disclosures of VA information authorized in a cognizant contract for performance of the contract, the Contractor/subcontractor may use and disclose VA information only in two other situations:</w:t>
      </w:r>
    </w:p>
    <w:p w14:paraId="0FAE948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subject to paragraph (f)(10) of this section, in response to a court order from a court of competent jurisdiction, or</w:t>
      </w:r>
    </w:p>
    <w:p w14:paraId="0FAE948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with VA’s prior written approval. The Contractor/ subcontractor must refer all requests for,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refer such court order or other request to the Contracting Officer for response. If t</w:t>
      </w:r>
      <w:r w:rsidRPr="00655B6B">
        <w:rPr>
          <w:rFonts w:asciiTheme="majorHAnsi" w:hAnsiTheme="majorHAnsi" w:cstheme="majorHAnsi"/>
        </w:rPr>
        <w:t>he Contractor or subcontractor discloses information on behalf of VHA, the Contractor and/or subcontractor must maintain an accounting of disclosures. Accounting of Disclosures documentation maintained by the Contractor/subcontractor will include the name of the individual to whom the information pertains, the date of each disclosure, the nature or description of the information disclosed, a brief statement of the purpose of each disclosure or, in lieu of such statement, a copy of a written request for a di</w:t>
      </w:r>
      <w:r w:rsidRPr="00655B6B">
        <w:rPr>
          <w:rFonts w:asciiTheme="majorHAnsi" w:hAnsiTheme="majorHAnsi" w:cstheme="majorHAnsi"/>
        </w:rPr>
        <w:t xml:space="preserve">sclosure, and the name and address of the person or agency to whom the disclosure was made. The Contractor/ subcontractor will provide its Accounting of Disclosures upon request and within 15 calendar </w:t>
      </w:r>
      <w:r w:rsidRPr="00655B6B">
        <w:rPr>
          <w:rFonts w:asciiTheme="majorHAnsi" w:hAnsiTheme="majorHAnsi" w:cstheme="majorHAnsi"/>
        </w:rPr>
        <w:lastRenderedPageBreak/>
        <w:t>days to the assigned COR and Privacy Officer. Accounting of disclosures should be provided electronically via encrypted email to the COR and designated VA facility Privacy Officer as provided in the contract, BAA, or by the Contracting Officer. If providing the Accounting of Disclosures electronically cannot b</w:t>
      </w:r>
      <w:r w:rsidRPr="00655B6B">
        <w:rPr>
          <w:rFonts w:asciiTheme="majorHAnsi" w:hAnsiTheme="majorHAnsi" w:cstheme="majorHAnsi"/>
        </w:rPr>
        <w:t>e done securely, the Contractor/subcontractor will provide copies via trackable methods (UPS, USPS, Federal Express, etc.) immediately, providing the designated COR and Privacy Officer with the tracking information.</w:t>
      </w:r>
    </w:p>
    <w:p w14:paraId="0FAE948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(11) </w:t>
      </w:r>
      <w:r w:rsidRPr="00655B6B">
        <w:rPr>
          <w:rFonts w:asciiTheme="majorHAnsi" w:hAnsiTheme="majorHAnsi" w:cstheme="majorHAnsi"/>
          <w:i/>
          <w:iCs/>
        </w:rPr>
        <w:t xml:space="preserve">Compliance with privacy statutes and applicable regulations. </w:t>
      </w:r>
      <w:r w:rsidRPr="00655B6B">
        <w:rPr>
          <w:rFonts w:asciiTheme="majorHAnsi" w:hAnsiTheme="majorHAnsi" w:cstheme="majorHAnsi"/>
        </w:rPr>
        <w:t>The Contractor/ subcontractor shall not disclose VA information protected by any of VA’s privacy statutes or applicable regulations including but not limited to: the Privacy Act of 1974, 38 U.S.C. 5701, confidential nature of claims, 38 U.S.C. 5705, confidentiality of medical quality assurance records and/or 38 U.S.C. 7332, confidentiality of certain health records pertaining to drug addiction, sickle cell anemia, alcoholism or alcohol abuse, or i</w:t>
      </w:r>
      <w:r w:rsidRPr="00655B6B">
        <w:rPr>
          <w:rFonts w:asciiTheme="majorHAnsi" w:hAnsiTheme="majorHAnsi" w:cstheme="majorHAnsi"/>
        </w:rPr>
        <w:t>nfection with human immunodeficiency virus or the HIPAA Privacy Rule. If the Contractor/subcontractor is in receipt of a court order or other requests for VA information or has questions if it can disclose information protected under the abovementioned confidentiality statutes because it is required by law, that Contractor/subcontractor shall immediately refer such court order or other request to the Contracting Officer for response.</w:t>
      </w:r>
    </w:p>
    <w:p w14:paraId="0FAE948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w:t>
      </w:r>
      <w:r w:rsidRPr="00655B6B">
        <w:rPr>
          <w:rFonts w:asciiTheme="majorHAnsi" w:hAnsiTheme="majorHAnsi" w:cstheme="majorHAnsi"/>
          <w:i/>
          <w:iCs/>
        </w:rPr>
        <w:t xml:space="preserve">Report of known or suspected security/ privacy incident. </w:t>
      </w:r>
      <w:r w:rsidRPr="00655B6B">
        <w:rPr>
          <w:rFonts w:asciiTheme="majorHAnsi" w:hAnsiTheme="majorHAnsi" w:cstheme="majorHAnsi"/>
        </w:rPr>
        <w:t>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 that</w:t>
      </w:r>
    </w:p>
    <w:p w14:paraId="0FAE948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actually or imminently jeopardizes, without lawful authority, the integrity, confidentiality, or the availability of its data and operations, or of its information or information system(s); or</w:t>
      </w:r>
    </w:p>
    <w:p w14:paraId="0FAE948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constitutes a violation or imminent threat of violation of law, security policies, security procedures, or acceptable use policies. The initial notification may first be made verbally but must be followed up in writing within one (1) hour. See VA Data Breach Response Service at </w:t>
      </w:r>
      <w:hyperlink r:id="rId58" w:history="1">
        <w:r w:rsidRPr="00655B6B">
          <w:rPr>
            <w:rStyle w:val="Hyperlink"/>
            <w:rFonts w:asciiTheme="majorHAnsi" w:hAnsiTheme="majorHAnsi" w:cstheme="majorHAnsi"/>
            <w:i/>
            <w:iCs/>
          </w:rPr>
          <w:t>https://www.oprm.va.gov/dbrs/about</w:t>
        </w:r>
        <w:r w:rsidRPr="00655B6B">
          <w:rPr>
            <w:rStyle w:val="Hyperlink"/>
            <w:rFonts w:asciiTheme="majorHAnsi" w:hAnsiTheme="majorHAnsi" w:cstheme="majorHAnsi"/>
          </w:rPr>
          <w:t>_</w:t>
        </w:r>
        <w:r w:rsidRPr="00655B6B">
          <w:rPr>
            <w:rStyle w:val="Hyperlink"/>
            <w:rFonts w:asciiTheme="majorHAnsi" w:hAnsiTheme="majorHAnsi" w:cstheme="majorHAnsi"/>
            <w:i/>
            <w:iCs/>
          </w:rPr>
          <w:t>dbrs.aspx</w:t>
        </w:r>
      </w:hyperlink>
      <w:r w:rsidRPr="00655B6B">
        <w:rPr>
          <w:rFonts w:asciiTheme="majorHAnsi" w:hAnsiTheme="majorHAnsi" w:cstheme="majorHAnsi"/>
          <w:i/>
          <w:iCs/>
        </w:rPr>
        <w:t xml:space="preserve">. </w:t>
      </w:r>
      <w:r w:rsidRPr="00655B6B">
        <w:rPr>
          <w:rFonts w:asciiTheme="majorHAnsi" w:hAnsiTheme="majorHAnsi" w:cstheme="majorHAnsi"/>
        </w:rPr>
        <w:t>Report all actual or suspected security/privacy incidents and report the information to the Contracting Officer and the COR as identified in the contract or as directed in the contract, within one hour of discovery or suspicion.</w:t>
      </w:r>
    </w:p>
    <w:p w14:paraId="0FAE948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Such issues shall be remediated as quickly as is practical, but in no event longer than [5] days. The Contractor shall notify the Contracting Officer in writing.</w:t>
      </w:r>
    </w:p>
    <w:p w14:paraId="0FAE948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When the security fixes involve installing third party patched (</w:t>
      </w:r>
      <w:r w:rsidRPr="00655B6B">
        <w:rPr>
          <w:rFonts w:asciiTheme="majorHAnsi" w:hAnsiTheme="majorHAnsi" w:cstheme="majorHAnsi"/>
          <w:i/>
          <w:iCs/>
        </w:rPr>
        <w:t xml:space="preserve">e.g., </w:t>
      </w:r>
      <w:r w:rsidRPr="00655B6B">
        <w:rPr>
          <w:rFonts w:asciiTheme="majorHAnsi" w:hAnsiTheme="majorHAnsi" w:cstheme="majorHAnsi"/>
        </w:rPr>
        <w:t>Microsoft OS patches or Adobe Acrobat), the Contractor will provide written notice to VA that the patch has been validated as not affecting the systems within 10 working days. When the Contractor is responsible for operations or maintenance of the systems, they shall apply the security fixes within [5].</w:t>
      </w:r>
    </w:p>
    <w:p w14:paraId="0FAE948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655B6B">
        <w:rPr>
          <w:rFonts w:asciiTheme="majorHAnsi" w:hAnsiTheme="majorHAnsi" w:cstheme="majorHAnsi"/>
          <w:i/>
          <w:iCs/>
        </w:rPr>
        <w:t xml:space="preserve">e.g., </w:t>
      </w:r>
      <w:r w:rsidRPr="00655B6B">
        <w:rPr>
          <w:rFonts w:asciiTheme="majorHAnsi" w:hAnsiTheme="majorHAnsi" w:cstheme="majorHAnsi"/>
        </w:rPr>
        <w:t xml:space="preserve">for the convenience of VA) must be requested by the Contractor through the COR and shall only be granted with approval of the Contracting Officer and the VA Assistant Secretary for Office of Information and Technology. These exceptions will be tracked by the </w:t>
      </w:r>
      <w:r w:rsidRPr="00655B6B">
        <w:rPr>
          <w:rFonts w:asciiTheme="majorHAnsi" w:hAnsiTheme="majorHAnsi" w:cstheme="majorHAnsi"/>
        </w:rPr>
        <w:lastRenderedPageBreak/>
        <w:t>Contractor in concert with the Government in accordance with VA Directive 6500.6 and related VA Handbooks.</w:t>
      </w:r>
    </w:p>
    <w:p w14:paraId="0FAE948B" w14:textId="77777777" w:rsidR="00361667" w:rsidRPr="00655B6B" w:rsidRDefault="00361667" w:rsidP="00F57A42">
      <w:pPr>
        <w:rPr>
          <w:rFonts w:asciiTheme="majorHAnsi" w:hAnsiTheme="majorHAnsi" w:cstheme="majorHAnsi"/>
          <w:i/>
          <w:iCs/>
        </w:rPr>
      </w:pPr>
      <w:r w:rsidRPr="00655B6B">
        <w:rPr>
          <w:rFonts w:asciiTheme="majorHAnsi" w:hAnsiTheme="majorHAnsi" w:cstheme="majorHAnsi"/>
        </w:rPr>
        <w:t xml:space="preserve">  (h) </w:t>
      </w:r>
      <w:r w:rsidRPr="00655B6B">
        <w:rPr>
          <w:rFonts w:asciiTheme="majorHAnsi" w:hAnsiTheme="majorHAnsi" w:cstheme="majorHAnsi"/>
          <w:i/>
          <w:iCs/>
        </w:rPr>
        <w:t>Security and privacy incident investigation.</w:t>
      </w:r>
    </w:p>
    <w:p w14:paraId="0FAE948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term ‘‘privacy incident’’ means the unauthorized disclosure or use of VA information protected under a confidentiality statute or regulation.</w:t>
      </w:r>
    </w:p>
    <w:p w14:paraId="0FAE948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term ‘‘security incident’’ means an occurrence that</w:t>
      </w:r>
    </w:p>
    <w:p w14:paraId="0FAE948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actually or imminently jeopardizes, without lawful authority, the integrity, confidentiality, or availability of information systems; or</w:t>
      </w:r>
    </w:p>
    <w:p w14:paraId="0FAE948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constitutes a violation or imminent threat of violation of law, security policies, security procedures, or acceptable policies. The Contractor/subcontractor shall immediately notify the Contracting Officer and COR for the contract of any known or suspected security or privacy incident, or any other unauthorized disclosure of sensitive information, including that contained in system(s) to which the Contractor/subcontractor has access.</w:t>
      </w:r>
    </w:p>
    <w:p w14:paraId="0FAE949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To the extent known by the Contractor/ 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0FAE949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0FAE949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w:t>
      </w:r>
      <w:r w:rsidRPr="00655B6B">
        <w:rPr>
          <w:rFonts w:asciiTheme="majorHAnsi" w:hAnsiTheme="majorHAnsi" w:cstheme="majorHAnsi"/>
        </w:rPr>
        <w:t>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0FAE9493" w14:textId="77777777" w:rsidR="00361667" w:rsidRPr="00655B6B" w:rsidRDefault="00361667" w:rsidP="00F57A42">
      <w:pPr>
        <w:rPr>
          <w:rFonts w:asciiTheme="majorHAnsi" w:hAnsiTheme="majorHAnsi" w:cstheme="majorHAnsi"/>
          <w:i/>
          <w:iCs/>
        </w:rPr>
      </w:pPr>
      <w:r w:rsidRPr="00655B6B">
        <w:rPr>
          <w:rFonts w:asciiTheme="majorHAnsi" w:hAnsiTheme="majorHAnsi" w:cstheme="majorHAnsi"/>
        </w:rPr>
        <w:t xml:space="preserve">  (i) </w:t>
      </w:r>
      <w:r w:rsidRPr="00655B6B">
        <w:rPr>
          <w:rFonts w:asciiTheme="majorHAnsi" w:hAnsiTheme="majorHAnsi" w:cstheme="majorHAnsi"/>
          <w:i/>
          <w:iCs/>
        </w:rPr>
        <w:t>Data breach notification requirements.</w:t>
      </w:r>
    </w:p>
    <w:p w14:paraId="0FAE949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This contract may require access to sensitive personal information. If so, the Contractor is liable to VA for liquidated damages in the event of a data breach involving any VA sensitive personal information the Contractor/Subcontractor processes or maintains under the contract as set forth in clause 852.211–76, Liquidated Damages—Reimbursement for Data Breach Costs.</w:t>
      </w:r>
    </w:p>
    <w:p w14:paraId="0FAE949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Contractor/subcontractor shall provide notice to VA of a privacy or security incident as set forth in the Security and Privacy Incident Investigation section of this clause. The term ’data breach’ means the loss, theft, or other unauthorized access, or any access other than that </w:t>
      </w:r>
      <w:r w:rsidRPr="00655B6B">
        <w:rPr>
          <w:rFonts w:asciiTheme="majorHAnsi" w:hAnsiTheme="majorHAnsi" w:cstheme="majorHAnsi"/>
        </w:rPr>
        <w:lastRenderedPageBreak/>
        <w:t>incidental to the scope of employment, to data containing sensitive personal information, in electronic or printed form, that results in the potential compromise of the confidentiality or integrity of the data. The Contractor shall fully cooperate with VA or third-party entity performing an independent risk analysis on behalf of VA. Failure to cooperate may be deemed a material breach and grounds for contract termination.</w:t>
      </w:r>
    </w:p>
    <w:p w14:paraId="0FAE949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0FAE949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Nature of the event (loss, theft, unauthorized access).</w:t>
      </w:r>
    </w:p>
    <w:p w14:paraId="0FAE949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Description of the event, including—</w:t>
      </w:r>
    </w:p>
    <w:p w14:paraId="0FAE949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Date of occurrence;</w:t>
      </w:r>
    </w:p>
    <w:p w14:paraId="0FAE949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Date of incident detection;</w:t>
      </w:r>
    </w:p>
    <w:p w14:paraId="0FAE949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Data elements involved, including any PII, such as full name, social security number, date of birth, home address, account number, disability code.</w:t>
      </w:r>
    </w:p>
    <w:p w14:paraId="0FAE949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Number of individuals affected or potentially affected.</w:t>
      </w:r>
    </w:p>
    <w:p w14:paraId="0FAE949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Names of individuals or groups affected or potentially affected.</w:t>
      </w:r>
    </w:p>
    <w:p w14:paraId="0FAE949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Ease of logical data access to the lost, stolen or improperly accessed data in light of the degree of protection for the data, </w:t>
      </w:r>
      <w:r w:rsidRPr="00655B6B">
        <w:rPr>
          <w:rFonts w:asciiTheme="majorHAnsi" w:hAnsiTheme="majorHAnsi" w:cstheme="majorHAnsi"/>
          <w:i/>
          <w:iCs/>
        </w:rPr>
        <w:t xml:space="preserve">e.g., </w:t>
      </w:r>
      <w:r w:rsidRPr="00655B6B">
        <w:rPr>
          <w:rFonts w:asciiTheme="majorHAnsi" w:hAnsiTheme="majorHAnsi" w:cstheme="majorHAnsi"/>
        </w:rPr>
        <w:t>unencrypted, plain text.</w:t>
      </w:r>
    </w:p>
    <w:p w14:paraId="0FAE949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Amount of time the data has been out of VA control.</w:t>
      </w:r>
    </w:p>
    <w:p w14:paraId="0FAE94A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 The likelihood that the sensitive personal information will or has been compromised (made accessible to and usable by unauthorized persons).</w:t>
      </w:r>
    </w:p>
    <w:p w14:paraId="0FAE94A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Known misuses of data containing sensitive personal information, if any.</w:t>
      </w:r>
    </w:p>
    <w:p w14:paraId="0FAE94A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(J) Assessment of the potential harm to the affected individuals.</w:t>
      </w:r>
    </w:p>
    <w:p w14:paraId="0FAE94A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(K) Data breach analysis as outlined in 6500.2 Handbook, Management of Breaches Involving Sensitive Personal Information, as appropriate.</w:t>
      </w:r>
    </w:p>
    <w:p w14:paraId="0FAE94A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(L) Whether credit protection services may assist record subjects in avoiding or mitigating the results of identity theft based on the sensitive personal information that may have been compromised.</w:t>
      </w:r>
    </w:p>
    <w:p w14:paraId="0FAE94A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(M) Steps taken in response to mitigate or prevent a repetition of the incident.</w:t>
      </w:r>
    </w:p>
    <w:p w14:paraId="0FAE94A6" w14:textId="77777777" w:rsidR="00361667" w:rsidRPr="00655B6B" w:rsidRDefault="00361667" w:rsidP="00F57A42">
      <w:pPr>
        <w:rPr>
          <w:rFonts w:asciiTheme="majorHAnsi" w:hAnsiTheme="majorHAnsi" w:cstheme="majorHAnsi"/>
          <w:i/>
          <w:iCs/>
        </w:rPr>
      </w:pPr>
      <w:r w:rsidRPr="00655B6B">
        <w:rPr>
          <w:rFonts w:asciiTheme="majorHAnsi" w:hAnsiTheme="majorHAnsi" w:cstheme="majorHAnsi"/>
        </w:rPr>
        <w:t xml:space="preserve">  (j) </w:t>
      </w:r>
      <w:r w:rsidRPr="00655B6B">
        <w:rPr>
          <w:rFonts w:asciiTheme="majorHAnsi" w:hAnsiTheme="majorHAnsi" w:cstheme="majorHAnsi"/>
          <w:i/>
          <w:iCs/>
        </w:rPr>
        <w:t>Training.</w:t>
      </w:r>
    </w:p>
    <w:p w14:paraId="0FAE94A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(1) All Contractor employees and subcontractor employees requiring access to VA information or VA information systems shall complete the following before being granted access to VA information and its systems:</w:t>
      </w:r>
    </w:p>
    <w:p w14:paraId="0FAE94A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On an annual basis, successfully complete the VA Privacy and Information Security Awareness and VA Information Security Rules of Behavior training.</w:t>
      </w:r>
    </w:p>
    <w:p w14:paraId="0FAE94A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0FAE94A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(iii) Successfully complete any additional cyber security or privacy training, as required for VA personnel with equivalent information system access.</w:t>
      </w:r>
    </w:p>
    <w:p w14:paraId="0FAE94A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Contractor shall provide to the Contracting Officer and/or the COR a copy of the training certificates and affirmation that VA Information Security Rules of Behavior for Organizational Users signed by each applicable employee have been completed and submitted within five (5) days of the initiation of the contract and annually thereafter, as required.</w:t>
      </w:r>
    </w:p>
    <w:p w14:paraId="0FAE94A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Failure to complete the mandatory annual training and acknowledgement of the VA Information Security Rules of Behavior, within the timeframe required, is grounds for suspension or termination of all physical or electronic access privileges and removal from work on the contract until such time as the training and documents are complete.</w:t>
      </w:r>
    </w:p>
    <w:p w14:paraId="0FAE94A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(k) </w:t>
      </w:r>
      <w:r w:rsidRPr="00655B6B">
        <w:rPr>
          <w:rFonts w:asciiTheme="majorHAnsi" w:hAnsiTheme="majorHAnsi" w:cstheme="majorHAnsi"/>
          <w:i/>
          <w:iCs/>
        </w:rPr>
        <w:t xml:space="preserve">Subcontract flow down. </w:t>
      </w:r>
      <w:r w:rsidRPr="00655B6B">
        <w:rPr>
          <w:rFonts w:asciiTheme="majorHAnsi" w:hAnsiTheme="majorHAnsi" w:cstheme="majorHAnsi"/>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655B6B">
        <w:rPr>
          <w:rFonts w:asciiTheme="majorHAnsi" w:hAnsiTheme="majorHAnsi" w:cstheme="majorHAnsi"/>
          <w:i/>
          <w:iCs/>
        </w:rPr>
        <w:t xml:space="preserve">i.e., </w:t>
      </w:r>
      <w:r w:rsidRPr="00655B6B">
        <w:rPr>
          <w:rFonts w:asciiTheme="majorHAnsi" w:hAnsiTheme="majorHAnsi" w:cstheme="majorHAnsi"/>
        </w:rPr>
        <w:t xml:space="preserve">sensitive personal information and protected health information), information systems, information technology (IT) or providing </w:t>
      </w:r>
      <w:r w:rsidRPr="00655B6B">
        <w:rPr>
          <w:rFonts w:asciiTheme="majorHAnsi" w:hAnsiTheme="majorHAnsi" w:cstheme="majorHAnsi"/>
        </w:rPr>
        <w:t>and accessing information technology-related contract services, support services, and related resources (see VAAR 802.101 definition of information technology-related contracts).</w:t>
      </w:r>
    </w:p>
    <w:p w14:paraId="0FAE94AE" w14:textId="77777777" w:rsidR="00361667" w:rsidRPr="00655B6B" w:rsidRDefault="00361667" w:rsidP="00F57A42">
      <w:pPr>
        <w:autoSpaceDE w:val="0"/>
        <w:autoSpaceDN w:val="0"/>
        <w:adjustRightInd w:val="0"/>
        <w:spacing w:line="240" w:lineRule="auto"/>
        <w:jc w:val="center"/>
        <w:rPr>
          <w:rFonts w:asciiTheme="majorHAnsi" w:hAnsiTheme="majorHAnsi" w:cstheme="majorHAnsi"/>
        </w:rPr>
      </w:pPr>
      <w:r w:rsidRPr="00655B6B">
        <w:rPr>
          <w:rFonts w:asciiTheme="majorHAnsi" w:hAnsiTheme="majorHAnsi" w:cstheme="majorHAnsi"/>
        </w:rPr>
        <w:t>(End of Clause)</w:t>
      </w:r>
    </w:p>
    <w:p w14:paraId="0FAE94AF" w14:textId="77777777" w:rsidR="00361667" w:rsidRPr="00655B6B" w:rsidRDefault="00361667" w:rsidP="00F57A42">
      <w:pPr>
        <w:pStyle w:val="Heading2"/>
        <w:rPr>
          <w:rFonts w:cstheme="majorHAnsi"/>
          <w:sz w:val="22"/>
          <w:szCs w:val="22"/>
        </w:rPr>
      </w:pPr>
      <w:bookmarkStart w:id="73" w:name="_Toc223953407"/>
      <w:r w:rsidRPr="00655B6B">
        <w:rPr>
          <w:rFonts w:cstheme="majorHAnsi"/>
          <w:sz w:val="22"/>
          <w:szCs w:val="22"/>
        </w:rPr>
        <w:t>C.4</w:t>
      </w:r>
      <w:r>
        <w:rPr>
          <w:rFonts w:cstheme="majorHAnsi"/>
          <w:sz w:val="22"/>
          <w:szCs w:val="22"/>
        </w:rPr>
        <w:t>6</w:t>
      </w:r>
      <w:r w:rsidRPr="00655B6B">
        <w:rPr>
          <w:rFonts w:cstheme="majorHAnsi"/>
          <w:sz w:val="22"/>
          <w:szCs w:val="22"/>
        </w:rPr>
        <w:t xml:space="preserve">  VAAR 852.211-76  LIQUIDATED DAMAGES – REIMBURSEMENT FOR DATA BREACH COSTS (FEB 2023) ALTERNATE I (FEB 2023)</w:t>
      </w:r>
      <w:bookmarkEnd w:id="73"/>
    </w:p>
    <w:p w14:paraId="0FAE94B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iCs/>
        </w:rPr>
        <w:t>Definition</w:t>
      </w:r>
      <w:r w:rsidRPr="00655B6B">
        <w:rPr>
          <w:rFonts w:asciiTheme="majorHAnsi" w:hAnsiTheme="majorHAnsi" w:cstheme="majorHAnsi"/>
        </w:rPr>
        <w:t>. As used in this clause, ‘‘contract’’ means any contract, agreement, order or other instrument and encompasses the definition set forth in FAR 2.101.</w:t>
      </w:r>
    </w:p>
    <w:p w14:paraId="0FAE94B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iCs/>
        </w:rPr>
        <w:t>Non-disclosure requirements</w:t>
      </w:r>
      <w:r w:rsidRPr="00655B6B">
        <w:rPr>
          <w:rFonts w:asciiTheme="majorHAnsi" w:hAnsiTheme="majorHAnsi" w:cstheme="majorHAnsi"/>
        </w:rPr>
        <w:t>. As a condition of performance under a contract, order, agreement, or other instrument that requires access to sensitive personal information as defined in VAAR 802.101, the following is expressly required—</w:t>
      </w:r>
    </w:p>
    <w:p w14:paraId="0FAE94B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subcontractor, their employees or business associates shall not, directly or through an affiliate or employee of the Contractor, subcontractor, or business associate, disclose sensitive personal information to any other person unless the disclosure is lawful and is expressly permitted under the contract; and</w:t>
      </w:r>
    </w:p>
    <w:p w14:paraId="0FAE94B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(2) The Contractor, subcontractor, their employees or business associates shall immediately notify the Contracting Officer and the Contracting Officer’s Representative (COR) of any security incident that occurs involving sensitive personal information.</w:t>
      </w:r>
    </w:p>
    <w:p w14:paraId="0FAE94B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t>
      </w:r>
      <w:r w:rsidRPr="00655B6B">
        <w:rPr>
          <w:rFonts w:asciiTheme="majorHAnsi" w:hAnsiTheme="majorHAnsi" w:cstheme="majorHAnsi"/>
          <w:i/>
          <w:iCs/>
        </w:rPr>
        <w:t>Liquidated damages</w:t>
      </w:r>
      <w:r w:rsidRPr="00655B6B">
        <w:rPr>
          <w:rFonts w:asciiTheme="majorHAnsi" w:hAnsiTheme="majorHAnsi" w:cstheme="majorHAnsi"/>
        </w:rPr>
        <w:t>. If the Contractor or any of its agents fails to protect VA sensitive personal information or otherwise engages in conduct which results in a data breach, the Contractor shall, in place of actual damages, pay to the Government liquidated damages of [$37.50] per affected individual in order to cover costs related to the notification, data breach analysis and credit monitoring. In the event the Contractor provides payment of actual damages in an amount determined to be adequate by the Contr</w:t>
      </w:r>
      <w:r w:rsidRPr="00655B6B">
        <w:rPr>
          <w:rFonts w:asciiTheme="majorHAnsi" w:hAnsiTheme="majorHAnsi" w:cstheme="majorHAnsi"/>
        </w:rPr>
        <w:t>acting Officer, the Contracting Officer may forgo collection of liquidated damages.</w:t>
      </w:r>
    </w:p>
    <w:p w14:paraId="0FAE94B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iCs/>
        </w:rPr>
        <w:t>Purpose of liquidated damages</w:t>
      </w:r>
      <w:r w:rsidRPr="00655B6B">
        <w:rPr>
          <w:rFonts w:asciiTheme="majorHAnsi" w:hAnsiTheme="majorHAnsi" w:cstheme="majorHAnsi"/>
        </w:rPr>
        <w:t>.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[$37.50] per affected individual to cover the cost of the following:</w:t>
      </w:r>
    </w:p>
    <w:p w14:paraId="0FAE94B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Notification related costs.</w:t>
      </w:r>
    </w:p>
    <w:p w14:paraId="0FAE94B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Credit monitoring reports.</w:t>
      </w:r>
    </w:p>
    <w:p w14:paraId="0FAE94B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Data breach analysis and impact.</w:t>
      </w:r>
    </w:p>
    <w:p w14:paraId="0FAE94B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Fraud alerts.</w:t>
      </w:r>
    </w:p>
    <w:p w14:paraId="0FAE94B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Identity theft insurance.</w:t>
      </w:r>
    </w:p>
    <w:p w14:paraId="0FAE94B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iCs/>
        </w:rPr>
        <w:t>Relationship to termination clause, if applicable</w:t>
      </w:r>
      <w:r w:rsidRPr="00655B6B">
        <w:rPr>
          <w:rFonts w:asciiTheme="majorHAnsi" w:hAnsiTheme="majorHAnsi" w:cstheme="majorHAnsi"/>
        </w:rPr>
        <w:t>.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14:paraId="0FAE94BC"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4BD" w14:textId="77777777" w:rsidR="00361667" w:rsidRPr="00655B6B" w:rsidRDefault="00361667" w:rsidP="00F57A42">
      <w:pPr>
        <w:pStyle w:val="Heading2"/>
        <w:rPr>
          <w:rFonts w:cstheme="majorHAnsi"/>
          <w:sz w:val="22"/>
          <w:szCs w:val="22"/>
        </w:rPr>
      </w:pPr>
      <w:bookmarkStart w:id="74" w:name="_Toc223953408"/>
      <w:r w:rsidRPr="00655B6B">
        <w:rPr>
          <w:rFonts w:cstheme="majorHAnsi"/>
          <w:sz w:val="22"/>
          <w:szCs w:val="22"/>
        </w:rPr>
        <w:t>C.4</w:t>
      </w:r>
      <w:r>
        <w:rPr>
          <w:rFonts w:cstheme="majorHAnsi"/>
          <w:sz w:val="22"/>
          <w:szCs w:val="22"/>
        </w:rPr>
        <w:t>7</w:t>
      </w:r>
      <w:r w:rsidRPr="00655B6B">
        <w:rPr>
          <w:rFonts w:cstheme="majorHAnsi"/>
          <w:sz w:val="22"/>
          <w:szCs w:val="22"/>
        </w:rPr>
        <w:t xml:space="preserve">  VAAR 852.215-70  SERVICE-DISABLED VETERAN-OWNED AND VETERAN-OWNED SMALL BUSINESS EVALUATION FACTORS  (JAN 2023) (DEVIATION)</w:t>
      </w:r>
      <w:bookmarkEnd w:id="74"/>
    </w:p>
    <w:p w14:paraId="0FAE94B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In an effort to achieve socioeconomic small business goals, VA shall evaluate offerors based on their service-disabled veteran-owned or veteran-owned small business certification status and their proposed use of eligible certified service-disabled veteran-owned small businesses (SDVOSBs) and certified veteran-owned small businesses (VOSBs) as subcontractors.</w:t>
      </w:r>
    </w:p>
    <w:p w14:paraId="0FAE94B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Eligible and certified service-disabled veteran-owned small businesses offerors will receive full credit, and offerors qualifying as veteran-owned small businesses will receive partial credit for the certified Service-Disabled Veteran-Owned and Veteran-Owned Small Business Status evaluation factor. To receive credit, an offeror must be listed at the time of submission of offers </w:t>
      </w:r>
      <w:r w:rsidRPr="00655B6B">
        <w:rPr>
          <w:rFonts w:asciiTheme="majorHAnsi" w:hAnsiTheme="majorHAnsi" w:cstheme="majorHAnsi"/>
        </w:rPr>
        <w:lastRenderedPageBreak/>
        <w:t xml:space="preserve">and at time of award, as a certified SDVOSB/VOSB in the SBA certification database on the SBA Veteran Small Business Certification Program portal at </w:t>
      </w:r>
      <w:hyperlink r:id="rId59" w:history="1">
        <w:r w:rsidRPr="00655B6B">
          <w:rPr>
            <w:rStyle w:val="Hyperlink"/>
            <w:rFonts w:asciiTheme="majorHAnsi" w:hAnsiTheme="majorHAnsi" w:cstheme="majorHAnsi"/>
            <w:i/>
            <w:iCs/>
          </w:rPr>
          <w:t>https://veterans.certify.sba.gov/</w:t>
        </w:r>
      </w:hyperlink>
      <w:r w:rsidRPr="00655B6B">
        <w:rPr>
          <w:rFonts w:asciiTheme="majorHAnsi" w:hAnsiTheme="majorHAnsi" w:cstheme="majorHAnsi"/>
        </w:rPr>
        <w:t xml:space="preserve"> (see 13 CFR 128) and be otherwise eligible in accordance with SBA size standards for the acquisition and limitations on subcontracting requirements set forth in SBA regulations (see 13 CFR 121, 125 and 128.).</w:t>
      </w:r>
    </w:p>
    <w:p w14:paraId="0FAE94C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Non-Veteran offerors proposing to use certified SDVOSBs or VOSBs as subcontractors will receive some consideration under this evaluation factor. Offerors must state in their proposals the names of the certified SDVOSBs and VOSBs with whom they intend to subcontract and provide a brief description of the proposed subcontracts and the approximate dollar values of the proposed subcontracts. In addition, the proposed subcontractors must be listed at the time of submission of offers and at time of award, a</w:t>
      </w:r>
      <w:r w:rsidRPr="00655B6B">
        <w:rPr>
          <w:rFonts w:asciiTheme="majorHAnsi" w:hAnsiTheme="majorHAnsi" w:cstheme="majorHAnsi"/>
        </w:rPr>
        <w:t>s a certified SDVOSB/VOSB in the SBA certification database.</w:t>
      </w:r>
    </w:p>
    <w:p w14:paraId="0FAE94C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0FAE94C2" w14:textId="77777777" w:rsidR="00361667" w:rsidRPr="00655B6B" w:rsidRDefault="00361667" w:rsidP="00F57A42">
      <w:pPr>
        <w:pStyle w:val="ListParagraph"/>
        <w:ind w:left="405"/>
        <w:jc w:val="center"/>
        <w:rPr>
          <w:rFonts w:asciiTheme="majorHAnsi" w:hAnsiTheme="majorHAnsi" w:cstheme="majorHAnsi"/>
        </w:rPr>
      </w:pPr>
      <w:r w:rsidRPr="00655B6B">
        <w:rPr>
          <w:rFonts w:asciiTheme="majorHAnsi" w:hAnsiTheme="majorHAnsi" w:cstheme="majorHAnsi"/>
        </w:rPr>
        <w:t>(End of Clause)</w:t>
      </w:r>
    </w:p>
    <w:p w14:paraId="0FAE94C3" w14:textId="77777777" w:rsidR="00361667" w:rsidRPr="00655B6B" w:rsidRDefault="00361667" w:rsidP="00F57A42">
      <w:pPr>
        <w:pStyle w:val="Heading2"/>
        <w:rPr>
          <w:rFonts w:cstheme="majorHAnsi"/>
          <w:sz w:val="22"/>
          <w:szCs w:val="22"/>
        </w:rPr>
      </w:pPr>
      <w:bookmarkStart w:id="75" w:name="_Toc223953409"/>
      <w:r w:rsidRPr="00655B6B">
        <w:rPr>
          <w:rFonts w:cstheme="majorHAnsi"/>
          <w:sz w:val="22"/>
          <w:szCs w:val="22"/>
        </w:rPr>
        <w:t>C.4</w:t>
      </w:r>
      <w:r>
        <w:rPr>
          <w:rFonts w:cstheme="majorHAnsi"/>
          <w:sz w:val="22"/>
          <w:szCs w:val="22"/>
        </w:rPr>
        <w:t>8</w:t>
      </w:r>
      <w:r w:rsidRPr="00655B6B">
        <w:rPr>
          <w:rFonts w:cstheme="majorHAnsi"/>
          <w:sz w:val="22"/>
          <w:szCs w:val="22"/>
        </w:rPr>
        <w:t xml:space="preserve">  VAAR 852.215-71  EVALUATION FACTOR COMMITMENTS (OCT 2019)</w:t>
      </w:r>
      <w:bookmarkEnd w:id="75"/>
    </w:p>
    <w:p w14:paraId="0FAE94C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The offeror agrees, if awarded a contract, to use the service-disabled veteran-owned small businesses (SDVOSBs) or veteran-owned small businesses (VOSBs) proposed as subcontractors in accordance with 852.215–70, Service-Disabled Veteran-Owned and Veteran-Owned Small Business Evaluation Factors, or to substitute one or more SDVOSBs or VOSBs for subcontract work of the same or similar value.</w:t>
      </w:r>
    </w:p>
    <w:p w14:paraId="0FAE94C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0FAE94C6"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4C7" w14:textId="77777777" w:rsidR="00361667" w:rsidRPr="00655B6B" w:rsidRDefault="00361667" w:rsidP="00F57A42">
      <w:pPr>
        <w:pStyle w:val="Heading2"/>
        <w:rPr>
          <w:rFonts w:cstheme="majorHAnsi"/>
          <w:sz w:val="22"/>
          <w:szCs w:val="22"/>
        </w:rPr>
      </w:pPr>
      <w:bookmarkStart w:id="76" w:name="_Toc223953410"/>
      <w:r w:rsidRPr="00655B6B">
        <w:rPr>
          <w:rFonts w:cstheme="majorHAnsi"/>
          <w:sz w:val="22"/>
          <w:szCs w:val="22"/>
        </w:rPr>
        <w:t>C.</w:t>
      </w:r>
      <w:r>
        <w:rPr>
          <w:rFonts w:cstheme="majorHAnsi"/>
          <w:sz w:val="22"/>
          <w:szCs w:val="22"/>
        </w:rPr>
        <w:t>49</w:t>
      </w:r>
      <w:r w:rsidRPr="00655B6B">
        <w:rPr>
          <w:rFonts w:cstheme="majorHAnsi"/>
          <w:sz w:val="22"/>
          <w:szCs w:val="22"/>
        </w:rPr>
        <w:t xml:space="preserve">  VAAR 852.219-70  VA SMALL BUSINESS SUBCONTRACTING PLAN MINIMUM REQUIREMENTS  (JAN 2023) (DEVIATION)</w:t>
      </w:r>
      <w:bookmarkEnd w:id="76"/>
    </w:p>
    <w:p w14:paraId="0FAE94C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This clause does not apply to small business concerns.</w:t>
      </w:r>
    </w:p>
    <w:p w14:paraId="0FAE94C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If the offeror is required to submit an individual subcontracting plan, the minimum goals for award of subcontracts to certified service-disabled veteran-owned small business and certified veteran-owned small business SDVOSB/VOSB shall be at least commensurate with the Department’s annual SDVOSB/VOSB subcontracting goals. </w:t>
      </w:r>
    </w:p>
    <w:p w14:paraId="0FAE94C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For a commercial plan, the minimum goals for award of subcontracts to SDVOSB/ VOSB shall be at least commensurate with the Department’s annual service-disabled veteran-owned small business and veteranowned small business subcontracting goals for the total value of projected subcontracts to support the sales for the commercial plan.</w:t>
      </w:r>
    </w:p>
    <w:p w14:paraId="0FAE94C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(d) To be credited toward goal achievements, SDVOSB/VOSBs must be certified and listed in the SBA certification database at </w:t>
      </w:r>
      <w:hyperlink r:id="rId60" w:history="1">
        <w:r w:rsidRPr="00655B6B">
          <w:rPr>
            <w:rStyle w:val="Hyperlink"/>
            <w:rFonts w:asciiTheme="majorHAnsi" w:hAnsiTheme="majorHAnsi" w:cstheme="majorHAnsi"/>
          </w:rPr>
          <w:t>https://veterans.certify.sba.gov/</w:t>
        </w:r>
      </w:hyperlink>
      <w:r w:rsidRPr="00655B6B">
        <w:rPr>
          <w:rFonts w:asciiTheme="majorHAnsi" w:hAnsiTheme="majorHAnsi" w:cstheme="majorHAnsi"/>
        </w:rPr>
        <w:t xml:space="preserve"> (see 13 CFR 128) and be otherwise eligible in accordance with SBA size standards for the acquisition and limitations on subcontracting requirements set forth in SBA regulations (see 13 CFR 121, 125 and 128).A contractor may reasonably rely on a subcontractor’s status as shown in the SBA certification database as of the date of subcontract award, provided the contractor retains records of the results of the SBA certification database query.</w:t>
      </w:r>
    </w:p>
    <w:p w14:paraId="0FAE94C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The Contractor shall annually submit a listing of SDVOSB/VOSB (for which credit toward goal achievement is to be applied) for review by personnel in the Office of Small and Disadvantaged Business Utilization. Use VA Form 0896A, Report of Subcontracts to Small and Veteran-Owned Business.</w:t>
      </w:r>
    </w:p>
    <w:p w14:paraId="0FAE94C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0FAE94CE"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4CF" w14:textId="77777777" w:rsidR="00361667" w:rsidRPr="00655B6B" w:rsidRDefault="00361667" w:rsidP="00F57A42">
      <w:pPr>
        <w:pStyle w:val="Heading2"/>
        <w:rPr>
          <w:rFonts w:cstheme="majorHAnsi"/>
          <w:sz w:val="22"/>
          <w:szCs w:val="22"/>
        </w:rPr>
      </w:pPr>
      <w:bookmarkStart w:id="77" w:name="_Toc223953411"/>
      <w:r w:rsidRPr="00655B6B">
        <w:rPr>
          <w:rFonts w:cstheme="majorHAnsi"/>
          <w:sz w:val="22"/>
          <w:szCs w:val="22"/>
        </w:rPr>
        <w:t>C.5</w:t>
      </w:r>
      <w:r>
        <w:rPr>
          <w:rFonts w:cstheme="majorHAnsi"/>
          <w:sz w:val="22"/>
          <w:szCs w:val="22"/>
        </w:rPr>
        <w:t>0</w:t>
      </w:r>
      <w:r w:rsidRPr="00655B6B">
        <w:rPr>
          <w:rFonts w:cstheme="majorHAnsi"/>
          <w:sz w:val="22"/>
          <w:szCs w:val="22"/>
        </w:rPr>
        <w:t xml:space="preserve">  VAAR 852.223-71  SAFETY AND HEALTH (SEP 2019)</w:t>
      </w:r>
      <w:bookmarkEnd w:id="77"/>
    </w:p>
    <w:p w14:paraId="0FAE94D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To help ensure the protection of the life and health of all persons, and to help prevent damage to property, the Contractor shall comply with all Federal, State, and local laws and regulations applicable to the work being performed under this contract. These laws are implemented or enforced by the Environmental Protection Agency (EPA), Occupational Safety and Health Administration (OSHA) and other regulatory/enforcement agencies at the Federal, State, and local levels.</w:t>
      </w:r>
    </w:p>
    <w:p w14:paraId="0FAE94D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Additionally, the Contractor shall comply with the following regulations when developing and implementing health and safety operating procedures and practices for both personnel and facilities involving the use or handling of hazardous materials and the conduct of research, development, or test projects:</w:t>
      </w:r>
    </w:p>
    <w:p w14:paraId="0FAE94D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29 CFR 1910.1030, Bloodborne pathogens; 29 CFR 1910.1450, Occupational exposure to hazardous chemicals in laboratories. These regulations are available at </w:t>
      </w:r>
      <w:hyperlink r:id="rId61" w:history="1">
        <w:r w:rsidRPr="00655B6B">
          <w:rPr>
            <w:rStyle w:val="Hyperlink"/>
            <w:rFonts w:asciiTheme="majorHAnsi" w:hAnsiTheme="majorHAnsi" w:cstheme="majorHAnsi"/>
          </w:rPr>
          <w:t>https://www.osha.gov/</w:t>
        </w:r>
      </w:hyperlink>
      <w:r w:rsidRPr="00655B6B">
        <w:rPr>
          <w:rFonts w:asciiTheme="majorHAnsi" w:hAnsiTheme="majorHAnsi" w:cstheme="majorHAnsi"/>
        </w:rPr>
        <w:t>.</w:t>
      </w:r>
    </w:p>
    <w:p w14:paraId="0FAE94D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Nuclear Regulatory Commission Standards and Regulations, pursuant to the Energy Reorganization Act of 1974 (42 U.S.C. 5801 et seq.) Copies are available from the U.S. Nuclear Regulatory Commission, Washington, DC 20555-0001.</w:t>
      </w:r>
    </w:p>
    <w:p w14:paraId="0FAE94D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following Government guidelines are recommended for developing and implementing health and safety operating procedures and practices for both personnel and facilities:</w:t>
      </w:r>
    </w:p>
    <w:p w14:paraId="0FAE94D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Biosafety in Microbiological and Biomedical Laboratories, Centers for Disease Control and Prevention (CDC), available at </w:t>
      </w:r>
      <w:hyperlink r:id="rId62" w:history="1">
        <w:r w:rsidRPr="00655B6B">
          <w:rPr>
            <w:rStyle w:val="Hyperlink"/>
            <w:rFonts w:asciiTheme="majorHAnsi" w:hAnsiTheme="majorHAnsi" w:cstheme="majorHAnsi"/>
          </w:rPr>
          <w:t>http://www.cdc.gov/biosafety/publications/index.htm</w:t>
        </w:r>
      </w:hyperlink>
      <w:r w:rsidRPr="00655B6B">
        <w:rPr>
          <w:rFonts w:asciiTheme="majorHAnsi" w:hAnsiTheme="majorHAnsi" w:cstheme="majorHAnsi"/>
        </w:rPr>
        <w:t>.</w:t>
      </w:r>
    </w:p>
    <w:p w14:paraId="0FAE94D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(ii) Prudent Practices in the Laboratory, National Research Council, National Academy Press, Washington, DC 20001, available at </w:t>
      </w:r>
      <w:hyperlink r:id="rId63" w:history="1">
        <w:r w:rsidRPr="00655B6B">
          <w:rPr>
            <w:rStyle w:val="Hyperlink"/>
            <w:rFonts w:asciiTheme="majorHAnsi" w:hAnsiTheme="majorHAnsi" w:cstheme="majorHAnsi"/>
          </w:rPr>
          <w:t>http://www.nap.edu</w:t>
        </w:r>
      </w:hyperlink>
      <w:r w:rsidRPr="00655B6B">
        <w:rPr>
          <w:rFonts w:asciiTheme="majorHAnsi" w:hAnsiTheme="majorHAnsi" w:cstheme="majorHAnsi"/>
        </w:rPr>
        <w:t>.</w:t>
      </w:r>
    </w:p>
    <w:p w14:paraId="0FAE94D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(b)(1) The Contractor shall maintain an accurate record of, and promptly report to the Contracting Officer, all accidents or incidents resulting in the exposure of persons to toxic substances, hazardous materials; the injury or death of any person; or damage to property incidental to work performed under the contract resulting from toxic or hazardous materials and resulting in any or all violations for which the Contractor has been cited by any Federal, State or local regulatory/enforcement agency.</w:t>
      </w:r>
    </w:p>
    <w:p w14:paraId="0FAE94D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The report shall include a copy of the notice of violation and the findings of any inquiry or inspection, and an analysis addressing the impact these violations may have on the work remaining to be performed. The report shall also state the required action(s), if any, to be taken to correct any violation(s) noted by the Federal, State, or local regulatory/enforcement agency and the time frame allowed by the agency to accomplish the necessary corrective action.</w:t>
      </w:r>
    </w:p>
    <w:p w14:paraId="0FAE94D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If the Contractor fails or refuses to comply with the Federal, State or local regulatory/enforcement agency's directive(s) regarding any violation(s) and prescribed corrective action(s), the Contracting Officer may issue an order stopping all or part of the work until satisfactory corrective action (as approved by the Federal, State, or local regulatory/enforcement agencies) has been taken and documented to the Contracting Officer. No part of the time lost due to any such stop work order shall form th</w:t>
      </w:r>
      <w:r w:rsidRPr="00655B6B">
        <w:rPr>
          <w:rFonts w:asciiTheme="majorHAnsi" w:hAnsiTheme="majorHAnsi" w:cstheme="majorHAnsi"/>
        </w:rPr>
        <w:t>e basis for a request for extension or costs or damages by the Contractor.</w:t>
      </w:r>
    </w:p>
    <w:p w14:paraId="0FAE94D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The Contractor shall insert this clause in each subcontract involving toxic substances or hazardous materials. The Contractor is responsible for the compliance of its subcontractors with the provisions of this clause.</w:t>
      </w:r>
    </w:p>
    <w:p w14:paraId="0FAE94DB"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4DC" w14:textId="77777777" w:rsidR="00361667" w:rsidRPr="00655B6B" w:rsidRDefault="00361667" w:rsidP="00F57A42">
      <w:pPr>
        <w:pStyle w:val="Heading2"/>
        <w:tabs>
          <w:tab w:val="left" w:pos="7830"/>
        </w:tabs>
        <w:rPr>
          <w:rFonts w:cstheme="majorHAnsi"/>
          <w:sz w:val="22"/>
          <w:szCs w:val="22"/>
        </w:rPr>
      </w:pPr>
      <w:bookmarkStart w:id="78" w:name="_Toc223953412"/>
      <w:r w:rsidRPr="00655B6B">
        <w:rPr>
          <w:rFonts w:cstheme="majorHAnsi"/>
          <w:sz w:val="22"/>
          <w:szCs w:val="22"/>
        </w:rPr>
        <w:t>C.5</w:t>
      </w:r>
      <w:r>
        <w:rPr>
          <w:rFonts w:cstheme="majorHAnsi"/>
          <w:sz w:val="22"/>
          <w:szCs w:val="22"/>
        </w:rPr>
        <w:t>1</w:t>
      </w:r>
      <w:r w:rsidRPr="00655B6B">
        <w:rPr>
          <w:rFonts w:cstheme="majorHAnsi"/>
          <w:sz w:val="22"/>
          <w:szCs w:val="22"/>
        </w:rPr>
        <w:t xml:space="preserve">  VAAR 852.232-72 ELECTRONIC SUBMISSION OF PAYMENT REQUESTS (NOV 2018)</w:t>
      </w:r>
      <w:bookmarkEnd w:id="78"/>
    </w:p>
    <w:p w14:paraId="0FAE94D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iCs/>
        </w:rPr>
        <w:t xml:space="preserve">Definitions. </w:t>
      </w:r>
      <w:r w:rsidRPr="00655B6B">
        <w:rPr>
          <w:rFonts w:asciiTheme="majorHAnsi" w:hAnsiTheme="majorHAnsi" w:cstheme="majorHAnsi"/>
        </w:rPr>
        <w:t>As used in this clause—</w:t>
      </w:r>
    </w:p>
    <w:p w14:paraId="0FAE94D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w:t>
      </w:r>
      <w:r w:rsidRPr="00655B6B">
        <w:rPr>
          <w:rFonts w:asciiTheme="majorHAnsi" w:hAnsiTheme="majorHAnsi" w:cstheme="majorHAnsi"/>
          <w:i/>
          <w:iCs/>
        </w:rPr>
        <w:t xml:space="preserve">Contract financing payment </w:t>
      </w:r>
      <w:r w:rsidRPr="00655B6B">
        <w:rPr>
          <w:rFonts w:asciiTheme="majorHAnsi" w:hAnsiTheme="majorHAnsi" w:cstheme="majorHAnsi"/>
        </w:rPr>
        <w:t>has the meaning given in FAR 32.001;</w:t>
      </w:r>
    </w:p>
    <w:p w14:paraId="0FAE94D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w:t>
      </w:r>
      <w:r w:rsidRPr="00655B6B">
        <w:rPr>
          <w:rFonts w:asciiTheme="majorHAnsi" w:hAnsiTheme="majorHAnsi" w:cstheme="majorHAnsi"/>
          <w:i/>
        </w:rPr>
        <w:t>Designated agency</w:t>
      </w:r>
      <w:r w:rsidRPr="00655B6B">
        <w:rPr>
          <w:rFonts w:asciiTheme="majorHAnsi" w:hAnsiTheme="majorHAnsi" w:cstheme="majorHAnsi"/>
        </w:rP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0FAE94E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w:t>
      </w:r>
      <w:r w:rsidRPr="00655B6B">
        <w:rPr>
          <w:rFonts w:asciiTheme="majorHAnsi" w:hAnsiTheme="majorHAnsi" w:cstheme="majorHAnsi"/>
          <w:i/>
        </w:rPr>
        <w:t>Electronic form</w:t>
      </w:r>
      <w:r w:rsidRPr="00655B6B">
        <w:rPr>
          <w:rFonts w:asciiTheme="majorHAnsi" w:hAnsiTheme="majorHAnsi" w:cstheme="majorHAnsi"/>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0FAE94E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w:t>
      </w:r>
      <w:r w:rsidRPr="00655B6B">
        <w:rPr>
          <w:rFonts w:asciiTheme="majorHAnsi" w:hAnsiTheme="majorHAnsi" w:cstheme="majorHAnsi"/>
          <w:i/>
          <w:iCs/>
        </w:rPr>
        <w:t xml:space="preserve">Invoice payment </w:t>
      </w:r>
      <w:r w:rsidRPr="00655B6B">
        <w:rPr>
          <w:rFonts w:asciiTheme="majorHAnsi" w:hAnsiTheme="majorHAnsi" w:cstheme="majorHAnsi"/>
        </w:rPr>
        <w:t>has the meaning given in FAR 32.001; and</w:t>
      </w:r>
    </w:p>
    <w:p w14:paraId="0FAE94E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w:t>
      </w:r>
      <w:r w:rsidRPr="00655B6B">
        <w:rPr>
          <w:rFonts w:asciiTheme="majorHAnsi" w:hAnsiTheme="majorHAnsi" w:cstheme="majorHAnsi"/>
          <w:i/>
          <w:iCs/>
        </w:rPr>
        <w:t xml:space="preserve">Payment request </w:t>
      </w:r>
      <w:r w:rsidRPr="00655B6B">
        <w:rPr>
          <w:rFonts w:asciiTheme="majorHAnsi" w:hAnsiTheme="majorHAnsi" w:cstheme="majorHAnsi"/>
        </w:rPr>
        <w:t>means any request for contract financing payment or invoice payment submitted by the contractor under this contract.</w:t>
      </w:r>
    </w:p>
    <w:p w14:paraId="0FAE94E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iCs/>
        </w:rPr>
        <w:t xml:space="preserve">Electronic payment requests. </w:t>
      </w:r>
      <w:r w:rsidRPr="00655B6B">
        <w:rPr>
          <w:rFonts w:asciiTheme="majorHAnsi" w:hAnsiTheme="majorHAnsi" w:cstheme="majorHAnsi"/>
        </w:rPr>
        <w:t>Except as provided in paragraph (e) of this clause, the contractor shall submit payment requests in electronic form. Purchases paid with a Government-wide commercial purchase card are considered to be an electronic transaction for purposes of this rule, and therefore no additional electronic invoice submission is required.</w:t>
      </w:r>
    </w:p>
    <w:p w14:paraId="0FAE94E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(c) </w:t>
      </w:r>
      <w:r w:rsidRPr="00655B6B">
        <w:rPr>
          <w:rFonts w:asciiTheme="majorHAnsi" w:hAnsiTheme="majorHAnsi" w:cstheme="majorHAnsi"/>
          <w:i/>
          <w:iCs/>
        </w:rPr>
        <w:t xml:space="preserve">Data transmission. </w:t>
      </w:r>
      <w:r w:rsidRPr="00655B6B">
        <w:rPr>
          <w:rFonts w:asciiTheme="majorHAnsi" w:hAnsiTheme="majorHAnsi" w:cstheme="majorHAnsi"/>
        </w:rPr>
        <w:t>A contractor must ensure that the data transmission method and format are through one of the following:</w:t>
      </w:r>
    </w:p>
    <w:p w14:paraId="0FAE94E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VA’s Electronic Invoice Presentment and Payment System at the current website address provided in the contract.</w:t>
      </w:r>
    </w:p>
    <w:p w14:paraId="0FAE94E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Any system that conforms to the X12 electronic data interchange (EDI) formats established by the Accredited Standards Center (ASC) and chartered by the American National Standards Institute (ANSI).</w:t>
      </w:r>
    </w:p>
    <w:p w14:paraId="0FAE94E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iCs/>
        </w:rPr>
        <w:t xml:space="preserve">Invoice requirements. </w:t>
      </w:r>
      <w:r w:rsidRPr="00655B6B">
        <w:rPr>
          <w:rFonts w:asciiTheme="majorHAnsi" w:hAnsiTheme="majorHAnsi" w:cstheme="majorHAnsi"/>
        </w:rPr>
        <w:t>Invoices shall comply with FAR 32.905.</w:t>
      </w:r>
    </w:p>
    <w:p w14:paraId="0FAE94E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rPr>
        <w:t>Exceptions</w:t>
      </w:r>
      <w:r w:rsidRPr="00655B6B">
        <w:rPr>
          <w:rFonts w:asciiTheme="majorHAnsi" w:hAnsiTheme="majorHAnsi" w:cstheme="majorHAnsi"/>
        </w:rP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0FAE94E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Awards made to foreign vendors for work performed outside the United States;</w:t>
      </w:r>
    </w:p>
    <w:p w14:paraId="0FAE94E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Classified contracts or purchases when electronic submission and processing of payment requests could compromise the safeguarding of classified or privacy information;</w:t>
      </w:r>
    </w:p>
    <w:p w14:paraId="0FAE94E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Contracts awarded by contracting officers in the conduct of emergency operations, such as responses to national emergencies;</w:t>
      </w:r>
    </w:p>
    <w:p w14:paraId="0FAE94E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Solicitations or contracts in which the designated agency office is a VA entity other than the VA Financial Services Center in Austin, Texas; or</w:t>
      </w:r>
    </w:p>
    <w:p w14:paraId="0FAE94E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Solicitations or contracts in which the VA designated agency office does not have electronic invoicing capability as described above.</w:t>
      </w:r>
    </w:p>
    <w:p w14:paraId="0FAE94EE"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4EF" w14:textId="77777777" w:rsidR="00361667" w:rsidRPr="00655B6B" w:rsidRDefault="00361667" w:rsidP="00F57A42">
      <w:pPr>
        <w:pStyle w:val="Heading2"/>
        <w:rPr>
          <w:rFonts w:cstheme="majorHAnsi"/>
          <w:sz w:val="22"/>
          <w:szCs w:val="22"/>
        </w:rPr>
      </w:pPr>
      <w:bookmarkStart w:id="79" w:name="_Toc223953413"/>
      <w:r w:rsidRPr="00655B6B">
        <w:rPr>
          <w:rFonts w:cstheme="majorHAnsi"/>
          <w:sz w:val="22"/>
          <w:szCs w:val="22"/>
        </w:rPr>
        <w:t>C.5</w:t>
      </w:r>
      <w:r>
        <w:rPr>
          <w:rFonts w:cstheme="majorHAnsi"/>
          <w:sz w:val="22"/>
          <w:szCs w:val="22"/>
        </w:rPr>
        <w:t>2</w:t>
      </w:r>
      <w:r w:rsidRPr="00655B6B">
        <w:rPr>
          <w:rFonts w:cstheme="majorHAnsi"/>
          <w:sz w:val="22"/>
          <w:szCs w:val="22"/>
        </w:rPr>
        <w:t xml:space="preserve">  VAAR 852.237-74  NON-DISCRIMINATION IN SERVICE DELIVERY (OCT 2019)</w:t>
      </w:r>
      <w:bookmarkEnd w:id="79"/>
    </w:p>
    <w:p w14:paraId="0FAE94F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It is the policy of the Department of Veterans Affairs that no person otherwise eligible will be excluded from participation in, denied the benefits of, or subjected to discrimination in the administration of VA programs and services based on non-merit factors such as race, color, national origin, religion, sex, gender identity, sexual orientation, or disability (physical or mental). By acceptance of this contract, the Contractor agrees to comply with this policy in supporting the program and in performin</w:t>
      </w:r>
      <w:r w:rsidRPr="00655B6B">
        <w:rPr>
          <w:rFonts w:asciiTheme="majorHAnsi" w:hAnsiTheme="majorHAnsi" w:cstheme="majorHAnsi"/>
        </w:rPr>
        <w:t>g the services called for under this contract. The Contractor shall include this clause in all subcontracts awarded under this contract for supporting or performing the specified program and services. Accordingly, the Contractor shall ensure that each of its employees, and any subcontractor staff, is made aware of, understands, and complies with this policy.</w:t>
      </w:r>
    </w:p>
    <w:p w14:paraId="0FAE94F1"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4F2" w14:textId="77777777" w:rsidR="00361667" w:rsidRPr="00655B6B" w:rsidRDefault="00361667" w:rsidP="00F57A42">
      <w:pPr>
        <w:pStyle w:val="Heading2"/>
        <w:rPr>
          <w:rFonts w:cstheme="majorHAnsi"/>
          <w:sz w:val="22"/>
          <w:szCs w:val="22"/>
        </w:rPr>
      </w:pPr>
      <w:bookmarkStart w:id="80" w:name="_Toc223953414"/>
      <w:r w:rsidRPr="00655B6B">
        <w:rPr>
          <w:rFonts w:cstheme="majorHAnsi"/>
          <w:sz w:val="22"/>
          <w:szCs w:val="22"/>
        </w:rPr>
        <w:lastRenderedPageBreak/>
        <w:t>C.5</w:t>
      </w:r>
      <w:r>
        <w:rPr>
          <w:rFonts w:cstheme="majorHAnsi"/>
          <w:sz w:val="22"/>
          <w:szCs w:val="22"/>
        </w:rPr>
        <w:t>3</w:t>
      </w:r>
      <w:r w:rsidRPr="00655B6B">
        <w:rPr>
          <w:rFonts w:cstheme="majorHAnsi"/>
          <w:sz w:val="22"/>
          <w:szCs w:val="22"/>
        </w:rPr>
        <w:t xml:space="preserve"> VAAR 852.239-70  SECURITY REQUIREMENTS FOR INFORMATION TECHNOLOGY RESOURCES (FEB 2023)</w:t>
      </w:r>
      <w:bookmarkEnd w:id="80"/>
    </w:p>
    <w:p w14:paraId="0FAE94F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iCs/>
        </w:rPr>
        <w:t>Definitions.</w:t>
      </w:r>
      <w:r w:rsidRPr="00655B6B">
        <w:rPr>
          <w:rFonts w:asciiTheme="majorHAnsi" w:hAnsiTheme="majorHAnsi" w:cstheme="majorHAnsi"/>
        </w:rPr>
        <w:t xml:space="preserve"> As used in this clause— </w:t>
      </w:r>
      <w:r w:rsidRPr="00655B6B">
        <w:rPr>
          <w:rFonts w:asciiTheme="majorHAnsi" w:hAnsiTheme="majorHAnsi" w:cstheme="majorHAnsi"/>
          <w:i/>
          <w:iCs/>
        </w:rPr>
        <w:t>Information technology</w:t>
      </w:r>
      <w:r w:rsidRPr="00655B6B">
        <w:rPr>
          <w:rFonts w:asciiTheme="majorHAnsi" w:hAnsiTheme="majorHAnsi" w:cstheme="majorHAnsi"/>
        </w:rPr>
        <w:t xml:space="preserve"> has the same meaning in FAR 2.101 and also means Information and Communication Technology (ICT).</w:t>
      </w:r>
    </w:p>
    <w:p w14:paraId="0FAE94F4" w14:textId="77777777" w:rsidR="00361667" w:rsidRPr="00655B6B" w:rsidRDefault="00361667" w:rsidP="00F57A42">
      <w:pPr>
        <w:rPr>
          <w:rFonts w:asciiTheme="majorHAnsi" w:hAnsiTheme="majorHAnsi" w:cstheme="majorHAnsi"/>
        </w:rPr>
      </w:pPr>
      <w:r w:rsidRPr="00655B6B">
        <w:rPr>
          <w:rFonts w:asciiTheme="majorHAnsi" w:hAnsiTheme="majorHAnsi" w:cstheme="majorHAnsi"/>
          <w:i/>
          <w:iCs/>
        </w:rPr>
        <w:t>Information system security plan</w:t>
      </w:r>
      <w:r w:rsidRPr="00655B6B">
        <w:rPr>
          <w:rFonts w:asciiTheme="majorHAnsi" w:hAnsiTheme="majorHAnsi" w:cstheme="majorHAnsi"/>
        </w:rPr>
        <w:t xml:space="preserve"> means a formal document that provides an overview of the security requirements for an information system and describes the security controls in place or planned for meeting those requirements.</w:t>
      </w:r>
    </w:p>
    <w:p w14:paraId="0FAE94F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iCs/>
        </w:rPr>
        <w:t>Responsibilities.</w:t>
      </w:r>
      <w:r w:rsidRPr="00655B6B">
        <w:rPr>
          <w:rFonts w:asciiTheme="majorHAnsi" w:hAnsiTheme="majorHAnsi" w:cstheme="majorHAnsi"/>
        </w:rPr>
        <w:t xml:space="preserve"> The Contractor shall be responsible for information system security for all systems connected to a Department of Veterans Affairs (VA) network or operated by the Contractor for VA, regardless of location. This clause is applicable to all or any part of the contract that includes information technology resources or services in which the Contractor has physical or other system access to VA information that directly supports the mission of VA. Examples of tasks that require security provision</w:t>
      </w:r>
      <w:r w:rsidRPr="00655B6B">
        <w:rPr>
          <w:rFonts w:asciiTheme="majorHAnsi" w:hAnsiTheme="majorHAnsi" w:cstheme="majorHAnsi"/>
        </w:rPr>
        <w:t>s include—</w:t>
      </w:r>
    </w:p>
    <w:p w14:paraId="0FAE94F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Hosting of VA e-Government sites or other information technology operations;</w:t>
      </w:r>
    </w:p>
    <w:p w14:paraId="0FAE94F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Acquisition, transmission, or analysis of data owned by VA with significant replacement cost should the contractor’s copy be corrupted; and</w:t>
      </w:r>
    </w:p>
    <w:p w14:paraId="0FAE94F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Access to VA general support systems/ major applications at a level beyond that granted the general public, e.g., bypassing a firewall.</w:t>
      </w:r>
    </w:p>
    <w:p w14:paraId="0FAE94F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t>
      </w:r>
      <w:r w:rsidRPr="00655B6B">
        <w:rPr>
          <w:rFonts w:asciiTheme="majorHAnsi" w:hAnsiTheme="majorHAnsi" w:cstheme="majorHAnsi"/>
          <w:i/>
          <w:iCs/>
        </w:rPr>
        <w:t>Information system security plan</w:t>
      </w:r>
      <w:r w:rsidRPr="00655B6B">
        <w:rPr>
          <w:rFonts w:asciiTheme="majorHAnsi" w:hAnsiTheme="majorHAnsi" w:cstheme="majorHAnsi"/>
        </w:rPr>
        <w:t>. The Contractor shall develop, provide, implement, and maintain an Information System Security Plan. VA information systems must have an information system security plan that provides an overview of the security requirements for the system and describes the security controls in place or the plan for meeting those requirements. This plan shall describe the processes and procedures that the Contractor will follow to ensure appropriate security of information system resources d</w:t>
      </w:r>
      <w:r w:rsidRPr="00655B6B">
        <w:rPr>
          <w:rFonts w:asciiTheme="majorHAnsi" w:hAnsiTheme="majorHAnsi" w:cstheme="majorHAnsi"/>
        </w:rPr>
        <w:t>eveloped, processed, or used under this contract. The information system security plan should include implementation status, responsible entities, resources, and estimated completion dates. Information system security plans may also include, but are not limited to, a compiled list of system characteristics, and key security-related documents such as a risk assessment, PIA, system interconnection agreements, contingency plan, security configurations, configuration management plan, and incident response plan.</w:t>
      </w:r>
      <w:r w:rsidRPr="00655B6B">
        <w:rPr>
          <w:rFonts w:asciiTheme="majorHAnsi" w:hAnsiTheme="majorHAnsi" w:cstheme="majorHAnsi"/>
        </w:rPr>
        <w:t xml:space="preserve"> The plan shall address the specific contract requirements regarding information systems related support or services included in the contract, to include the performance work statement (PWS) or statement of work (SOW). The Contractor’s Information System Security Plan shall comply with applicable Federal Laws that include, but are not limited to, 40 U.S.C. 11331, the Federal Information Security Modernization Act (FISMA) of 2014 and the E-Government Act of 2002. The plan shall meet information system securi</w:t>
      </w:r>
      <w:r w:rsidRPr="00655B6B">
        <w:rPr>
          <w:rFonts w:asciiTheme="majorHAnsi" w:hAnsiTheme="majorHAnsi" w:cstheme="majorHAnsi"/>
        </w:rPr>
        <w:t>ty requirements in accordance with Federal and VA policies and procedures, and as amended during the term of this contract, and include, but are not limited to the following.</w:t>
      </w:r>
    </w:p>
    <w:p w14:paraId="0FAE94F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OMB Circular A–130, Managing Information as a Strategic Resource;</w:t>
      </w:r>
    </w:p>
    <w:p w14:paraId="0FAE94F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National Institute of Standards and Technology (NIST) Guidelines; and</w:t>
      </w:r>
    </w:p>
    <w:p w14:paraId="0FAE94F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(3) VA Directive 6500, VA Cybersecurity Program, and the directives and handbooks in the VA 6500 series related to VA information (including VA sensitive information and sensitive personal information and information systems security and privacy), as well as those set forth in the contract specifications, statement of work, or performance work statement. These include, but are not limited to, VA Handbook 6500.6, Contract Security; and VA Directive and Handbook 0710, Personnel Security and Suitability Pr</w:t>
      </w:r>
      <w:r w:rsidRPr="00655B6B">
        <w:rPr>
          <w:rFonts w:asciiTheme="majorHAnsi" w:hAnsiTheme="majorHAnsi" w:cstheme="majorHAnsi"/>
        </w:rPr>
        <w:t>ogram, which establishes VA’s procedures, responsibilities, and processes for complying with current Federal law, Executive Orders, policies, regulations, standards and guidance for protecting VA information, information systems (see 802.101, Definitions) security and privacy, and adhering to personnel security requirements when accessing VA information or information systems.</w:t>
      </w:r>
    </w:p>
    <w:p w14:paraId="0FAE94F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iCs/>
        </w:rPr>
        <w:t>Submittal of plan</w:t>
      </w:r>
      <w:r w:rsidRPr="00655B6B">
        <w:rPr>
          <w:rFonts w:asciiTheme="majorHAnsi" w:hAnsiTheme="majorHAnsi" w:cstheme="majorHAnsi"/>
        </w:rPr>
        <w:t>. Within 90 days after contract award, the Contractor shall submit the Information System Security Plan to the Contracting Officer for review and approval.</w:t>
      </w:r>
    </w:p>
    <w:p w14:paraId="0FAE94F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iCs/>
        </w:rPr>
        <w:t>Security accreditation</w:t>
      </w:r>
      <w:r w:rsidRPr="00655B6B">
        <w:rPr>
          <w:rFonts w:asciiTheme="majorHAnsi" w:hAnsiTheme="majorHAnsi" w:cstheme="majorHAnsi"/>
        </w:rPr>
        <w:t xml:space="preserve">. As required by current VA policy, the Contractor shall submit written proof of information system security accreditation to the Contracting Officer for non-VA owned systems. Such written proof may be furnished either by the Contractor or by a third party. Accreditation shall be in accordance with VA policy available from the Contracting Officer upon request. The Contractor shall submit for acceptance by the Contracting Officer along with this accreditation a final information system </w:t>
      </w:r>
      <w:r w:rsidRPr="00655B6B">
        <w:rPr>
          <w:rFonts w:asciiTheme="majorHAnsi" w:hAnsiTheme="majorHAnsi" w:cstheme="majorHAnsi"/>
        </w:rPr>
        <w:t>security plan, such as a risk assessment, security test and evaluation, and disaster recovery plan/continuity of operations plan. The accreditation and the final information system security plan and the accompanying documents, such as a risk assessment, security test and evaluation, and disaster recovery/continuity of operations plan.</w:t>
      </w:r>
    </w:p>
    <w:p w14:paraId="0FAE94F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w:t>
      </w:r>
      <w:r w:rsidRPr="00655B6B">
        <w:rPr>
          <w:rFonts w:asciiTheme="majorHAnsi" w:hAnsiTheme="majorHAnsi" w:cstheme="majorHAnsi"/>
          <w:i/>
          <w:iCs/>
        </w:rPr>
        <w:t>Annual validation</w:t>
      </w:r>
      <w:r w:rsidRPr="00655B6B">
        <w:rPr>
          <w:rFonts w:asciiTheme="majorHAnsi" w:hAnsiTheme="majorHAnsi" w:cstheme="majorHAnsi"/>
        </w:rPr>
        <w:t>. On an annual basis, the Contractor shall verify in writing to the Contracting Officer that the Information System Security Plan remains valid.</w:t>
      </w:r>
    </w:p>
    <w:p w14:paraId="0FAE950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(g) </w:t>
      </w:r>
      <w:r w:rsidRPr="00655B6B">
        <w:rPr>
          <w:rFonts w:asciiTheme="majorHAnsi" w:hAnsiTheme="majorHAnsi" w:cstheme="majorHAnsi"/>
          <w:i/>
          <w:iCs/>
        </w:rPr>
        <w:t>Banners</w:t>
      </w:r>
      <w:r w:rsidRPr="00655B6B">
        <w:rPr>
          <w:rFonts w:asciiTheme="majorHAnsi" w:hAnsiTheme="majorHAnsi" w:cstheme="majorHAnsi"/>
        </w:rPr>
        <w:t>. The Contractor shall ensure that the official VA banners are displayed on all VA systems (both public and private) operated by the Contractor that contain Privacy Act information before allowing anyone access to the system. The Office of Information Technology will make official VA banners available to the Contractor.</w:t>
      </w:r>
    </w:p>
    <w:p w14:paraId="0FAE950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 </w:t>
      </w:r>
      <w:r w:rsidRPr="00655B6B">
        <w:rPr>
          <w:rFonts w:asciiTheme="majorHAnsi" w:hAnsiTheme="majorHAnsi" w:cstheme="majorHAnsi"/>
          <w:i/>
          <w:iCs/>
        </w:rPr>
        <w:t>Screening and access</w:t>
      </w:r>
      <w:r w:rsidRPr="00655B6B">
        <w:rPr>
          <w:rFonts w:asciiTheme="majorHAnsi" w:hAnsiTheme="majorHAnsi" w:cstheme="majorHAnsi"/>
        </w:rPr>
        <w:t>. The Contractor shall screen all personnel requiring privileged access or limited privileged access to systems operated by the Contractor for VA or interconnected to a VA network in accordance with VA Directives and Handbooks referenced in paragraph (c) of this clause.</w:t>
      </w:r>
    </w:p>
    <w:p w14:paraId="0FAE950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(i) </w:t>
      </w:r>
      <w:r w:rsidRPr="00655B6B">
        <w:rPr>
          <w:rFonts w:asciiTheme="majorHAnsi" w:hAnsiTheme="majorHAnsi" w:cstheme="majorHAnsi"/>
          <w:i/>
          <w:iCs/>
        </w:rPr>
        <w:t>Training</w:t>
      </w:r>
      <w:r w:rsidRPr="00655B6B">
        <w:rPr>
          <w:rFonts w:asciiTheme="majorHAnsi" w:hAnsiTheme="majorHAnsi" w:cstheme="majorHAnsi"/>
        </w:rPr>
        <w:t>. The Contractor shall ensure that its employees performing services under this contract complete VA security awareness training on an annual basis. This includes signing an acknowledgment that they have read, understand, and agree to abide by the VA Information Security Rules of Behavior (VA National Rules of Behavior) as required by 38 U.S.C. 5723; FAR 39.105, Privacy; clause 852.204–71, Information and Information Systems Security, and this clause on an annual basis.</w:t>
      </w:r>
    </w:p>
    <w:p w14:paraId="0FAE950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(j) </w:t>
      </w:r>
      <w:r w:rsidRPr="00655B6B">
        <w:rPr>
          <w:rFonts w:asciiTheme="majorHAnsi" w:hAnsiTheme="majorHAnsi" w:cstheme="majorHAnsi"/>
          <w:i/>
          <w:iCs/>
        </w:rPr>
        <w:t>Government access</w:t>
      </w:r>
      <w:r w:rsidRPr="00655B6B">
        <w:rPr>
          <w:rFonts w:asciiTheme="majorHAnsi" w:hAnsiTheme="majorHAnsi" w:cstheme="majorHAnsi"/>
        </w:rPr>
        <w:t xml:space="preserve">. The Contractor shall provide the Government access to the Contractor’s and subcontractors’ facilities, installations, operations, documentation, databases, and personnel used in performance of the contract. The Contractor shall provide access to enable a program of information system inspection (to include vulnerability testing), investigation and audit (to safeguard against threats and hazards to the integrity, availability and </w:t>
      </w:r>
      <w:r w:rsidRPr="00655B6B">
        <w:rPr>
          <w:rFonts w:asciiTheme="majorHAnsi" w:hAnsiTheme="majorHAnsi" w:cstheme="majorHAnsi"/>
        </w:rPr>
        <w:lastRenderedPageBreak/>
        <w:t>confidentiality of VA data or to the function of information</w:t>
      </w:r>
      <w:r w:rsidRPr="00655B6B">
        <w:rPr>
          <w:rFonts w:asciiTheme="majorHAnsi" w:hAnsiTheme="majorHAnsi" w:cstheme="majorHAnsi"/>
        </w:rPr>
        <w:t xml:space="preserve"> systems operated on behalf of VA), and to preserve evidence of computer crime.</w:t>
      </w:r>
    </w:p>
    <w:p w14:paraId="0FAE950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(k) </w:t>
      </w:r>
      <w:r w:rsidRPr="00655B6B">
        <w:rPr>
          <w:rFonts w:asciiTheme="majorHAnsi" w:hAnsiTheme="majorHAnsi" w:cstheme="majorHAnsi"/>
          <w:i/>
          <w:iCs/>
        </w:rPr>
        <w:t>Notification of termination of employees</w:t>
      </w:r>
      <w:r w:rsidRPr="00655B6B">
        <w:rPr>
          <w:rFonts w:asciiTheme="majorHAnsi" w:hAnsiTheme="majorHAnsi" w:cstheme="majorHAnsi"/>
        </w:rPr>
        <w:t>. The Contractor shall immediately notify the Contracting Officer when an employee who has access to VA information systems or data terminates employment.</w:t>
      </w:r>
    </w:p>
    <w:p w14:paraId="0FAE950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(l) </w:t>
      </w:r>
      <w:r w:rsidRPr="00655B6B">
        <w:rPr>
          <w:rFonts w:asciiTheme="majorHAnsi" w:hAnsiTheme="majorHAnsi" w:cstheme="majorHAnsi"/>
          <w:i/>
          <w:iCs/>
        </w:rPr>
        <w:t>Subcontractor flow down requirement</w:t>
      </w:r>
      <w:r w:rsidRPr="00655B6B">
        <w:rPr>
          <w:rFonts w:asciiTheme="majorHAnsi" w:hAnsiTheme="majorHAnsi" w:cstheme="majorHAnsi"/>
        </w:rPr>
        <w:t>. The Contractor shall incorporate and flow down the substance of this clause to all subcontracts that meet the conditions in paragraph (a) of this clause.</w:t>
      </w:r>
    </w:p>
    <w:p w14:paraId="0FAE9506"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507" w14:textId="77777777" w:rsidR="00361667" w:rsidRPr="00655B6B" w:rsidRDefault="00361667" w:rsidP="00F57A42">
      <w:pPr>
        <w:pStyle w:val="Heading2"/>
        <w:rPr>
          <w:rFonts w:cstheme="majorHAnsi"/>
          <w:sz w:val="22"/>
          <w:szCs w:val="22"/>
        </w:rPr>
      </w:pPr>
      <w:bookmarkStart w:id="81" w:name="_Toc223953415"/>
      <w:r w:rsidRPr="00655B6B">
        <w:rPr>
          <w:rFonts w:cstheme="majorHAnsi"/>
          <w:sz w:val="22"/>
          <w:szCs w:val="22"/>
        </w:rPr>
        <w:t>C.5</w:t>
      </w:r>
      <w:r>
        <w:rPr>
          <w:rFonts w:cstheme="majorHAnsi"/>
          <w:sz w:val="22"/>
          <w:szCs w:val="22"/>
        </w:rPr>
        <w:t>4</w:t>
      </w:r>
      <w:r w:rsidRPr="00655B6B">
        <w:rPr>
          <w:rFonts w:cstheme="majorHAnsi"/>
          <w:sz w:val="22"/>
          <w:szCs w:val="22"/>
        </w:rPr>
        <w:t xml:space="preserve">  VAAR 852.239-73  INFORMATION SYSTEM HOSTING, OPERATION, MAINTENANCE, OR USE (FEB 2023)</w:t>
      </w:r>
      <w:bookmarkEnd w:id="81"/>
    </w:p>
    <w:p w14:paraId="0FAE950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w:t>
      </w:r>
      <w:r w:rsidRPr="00655B6B">
        <w:rPr>
          <w:rFonts w:asciiTheme="majorHAnsi" w:hAnsiTheme="majorHAnsi" w:cstheme="majorHAnsi"/>
          <w:i/>
          <w:iCs/>
        </w:rPr>
        <w:t>Definitions</w:t>
      </w:r>
      <w:r w:rsidRPr="00655B6B">
        <w:rPr>
          <w:rFonts w:asciiTheme="majorHAnsi" w:hAnsiTheme="majorHAnsi" w:cstheme="majorHAnsi"/>
        </w:rPr>
        <w:t xml:space="preserve">. As used in this clause— </w:t>
      </w:r>
      <w:r w:rsidRPr="00655B6B">
        <w:rPr>
          <w:rFonts w:asciiTheme="majorHAnsi" w:hAnsiTheme="majorHAnsi" w:cstheme="majorHAnsi"/>
          <w:i/>
          <w:iCs/>
        </w:rPr>
        <w:t>Assessment and Authorization</w:t>
      </w:r>
      <w:r w:rsidRPr="00655B6B">
        <w:rPr>
          <w:rFonts w:asciiTheme="majorHAnsi" w:hAnsiTheme="majorHAnsi" w:cstheme="majorHAnsi"/>
        </w:rPr>
        <w:t xml:space="preserve"> (A&amp;A) means the process used to ensure information systems including Major Applications and General Support Systems have effective security safeguards which have been implemented, planned for, and documented in an Information Technology Security Plan. The A&amp;A process per applicable VA policies and procedures is the mechanism by which VA provides an Authorization to Operate (ATO), the official management decision given by the VA to authorize operation of an information system (se</w:t>
      </w:r>
      <w:r w:rsidRPr="00655B6B">
        <w:rPr>
          <w:rFonts w:asciiTheme="majorHAnsi" w:hAnsiTheme="majorHAnsi" w:cstheme="majorHAnsi"/>
        </w:rPr>
        <w:t xml:space="preserve">e VA Handbook 6500 for additional details). </w:t>
      </w:r>
      <w:r w:rsidRPr="00655B6B">
        <w:rPr>
          <w:rFonts w:asciiTheme="majorHAnsi" w:hAnsiTheme="majorHAnsi" w:cstheme="majorHAnsi"/>
          <w:i/>
          <w:iCs/>
        </w:rPr>
        <w:t>Information system security plan</w:t>
      </w:r>
      <w:r w:rsidRPr="00655B6B">
        <w:rPr>
          <w:rFonts w:asciiTheme="majorHAnsi" w:hAnsiTheme="majorHAnsi" w:cstheme="majorHAnsi"/>
        </w:rPr>
        <w:t xml:space="preserve"> means a formal document that provides an overview of the security requirements for an information system and describes the security controls in place or planned for meeting those requirements.</w:t>
      </w:r>
    </w:p>
    <w:p w14:paraId="0FAE950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w:t>
      </w:r>
      <w:r w:rsidRPr="00655B6B">
        <w:rPr>
          <w:rFonts w:asciiTheme="majorHAnsi" w:hAnsiTheme="majorHAnsi" w:cstheme="majorHAnsi"/>
          <w:i/>
          <w:iCs/>
        </w:rPr>
        <w:t>Hosting, operation, maintenance, or use at non-VA facilities</w:t>
      </w:r>
      <w:r w:rsidRPr="00655B6B">
        <w:rPr>
          <w:rFonts w:asciiTheme="majorHAnsi" w:hAnsiTheme="majorHAnsi" w:cstheme="majorHAnsi"/>
        </w:rPr>
        <w:t>. For information systems that are hosted, operated, maintained, or used on behalf of VA at non-VA facilities, Contractors/subcontractors are fully responsible and accountable for ensuring compliance with the applicable Health Insurance Portability and Accountability (HIPAA) Act of 1996 (HIPAA) Privacy and Security Rules, the Privacy Act and other required VA confidentiality statutes included in VA’s mandatory yearly training and privacy handbooks,</w:t>
      </w:r>
      <w:r w:rsidRPr="00655B6B">
        <w:rPr>
          <w:rFonts w:asciiTheme="majorHAnsi" w:hAnsiTheme="majorHAnsi" w:cstheme="majorHAnsi"/>
        </w:rPr>
        <w:t xml:space="preserve"> Federal Information Security Modernization Act (FISMA), National Institute of Standards and Technology (NIST), Federal Information Processing Standards (FIPS), and VA security and privacy directives and handbooks. This includes conducting compliant risk assessments, routine vulnerability scanning, system patching and change management procedures, and the completion of an acceptable contingency plan for each system. The Contractor’s security control procedures must be equivalent to or exceed, those procedur</w:t>
      </w:r>
      <w:r w:rsidRPr="00655B6B">
        <w:rPr>
          <w:rFonts w:asciiTheme="majorHAnsi" w:hAnsiTheme="majorHAnsi" w:cstheme="majorHAnsi"/>
        </w:rPr>
        <w:t>es used to secure VA systems. A Privacy Impact Assessment (PIA) must also be provided to the COR and approved by VA Privacy Service prior to approval to operate. All external internet connections to VA’s network involving VA information must be in accordance with the Trusted internet Connections (TIC) Reference Architecture and reviewed and approved by VA prior to implementation. For Cloud Services hosting, the Contractor shall also ensure compliance with the Federal Risk and Authorization Management Progra</w:t>
      </w:r>
      <w:r w:rsidRPr="00655B6B">
        <w:rPr>
          <w:rFonts w:asciiTheme="majorHAnsi" w:hAnsiTheme="majorHAnsi" w:cstheme="majorHAnsi"/>
        </w:rPr>
        <w:t>m (FedRAMP).</w:t>
      </w:r>
    </w:p>
    <w:p w14:paraId="0FAE950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w:t>
      </w:r>
      <w:r w:rsidRPr="00655B6B">
        <w:rPr>
          <w:rFonts w:asciiTheme="majorHAnsi" w:hAnsiTheme="majorHAnsi" w:cstheme="majorHAnsi"/>
          <w:i/>
          <w:iCs/>
        </w:rPr>
        <w:t>Collecting, processing, transmitting, and storing of VA sensitive information</w:t>
      </w:r>
      <w:r w:rsidRPr="00655B6B">
        <w:rPr>
          <w:rFonts w:asciiTheme="majorHAnsi" w:hAnsiTheme="majorHAnsi" w:cstheme="majorHAnsi"/>
        </w:rPr>
        <w:t xml:space="preserve">. Adequate security controls for collecting, processing, transmitting, and storing of VA sensitive information, must be in place, tested, and approved by VA prior to hosting, operation, maintenance, or use of </w:t>
      </w:r>
      <w:r w:rsidRPr="00655B6B">
        <w:rPr>
          <w:rFonts w:asciiTheme="majorHAnsi" w:hAnsiTheme="majorHAnsi" w:cstheme="majorHAnsi"/>
        </w:rPr>
        <w:lastRenderedPageBreak/>
        <w:t>the information system, or systems by or on behalf of VA. These security controls are to be assessed and stated within the Information System Security Plan and if these controls are determined not to be in place, or inadequate</w:t>
      </w:r>
      <w:r w:rsidRPr="00655B6B">
        <w:rPr>
          <w:rFonts w:asciiTheme="majorHAnsi" w:hAnsiTheme="majorHAnsi" w:cstheme="majorHAnsi"/>
        </w:rPr>
        <w:t>, a Plan of Action and Milestones (POA&amp;M) must be submitted and approved prior to the collection, processing, transmitting, and storing of VA sensitive information.</w:t>
      </w:r>
    </w:p>
    <w:p w14:paraId="0FAE950B"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(d) </w:t>
      </w:r>
      <w:r w:rsidRPr="00655B6B">
        <w:rPr>
          <w:rFonts w:asciiTheme="majorHAnsi" w:hAnsiTheme="majorHAnsi" w:cstheme="majorHAnsi"/>
          <w:i/>
          <w:iCs/>
        </w:rPr>
        <w:t>Annual FISMA security controls assessment</w:t>
      </w:r>
      <w:r w:rsidRPr="00655B6B">
        <w:rPr>
          <w:rFonts w:asciiTheme="majorHAnsi" w:hAnsiTheme="majorHAnsi" w:cstheme="majorHAnsi"/>
        </w:rPr>
        <w:t>. The Contractor/subcontractor’s system must adhere to all FISMA, FIPS, and NIST standards related to the annual FISMA security controls assessment and review and update the Privacy Impact Assessment. Any deficiencies noted during this assessment must be provided to the Contracting Officer for entry into VA’s POA&amp;M management process. The Contractor/subcontractor must use VA’s POA&amp;M process to document planned remedial actions to address any deficiencies in informati</w:t>
      </w:r>
      <w:r w:rsidRPr="00655B6B">
        <w:rPr>
          <w:rFonts w:asciiTheme="majorHAnsi" w:hAnsiTheme="majorHAnsi" w:cstheme="majorHAnsi"/>
        </w:rPr>
        <w:t>on security policies, procedures, and practices, and the completion of those activities. Security deficiencies must be corrected within the timeframes specified by the VA in the performance work statement (PWS) or statement of work (SOW), or in the approved remediation plan through the VA POA&amp;M process. Contractor/subcontractor procedures are subject to periodic, unannounced assessments by VA officials, including the VA Office of Inspector General. The physical security aspects associated with Contractor/ s</w:t>
      </w:r>
      <w:r w:rsidRPr="00655B6B">
        <w:rPr>
          <w:rFonts w:asciiTheme="majorHAnsi" w:hAnsiTheme="majorHAnsi" w:cstheme="majorHAnsi"/>
        </w:rPr>
        <w:t>ubcontractor activities must also be subject to such assessments. The results of an annual review or a major change in the cybersecurity posture at any time may indicate the need for reassessment and reauthorization of the system. If major changes to the system occur that may affect the privacy or security of the data or the system, the A&amp;A of the system may need to be reviewed, retested and re</w:t>
      </w:r>
      <w:r w:rsidRPr="00655B6B">
        <w:rPr>
          <w:rFonts w:asciiTheme="majorHAnsi" w:hAnsiTheme="majorHAnsi" w:cstheme="majorHAnsi"/>
        </w:rPr>
        <w:footnoteRef/>
      </w:r>
      <w:r w:rsidRPr="00655B6B">
        <w:rPr>
          <w:rFonts w:asciiTheme="majorHAnsi" w:hAnsiTheme="majorHAnsi" w:cstheme="majorHAnsi"/>
        </w:rPr>
        <w:t xml:space="preserve">authorized per VA Handbook 6500. This may require reviewing and updating all of the documentation as described in </w:t>
      </w:r>
      <w:r w:rsidRPr="00655B6B">
        <w:rPr>
          <w:rFonts w:asciiTheme="majorHAnsi" w:hAnsiTheme="majorHAnsi" w:cstheme="majorHAnsi"/>
        </w:rPr>
        <w:t>VA Handbook 6500.6 (e.g., System Security Plan, Contingency Plan). See VA Handbook 6500.6 for a list of documentation. The VA Information System Risk Management (ISRM) office can provide guidance on whether a new A&amp;A would be necessary.</w:t>
      </w:r>
    </w:p>
    <w:p w14:paraId="0FAE950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(e) </w:t>
      </w:r>
      <w:r w:rsidRPr="00655B6B">
        <w:rPr>
          <w:rFonts w:asciiTheme="majorHAnsi" w:hAnsiTheme="majorHAnsi" w:cstheme="majorHAnsi"/>
          <w:i/>
          <w:iCs/>
        </w:rPr>
        <w:t>Annual self-assessment</w:t>
      </w:r>
      <w:r w:rsidRPr="00655B6B">
        <w:rPr>
          <w:rFonts w:asciiTheme="majorHAnsi" w:hAnsiTheme="majorHAnsi" w:cstheme="majorHAnsi"/>
        </w:rPr>
        <w:t>. The Contractor/subcontractor must conduct an annual self-assessment on all systems and outsourced services as required. Both hard copy and electronic copies of the assessment must be provided to the COR. VA reserves the right to conduct such an assessment using government personnel or another Contractor/subcontractor. The Contractor/ subcontractor must take appropriate and timely action, as may be specifically addressed in the contract, to correct or mitigate any weaknesses discovere</w:t>
      </w:r>
      <w:r w:rsidRPr="00655B6B">
        <w:rPr>
          <w:rFonts w:asciiTheme="majorHAnsi" w:hAnsiTheme="majorHAnsi" w:cstheme="majorHAnsi"/>
        </w:rPr>
        <w:t>d during such testing, at no additional cost to the Government to correct Contractor/ subcontractor systems and outsourced services.</w:t>
      </w:r>
    </w:p>
    <w:p w14:paraId="0FAE950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(f) </w:t>
      </w:r>
      <w:r w:rsidRPr="00655B6B">
        <w:rPr>
          <w:rFonts w:asciiTheme="majorHAnsi" w:hAnsiTheme="majorHAnsi" w:cstheme="majorHAnsi"/>
          <w:i/>
          <w:iCs/>
        </w:rPr>
        <w:t>Prohibition of installation and use of personally-owned or Contractor-owned equipment or software on VA networks</w:t>
      </w:r>
      <w:r w:rsidRPr="00655B6B">
        <w:rPr>
          <w:rFonts w:asciiTheme="majorHAnsi" w:hAnsiTheme="majorHAnsi" w:cstheme="majorHAnsi"/>
        </w:rPr>
        <w:t xml:space="preserve">. VA prohibits the installation and use of personally-owned or Contractor/ subcontractor-owned equipment or software on VA networks. If non-VA owned equipment must be used to fulfill the requirements of a contract, it must be stated in the service agreement, PWS, SOW or contract. All of the security controls required for government furnished equipment (GFE) must also be utilized in approved other </w:t>
      </w:r>
      <w:r w:rsidRPr="00655B6B">
        <w:rPr>
          <w:rFonts w:asciiTheme="majorHAnsi" w:hAnsiTheme="majorHAnsi" w:cstheme="majorHAnsi"/>
        </w:rPr>
        <w:t>equipment (OE) at the Contractor’s expense.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w:t>
      </w:r>
    </w:p>
    <w:p w14:paraId="0FAE950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(g) </w:t>
      </w:r>
      <w:r w:rsidRPr="00655B6B">
        <w:rPr>
          <w:rFonts w:asciiTheme="majorHAnsi" w:hAnsiTheme="majorHAnsi" w:cstheme="majorHAnsi"/>
          <w:i/>
          <w:iCs/>
        </w:rPr>
        <w:t>Disposal or return of electronic storage media on non-VA leased or non-VA owned IT equipment</w:t>
      </w:r>
      <w:r w:rsidRPr="00655B6B">
        <w:rPr>
          <w:rFonts w:asciiTheme="majorHAnsi" w:hAnsiTheme="majorHAnsi" w:cstheme="majorHAnsi"/>
        </w:rPr>
        <w:t>. All electronic storage media used on non-VA leased or non-VA owned IT equipment that is used to store, process, or access VA information must be handled in adherence with NIST 800–88, Rev. 1, ‘‘Guidelines for Media Sanitization,’’ and VA Directive 6500, VA Cybersecurity Program, paragraph 2(b)(5), Media Sanitization including upon—</w:t>
      </w:r>
    </w:p>
    <w:p w14:paraId="0FAE950F"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Completion or termination of the contract; or</w:t>
      </w:r>
    </w:p>
    <w:p w14:paraId="0FAE951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Disposal or return of the IT equipment by the Contractor/subcontractor or any person acting on behalf of the Contractor/ subcontractor, whichever is earlier. Media (e.g., hard drives, optical disks, CDs, back-up tapes) used by the Contractors/subcontractors that contain VA information must be returned to the VA for sanitization or destruction or the Contractor/subcontractor must self-certify that the media has been disposed of per VA Handbook 6500.1 requirements. This must be completed within 30 day</w:t>
      </w:r>
      <w:r w:rsidRPr="00655B6B">
        <w:rPr>
          <w:rFonts w:asciiTheme="majorHAnsi" w:hAnsiTheme="majorHAnsi" w:cstheme="majorHAnsi"/>
        </w:rPr>
        <w:t>s of termination of the contract.</w:t>
      </w:r>
    </w:p>
    <w:p w14:paraId="0FAE951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(h) </w:t>
      </w:r>
      <w:r w:rsidRPr="00655B6B">
        <w:rPr>
          <w:rFonts w:asciiTheme="majorHAnsi" w:hAnsiTheme="majorHAnsi" w:cstheme="majorHAnsi"/>
          <w:i/>
          <w:iCs/>
        </w:rPr>
        <w:t>Bio-Medical devices and other equipment or systems</w:t>
      </w:r>
      <w:r w:rsidRPr="00655B6B">
        <w:rPr>
          <w:rFonts w:asciiTheme="majorHAnsi" w:hAnsiTheme="majorHAnsi" w:cstheme="majorHAnsi"/>
        </w:rPr>
        <w:t>. Bio-Medical devices and other equipment or systems containing media (e.g., hard drives, optical disks) with VA sensitive information will not be returned to the Contractor at the end of lease, for trade-in, or other purposes. For purposes of these devices and protection of VA sensitive information the devices may be provided back to the Contractor under one of three scenarios—</w:t>
      </w:r>
    </w:p>
    <w:p w14:paraId="0FAE951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The Contractor must accept the system without the drive;</w:t>
      </w:r>
    </w:p>
    <w:p w14:paraId="0FAE951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A spare drive must be installed in place of the original drive at time of turn-in if VA’s initial medical device purchase included a spare drive; or</w:t>
      </w:r>
    </w:p>
    <w:p w14:paraId="0FAE951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The Contractor may request reimbursement for the drive at a reasonable open market replacement cost to be separately negotiated by the Contracting Officer and the Contractor at time of contract closeout.</w:t>
      </w:r>
    </w:p>
    <w:p w14:paraId="0FAE9515"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516" w14:textId="77777777" w:rsidR="00361667" w:rsidRPr="00655B6B" w:rsidRDefault="00361667" w:rsidP="00F57A42">
      <w:pPr>
        <w:pStyle w:val="Heading2"/>
        <w:rPr>
          <w:rFonts w:cstheme="majorHAnsi"/>
          <w:sz w:val="22"/>
          <w:szCs w:val="22"/>
        </w:rPr>
      </w:pPr>
      <w:bookmarkStart w:id="82" w:name="_Toc223953416"/>
      <w:r w:rsidRPr="00655B6B">
        <w:rPr>
          <w:rFonts w:cstheme="majorHAnsi"/>
          <w:sz w:val="22"/>
          <w:szCs w:val="22"/>
        </w:rPr>
        <w:t>C.5</w:t>
      </w:r>
      <w:r>
        <w:rPr>
          <w:rFonts w:cstheme="majorHAnsi"/>
          <w:sz w:val="22"/>
          <w:szCs w:val="22"/>
        </w:rPr>
        <w:t>5</w:t>
      </w:r>
      <w:r w:rsidRPr="00655B6B">
        <w:rPr>
          <w:rFonts w:cstheme="majorHAnsi"/>
          <w:sz w:val="22"/>
          <w:szCs w:val="22"/>
        </w:rPr>
        <w:t xml:space="preserve">  VAAR 852.239-74  SECURITY CONTROLS COMPLIANCE TESTING (FEB 2023)</w:t>
      </w:r>
      <w:bookmarkEnd w:id="82"/>
    </w:p>
    <w:p w14:paraId="0FAE951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On a periodic basis, VA, including the Office of Inspector General, reserves the right to evaluate any or all of the security and privacy controls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w:t>
      </w:r>
      <w:r w:rsidRPr="00655B6B">
        <w:rPr>
          <w:rFonts w:asciiTheme="majorHAnsi" w:hAnsiTheme="majorHAnsi" w:cstheme="majorHAnsi"/>
        </w:rPr>
        <w:t>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14:paraId="0FAE9518"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519" w14:textId="77777777" w:rsidR="00361667" w:rsidRPr="00655B6B" w:rsidRDefault="00361667" w:rsidP="00F57A42">
      <w:pPr>
        <w:pStyle w:val="Heading2"/>
        <w:rPr>
          <w:rFonts w:cstheme="majorHAnsi"/>
          <w:sz w:val="22"/>
          <w:szCs w:val="22"/>
        </w:rPr>
      </w:pPr>
      <w:bookmarkStart w:id="83" w:name="_Toc223953417"/>
      <w:r w:rsidRPr="00655B6B">
        <w:rPr>
          <w:rFonts w:cstheme="majorHAnsi"/>
          <w:sz w:val="22"/>
          <w:szCs w:val="22"/>
        </w:rPr>
        <w:t>C.5</w:t>
      </w:r>
      <w:r>
        <w:rPr>
          <w:rFonts w:cstheme="majorHAnsi"/>
          <w:sz w:val="22"/>
          <w:szCs w:val="22"/>
        </w:rPr>
        <w:t>6</w:t>
      </w:r>
      <w:r w:rsidRPr="00655B6B">
        <w:rPr>
          <w:rFonts w:cstheme="majorHAnsi"/>
          <w:sz w:val="22"/>
          <w:szCs w:val="22"/>
        </w:rPr>
        <w:t xml:space="preserve">  VAAR 852.242-71  ADMINISTRATIVE CONTRACTING OFFICER (OCT 2020)</w:t>
      </w:r>
      <w:bookmarkEnd w:id="83"/>
    </w:p>
    <w:p w14:paraId="0FAE951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The Contracting Officer reserves the right to designate an Administrative Contracting Officer (ACO) for the purpose of performing certain tasks/duties in the administration of the contract. </w:t>
      </w:r>
      <w:r w:rsidRPr="00655B6B">
        <w:rPr>
          <w:rFonts w:asciiTheme="majorHAnsi" w:hAnsiTheme="majorHAnsi" w:cstheme="majorHAnsi"/>
        </w:rPr>
        <w:lastRenderedPageBreak/>
        <w:t>Such designation will be in writing through an ACO Letter of Delegation and will identify the responsibilities and limitations of the ACO. A copy of the ACO Letter of Delegation will be furnished to the Contractor.</w:t>
      </w:r>
    </w:p>
    <w:p w14:paraId="0FAE951B"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51C" w14:textId="77777777" w:rsidR="00361667" w:rsidRPr="00655B6B" w:rsidRDefault="00361667" w:rsidP="00F57A42">
      <w:pPr>
        <w:pStyle w:val="Heading2"/>
        <w:rPr>
          <w:rFonts w:cstheme="majorHAnsi"/>
          <w:sz w:val="22"/>
          <w:szCs w:val="22"/>
        </w:rPr>
      </w:pPr>
      <w:bookmarkStart w:id="84" w:name="_Toc223953418"/>
      <w:r w:rsidRPr="00655B6B">
        <w:rPr>
          <w:rFonts w:cstheme="majorHAnsi"/>
          <w:sz w:val="22"/>
          <w:szCs w:val="22"/>
        </w:rPr>
        <w:t>C.5</w:t>
      </w:r>
      <w:r>
        <w:rPr>
          <w:rFonts w:cstheme="majorHAnsi"/>
          <w:sz w:val="22"/>
          <w:szCs w:val="22"/>
        </w:rPr>
        <w:t>7</w:t>
      </w:r>
      <w:r w:rsidRPr="00655B6B">
        <w:rPr>
          <w:rFonts w:cstheme="majorHAnsi"/>
          <w:sz w:val="22"/>
          <w:szCs w:val="22"/>
        </w:rPr>
        <w:t xml:space="preserve">  52.252-2  CLAUSES INCORPORATED BY REFERENCE  (FEB 1998)</w:t>
      </w:r>
      <w:bookmarkEnd w:id="84"/>
    </w:p>
    <w:p w14:paraId="0FAE951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FAE951E" w14:textId="77777777" w:rsidR="00361667" w:rsidRPr="00655B6B" w:rsidRDefault="00361667" w:rsidP="00F57A42">
      <w:pPr>
        <w:pStyle w:val="NoSpacing"/>
        <w:spacing w:before="160"/>
        <w:rPr>
          <w:rFonts w:asciiTheme="majorHAnsi" w:hAnsiTheme="majorHAnsi" w:cstheme="majorHAnsi"/>
        </w:rPr>
      </w:pPr>
      <w:r w:rsidRPr="00655B6B">
        <w:rPr>
          <w:rFonts w:asciiTheme="majorHAnsi" w:hAnsiTheme="majorHAnsi" w:cstheme="majorHAnsi"/>
        </w:rPr>
        <w:t xml:space="preserve">  https://www.acquisition.gov/browse/index/far</w:t>
      </w:r>
    </w:p>
    <w:p w14:paraId="0FAE951F" w14:textId="77777777" w:rsidR="00361667" w:rsidRPr="00655B6B" w:rsidRDefault="00361667" w:rsidP="00F57A42">
      <w:pPr>
        <w:pStyle w:val="NoSpacing"/>
        <w:rPr>
          <w:rFonts w:asciiTheme="majorHAnsi" w:hAnsiTheme="majorHAnsi" w:cstheme="majorHAnsi"/>
        </w:rPr>
      </w:pPr>
      <w:r w:rsidRPr="00655B6B">
        <w:rPr>
          <w:rFonts w:asciiTheme="majorHAnsi" w:hAnsiTheme="majorHAnsi" w:cstheme="majorHAnsi"/>
        </w:rPr>
        <w:t xml:space="preserve">  https://www.va.gov/oal/library/vaar/</w:t>
      </w:r>
    </w:p>
    <w:p w14:paraId="0FAE9520" w14:textId="77777777" w:rsidR="00361667" w:rsidRPr="00655B6B" w:rsidRDefault="00361667" w:rsidP="00F57A42">
      <w:pPr>
        <w:pStyle w:val="NoSpacing"/>
        <w:rPr>
          <w:rFonts w:asciiTheme="majorHAnsi" w:hAnsiTheme="majorHAnsi" w:cstheme="majorHAnsi"/>
        </w:rPr>
      </w:pPr>
      <w:r w:rsidRPr="00655B6B">
        <w:rPr>
          <w:rFonts w:asciiTheme="majorHAnsi" w:hAnsiTheme="majorHAnsi" w:cstheme="majorHAnsi"/>
        </w:rPr>
        <w:t xml:space="preserve">  </w:t>
      </w:r>
    </w:p>
    <w:p w14:paraId="0FAE9521" w14:textId="77777777" w:rsidR="00361667" w:rsidRPr="00655B6B" w:rsidRDefault="00361667" w:rsidP="00F57A42">
      <w:pPr>
        <w:jc w:val="center"/>
        <w:rPr>
          <w:rFonts w:asciiTheme="majorHAnsi" w:hAnsiTheme="majorHAnsi" w:cstheme="majorHAnsi"/>
        </w:rPr>
        <w:sectPr w:rsidR="00F57A42" w:rsidRPr="00655B6B">
          <w:headerReference w:type="even" r:id="rId64"/>
          <w:headerReference w:type="default" r:id="rId65"/>
          <w:footerReference w:type="even" r:id="rId66"/>
          <w:footerReference w:type="default" r:id="rId67"/>
          <w:headerReference w:type="first" r:id="rId68"/>
          <w:footerReference w:type="first" r:id="rId69"/>
          <w:type w:val="continuous"/>
          <w:pgSz w:w="12240" w:h="15840"/>
          <w:pgMar w:top="1080" w:right="1440" w:bottom="1080" w:left="1440" w:header="360" w:footer="360" w:gutter="0"/>
          <w:cols w:space="720"/>
        </w:sectPr>
      </w:pPr>
      <w:r w:rsidRPr="00655B6B">
        <w:rPr>
          <w:rFonts w:asciiTheme="majorHAnsi" w:hAnsiTheme="majorHAnsi" w:cstheme="maj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85497" w14:paraId="0FAE9525" w14:textId="77777777" w:rsidTr="00D518B2">
        <w:tc>
          <w:tcPr>
            <w:tcW w:w="1440" w:type="dxa"/>
          </w:tcPr>
          <w:p w14:paraId="0FAE9522"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b/>
                <w:u w:val="single"/>
              </w:rPr>
              <w:t>FAR Number</w:t>
            </w:r>
          </w:p>
        </w:tc>
        <w:tc>
          <w:tcPr>
            <w:tcW w:w="6192" w:type="dxa"/>
          </w:tcPr>
          <w:p w14:paraId="0FAE9523"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b/>
                <w:u w:val="single"/>
              </w:rPr>
              <w:t>Title</w:t>
            </w:r>
          </w:p>
        </w:tc>
        <w:tc>
          <w:tcPr>
            <w:tcW w:w="1440" w:type="dxa"/>
          </w:tcPr>
          <w:p w14:paraId="0FAE9524"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b/>
                <w:u w:val="single"/>
              </w:rPr>
              <w:t>Date</w:t>
            </w:r>
          </w:p>
        </w:tc>
      </w:tr>
      <w:tr w:rsidR="00085497" w14:paraId="0FAE9529" w14:textId="77777777" w:rsidTr="00D518B2">
        <w:tc>
          <w:tcPr>
            <w:tcW w:w="1440" w:type="dxa"/>
          </w:tcPr>
          <w:p w14:paraId="0FAE9526"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52.203-3</w:t>
            </w:r>
          </w:p>
        </w:tc>
        <w:tc>
          <w:tcPr>
            <w:tcW w:w="6192" w:type="dxa"/>
          </w:tcPr>
          <w:p w14:paraId="0FAE9527"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GRATUITIES</w:t>
            </w:r>
          </w:p>
        </w:tc>
        <w:tc>
          <w:tcPr>
            <w:tcW w:w="1440" w:type="dxa"/>
          </w:tcPr>
          <w:p w14:paraId="0FAE9528"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APR 1984</w:t>
            </w:r>
          </w:p>
        </w:tc>
      </w:tr>
      <w:tr w:rsidR="00085497" w14:paraId="0FAE952D" w14:textId="77777777" w:rsidTr="00D518B2">
        <w:tc>
          <w:tcPr>
            <w:tcW w:w="1440" w:type="dxa"/>
          </w:tcPr>
          <w:p w14:paraId="0FAE952A"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52.203-6</w:t>
            </w:r>
          </w:p>
        </w:tc>
        <w:tc>
          <w:tcPr>
            <w:tcW w:w="6192" w:type="dxa"/>
          </w:tcPr>
          <w:p w14:paraId="0FAE952B"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RESTRICTIONS ON SUBCONTRACTOR SALES TO THE GOVERNMENT ALTERNATE I (NOV 2021)</w:t>
            </w:r>
          </w:p>
        </w:tc>
        <w:tc>
          <w:tcPr>
            <w:tcW w:w="1440" w:type="dxa"/>
          </w:tcPr>
          <w:p w14:paraId="0FAE952C"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JUN 2020</w:t>
            </w:r>
          </w:p>
        </w:tc>
      </w:tr>
      <w:tr w:rsidR="00085497" w14:paraId="0FAE9531" w14:textId="77777777" w:rsidTr="00D518B2">
        <w:tc>
          <w:tcPr>
            <w:tcW w:w="1440" w:type="dxa"/>
          </w:tcPr>
          <w:p w14:paraId="0FAE952E"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52.203-17</w:t>
            </w:r>
          </w:p>
        </w:tc>
        <w:tc>
          <w:tcPr>
            <w:tcW w:w="6192" w:type="dxa"/>
          </w:tcPr>
          <w:p w14:paraId="0FAE952F"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CONTRACTOR EMPLOYEE WHISTLEBLOWER RIGHTS</w:t>
            </w:r>
          </w:p>
        </w:tc>
        <w:tc>
          <w:tcPr>
            <w:tcW w:w="1440" w:type="dxa"/>
          </w:tcPr>
          <w:p w14:paraId="0FAE9530"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NOV 2023</w:t>
            </w:r>
          </w:p>
        </w:tc>
      </w:tr>
      <w:tr w:rsidR="00085497" w14:paraId="0FAE9535" w14:textId="77777777" w:rsidTr="00D518B2">
        <w:tc>
          <w:tcPr>
            <w:tcW w:w="1440" w:type="dxa"/>
          </w:tcPr>
          <w:p w14:paraId="0FAE9532"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52.203-19</w:t>
            </w:r>
          </w:p>
        </w:tc>
        <w:tc>
          <w:tcPr>
            <w:tcW w:w="6192" w:type="dxa"/>
          </w:tcPr>
          <w:p w14:paraId="0FAE9533"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PROHIBITION ON REQUIRING CERTAIN INTERNAL CONFIDENTIALITY AGREEMENTS OR STATEMENTS</w:t>
            </w:r>
          </w:p>
        </w:tc>
        <w:tc>
          <w:tcPr>
            <w:tcW w:w="1440" w:type="dxa"/>
          </w:tcPr>
          <w:p w14:paraId="0FAE9534"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JAN 2017</w:t>
            </w:r>
          </w:p>
        </w:tc>
      </w:tr>
      <w:tr w:rsidR="00085497" w14:paraId="0FAE9539" w14:textId="77777777" w:rsidTr="00D518B2">
        <w:tc>
          <w:tcPr>
            <w:tcW w:w="1440" w:type="dxa"/>
          </w:tcPr>
          <w:p w14:paraId="0FAE9536"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52.204-9</w:t>
            </w:r>
          </w:p>
        </w:tc>
        <w:tc>
          <w:tcPr>
            <w:tcW w:w="6192" w:type="dxa"/>
          </w:tcPr>
          <w:p w14:paraId="0FAE9537"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PERSONAL IDENTITY VERIFICATION OF CONTRACTOR PERSONNEL</w:t>
            </w:r>
          </w:p>
        </w:tc>
        <w:tc>
          <w:tcPr>
            <w:tcW w:w="1440" w:type="dxa"/>
          </w:tcPr>
          <w:p w14:paraId="0FAE9538"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JAN 2011</w:t>
            </w:r>
          </w:p>
        </w:tc>
      </w:tr>
      <w:tr w:rsidR="00085497" w14:paraId="0FAE953D" w14:textId="77777777" w:rsidTr="00D518B2">
        <w:tc>
          <w:tcPr>
            <w:tcW w:w="1440" w:type="dxa"/>
          </w:tcPr>
          <w:p w14:paraId="0FAE953A"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52.204-13</w:t>
            </w:r>
          </w:p>
        </w:tc>
        <w:tc>
          <w:tcPr>
            <w:tcW w:w="6192" w:type="dxa"/>
          </w:tcPr>
          <w:p w14:paraId="0FAE953B"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SYSTEM FOR AWARD MANAGEMENT MAINTENANCE</w:t>
            </w:r>
          </w:p>
        </w:tc>
        <w:tc>
          <w:tcPr>
            <w:tcW w:w="1440" w:type="dxa"/>
          </w:tcPr>
          <w:p w14:paraId="0FAE953C"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OCT 2018</w:t>
            </w:r>
            <w:r>
              <w:rPr>
                <w:rFonts w:asciiTheme="majorHAnsi" w:hAnsiTheme="majorHAnsi" w:cstheme="majorHAnsi"/>
              </w:rPr>
              <w:t xml:space="preserve"> </w:t>
            </w:r>
            <w:r w:rsidRPr="00486E39">
              <w:t>(DEVIATION NOV 2025)</w:t>
            </w:r>
          </w:p>
        </w:tc>
      </w:tr>
      <w:tr w:rsidR="00085497" w14:paraId="0FAE9541" w14:textId="77777777" w:rsidTr="00D518B2">
        <w:tc>
          <w:tcPr>
            <w:tcW w:w="1440" w:type="dxa"/>
          </w:tcPr>
          <w:p w14:paraId="0FAE953E"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52.204-15</w:t>
            </w:r>
          </w:p>
        </w:tc>
        <w:tc>
          <w:tcPr>
            <w:tcW w:w="6192" w:type="dxa"/>
          </w:tcPr>
          <w:p w14:paraId="0FAE953F"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SERVICE CONTRACT REPORTING REQUIREMENTS FOR INDEFINITE-DELIVERY CONTRACTS (DEVIATION)</w:t>
            </w:r>
          </w:p>
        </w:tc>
        <w:tc>
          <w:tcPr>
            <w:tcW w:w="1440" w:type="dxa"/>
          </w:tcPr>
          <w:p w14:paraId="0FAE9540"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NOV 2025</w:t>
            </w:r>
          </w:p>
        </w:tc>
      </w:tr>
      <w:tr w:rsidR="00085497" w14:paraId="0FAE9545" w14:textId="77777777" w:rsidTr="00D518B2">
        <w:tc>
          <w:tcPr>
            <w:tcW w:w="1440" w:type="dxa"/>
          </w:tcPr>
          <w:p w14:paraId="0FAE9542"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52.224-1</w:t>
            </w:r>
          </w:p>
        </w:tc>
        <w:tc>
          <w:tcPr>
            <w:tcW w:w="6192" w:type="dxa"/>
          </w:tcPr>
          <w:p w14:paraId="0FAE9543"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PRIVACY ACT NOTIFICATION</w:t>
            </w:r>
          </w:p>
        </w:tc>
        <w:tc>
          <w:tcPr>
            <w:tcW w:w="1440" w:type="dxa"/>
          </w:tcPr>
          <w:p w14:paraId="0FAE9544"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APR 1984</w:t>
            </w:r>
          </w:p>
        </w:tc>
      </w:tr>
      <w:tr w:rsidR="00085497" w14:paraId="0FAE9549" w14:textId="77777777" w:rsidTr="00D518B2">
        <w:tc>
          <w:tcPr>
            <w:tcW w:w="1440" w:type="dxa"/>
          </w:tcPr>
          <w:p w14:paraId="0FAE9546"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52.224-2</w:t>
            </w:r>
          </w:p>
        </w:tc>
        <w:tc>
          <w:tcPr>
            <w:tcW w:w="6192" w:type="dxa"/>
          </w:tcPr>
          <w:p w14:paraId="0FAE9547"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PRIVACY ACT</w:t>
            </w:r>
          </w:p>
        </w:tc>
        <w:tc>
          <w:tcPr>
            <w:tcW w:w="1440" w:type="dxa"/>
          </w:tcPr>
          <w:p w14:paraId="0FAE9548"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APR 1984</w:t>
            </w:r>
          </w:p>
        </w:tc>
      </w:tr>
      <w:tr w:rsidR="00085497" w14:paraId="0FAE954D" w14:textId="77777777" w:rsidTr="00D518B2">
        <w:tc>
          <w:tcPr>
            <w:tcW w:w="1440" w:type="dxa"/>
          </w:tcPr>
          <w:p w14:paraId="0FAE954A"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52.237-3</w:t>
            </w:r>
          </w:p>
        </w:tc>
        <w:tc>
          <w:tcPr>
            <w:tcW w:w="6192" w:type="dxa"/>
          </w:tcPr>
          <w:p w14:paraId="0FAE954B"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CONTINUITY OF SERVICES</w:t>
            </w:r>
          </w:p>
        </w:tc>
        <w:tc>
          <w:tcPr>
            <w:tcW w:w="1440" w:type="dxa"/>
          </w:tcPr>
          <w:p w14:paraId="0FAE954C"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JAN 1991</w:t>
            </w:r>
          </w:p>
        </w:tc>
      </w:tr>
      <w:tr w:rsidR="00085497" w14:paraId="0FAE9551" w14:textId="77777777" w:rsidTr="00D518B2">
        <w:tc>
          <w:tcPr>
            <w:tcW w:w="1440" w:type="dxa"/>
          </w:tcPr>
          <w:p w14:paraId="0FAE954E"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52.242-13</w:t>
            </w:r>
          </w:p>
        </w:tc>
        <w:tc>
          <w:tcPr>
            <w:tcW w:w="6192" w:type="dxa"/>
          </w:tcPr>
          <w:p w14:paraId="0FAE954F"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BANKRUPTCY</w:t>
            </w:r>
          </w:p>
        </w:tc>
        <w:tc>
          <w:tcPr>
            <w:tcW w:w="1440" w:type="dxa"/>
          </w:tcPr>
          <w:p w14:paraId="0FAE9550"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JUL 1995</w:t>
            </w:r>
          </w:p>
        </w:tc>
      </w:tr>
      <w:tr w:rsidR="00085497" w14:paraId="0FAE9555" w14:textId="77777777" w:rsidTr="00D518B2">
        <w:tc>
          <w:tcPr>
            <w:tcW w:w="1440" w:type="dxa"/>
          </w:tcPr>
          <w:p w14:paraId="0FAE9552"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852.222-71</w:t>
            </w:r>
          </w:p>
        </w:tc>
        <w:tc>
          <w:tcPr>
            <w:tcW w:w="6192" w:type="dxa"/>
          </w:tcPr>
          <w:p w14:paraId="0FAE9553"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COMPLIANCE WITH EXECUTIVE ORDER 13899 (DEVIATION) (APR 2025)</w:t>
            </w:r>
          </w:p>
        </w:tc>
        <w:tc>
          <w:tcPr>
            <w:tcW w:w="1440" w:type="dxa"/>
          </w:tcPr>
          <w:p w14:paraId="0FAE9554"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APR 2025</w:t>
            </w:r>
          </w:p>
        </w:tc>
      </w:tr>
    </w:tbl>
    <w:p w14:paraId="0FAE9556" w14:textId="77777777" w:rsidR="00361667" w:rsidRPr="00655B6B" w:rsidRDefault="00361667" w:rsidP="00F57A42">
      <w:pPr>
        <w:pageBreakBefore/>
        <w:rPr>
          <w:rFonts w:asciiTheme="majorHAnsi" w:hAnsiTheme="majorHAnsi" w:cstheme="majorHAnsi"/>
        </w:rPr>
      </w:pPr>
    </w:p>
    <w:p w14:paraId="0FAE9557" w14:textId="77777777" w:rsidR="00361667" w:rsidRPr="00655B6B" w:rsidRDefault="00361667" w:rsidP="00F57A42">
      <w:pPr>
        <w:pStyle w:val="Heading1"/>
        <w:rPr>
          <w:rFonts w:cstheme="majorHAnsi"/>
          <w:sz w:val="22"/>
          <w:szCs w:val="22"/>
        </w:rPr>
      </w:pPr>
      <w:bookmarkStart w:id="85" w:name="_Toc223953419"/>
      <w:r w:rsidRPr="00655B6B">
        <w:rPr>
          <w:rFonts w:cstheme="majorHAnsi"/>
          <w:sz w:val="22"/>
          <w:szCs w:val="22"/>
        </w:rPr>
        <w:t>SECTION D - CONTRACT DOCUMENTS, EXHIBITS, OR ATTACHMENTS</w:t>
      </w:r>
      <w:bookmarkEnd w:id="85"/>
    </w:p>
    <w:p w14:paraId="0FAE9558" w14:textId="77777777" w:rsidR="00361667" w:rsidRPr="00655B6B" w:rsidRDefault="00361667" w:rsidP="00F57A42">
      <w:pPr>
        <w:tabs>
          <w:tab w:val="left" w:pos="1620"/>
        </w:tabs>
        <w:rPr>
          <w:rFonts w:asciiTheme="majorHAnsi" w:hAnsiTheme="majorHAnsi" w:cstheme="majorHAnsi"/>
        </w:rPr>
      </w:pPr>
      <w:r w:rsidRPr="00655B6B">
        <w:rPr>
          <w:rFonts w:asciiTheme="majorHAnsi" w:hAnsiTheme="majorHAnsi" w:cstheme="majorHAnsi"/>
        </w:rPr>
        <w:tab/>
      </w:r>
    </w:p>
    <w:p w14:paraId="0FAE9559" w14:textId="77777777" w:rsidR="00361667" w:rsidRPr="00655B6B" w:rsidRDefault="00361667" w:rsidP="00F57A42">
      <w:pPr>
        <w:pStyle w:val="Heading2"/>
      </w:pPr>
      <w:r w:rsidRPr="00655B6B">
        <w:t>See attached document: Price Cost Schedule - Detroit.</w:t>
      </w:r>
    </w:p>
    <w:p w14:paraId="0FAE955A" w14:textId="77777777" w:rsidR="00361667" w:rsidRPr="00655B6B" w:rsidRDefault="00361667" w:rsidP="00F57A42">
      <w:pPr>
        <w:pStyle w:val="Heading2"/>
        <w:rPr>
          <w:rFonts w:cstheme="majorHAnsi"/>
        </w:rPr>
      </w:pPr>
      <w:r w:rsidRPr="00655B6B">
        <w:rPr>
          <w:rFonts w:cstheme="majorHAnsi"/>
        </w:rPr>
        <w:t xml:space="preserve">See attached document: Past Performance Questionnaire - </w:t>
      </w:r>
      <w:r>
        <w:rPr>
          <w:rFonts w:cstheme="majorHAnsi"/>
        </w:rPr>
        <w:t>BCVAMC &amp; WCBOC</w:t>
      </w:r>
      <w:r w:rsidRPr="00655B6B">
        <w:rPr>
          <w:rFonts w:cstheme="majorHAnsi"/>
        </w:rPr>
        <w:t>.</w:t>
      </w:r>
    </w:p>
    <w:p w14:paraId="0FAE955B" w14:textId="77777777" w:rsidR="00361667" w:rsidRPr="00006D6F" w:rsidRDefault="00361667" w:rsidP="00F57A42">
      <w:pPr>
        <w:pStyle w:val="Heading2"/>
        <w:rPr>
          <w:rFonts w:cstheme="majorHAnsi"/>
        </w:rPr>
      </w:pPr>
      <w:r w:rsidRPr="00006D6F">
        <w:rPr>
          <w:rFonts w:cstheme="majorHAnsi"/>
        </w:rPr>
        <w:t>See attached document: Declining Balance Spreadsheet - Reference Labs - BCVAMC &amp; WCBOC.</w:t>
      </w:r>
    </w:p>
    <w:p w14:paraId="0FAE955C" w14:textId="77777777" w:rsidR="00361667" w:rsidRPr="00655B6B" w:rsidRDefault="00361667" w:rsidP="00F57A42">
      <w:pPr>
        <w:pStyle w:val="Heading2"/>
        <w:rPr>
          <w:rFonts w:cstheme="majorHAnsi"/>
        </w:rPr>
      </w:pPr>
      <w:r w:rsidRPr="00655B6B">
        <w:rPr>
          <w:rFonts w:cstheme="majorHAnsi"/>
        </w:rPr>
        <w:t>See attached document: Purchase Card Procedures for VA and Contractor.</w:t>
      </w:r>
    </w:p>
    <w:p w14:paraId="0FAE955D" w14:textId="77777777" w:rsidR="00361667" w:rsidRPr="00655B6B" w:rsidRDefault="00361667" w:rsidP="00F57A42">
      <w:pPr>
        <w:pStyle w:val="Heading2"/>
        <w:rPr>
          <w:rFonts w:cstheme="majorHAnsi"/>
        </w:rPr>
      </w:pPr>
      <w:r w:rsidRPr="00655B6B">
        <w:rPr>
          <w:rFonts w:cstheme="majorHAnsi"/>
        </w:rPr>
        <w:t xml:space="preserve">See attached document: WAGE DETERMINATION INFORMATION - </w:t>
      </w:r>
      <w:r>
        <w:rPr>
          <w:rFonts w:cstheme="majorHAnsi"/>
        </w:rPr>
        <w:t>BCVAMC &amp; WCBOC</w:t>
      </w:r>
      <w:r w:rsidRPr="00655B6B">
        <w:rPr>
          <w:rFonts w:cstheme="majorHAnsi"/>
        </w:rPr>
        <w:t xml:space="preserve"> Reference Lab.</w:t>
      </w:r>
    </w:p>
    <w:p w14:paraId="0FAE955E" w14:textId="77777777" w:rsidR="00361667" w:rsidRPr="00655B6B" w:rsidRDefault="00361667" w:rsidP="00F57A42">
      <w:pPr>
        <w:pStyle w:val="Heading2"/>
        <w:rPr>
          <w:rFonts w:cstheme="majorHAnsi"/>
        </w:rPr>
        <w:sectPr w:rsidR="00F57A42" w:rsidRPr="00655B6B">
          <w:headerReference w:type="even" r:id="rId70"/>
          <w:headerReference w:type="default" r:id="rId71"/>
          <w:footerReference w:type="even" r:id="rId72"/>
          <w:footerReference w:type="default" r:id="rId73"/>
          <w:headerReference w:type="first" r:id="rId74"/>
          <w:footerReference w:type="first" r:id="rId75"/>
          <w:type w:val="continuous"/>
          <w:pgSz w:w="12240" w:h="15840"/>
          <w:pgMar w:top="1080" w:right="1440" w:bottom="1080" w:left="1440" w:header="360" w:footer="360" w:gutter="0"/>
          <w:cols w:space="720"/>
        </w:sectPr>
      </w:pPr>
      <w:r w:rsidRPr="00655B6B">
        <w:rPr>
          <w:rFonts w:cstheme="majorHAnsi"/>
        </w:rPr>
        <w:t xml:space="preserve">See attached document: </w:t>
      </w:r>
      <w:r w:rsidRPr="002D23D7">
        <w:rPr>
          <w:rFonts w:cstheme="majorHAnsi"/>
        </w:rPr>
        <w:t>Service Contract Act WD # 2015-4835</w:t>
      </w:r>
      <w:r w:rsidRPr="00655B6B">
        <w:rPr>
          <w:rFonts w:cstheme="majorHAnsi"/>
        </w:rPr>
        <w:t xml:space="preserve"> REV </w:t>
      </w:r>
      <w:r>
        <w:rPr>
          <w:rFonts w:cstheme="majorHAnsi"/>
        </w:rPr>
        <w:t>31</w:t>
      </w:r>
      <w:r w:rsidRPr="00655B6B">
        <w:rPr>
          <w:rFonts w:cstheme="majorHAnsi"/>
        </w:rPr>
        <w:t xml:space="preserve"> EFF 12.03.2025 </w:t>
      </w:r>
      <w:r>
        <w:rPr>
          <w:rFonts w:cstheme="majorHAnsi"/>
        </w:rPr>
        <w:t>Calhoun</w:t>
      </w:r>
      <w:r w:rsidRPr="00655B6B">
        <w:rPr>
          <w:rFonts w:cstheme="majorHAnsi"/>
        </w:rPr>
        <w:t>.</w:t>
      </w:r>
    </w:p>
    <w:p w14:paraId="0FAE955F" w14:textId="77777777" w:rsidR="00361667" w:rsidRPr="00655B6B" w:rsidRDefault="00361667" w:rsidP="00F57A42">
      <w:pPr>
        <w:pageBreakBefore/>
        <w:rPr>
          <w:rFonts w:asciiTheme="majorHAnsi" w:hAnsiTheme="majorHAnsi" w:cstheme="majorHAnsi"/>
        </w:rPr>
      </w:pPr>
    </w:p>
    <w:p w14:paraId="0FAE9560" w14:textId="77777777" w:rsidR="00361667" w:rsidRPr="00655B6B" w:rsidRDefault="00361667" w:rsidP="00F57A42">
      <w:pPr>
        <w:pStyle w:val="Heading1"/>
        <w:rPr>
          <w:rFonts w:cstheme="majorHAnsi"/>
          <w:sz w:val="22"/>
          <w:szCs w:val="22"/>
        </w:rPr>
      </w:pPr>
      <w:bookmarkStart w:id="86" w:name="_Toc223953420"/>
      <w:r w:rsidRPr="00655B6B">
        <w:rPr>
          <w:rFonts w:cstheme="majorHAnsi"/>
          <w:sz w:val="22"/>
          <w:szCs w:val="22"/>
        </w:rPr>
        <w:t>SECTION E - SOLICITATION PROVISIONS</w:t>
      </w:r>
      <w:bookmarkEnd w:id="86"/>
    </w:p>
    <w:p w14:paraId="0FAE9561" w14:textId="77777777" w:rsidR="00361667" w:rsidRPr="00655B6B" w:rsidRDefault="00361667" w:rsidP="00F57A42">
      <w:pPr>
        <w:rPr>
          <w:rFonts w:asciiTheme="majorHAnsi" w:hAnsiTheme="majorHAnsi" w:cstheme="majorHAnsi"/>
        </w:rPr>
      </w:pPr>
    </w:p>
    <w:p w14:paraId="0FAE9562" w14:textId="77777777" w:rsidR="00361667" w:rsidRPr="00655B6B" w:rsidRDefault="00361667" w:rsidP="00F57A42">
      <w:pPr>
        <w:rPr>
          <w:rStyle w:val="Strong"/>
          <w:rFonts w:asciiTheme="majorHAnsi" w:hAnsiTheme="majorHAnsi" w:cstheme="majorHAnsi"/>
          <w:color w:val="2E2E2E"/>
          <w:shd w:val="clear" w:color="auto" w:fill="FFFFFF"/>
        </w:rPr>
      </w:pPr>
      <w:r w:rsidRPr="00655B6B">
        <w:rPr>
          <w:rStyle w:val="Strong"/>
          <w:rFonts w:asciiTheme="majorHAnsi" w:hAnsiTheme="majorHAnsi" w:cstheme="majorHAnsi"/>
          <w:color w:val="2E2E2E"/>
          <w:shd w:val="clear" w:color="auto" w:fill="FFFFFF"/>
        </w:rPr>
        <w:t>52.212-1 Instructions to Offerors—Commercial Products and Commercial Services.</w:t>
      </w:r>
    </w:p>
    <w:p w14:paraId="0FAE9563"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rPr>
        <w:t>As prescribed in </w:t>
      </w:r>
      <w:r w:rsidRPr="00655B6B">
        <w:rPr>
          <w:rFonts w:asciiTheme="majorHAnsi" w:eastAsia="Times New Roman" w:hAnsiTheme="majorHAnsi" w:cstheme="majorHAnsi"/>
          <w:color w:val="000000"/>
          <w:bdr w:val="none" w:sz="0" w:space="0" w:color="auto" w:frame="1"/>
        </w:rPr>
        <w:t>12.205(a)(1)</w:t>
      </w:r>
      <w:r w:rsidRPr="00655B6B">
        <w:rPr>
          <w:rFonts w:asciiTheme="majorHAnsi" w:eastAsia="Times New Roman" w:hAnsiTheme="majorHAnsi" w:cstheme="majorHAnsi"/>
          <w:color w:val="000000"/>
        </w:rPr>
        <w:t>, insert a clause substantially as follows:</w:t>
      </w:r>
    </w:p>
    <w:p w14:paraId="0FAE9564"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(a)</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Submission of offers</w:t>
      </w:r>
      <w:r w:rsidRPr="00655B6B">
        <w:rPr>
          <w:rFonts w:asciiTheme="majorHAnsi" w:eastAsia="Times New Roman" w:hAnsiTheme="majorHAnsi" w:cstheme="majorHAnsi"/>
          <w:color w:val="000000"/>
        </w:rPr>
        <w:t>. Submit signed and dated offers to the office specified in this solicitation at or before the exact time specified in this solicitation. As a minimum, offers shall include—</w:t>
      </w:r>
    </w:p>
    <w:p w14:paraId="0FAE9565"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(1)</w:t>
      </w:r>
      <w:r w:rsidRPr="00655B6B">
        <w:rPr>
          <w:rFonts w:asciiTheme="majorHAnsi" w:eastAsia="Times New Roman" w:hAnsiTheme="majorHAnsi" w:cstheme="majorHAnsi"/>
          <w:color w:val="000000"/>
        </w:rPr>
        <w:t> The solicitation number;</w:t>
      </w:r>
    </w:p>
    <w:p w14:paraId="0FAE9566"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(2)</w:t>
      </w:r>
      <w:r w:rsidRPr="00655B6B">
        <w:rPr>
          <w:rFonts w:asciiTheme="majorHAnsi" w:eastAsia="Times New Roman" w:hAnsiTheme="majorHAnsi" w:cstheme="majorHAnsi"/>
          <w:color w:val="000000"/>
        </w:rPr>
        <w:t> The name, address, telephone number of the Offeror;</w:t>
      </w:r>
    </w:p>
    <w:p w14:paraId="0FAE9567"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(3)</w:t>
      </w:r>
      <w:r w:rsidRPr="00655B6B">
        <w:rPr>
          <w:rFonts w:asciiTheme="majorHAnsi" w:eastAsia="Times New Roman" w:hAnsiTheme="majorHAnsi" w:cstheme="majorHAnsi"/>
          <w:color w:val="000000"/>
        </w:rPr>
        <w:t> The Offeror’s Unique Entity Identifier (UEI) and, if applicable, Electronic Funds Transfer (EFT) indicator;</w:t>
      </w:r>
    </w:p>
    <w:p w14:paraId="0FAE9568"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(4)</w:t>
      </w:r>
      <w:r w:rsidRPr="00655B6B">
        <w:rPr>
          <w:rFonts w:asciiTheme="majorHAnsi" w:eastAsia="Times New Roman" w:hAnsiTheme="majorHAnsi" w:cstheme="majorHAnsi"/>
          <w:color w:val="000000"/>
        </w:rPr>
        <w:t> Information necessary to evaluate the factors contained in the provision at 52.212-2 or as described in the solicitation;</w:t>
      </w:r>
    </w:p>
    <w:p w14:paraId="0FAE9569"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(5)</w:t>
      </w:r>
      <w:r w:rsidRPr="00655B6B">
        <w:rPr>
          <w:rFonts w:asciiTheme="majorHAnsi" w:eastAsia="Times New Roman" w:hAnsiTheme="majorHAnsi" w:cstheme="majorHAnsi"/>
          <w:color w:val="000000"/>
        </w:rPr>
        <w:t> Responses to provisions that require Offeror completion of information, representations, and certifications (other than those collected via the System for Award Management (SAM)); and</w:t>
      </w:r>
    </w:p>
    <w:p w14:paraId="0FAE956A"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(6)</w:t>
      </w:r>
      <w:r w:rsidRPr="00655B6B">
        <w:rPr>
          <w:rFonts w:asciiTheme="majorHAnsi" w:eastAsia="Times New Roman" w:hAnsiTheme="majorHAnsi" w:cstheme="majorHAnsi"/>
          <w:color w:val="000000"/>
        </w:rPr>
        <w:t> A statement specifying the extent of agreement with all terms, conditions, and provisions included in the solicitation and any solicitation amendments.</w:t>
      </w:r>
    </w:p>
    <w:p w14:paraId="0FAE956B"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(b)</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Period for acceptance of offers</w:t>
      </w:r>
      <w:r w:rsidRPr="00655B6B">
        <w:rPr>
          <w:rFonts w:asciiTheme="majorHAnsi" w:eastAsia="Times New Roman" w:hAnsiTheme="majorHAnsi" w:cstheme="majorHAnsi"/>
          <w:color w:val="000000"/>
        </w:rPr>
        <w:t>. The Offeror agrees to hold the prices in its offer firm for 60 calendar days from the date specified for receipt of offers, unless another time period is specified in an addendum to the solicitation.</w:t>
      </w:r>
    </w:p>
    <w:p w14:paraId="0FAE956C"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(c)</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Late submissions, modifications, revisions, and withdrawals of offers</w:t>
      </w:r>
      <w:r w:rsidRPr="00655B6B">
        <w:rPr>
          <w:rFonts w:asciiTheme="majorHAnsi" w:eastAsia="Times New Roman" w:hAnsiTheme="majorHAnsi" w:cstheme="majorHAnsi"/>
          <w:color w:val="000000"/>
        </w:rPr>
        <w:t>.</w:t>
      </w:r>
    </w:p>
    <w:p w14:paraId="0FAE956D"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(1)</w:t>
      </w:r>
      <w:r w:rsidRPr="00655B6B">
        <w:rPr>
          <w:rFonts w:asciiTheme="majorHAnsi" w:eastAsia="Times New Roman" w:hAnsiTheme="majorHAnsi" w:cstheme="majorHAnsi"/>
          <w:color w:val="000000"/>
        </w:rPr>
        <w:t> Offerors are responsible for submitting offers and any modifications or revisions to the Government office designated in the solicitation by the time specified in the solicitation.</w:t>
      </w:r>
    </w:p>
    <w:p w14:paraId="0FAE956E"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(2)</w:t>
      </w:r>
      <w:r w:rsidRPr="00655B6B">
        <w:rPr>
          <w:rFonts w:asciiTheme="majorHAnsi" w:eastAsia="Times New Roman" w:hAnsiTheme="majorHAnsi" w:cstheme="majorHAnsi"/>
          <w:color w:val="000000"/>
        </w:rPr>
        <w:t>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0FAE956F"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lastRenderedPageBreak/>
        <w:t>(3)</w:t>
      </w:r>
      <w:r w:rsidRPr="00655B6B">
        <w:rPr>
          <w:rFonts w:asciiTheme="majorHAnsi" w:eastAsia="Times New Roman" w:hAnsiTheme="majorHAnsi" w:cstheme="majorHAnsi"/>
          <w:color w:val="000000"/>
        </w:rPr>
        <w:t>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w:t>
      </w:r>
      <w:r w:rsidRPr="00655B6B">
        <w:rPr>
          <w:rFonts w:asciiTheme="majorHAnsi" w:eastAsia="Times New Roman" w:hAnsiTheme="majorHAnsi" w:cstheme="majorHAnsi"/>
          <w:color w:val="000000"/>
        </w:rPr>
        <w:t>vernment processes resume.</w:t>
      </w:r>
    </w:p>
    <w:p w14:paraId="0FAE9570"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(4)</w:t>
      </w:r>
      <w:r w:rsidRPr="00655B6B">
        <w:rPr>
          <w:rFonts w:asciiTheme="majorHAnsi" w:eastAsia="Times New Roman" w:hAnsiTheme="majorHAnsi" w:cstheme="majorHAnsi"/>
          <w:color w:val="000000"/>
        </w:rPr>
        <w:t> Offerors may withdraw their offers by written notice to the Government received at any time before award.</w:t>
      </w:r>
    </w:p>
    <w:p w14:paraId="0FAE9571"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(d)</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Contract award (not applicable to Invitation for Bids)</w:t>
      </w:r>
      <w:r w:rsidRPr="00655B6B">
        <w:rPr>
          <w:rFonts w:asciiTheme="majorHAnsi" w:eastAsia="Times New Roman" w:hAnsiTheme="majorHAnsi" w:cstheme="majorHAnsi"/>
          <w:color w:val="000000"/>
        </w:rPr>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0FAE9572"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(e)</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Debriefings</w:t>
      </w:r>
      <w:r w:rsidRPr="00655B6B">
        <w:rPr>
          <w:rFonts w:asciiTheme="majorHAnsi" w:eastAsia="Times New Roman" w:hAnsiTheme="majorHAnsi" w:cstheme="majorHAnsi"/>
          <w:color w:val="000000"/>
        </w:rPr>
        <w:t>. If a postaward debriefing is given to requesting Offerors, the Government will disclose the following information, if applicable:</w:t>
      </w:r>
    </w:p>
    <w:p w14:paraId="0FAE9573"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(1)</w:t>
      </w:r>
      <w:r w:rsidRPr="00655B6B">
        <w:rPr>
          <w:rFonts w:asciiTheme="majorHAnsi" w:eastAsia="Times New Roman" w:hAnsiTheme="majorHAnsi" w:cstheme="majorHAnsi"/>
          <w:color w:val="000000"/>
        </w:rPr>
        <w:t> The agency’s evaluation of the significant weak or deficient factors in the debriefed Offeror’s offer.</w:t>
      </w:r>
    </w:p>
    <w:p w14:paraId="0FAE9574"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(2)</w:t>
      </w:r>
      <w:r w:rsidRPr="00655B6B">
        <w:rPr>
          <w:rFonts w:asciiTheme="majorHAnsi" w:eastAsia="Times New Roman" w:hAnsiTheme="majorHAnsi" w:cstheme="majorHAnsi"/>
          <w:color w:val="000000"/>
        </w:rPr>
        <w:t> The overall evaluated cost or price and technical rating of the successful Offeror and the debriefed Offeror and past performance information on the debriefed Offeror.</w:t>
      </w:r>
    </w:p>
    <w:p w14:paraId="0FAE9575"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(3)</w:t>
      </w:r>
      <w:r w:rsidRPr="00655B6B">
        <w:rPr>
          <w:rFonts w:asciiTheme="majorHAnsi" w:eastAsia="Times New Roman" w:hAnsiTheme="majorHAnsi" w:cstheme="majorHAnsi"/>
          <w:color w:val="000000"/>
        </w:rPr>
        <w:t> The overall ranking of all Offerors when any ranking was developed by the agency during source selection.</w:t>
      </w:r>
    </w:p>
    <w:p w14:paraId="0FAE9576"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(4)</w:t>
      </w:r>
      <w:r w:rsidRPr="00655B6B">
        <w:rPr>
          <w:rFonts w:asciiTheme="majorHAnsi" w:eastAsia="Times New Roman" w:hAnsiTheme="majorHAnsi" w:cstheme="majorHAnsi"/>
          <w:color w:val="000000"/>
        </w:rPr>
        <w:t> A summary of the rationale for award.</w:t>
      </w:r>
    </w:p>
    <w:p w14:paraId="0FAE9577"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(5)</w:t>
      </w:r>
      <w:r w:rsidRPr="00655B6B">
        <w:rPr>
          <w:rFonts w:asciiTheme="majorHAnsi" w:eastAsia="Times New Roman" w:hAnsiTheme="majorHAnsi" w:cstheme="majorHAnsi"/>
          <w:color w:val="000000"/>
        </w:rPr>
        <w:t> For acquisitions of commercial products, the make and model of the product to be delivered by the successful Offeror.</w:t>
      </w:r>
    </w:p>
    <w:p w14:paraId="0FAE9578" w14:textId="77777777" w:rsidR="00361667" w:rsidRPr="00655B6B" w:rsidRDefault="00361667" w:rsidP="00F57A42">
      <w:pPr>
        <w:shd w:val="clear" w:color="auto" w:fill="FFFFFF"/>
        <w:spacing w:after="150" w:line="360" w:lineRule="atLeast"/>
        <w:ind w:left="432"/>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(6)</w:t>
      </w:r>
      <w:r w:rsidRPr="00655B6B">
        <w:rPr>
          <w:rFonts w:asciiTheme="majorHAnsi" w:eastAsia="Times New Roman" w:hAnsiTheme="majorHAnsi" w:cstheme="majorHAnsi"/>
          <w:color w:val="000000"/>
        </w:rPr>
        <w:t> Reasonable responses to relevant questions posed by the debriefed Offeror as to whether the agency followed source-selection procedures set forth in the solicitation, applicable regulations, and other applicable authorities.</w:t>
      </w:r>
    </w:p>
    <w:p w14:paraId="0FAE9579" w14:textId="77777777" w:rsidR="00361667" w:rsidRPr="00655B6B" w:rsidRDefault="00361667" w:rsidP="00F57A42">
      <w:pPr>
        <w:shd w:val="clear" w:color="auto" w:fill="FFFFFF"/>
        <w:spacing w:after="150" w:line="360" w:lineRule="atLeast"/>
        <w:jc w:val="center"/>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rPr>
        <w:t>(End of provision)</w:t>
      </w:r>
    </w:p>
    <w:p w14:paraId="0FAE957A" w14:textId="77777777" w:rsidR="00361667" w:rsidRPr="00655B6B" w:rsidRDefault="00361667" w:rsidP="00F57A42">
      <w:pPr>
        <w:rPr>
          <w:rStyle w:val="Strong"/>
          <w:rFonts w:asciiTheme="majorHAnsi" w:hAnsiTheme="majorHAnsi" w:cstheme="majorHAnsi"/>
          <w:color w:val="2E2E2E"/>
          <w:shd w:val="clear" w:color="auto" w:fill="FFFFFF"/>
        </w:rPr>
      </w:pPr>
    </w:p>
    <w:p w14:paraId="0FAE957B" w14:textId="77777777" w:rsidR="00361667" w:rsidRPr="00655B6B" w:rsidRDefault="00361667" w:rsidP="00F57A42">
      <w:pPr>
        <w:rPr>
          <w:rStyle w:val="Strong"/>
          <w:rFonts w:asciiTheme="majorHAnsi" w:hAnsiTheme="majorHAnsi" w:cstheme="majorHAnsi"/>
          <w:b w:val="0"/>
          <w:bCs w:val="0"/>
          <w:color w:val="2E2E2E"/>
          <w:shd w:val="clear" w:color="auto" w:fill="FFFFFF"/>
        </w:rPr>
      </w:pPr>
    </w:p>
    <w:p w14:paraId="0FAE957C"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lastRenderedPageBreak/>
        <w:t xml:space="preserve">  Provisions that are incorporated by reference (by Citation Number, Title, and Date), have the same force and effect as if they were given in full text. Upon request, the Contracting Officer will make their full text available.</w:t>
      </w:r>
    </w:p>
    <w:p w14:paraId="0FAE957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The following provisions are incorporated into 52.212-1 as an addendum to this solicitation:</w:t>
      </w:r>
    </w:p>
    <w:p w14:paraId="0FAE957E" w14:textId="77777777" w:rsidR="00361667" w:rsidRDefault="00361667" w:rsidP="00F57A42">
      <w:pPr>
        <w:pStyle w:val="Heading2"/>
      </w:pPr>
      <w:bookmarkStart w:id="87" w:name="_Toc223953421"/>
      <w:r>
        <w:t>E.1 52.209-7 INFORMATION REGARDING RESPONSIBILITY MATTERS (OCT 2018)</w:t>
      </w:r>
    </w:p>
    <w:p w14:paraId="0FAE957F" w14:textId="77777777" w:rsidR="00361667" w:rsidRPr="004C7647" w:rsidRDefault="00361667" w:rsidP="00F57A42">
      <w:r>
        <w:t xml:space="preserve">  (a) </w:t>
      </w:r>
      <w:r w:rsidRPr="001D1D0E">
        <w:rPr>
          <w:i/>
        </w:rPr>
        <w:t>Definitions.</w:t>
      </w:r>
      <w:r>
        <w:t xml:space="preserve"> As used in this provision</w:t>
      </w:r>
      <w:r w:rsidRPr="004C7647">
        <w:t>—</w:t>
      </w:r>
    </w:p>
    <w:p w14:paraId="0FAE9580" w14:textId="77777777" w:rsidR="00361667" w:rsidRDefault="00361667" w:rsidP="00F57A42">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w:t>
      </w:r>
      <w:r>
        <w:t>tract audits, site visits, corrective plans, or inspection of deliverables.</w:t>
      </w:r>
    </w:p>
    <w:p w14:paraId="0FAE9581" w14:textId="77777777" w:rsidR="00361667" w:rsidRDefault="00361667" w:rsidP="00F57A42">
      <w:r>
        <w:t xml:space="preserve">  "Federal contracts and grants with total value greater than $10,000,000" means</w:t>
      </w:r>
      <w:r w:rsidRPr="004C7647">
        <w:t>—</w:t>
      </w:r>
    </w:p>
    <w:p w14:paraId="0FAE9582" w14:textId="77777777" w:rsidR="00361667" w:rsidRDefault="00361667" w:rsidP="00F57A42">
      <w:r>
        <w:t xml:space="preserve">    (1) The total value of all current, active contracts and grants, including all priced options; and</w:t>
      </w:r>
    </w:p>
    <w:p w14:paraId="0FAE9583" w14:textId="77777777" w:rsidR="00361667" w:rsidRDefault="00361667" w:rsidP="00F57A42">
      <w:r>
        <w:t xml:space="preserve">    (2) The total value of all current, active orders including all priced options under indefinite-delivery, indefinite-quantity, 8(a), or requirements contracts (including task and delivery and multiple-award Schedules).</w:t>
      </w:r>
    </w:p>
    <w:p w14:paraId="0FAE9584" w14:textId="77777777" w:rsidR="00361667" w:rsidRDefault="00361667" w:rsidP="00F57A42">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0FAE9585" w14:textId="77777777" w:rsidR="00361667" w:rsidRDefault="00361667" w:rsidP="00F57A42">
      <w:r>
        <w:t xml:space="preserve">  (b) The offeror [ ] has [ ] does not have current active Federal contracts and grants with total value greater than $10,000,000.</w:t>
      </w:r>
    </w:p>
    <w:p w14:paraId="0FAE9586" w14:textId="77777777" w:rsidR="00361667" w:rsidRDefault="00361667" w:rsidP="00F57A42">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0FAE9587" w14:textId="77777777" w:rsidR="00361667" w:rsidRDefault="00361667" w:rsidP="00F57A42">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0FAE9588" w14:textId="77777777" w:rsidR="00361667" w:rsidRDefault="00361667" w:rsidP="00F57A42">
      <w:r>
        <w:t xml:space="preserve">      (i) In a criminal proceeding, a conviction.</w:t>
      </w:r>
    </w:p>
    <w:p w14:paraId="0FAE9589" w14:textId="77777777" w:rsidR="00361667" w:rsidRDefault="00361667" w:rsidP="00F57A42">
      <w:r>
        <w:t xml:space="preserve">      (ii) In a civil proceeding, a finding of fault and liability that results in the payment of a monetary fine, penalty, reimbursement, restitution, or damages of $5,000 or more.</w:t>
      </w:r>
    </w:p>
    <w:p w14:paraId="0FAE958A" w14:textId="77777777" w:rsidR="00361667" w:rsidRDefault="00361667" w:rsidP="00F57A42">
      <w:r>
        <w:t xml:space="preserve">      (iii) In an administrative proceeding, a finding of fault and liability that results in</w:t>
      </w:r>
      <w:r w:rsidRPr="004C7647">
        <w:t>—</w:t>
      </w:r>
    </w:p>
    <w:p w14:paraId="0FAE958B" w14:textId="77777777" w:rsidR="00361667" w:rsidRDefault="00361667" w:rsidP="00F57A42">
      <w:r>
        <w:lastRenderedPageBreak/>
        <w:t xml:space="preserve">        (A) The payment of a monetary fine or penalty of $5,000 or more; or</w:t>
      </w:r>
    </w:p>
    <w:p w14:paraId="0FAE958C" w14:textId="77777777" w:rsidR="00361667" w:rsidRDefault="00361667" w:rsidP="00F57A42">
      <w:r>
        <w:t xml:space="preserve">        (B) The payment of a reimbursement, restitution, or damages in excess of $100,000.</w:t>
      </w:r>
    </w:p>
    <w:p w14:paraId="0FAE958D" w14:textId="77777777" w:rsidR="00361667" w:rsidRDefault="00361667" w:rsidP="00F57A42">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0FAE958E" w14:textId="77777777" w:rsidR="00361667" w:rsidRDefault="00361667" w:rsidP="00F57A42">
      <w:r>
        <w:t xml:space="preserve">    (2) If the offeror has been involved in the last five years in any of the occurrences listed in (c)(1) of this provision, whether the offeror has provided the requested information with regard to each occurrence.</w:t>
      </w:r>
    </w:p>
    <w:p w14:paraId="0FAE958F" w14:textId="77777777" w:rsidR="00361667" w:rsidRDefault="00361667" w:rsidP="00F57A42">
      <w:r>
        <w:t xml:space="preserve">  (d) The offeror shall post the information in paragraphs (c)(1)(i) through (c)(1)(iv) of this provision in FAPIIS as required through maintaining an active registration in the System for Award Management, which can be accessed via </w:t>
      </w:r>
      <w:hyperlink r:id="rId76" w:history="1">
        <w:r w:rsidRPr="00702D3E">
          <w:rPr>
            <w:rStyle w:val="Hyperlink"/>
            <w:i/>
          </w:rPr>
          <w:t>https://www.sam.gov</w:t>
        </w:r>
      </w:hyperlink>
      <w:r>
        <w:t xml:space="preserve"> (see 52.204-7).</w:t>
      </w:r>
    </w:p>
    <w:p w14:paraId="0FAE9590" w14:textId="77777777" w:rsidR="00361667" w:rsidRPr="00655B6B" w:rsidRDefault="00361667" w:rsidP="00F57A42">
      <w:pPr>
        <w:shd w:val="clear" w:color="auto" w:fill="FFFFFF"/>
        <w:spacing w:after="150" w:line="360" w:lineRule="atLeast"/>
        <w:jc w:val="center"/>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rPr>
        <w:t>(End of provision)</w:t>
      </w:r>
    </w:p>
    <w:p w14:paraId="0FAE9591" w14:textId="77777777" w:rsidR="00361667" w:rsidRDefault="00361667" w:rsidP="00F57A42"/>
    <w:p w14:paraId="0FAE9592" w14:textId="77777777" w:rsidR="00361667" w:rsidRPr="00655B6B" w:rsidRDefault="00361667" w:rsidP="00F57A42">
      <w:pPr>
        <w:pStyle w:val="Heading2"/>
        <w:rPr>
          <w:rFonts w:cstheme="majorHAnsi"/>
          <w:sz w:val="22"/>
          <w:szCs w:val="22"/>
        </w:rPr>
      </w:pPr>
      <w:r w:rsidRPr="00655B6B">
        <w:rPr>
          <w:rFonts w:cstheme="majorHAnsi"/>
          <w:sz w:val="22"/>
          <w:szCs w:val="22"/>
        </w:rPr>
        <w:t>E.</w:t>
      </w:r>
      <w:r>
        <w:rPr>
          <w:rFonts w:cstheme="majorHAnsi"/>
          <w:sz w:val="22"/>
          <w:szCs w:val="22"/>
        </w:rPr>
        <w:t>2</w:t>
      </w:r>
      <w:r w:rsidRPr="00655B6B">
        <w:rPr>
          <w:rFonts w:cstheme="majorHAnsi"/>
          <w:sz w:val="22"/>
          <w:szCs w:val="22"/>
        </w:rPr>
        <w:t xml:space="preserve">  52.216-1 TYPE OF CONTRACT.  (DEVIATION NOV 2025)</w:t>
      </w:r>
      <w:bookmarkEnd w:id="87"/>
      <w:r w:rsidRPr="00655B6B">
        <w:rPr>
          <w:rFonts w:cstheme="majorHAnsi"/>
          <w:sz w:val="22"/>
          <w:szCs w:val="22"/>
        </w:rPr>
        <w:t xml:space="preserve"> </w:t>
      </w:r>
    </w:p>
    <w:p w14:paraId="0FAE9593" w14:textId="77777777" w:rsidR="00361667" w:rsidRPr="00655B6B" w:rsidRDefault="00361667" w:rsidP="00F57A42">
      <w:pPr>
        <w:rPr>
          <w:rFonts w:asciiTheme="majorHAnsi" w:hAnsiTheme="majorHAnsi" w:cstheme="majorHAnsi"/>
        </w:rPr>
      </w:pPr>
    </w:p>
    <w:p w14:paraId="0FAE959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The Government contemplates award of a</w:t>
      </w:r>
      <w:r>
        <w:rPr>
          <w:rFonts w:asciiTheme="majorHAnsi" w:hAnsiTheme="majorHAnsi" w:cstheme="majorHAnsi"/>
        </w:rPr>
        <w:t xml:space="preserve">n </w:t>
      </w:r>
      <w:r w:rsidRPr="00016DD7">
        <w:rPr>
          <w:rFonts w:asciiTheme="majorHAnsi" w:hAnsiTheme="majorHAnsi" w:cstheme="majorHAnsi"/>
          <w:u w:val="single"/>
        </w:rPr>
        <w:t>Indefinite Delivery Indefinite Quantity</w:t>
      </w:r>
      <w:r w:rsidRPr="00655B6B">
        <w:rPr>
          <w:rFonts w:asciiTheme="majorHAnsi" w:hAnsiTheme="majorHAnsi" w:cstheme="majorHAnsi"/>
        </w:rPr>
        <w:t> contract resulting from this solicitation.</w:t>
      </w:r>
    </w:p>
    <w:p w14:paraId="0FAE9595"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provision)</w:t>
      </w:r>
    </w:p>
    <w:p w14:paraId="0FAE9596" w14:textId="77777777" w:rsidR="00361667" w:rsidRPr="00655B6B" w:rsidRDefault="00361667" w:rsidP="00F57A42">
      <w:pPr>
        <w:rPr>
          <w:rFonts w:asciiTheme="majorHAnsi" w:hAnsiTheme="majorHAnsi" w:cstheme="majorHAnsi"/>
        </w:rPr>
      </w:pPr>
    </w:p>
    <w:p w14:paraId="0FAE9597" w14:textId="77777777" w:rsidR="00361667" w:rsidRPr="00655B6B" w:rsidRDefault="00361667" w:rsidP="00F57A42">
      <w:pPr>
        <w:pStyle w:val="Heading2"/>
        <w:rPr>
          <w:rFonts w:cstheme="majorHAnsi"/>
          <w:sz w:val="22"/>
          <w:szCs w:val="22"/>
        </w:rPr>
      </w:pPr>
      <w:bookmarkStart w:id="88" w:name="_Toc223953422"/>
      <w:r w:rsidRPr="00655B6B">
        <w:rPr>
          <w:rFonts w:cstheme="majorHAnsi"/>
          <w:sz w:val="22"/>
          <w:szCs w:val="22"/>
        </w:rPr>
        <w:t>E.</w:t>
      </w:r>
      <w:r>
        <w:rPr>
          <w:rFonts w:cstheme="majorHAnsi"/>
          <w:sz w:val="22"/>
          <w:szCs w:val="22"/>
        </w:rPr>
        <w:t>3</w:t>
      </w:r>
      <w:r w:rsidRPr="00655B6B">
        <w:rPr>
          <w:rFonts w:cstheme="majorHAnsi"/>
          <w:sz w:val="22"/>
          <w:szCs w:val="22"/>
        </w:rPr>
        <w:t xml:space="preserve">  52.233-2 SERVICE OF PROTEST. (SEP 2006) (DEVIATION NOV 2025)</w:t>
      </w:r>
      <w:bookmarkEnd w:id="88"/>
    </w:p>
    <w:p w14:paraId="0FAE959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0FAE959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(b) The copy of any protest must be received in the office designated above within one day of filing a protest with the GAO.</w:t>
      </w:r>
    </w:p>
    <w:p w14:paraId="0FAE959A"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provision)</w:t>
      </w:r>
    </w:p>
    <w:p w14:paraId="0FAE959B" w14:textId="77777777" w:rsidR="00361667" w:rsidRPr="00655B6B" w:rsidRDefault="00361667" w:rsidP="00F57A42">
      <w:pPr>
        <w:rPr>
          <w:rFonts w:asciiTheme="majorHAnsi" w:hAnsiTheme="majorHAnsi" w:cstheme="majorHAnsi"/>
        </w:rPr>
      </w:pPr>
    </w:p>
    <w:p w14:paraId="0FAE959C" w14:textId="77777777" w:rsidR="00361667" w:rsidRDefault="00361667" w:rsidP="00F57A42">
      <w:pPr>
        <w:pStyle w:val="Heading2"/>
      </w:pPr>
      <w:bookmarkStart w:id="89" w:name="_Toc223953423"/>
      <w:r>
        <w:t>E.4 52.240-90</w:t>
      </w:r>
      <w:r>
        <w:t xml:space="preserve">  SECURITY PROHIBITIONS AND EXCLUSIONS REPRESENTATIONS AND CERTIFICATIONS (NOV 2025) (DEVIATION)</w:t>
      </w:r>
    </w:p>
    <w:p w14:paraId="0FAE959D" w14:textId="77777777" w:rsidR="00361667" w:rsidRPr="00783A32" w:rsidRDefault="00361667" w:rsidP="00F57A42">
      <w:r>
        <w:t xml:space="preserve">  </w:t>
      </w:r>
      <w:r w:rsidRPr="00783A32">
        <w:t>(a)</w:t>
      </w:r>
      <w:r>
        <w:t xml:space="preserve"> </w:t>
      </w:r>
      <w:r w:rsidRPr="00783A32">
        <w:rPr>
          <w:i/>
          <w:iCs/>
        </w:rPr>
        <w:t>Definitions.</w:t>
      </w:r>
      <w:r>
        <w:t xml:space="preserve"> </w:t>
      </w:r>
      <w:r w:rsidRPr="00783A32">
        <w:t>As used in this provision—</w:t>
      </w:r>
    </w:p>
    <w:p w14:paraId="0FAE959E" w14:textId="77777777" w:rsidR="00361667" w:rsidRPr="00783A32" w:rsidRDefault="00361667" w:rsidP="00F57A4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w:t>
      </w:r>
      <w:r w:rsidRPr="00783A32">
        <w:rPr>
          <w:i/>
          <w:iCs/>
        </w:rPr>
        <w:lastRenderedPageBreak/>
        <w:t>information system, source, and substantial or essential component</w:t>
      </w:r>
      <w:r>
        <w:t xml:space="preserve"> </w:t>
      </w:r>
      <w:r w:rsidRPr="00783A32">
        <w:t>have the meanings provided in the clause 52.240-91, Security Prohibitions and Exclusions.</w:t>
      </w:r>
    </w:p>
    <w:p w14:paraId="0FAE959F" w14:textId="77777777" w:rsidR="00361667" w:rsidRPr="00783A32" w:rsidRDefault="00361667" w:rsidP="00F57A4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0FAE95A0" w14:textId="77777777" w:rsidR="00361667" w:rsidRPr="00783A32" w:rsidRDefault="00361667" w:rsidP="00F57A42">
      <w:r>
        <w:rPr>
          <w:i/>
          <w:iCs/>
        </w:rPr>
        <w:t xml:space="preserve">  </w:t>
      </w:r>
      <w:r w:rsidRPr="00783A32">
        <w:rPr>
          <w:i/>
          <w:iCs/>
        </w:rPr>
        <w:t>Marginalized populations of Sudan</w:t>
      </w:r>
      <w:r>
        <w:t xml:space="preserve"> </w:t>
      </w:r>
      <w:r w:rsidRPr="00783A32">
        <w:t>means—</w:t>
      </w:r>
    </w:p>
    <w:p w14:paraId="0FAE95A1" w14:textId="77777777" w:rsidR="00361667" w:rsidRPr="00783A32" w:rsidRDefault="00361667" w:rsidP="00F57A4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0FAE95A2" w14:textId="77777777" w:rsidR="00361667" w:rsidRPr="00783A32" w:rsidRDefault="00361667" w:rsidP="00F57A42">
      <w:r>
        <w:t xml:space="preserve">    </w:t>
      </w:r>
      <w:r w:rsidRPr="00783A32">
        <w:t>(2)</w:t>
      </w:r>
      <w:r>
        <w:t xml:space="preserve"> </w:t>
      </w:r>
      <w:r w:rsidRPr="00783A32">
        <w:t>Marginalized areas in Northern Sudan described in section 4(9) of such Act.</w:t>
      </w:r>
    </w:p>
    <w:p w14:paraId="0FAE95A3" w14:textId="77777777" w:rsidR="00361667" w:rsidRPr="00783A32" w:rsidRDefault="00361667" w:rsidP="00F57A4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0FAE95A4" w14:textId="77777777" w:rsidR="00361667" w:rsidRPr="00783A32" w:rsidRDefault="00361667" w:rsidP="00F57A42">
      <w:r>
        <w:t xml:space="preserve">    </w:t>
      </w:r>
      <w:r w:rsidRPr="00783A32">
        <w:t>(1)</w:t>
      </w:r>
      <w:r>
        <w:t xml:space="preserve"> </w:t>
      </w:r>
      <w:r w:rsidRPr="00783A32">
        <w:t>Are conducted under contract directly and exclusively with the regional government of southern Sudan;</w:t>
      </w:r>
    </w:p>
    <w:p w14:paraId="0FAE95A5" w14:textId="77777777" w:rsidR="00361667" w:rsidRPr="00783A32" w:rsidRDefault="00361667" w:rsidP="00F57A4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0FAE95A6" w14:textId="77777777" w:rsidR="00361667" w:rsidRPr="00783A32" w:rsidRDefault="00361667" w:rsidP="00F57A42">
      <w:r>
        <w:t xml:space="preserve">    </w:t>
      </w:r>
      <w:r w:rsidRPr="00783A32">
        <w:t>(3)</w:t>
      </w:r>
      <w:r>
        <w:t xml:space="preserve"> </w:t>
      </w:r>
      <w:r w:rsidRPr="00783A32">
        <w:t>Consist of providing goods or services to marginalized populations of Sudan;</w:t>
      </w:r>
    </w:p>
    <w:p w14:paraId="0FAE95A7" w14:textId="77777777" w:rsidR="00361667" w:rsidRPr="00783A32" w:rsidRDefault="00361667" w:rsidP="00F57A42">
      <w:r>
        <w:t xml:space="preserve">    </w:t>
      </w:r>
      <w:r w:rsidRPr="00783A32">
        <w:t>(4)</w:t>
      </w:r>
      <w:r>
        <w:t xml:space="preserve"> </w:t>
      </w:r>
      <w:r w:rsidRPr="00783A32">
        <w:t>Consist of providing goods or services to an internationally recognized peacekeeping force or humanitarian organization;</w:t>
      </w:r>
    </w:p>
    <w:p w14:paraId="0FAE95A8" w14:textId="77777777" w:rsidR="00361667" w:rsidRPr="00783A32" w:rsidRDefault="00361667" w:rsidP="00F57A42">
      <w:r>
        <w:t xml:space="preserve">    </w:t>
      </w:r>
      <w:r w:rsidRPr="00783A32">
        <w:t>(5)</w:t>
      </w:r>
      <w:r>
        <w:t xml:space="preserve"> </w:t>
      </w:r>
      <w:r w:rsidRPr="00783A32">
        <w:t>Consist of providing goods or services that are used only to promote health or education; or</w:t>
      </w:r>
    </w:p>
    <w:p w14:paraId="0FAE95A9" w14:textId="77777777" w:rsidR="00361667" w:rsidRPr="00783A32" w:rsidRDefault="00361667" w:rsidP="00F57A42">
      <w:r>
        <w:t xml:space="preserve">    </w:t>
      </w:r>
      <w:r w:rsidRPr="00783A32">
        <w:t>(6)</w:t>
      </w:r>
      <w:r>
        <w:t xml:space="preserve"> </w:t>
      </w:r>
      <w:r w:rsidRPr="00783A32">
        <w:t>Have been voluntarily suspended.</w:t>
      </w:r>
    </w:p>
    <w:p w14:paraId="0FAE95AA" w14:textId="77777777" w:rsidR="00361667" w:rsidRPr="00783A32" w:rsidRDefault="00361667" w:rsidP="00F57A42">
      <w:r>
        <w:rPr>
          <w:i/>
          <w:iCs/>
        </w:rPr>
        <w:t xml:space="preserve">  </w:t>
      </w:r>
      <w:r w:rsidRPr="00783A32">
        <w:rPr>
          <w:i/>
          <w:iCs/>
        </w:rPr>
        <w:t>Sensitive technology</w:t>
      </w:r>
      <w:r w:rsidRPr="00783A32">
        <w:t>—</w:t>
      </w:r>
    </w:p>
    <w:p w14:paraId="0FAE95AB" w14:textId="77777777" w:rsidR="00361667" w:rsidRPr="00783A32" w:rsidRDefault="00361667" w:rsidP="00F57A42">
      <w:r>
        <w:t xml:space="preserve">    </w:t>
      </w:r>
      <w:r w:rsidRPr="00783A32">
        <w:t>(1)</w:t>
      </w:r>
      <w:r>
        <w:t xml:space="preserve"> </w:t>
      </w:r>
      <w:r w:rsidRPr="00783A32">
        <w:t>Means hardware, software, telecommunications equipment, or any other technology that is to be used specifically—</w:t>
      </w:r>
    </w:p>
    <w:p w14:paraId="0FAE95AC" w14:textId="77777777" w:rsidR="00361667" w:rsidRPr="00783A32" w:rsidRDefault="00361667" w:rsidP="00F57A42">
      <w:r>
        <w:t xml:space="preserve">      </w:t>
      </w:r>
      <w:r w:rsidRPr="00783A32">
        <w:t>(i)</w:t>
      </w:r>
      <w:r>
        <w:t xml:space="preserve"> </w:t>
      </w:r>
      <w:r w:rsidRPr="00783A32">
        <w:t>To restrict the free flow of unbiased information in Iran; or</w:t>
      </w:r>
    </w:p>
    <w:p w14:paraId="0FAE95AD" w14:textId="77777777" w:rsidR="00361667" w:rsidRPr="00783A32" w:rsidRDefault="00361667" w:rsidP="00F57A42">
      <w:r>
        <w:t xml:space="preserve">      </w:t>
      </w:r>
      <w:r w:rsidRPr="00783A32">
        <w:t>(ii)</w:t>
      </w:r>
      <w:r>
        <w:t xml:space="preserve"> </w:t>
      </w:r>
      <w:r w:rsidRPr="00783A32">
        <w:t>To disrupt, monitor, or otherwise restrict speech of the people of Iran; and</w:t>
      </w:r>
    </w:p>
    <w:p w14:paraId="0FAE95AE" w14:textId="77777777" w:rsidR="00361667" w:rsidRPr="00783A32" w:rsidRDefault="00361667" w:rsidP="00F57A4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0FAE95AF" w14:textId="77777777" w:rsidR="00361667" w:rsidRPr="00783A32" w:rsidRDefault="00361667" w:rsidP="00F57A42">
      <w:r>
        <w:lastRenderedPageBreak/>
        <w:t xml:space="preserve">  </w:t>
      </w:r>
      <w:r w:rsidRPr="00783A32">
        <w:t>(b)</w:t>
      </w:r>
      <w:r>
        <w:t xml:space="preserve"> </w:t>
      </w:r>
      <w:r w:rsidRPr="00783A32">
        <w:rPr>
          <w:i/>
          <w:iCs/>
        </w:rPr>
        <w:t>Procedures</w:t>
      </w:r>
      <w:r w:rsidRPr="00783A32">
        <w:t>.</w:t>
      </w:r>
    </w:p>
    <w:p w14:paraId="0FAE95B0" w14:textId="77777777" w:rsidR="00361667" w:rsidRPr="00783A32" w:rsidRDefault="00361667" w:rsidP="00F57A4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77"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0FAE95B1" w14:textId="77777777" w:rsidR="00361667" w:rsidRPr="00783A32" w:rsidRDefault="00361667" w:rsidP="00F57A42">
      <w:r>
        <w:t xml:space="preserve">    </w:t>
      </w:r>
      <w:r w:rsidRPr="00783A32">
        <w:t>(2)</w:t>
      </w:r>
      <w:r>
        <w:t xml:space="preserve"> </w:t>
      </w:r>
      <w:r w:rsidRPr="00783A32">
        <w:rPr>
          <w:i/>
          <w:iCs/>
        </w:rPr>
        <w:t>FASCSA Orders</w:t>
      </w:r>
      <w:r w:rsidRPr="00783A32">
        <w:t>.</w:t>
      </w:r>
    </w:p>
    <w:p w14:paraId="0FAE95B2" w14:textId="77777777" w:rsidR="00361667" w:rsidRPr="00783A32" w:rsidRDefault="00361667" w:rsidP="00F57A4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0FAE95B3" w14:textId="77777777" w:rsidR="00361667" w:rsidRPr="00783A32" w:rsidRDefault="00361667" w:rsidP="00F57A4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0FAE95B4" w14:textId="77777777" w:rsidR="00361667" w:rsidRPr="00783A32" w:rsidRDefault="00361667" w:rsidP="00F57A42">
      <w:r>
        <w:t xml:space="preserve">      </w:t>
      </w:r>
      <w:r w:rsidRPr="00783A32">
        <w:t>(iii)</w:t>
      </w:r>
      <w:r>
        <w:t xml:space="preserve"> </w:t>
      </w:r>
      <w:r w:rsidRPr="00783A32">
        <w:t>FASCSA orders issued after the date of solicitation do not apply unless added by an amendment to the solicitation.</w:t>
      </w:r>
    </w:p>
    <w:p w14:paraId="0FAE95B5" w14:textId="77777777" w:rsidR="00361667" w:rsidRPr="00783A32" w:rsidRDefault="00361667" w:rsidP="00F57A4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0FAE95B6" w14:textId="77777777" w:rsidR="00361667" w:rsidRPr="00783A32" w:rsidRDefault="00361667" w:rsidP="00F57A4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0FAE95B7" w14:textId="77777777" w:rsidR="00361667" w:rsidRPr="00783A32" w:rsidRDefault="00361667" w:rsidP="00F57A4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0FAE95B8" w14:textId="77777777" w:rsidR="00361667" w:rsidRPr="00783A32" w:rsidRDefault="00361667" w:rsidP="00F57A4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0FAE95B9" w14:textId="77777777" w:rsidR="00361667" w:rsidRPr="00783A32" w:rsidRDefault="00361667" w:rsidP="00F57A4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0FAE95BA" w14:textId="77777777" w:rsidR="00361667" w:rsidRPr="00783A32" w:rsidRDefault="00361667" w:rsidP="00F57A42">
      <w:r>
        <w:t xml:space="preserve">  </w:t>
      </w:r>
      <w:r w:rsidRPr="00783A32">
        <w:t>(f)</w:t>
      </w:r>
      <w:r>
        <w:t xml:space="preserve"> </w:t>
      </w:r>
      <w:r w:rsidRPr="00783A32">
        <w:rPr>
          <w:i/>
          <w:iCs/>
        </w:rPr>
        <w:t>Iran Representation and Certifications</w:t>
      </w:r>
      <w:r w:rsidRPr="00783A32">
        <w:t>.</w:t>
      </w:r>
    </w:p>
    <w:p w14:paraId="0FAE95BB" w14:textId="77777777" w:rsidR="00361667" w:rsidRPr="00783A32" w:rsidRDefault="00361667" w:rsidP="00F57A42">
      <w:r>
        <w:t xml:space="preserve">    </w:t>
      </w:r>
      <w:r w:rsidRPr="00783A32">
        <w:t>(1)</w:t>
      </w:r>
      <w:r>
        <w:t xml:space="preserve"> </w:t>
      </w:r>
      <w:r w:rsidRPr="00783A32">
        <w:t xml:space="preserve">Except as provided in paragraph (f)(2) of this provision or if a waiver has been granted in accordance with FAR 40.203-3, the offeror, after conducting a reasonable inquiry (that looks at </w:t>
      </w:r>
      <w:r w:rsidRPr="00783A32">
        <w:lastRenderedPageBreak/>
        <w:t>any information in the offeror’s possession but does not need to include an internal or third-party audit), by submission of its offer—</w:t>
      </w:r>
    </w:p>
    <w:p w14:paraId="0FAE95BC" w14:textId="77777777" w:rsidR="00361667" w:rsidRPr="00783A32" w:rsidRDefault="00361667" w:rsidP="00F57A4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0FAE95BD" w14:textId="77777777" w:rsidR="00361667" w:rsidRPr="00783A32" w:rsidRDefault="00361667" w:rsidP="00F57A4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w:t>
      </w:r>
      <w:r w:rsidRPr="00783A32">
        <w:t xml:space="preserve"> to acquire or develop certain weapons or technologies; and</w:t>
      </w:r>
    </w:p>
    <w:p w14:paraId="0FAE95BE" w14:textId="77777777" w:rsidR="00361667" w:rsidRPr="00783A32" w:rsidRDefault="00361667" w:rsidP="00F57A4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78" w:history="1">
        <w:r w:rsidRPr="00FC16F2">
          <w:rPr>
            <w:rStyle w:val="Hyperlink"/>
            <w:i/>
            <w:iCs/>
          </w:rPr>
          <w:t>https://www.treasury.gov/resource-center/sanctions/SDN-List/Pages/default.aspx</w:t>
        </w:r>
      </w:hyperlink>
      <w:r w:rsidRPr="00783A32">
        <w:t>)</w:t>
      </w:r>
    </w:p>
    <w:p w14:paraId="0FAE95BF" w14:textId="77777777" w:rsidR="00361667" w:rsidRPr="00783A32" w:rsidRDefault="00361667" w:rsidP="00F57A42">
      <w:r>
        <w:t xml:space="preserve">    </w:t>
      </w:r>
      <w:r w:rsidRPr="00783A32">
        <w:t>(2)</w:t>
      </w:r>
      <w:r>
        <w:t xml:space="preserve"> </w:t>
      </w:r>
      <w:r w:rsidRPr="00783A32">
        <w:t>Exception for trade agreements. The representation and certification requirements of paragraph (f)(1) of this provision do not apply if—</w:t>
      </w:r>
    </w:p>
    <w:p w14:paraId="0FAE95C0" w14:textId="77777777" w:rsidR="00361667" w:rsidRPr="00783A32" w:rsidRDefault="00361667" w:rsidP="00F57A42">
      <w:r>
        <w:t xml:space="preserve">      </w:t>
      </w:r>
      <w:r w:rsidRPr="00783A32">
        <w:t>(i)</w:t>
      </w:r>
      <w:r>
        <w:t xml:space="preserve"> </w:t>
      </w:r>
      <w:r w:rsidRPr="00783A32">
        <w:t>This solicitation includes a trade agreements notice or certification (e.g., 52.225-6, Trade Agreements Certificate); and</w:t>
      </w:r>
    </w:p>
    <w:p w14:paraId="0FAE95C1" w14:textId="77777777" w:rsidR="00361667" w:rsidRPr="00783A32" w:rsidRDefault="00361667" w:rsidP="00F57A4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0FAE95C2" w14:textId="77777777" w:rsidR="00361667" w:rsidRPr="00783A32" w:rsidRDefault="00361667" w:rsidP="00F57A42">
      <w:r>
        <w:t xml:space="preserve">      </w:t>
      </w:r>
      <w:r w:rsidRPr="00783A32">
        <w:t>(iii)</w:t>
      </w:r>
      <w:r>
        <w:t xml:space="preserve"> </w:t>
      </w:r>
      <w:r w:rsidRPr="00783A32">
        <w:t>The offeror shall email questions concerning sensitive technology to the Department of State at</w:t>
      </w:r>
      <w:r>
        <w:t xml:space="preserve"> </w:t>
      </w:r>
      <w:hyperlink r:id="rId79" w:history="1">
        <w:r w:rsidRPr="00FC16F2">
          <w:rPr>
            <w:rStyle w:val="Hyperlink"/>
            <w:i/>
            <w:iCs/>
          </w:rPr>
          <w:t>CISADA106@state.gov</w:t>
        </w:r>
      </w:hyperlink>
      <w:r w:rsidRPr="00783A32">
        <w:t>.</w:t>
      </w:r>
    </w:p>
    <w:p w14:paraId="0FAE95C3" w14:textId="77777777" w:rsidR="00361667" w:rsidRPr="00783A32" w:rsidRDefault="00361667" w:rsidP="00F57A42">
      <w:r>
        <w:t xml:space="preserve">  </w:t>
      </w:r>
      <w:r w:rsidRPr="00783A32">
        <w:t>(g)</w:t>
      </w:r>
      <w:r>
        <w:t xml:space="preserve"> </w:t>
      </w:r>
      <w:r w:rsidRPr="00783A32">
        <w:rPr>
          <w:i/>
          <w:iCs/>
        </w:rPr>
        <w:t>Disclosure</w:t>
      </w:r>
      <w:r w:rsidRPr="00783A32">
        <w:t>.</w:t>
      </w:r>
    </w:p>
    <w:p w14:paraId="0FAE95C4" w14:textId="77777777" w:rsidR="00361667" w:rsidRPr="00783A32" w:rsidRDefault="00361667" w:rsidP="00F57A4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0FAE95C5" w14:textId="77777777" w:rsidR="00361667" w:rsidRPr="00783A32" w:rsidRDefault="00361667" w:rsidP="00F57A42">
      <w:r>
        <w:t xml:space="preserve">      </w:t>
      </w:r>
      <w:r w:rsidRPr="00783A32">
        <w:t>(i)</w:t>
      </w:r>
      <w:r>
        <w:t xml:space="preserve"> </w:t>
      </w:r>
      <w:r w:rsidRPr="00783A32">
        <w:t>Contract number and order number, if applicable;</w:t>
      </w:r>
    </w:p>
    <w:p w14:paraId="0FAE95C6" w14:textId="77777777" w:rsidR="00361667" w:rsidRPr="00783A32" w:rsidRDefault="00361667" w:rsidP="00F57A4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0FAE95C7" w14:textId="77777777" w:rsidR="00361667" w:rsidRPr="00783A32" w:rsidRDefault="00361667" w:rsidP="00F57A4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0FAE95C8" w14:textId="77777777" w:rsidR="00361667" w:rsidRPr="00783A32" w:rsidRDefault="00361667" w:rsidP="00F57A42">
      <w:r>
        <w:lastRenderedPageBreak/>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FAE95C9" w14:textId="77777777" w:rsidR="00361667" w:rsidRPr="00783A32" w:rsidRDefault="00361667" w:rsidP="00F57A42">
      <w:r>
        <w:t xml:space="preserve">      </w:t>
      </w:r>
      <w:r w:rsidRPr="00783A32">
        <w:t>(v)</w:t>
      </w:r>
      <w:r>
        <w:t xml:space="preserve"> </w:t>
      </w:r>
      <w:r w:rsidRPr="00783A32">
        <w:t>Description of the functionality of the product or service and how that functionality impacts the risk to the product or service;</w:t>
      </w:r>
    </w:p>
    <w:p w14:paraId="0FAE95CA" w14:textId="77777777" w:rsidR="00361667" w:rsidRPr="00783A32" w:rsidRDefault="00361667" w:rsidP="00F57A4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0FAE95CB" w14:textId="77777777" w:rsidR="00361667" w:rsidRPr="00783A32" w:rsidRDefault="00361667" w:rsidP="00F57A42">
      <w:r>
        <w:t xml:space="preserve">      </w:t>
      </w:r>
      <w:r w:rsidRPr="00783A32">
        <w:t>(vii)</w:t>
      </w:r>
      <w:r>
        <w:t xml:space="preserve"> </w:t>
      </w:r>
      <w:r w:rsidRPr="00783A32">
        <w:t>Whether alternative products or services are available that would be compliant with the prohibition;</w:t>
      </w:r>
    </w:p>
    <w:p w14:paraId="0FAE95CC" w14:textId="77777777" w:rsidR="00361667" w:rsidRPr="00783A32" w:rsidRDefault="00361667" w:rsidP="00F57A42">
      <w:r>
        <w:t xml:space="preserve">      </w:t>
      </w:r>
      <w:r w:rsidRPr="00783A32">
        <w:t>(viii)</w:t>
      </w:r>
      <w:r>
        <w:t xml:space="preserve"> </w:t>
      </w:r>
      <w:r w:rsidRPr="00783A32">
        <w:t>If the product or service is related to item maintenance, include the following information on the item being maintained:</w:t>
      </w:r>
    </w:p>
    <w:p w14:paraId="0FAE95CD" w14:textId="77777777" w:rsidR="00361667" w:rsidRPr="00783A32" w:rsidRDefault="00361667" w:rsidP="00F57A42">
      <w:r>
        <w:t xml:space="preserve">        </w:t>
      </w:r>
      <w:r w:rsidRPr="00783A32">
        <w:t>(A)</w:t>
      </w:r>
      <w:r>
        <w:t xml:space="preserve"> </w:t>
      </w:r>
      <w:r w:rsidRPr="00783A32">
        <w:t>Brand;</w:t>
      </w:r>
    </w:p>
    <w:p w14:paraId="0FAE95CE" w14:textId="77777777" w:rsidR="00361667" w:rsidRPr="00783A32" w:rsidRDefault="00361667" w:rsidP="00F57A42">
      <w:r>
        <w:t xml:space="preserve">        </w:t>
      </w:r>
      <w:r w:rsidRPr="00783A32">
        <w:t>(B)</w:t>
      </w:r>
      <w:r>
        <w:t xml:space="preserve"> </w:t>
      </w:r>
      <w:r w:rsidRPr="00783A32">
        <w:t>Model number, OEM number, manufacturer part number, or wholesaler number; and</w:t>
      </w:r>
    </w:p>
    <w:p w14:paraId="0FAE95CF" w14:textId="77777777" w:rsidR="00361667" w:rsidRPr="00783A32" w:rsidRDefault="00361667" w:rsidP="00F57A42">
      <w:r>
        <w:t xml:space="preserve">        </w:t>
      </w:r>
      <w:r w:rsidRPr="00783A32">
        <w:t>(C)</w:t>
      </w:r>
      <w:r>
        <w:t xml:space="preserve"> </w:t>
      </w:r>
      <w:r w:rsidRPr="00783A32">
        <w:t>Item description, as applicable.</w:t>
      </w:r>
    </w:p>
    <w:p w14:paraId="0FAE95D0" w14:textId="77777777" w:rsidR="00361667" w:rsidRPr="00783A32" w:rsidRDefault="00361667" w:rsidP="00F57A42">
      <w:r>
        <w:t xml:space="preserve">      </w:t>
      </w:r>
      <w:r w:rsidRPr="00783A32">
        <w:t>(ix)</w:t>
      </w:r>
      <w:r>
        <w:t xml:space="preserve"> </w:t>
      </w:r>
      <w:r w:rsidRPr="00783A32">
        <w:t>Any readily available information about mitigation actions undertaken or recommended.</w:t>
      </w:r>
    </w:p>
    <w:p w14:paraId="0FAE95D1" w14:textId="77777777" w:rsidR="00361667" w:rsidRPr="00783A32" w:rsidRDefault="00361667" w:rsidP="00F57A42">
      <w:r>
        <w:t xml:space="preserve">    </w:t>
      </w:r>
      <w:r w:rsidRPr="00783A32">
        <w:t>(2)</w:t>
      </w:r>
      <w:r>
        <w:t xml:space="preserve"> </w:t>
      </w:r>
      <w:r w:rsidRPr="00783A32">
        <w:t>If a disclosure is required to be submitted to a contracting office, the offeror shall submit the disclosure as follows:</w:t>
      </w:r>
    </w:p>
    <w:p w14:paraId="0FAE95D2" w14:textId="77777777" w:rsidR="00361667" w:rsidRPr="00783A32" w:rsidRDefault="00361667" w:rsidP="00F57A42">
      <w:r>
        <w:t xml:space="preserve">      </w:t>
      </w:r>
      <w:r w:rsidRPr="00783A32">
        <w:t>(i)</w:t>
      </w:r>
      <w:r>
        <w:t xml:space="preserve"> </w:t>
      </w:r>
      <w:r w:rsidRPr="00783A32">
        <w:t xml:space="preserve">If a Department of Defense contracting office, the offeror shall submit the disclosure to the website at </w:t>
      </w:r>
      <w:hyperlink r:id="rId80" w:history="1">
        <w:r w:rsidRPr="00AA01EB">
          <w:rPr>
            <w:rStyle w:val="Hyperlink"/>
            <w:i/>
            <w:iCs/>
          </w:rPr>
          <w:t>https://dibnet.dod.mil</w:t>
        </w:r>
      </w:hyperlink>
      <w:r w:rsidRPr="00783A32">
        <w:t>.</w:t>
      </w:r>
    </w:p>
    <w:p w14:paraId="0FAE95D3" w14:textId="77777777" w:rsidR="00361667" w:rsidRPr="00783A32" w:rsidRDefault="00361667" w:rsidP="00F57A42">
      <w:r>
        <w:t xml:space="preserve">      </w:t>
      </w:r>
      <w:r w:rsidRPr="00783A32">
        <w:t>(ii)</w:t>
      </w:r>
      <w:r>
        <w:t xml:space="preserve"> </w:t>
      </w:r>
      <w:r w:rsidRPr="00783A32">
        <w:t>For all other contracting offices, the Offeror shall submit the disclosure to the Contracting Officer.</w:t>
      </w:r>
    </w:p>
    <w:p w14:paraId="0FAE95D4" w14:textId="77777777" w:rsidR="00361667" w:rsidRPr="00783A32" w:rsidRDefault="00361667" w:rsidP="00F57A4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0FAE95D5" w14:textId="77777777" w:rsidR="00361667" w:rsidRPr="004013C4" w:rsidRDefault="00361667" w:rsidP="00F57A42">
      <w:pPr>
        <w:rPr>
          <w:rStyle w:val="AAMSKBFill-InHighlight"/>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0FAE95D6" w14:textId="77777777" w:rsidR="00361667" w:rsidRDefault="00361667" w:rsidP="00F57A42"/>
    <w:p w14:paraId="0FAE95D7"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provision)</w:t>
      </w:r>
    </w:p>
    <w:p w14:paraId="0FAE95D8" w14:textId="77777777" w:rsidR="00361667" w:rsidRPr="000405EE" w:rsidRDefault="00361667" w:rsidP="00F57A42"/>
    <w:p w14:paraId="0FAE95D9" w14:textId="77777777" w:rsidR="00361667" w:rsidRPr="00655B6B" w:rsidRDefault="00361667" w:rsidP="00F57A42">
      <w:pPr>
        <w:pStyle w:val="Heading2"/>
        <w:rPr>
          <w:rFonts w:cstheme="majorHAnsi"/>
          <w:sz w:val="22"/>
          <w:szCs w:val="22"/>
        </w:rPr>
      </w:pPr>
      <w:r w:rsidRPr="00655B6B">
        <w:rPr>
          <w:rFonts w:cstheme="majorHAnsi"/>
          <w:sz w:val="22"/>
          <w:szCs w:val="22"/>
        </w:rPr>
        <w:lastRenderedPageBreak/>
        <w:t>E.</w:t>
      </w:r>
      <w:r>
        <w:rPr>
          <w:rFonts w:cstheme="majorHAnsi"/>
          <w:sz w:val="22"/>
          <w:szCs w:val="22"/>
        </w:rPr>
        <w:t>5</w:t>
      </w:r>
      <w:r w:rsidRPr="00655B6B">
        <w:rPr>
          <w:rFonts w:cstheme="majorHAnsi"/>
          <w:sz w:val="22"/>
          <w:szCs w:val="22"/>
        </w:rPr>
        <w:t xml:space="preserve">  VAAR 852.215-72  NOTICE OF INTENT TO RE-SOLICIT (OCT 2019)</w:t>
      </w:r>
      <w:bookmarkEnd w:id="89"/>
    </w:p>
    <w:p w14:paraId="0FAE95D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This solicitation provides offerors fewer than 30 days to submit proposals. In the event that only one offer is received in response to this solicitation, the Contracting Officer may cancel the solicitation and resolicit for an additional period of at least 30 days in accordance with 815.370–2.</w:t>
      </w:r>
    </w:p>
    <w:p w14:paraId="0FAE95DB"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Provision)</w:t>
      </w:r>
    </w:p>
    <w:p w14:paraId="0FAE95DC" w14:textId="77777777" w:rsidR="00361667" w:rsidRPr="00655B6B" w:rsidRDefault="00361667" w:rsidP="00F57A42">
      <w:pPr>
        <w:pStyle w:val="Heading2"/>
        <w:rPr>
          <w:rFonts w:cstheme="majorHAnsi"/>
          <w:sz w:val="22"/>
          <w:szCs w:val="22"/>
        </w:rPr>
      </w:pPr>
      <w:bookmarkStart w:id="90" w:name="_Toc223953424"/>
      <w:r w:rsidRPr="00655B6B">
        <w:rPr>
          <w:rFonts w:cstheme="majorHAnsi"/>
          <w:sz w:val="22"/>
          <w:szCs w:val="22"/>
        </w:rPr>
        <w:t>E.</w:t>
      </w:r>
      <w:r>
        <w:rPr>
          <w:rFonts w:cstheme="majorHAnsi"/>
          <w:sz w:val="22"/>
          <w:szCs w:val="22"/>
        </w:rPr>
        <w:t>6</w:t>
      </w:r>
      <w:r w:rsidRPr="00655B6B">
        <w:rPr>
          <w:rFonts w:cstheme="majorHAnsi"/>
          <w:sz w:val="22"/>
          <w:szCs w:val="22"/>
        </w:rPr>
        <w:t xml:space="preserve">  VAAR 852.219-71  NOTIFICATION OF COMPETITION LIMITED TO ELIGIBLE 8(A) PARTICIPANTS (NOV 2022)</w:t>
      </w:r>
      <w:bookmarkEnd w:id="90"/>
    </w:p>
    <w:p w14:paraId="0FAE95D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Substitute paragraph (c) in FAR Clause 52.219–18 as follows:</w:t>
      </w:r>
    </w:p>
    <w:p w14:paraId="0FAE95D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Any award resulting from this solicitation will be made directly by the Contracting Officer to the successful 8(a) offeror. Although SBA is not identified as such in the award form, SBA is still the Prime Contractor. Contractor shall comply with the limitations on subcontracting as provided in 13 CFR 125.6 and other 8(a) program requirements, as set forth in 13 CFR part 124.</w:t>
      </w:r>
    </w:p>
    <w:p w14:paraId="0FAE95DF"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Clause)</w:t>
      </w:r>
    </w:p>
    <w:p w14:paraId="0FAE95E0" w14:textId="77777777" w:rsidR="00361667" w:rsidRPr="00655B6B" w:rsidRDefault="00361667" w:rsidP="00F57A42">
      <w:pPr>
        <w:pStyle w:val="Heading2"/>
        <w:rPr>
          <w:rFonts w:cstheme="majorHAnsi"/>
          <w:sz w:val="22"/>
          <w:szCs w:val="22"/>
        </w:rPr>
      </w:pPr>
      <w:bookmarkStart w:id="91" w:name="_Toc223953425"/>
      <w:r w:rsidRPr="00655B6B">
        <w:rPr>
          <w:rFonts w:cstheme="majorHAnsi"/>
          <w:sz w:val="22"/>
          <w:szCs w:val="22"/>
        </w:rPr>
        <w:t>E.</w:t>
      </w:r>
      <w:r>
        <w:rPr>
          <w:rFonts w:cstheme="majorHAnsi"/>
          <w:sz w:val="22"/>
          <w:szCs w:val="22"/>
        </w:rPr>
        <w:t>7</w:t>
      </w:r>
      <w:r w:rsidRPr="00655B6B">
        <w:rPr>
          <w:rFonts w:cstheme="majorHAnsi"/>
          <w:sz w:val="22"/>
          <w:szCs w:val="22"/>
        </w:rPr>
        <w:t xml:space="preserve">  VAAR 852.233-70  PROTEST CONTENT/ALTERNATIVE DISPUTE RESOLUTION (OCT 2018)</w:t>
      </w:r>
      <w:bookmarkEnd w:id="91"/>
    </w:p>
    <w:p w14:paraId="0FAE95E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Any protest filed by an interested party shall—</w:t>
      </w:r>
    </w:p>
    <w:p w14:paraId="0FAE95E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(1) Include the name, address, fax number, email and telephone number of the protester;</w:t>
      </w:r>
    </w:p>
    <w:p w14:paraId="0FAE95E3"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(2) Identify the solicitation and/or contract number;</w:t>
      </w:r>
    </w:p>
    <w:p w14:paraId="0FAE95E4"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(3) Include an original signed by the protester or the protester’s representative and at least one copy;</w:t>
      </w:r>
    </w:p>
    <w:p w14:paraId="0FAE95E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(4) Set forth a detailed statement of the legal and factual grounds of the protest, including a description of resulting prejudice to the protester, and provide copies of relevant documents;</w:t>
      </w:r>
    </w:p>
    <w:p w14:paraId="0FAE95E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(5) Specifically request a ruling of the individual upon whom the protest is served;</w:t>
      </w:r>
    </w:p>
    <w:p w14:paraId="0FAE95E7"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(6) State the form of relief requested; and</w:t>
      </w:r>
    </w:p>
    <w:p w14:paraId="0FAE95E8"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(7) Provide all information establishing the timeliness of the protest.</w:t>
      </w:r>
    </w:p>
    <w:p w14:paraId="0FAE95E9"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Failure to comply with the above may result in dismissal of the protest without further consideration.</w:t>
      </w:r>
    </w:p>
    <w:p w14:paraId="0FAE95EA"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Bidders/offerors and Contracting Officers are encouraged to use alternative dispute resolution (ADR) procedures to resolve protests at any stage in the protest process. If ADR is used, the Department of Veterans Affairs will not furnish any documentation in an ADR proceeding beyond what is allowed by the Federal Acquisition Regulation.</w:t>
      </w:r>
    </w:p>
    <w:p w14:paraId="0FAE95EB" w14:textId="77777777" w:rsidR="00361667" w:rsidRPr="00655B6B" w:rsidRDefault="00361667" w:rsidP="00F57A42">
      <w:pPr>
        <w:jc w:val="center"/>
        <w:rPr>
          <w:rStyle w:val="AAMSKBFill-InHighlight"/>
          <w:rFonts w:asciiTheme="majorHAnsi" w:hAnsiTheme="majorHAnsi" w:cstheme="majorHAnsi"/>
        </w:rPr>
      </w:pPr>
      <w:r w:rsidRPr="00655B6B">
        <w:rPr>
          <w:rStyle w:val="AAMSKBFill-InHighlight"/>
          <w:rFonts w:asciiTheme="majorHAnsi" w:hAnsiTheme="majorHAnsi" w:cstheme="majorHAnsi"/>
        </w:rPr>
        <w:t>(End of Provision)</w:t>
      </w:r>
    </w:p>
    <w:p w14:paraId="0FAE95EC" w14:textId="77777777" w:rsidR="00361667" w:rsidRPr="00655B6B" w:rsidRDefault="00361667" w:rsidP="00F57A42">
      <w:pPr>
        <w:pStyle w:val="Heading2"/>
        <w:rPr>
          <w:rFonts w:cstheme="majorHAnsi"/>
          <w:sz w:val="22"/>
          <w:szCs w:val="22"/>
        </w:rPr>
      </w:pPr>
      <w:bookmarkStart w:id="92" w:name="_Toc223953426"/>
      <w:r w:rsidRPr="00655B6B">
        <w:rPr>
          <w:rFonts w:cstheme="majorHAnsi"/>
          <w:sz w:val="22"/>
          <w:szCs w:val="22"/>
        </w:rPr>
        <w:lastRenderedPageBreak/>
        <w:t>E.</w:t>
      </w:r>
      <w:r>
        <w:rPr>
          <w:rFonts w:cstheme="majorHAnsi"/>
          <w:sz w:val="22"/>
          <w:szCs w:val="22"/>
        </w:rPr>
        <w:t>8</w:t>
      </w:r>
      <w:r w:rsidRPr="00655B6B">
        <w:rPr>
          <w:rFonts w:cstheme="majorHAnsi"/>
          <w:sz w:val="22"/>
          <w:szCs w:val="22"/>
        </w:rPr>
        <w:t xml:space="preserve">  VAAR 852.233-71  ALTERNATE PROTEST PROCEDURE (OCT 2018)</w:t>
      </w:r>
      <w:bookmarkEnd w:id="92"/>
    </w:p>
    <w:p w14:paraId="0FAE95E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655B6B">
        <w:rPr>
          <w:rFonts w:asciiTheme="majorHAnsi" w:hAnsiTheme="majorHAnsi" w:cstheme="majorHAnsi"/>
          <w:i/>
          <w:iCs/>
        </w:rPr>
        <w:t>EDProtests@va.gov.</w:t>
      </w:r>
    </w:p>
    <w:p w14:paraId="0FAE95EE"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protest will not be considered if the interested party has a protest on the same or similar issue(s) pending with the Contracting Officer.</w:t>
      </w:r>
    </w:p>
    <w:p w14:paraId="0FAE95EF"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Provision)</w:t>
      </w:r>
    </w:p>
    <w:p w14:paraId="0FAE95F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PLEASE NOTE: The correct mailing information for filing alternate protests is as follows:</w:t>
      </w:r>
    </w:p>
    <w:p w14:paraId="0FAE95F1" w14:textId="77777777" w:rsidR="00361667" w:rsidRPr="00655B6B" w:rsidRDefault="00361667" w:rsidP="00F57A42">
      <w:pPr>
        <w:pStyle w:val="NoSpacing"/>
        <w:rPr>
          <w:rFonts w:asciiTheme="majorHAnsi" w:hAnsiTheme="majorHAnsi" w:cstheme="majorHAnsi"/>
        </w:rPr>
      </w:pPr>
    </w:p>
    <w:p w14:paraId="0FAE95F2" w14:textId="77777777" w:rsidR="00361667" w:rsidRPr="00655B6B" w:rsidRDefault="00361667" w:rsidP="00F57A42">
      <w:pPr>
        <w:pStyle w:val="NoSpacing"/>
        <w:tabs>
          <w:tab w:val="left" w:pos="675"/>
        </w:tabs>
        <w:rPr>
          <w:rFonts w:asciiTheme="majorHAnsi" w:hAnsiTheme="majorHAnsi" w:cstheme="majorHAnsi"/>
        </w:rPr>
      </w:pPr>
      <w:r w:rsidRPr="00655B6B">
        <w:rPr>
          <w:rFonts w:asciiTheme="majorHAnsi" w:hAnsiTheme="majorHAnsi" w:cstheme="majorHAnsi"/>
        </w:rPr>
        <w:tab/>
        <w:t>Deputy Assistant Secretary for Acquisition and Logistics,</w:t>
      </w:r>
    </w:p>
    <w:p w14:paraId="0FAE95F3" w14:textId="77777777" w:rsidR="00361667" w:rsidRPr="00655B6B" w:rsidRDefault="00361667" w:rsidP="00F57A42">
      <w:pPr>
        <w:pStyle w:val="NoSpacing"/>
        <w:tabs>
          <w:tab w:val="left" w:pos="675"/>
        </w:tabs>
        <w:rPr>
          <w:rFonts w:asciiTheme="majorHAnsi" w:hAnsiTheme="majorHAnsi" w:cstheme="majorHAnsi"/>
        </w:rPr>
      </w:pPr>
      <w:r w:rsidRPr="00655B6B">
        <w:rPr>
          <w:rFonts w:asciiTheme="majorHAnsi" w:hAnsiTheme="majorHAnsi" w:cstheme="majorHAnsi"/>
        </w:rPr>
        <w:tab/>
        <w:t>Risk Management Team, Department of Veterans Affairs</w:t>
      </w:r>
    </w:p>
    <w:p w14:paraId="0FAE95F4" w14:textId="77777777" w:rsidR="00361667" w:rsidRPr="00655B6B" w:rsidRDefault="00361667" w:rsidP="00F57A42">
      <w:pPr>
        <w:pStyle w:val="NoSpacing"/>
        <w:tabs>
          <w:tab w:val="left" w:pos="675"/>
        </w:tabs>
        <w:rPr>
          <w:rFonts w:asciiTheme="majorHAnsi" w:hAnsiTheme="majorHAnsi" w:cstheme="majorHAnsi"/>
        </w:rPr>
      </w:pPr>
      <w:r w:rsidRPr="00655B6B">
        <w:rPr>
          <w:rFonts w:asciiTheme="majorHAnsi" w:hAnsiTheme="majorHAnsi" w:cstheme="majorHAnsi"/>
        </w:rPr>
        <w:tab/>
        <w:t>810 Vermont Avenue, N.W.</w:t>
      </w:r>
    </w:p>
    <w:p w14:paraId="0FAE95F5" w14:textId="77777777" w:rsidR="00361667" w:rsidRPr="00655B6B" w:rsidRDefault="00361667" w:rsidP="00F57A42">
      <w:pPr>
        <w:pStyle w:val="NoSpacing"/>
        <w:tabs>
          <w:tab w:val="left" w:pos="675"/>
        </w:tabs>
        <w:rPr>
          <w:rFonts w:asciiTheme="majorHAnsi" w:hAnsiTheme="majorHAnsi" w:cstheme="majorHAnsi"/>
        </w:rPr>
      </w:pPr>
      <w:r w:rsidRPr="00655B6B">
        <w:rPr>
          <w:rFonts w:asciiTheme="majorHAnsi" w:hAnsiTheme="majorHAnsi" w:cstheme="majorHAnsi"/>
        </w:rPr>
        <w:tab/>
        <w:t>Washington, DC 20420</w:t>
      </w:r>
    </w:p>
    <w:p w14:paraId="0FAE95F6"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Or for solicitations issued by the Office of Construction and Facilities Management:</w:t>
      </w:r>
    </w:p>
    <w:p w14:paraId="0FAE95F7" w14:textId="77777777" w:rsidR="00361667" w:rsidRPr="00655B6B" w:rsidRDefault="00361667" w:rsidP="00F57A42">
      <w:pPr>
        <w:pStyle w:val="NoSpacing"/>
        <w:rPr>
          <w:rFonts w:asciiTheme="majorHAnsi" w:hAnsiTheme="majorHAnsi" w:cstheme="majorHAnsi"/>
        </w:rPr>
      </w:pPr>
    </w:p>
    <w:p w14:paraId="0FAE95F8" w14:textId="77777777" w:rsidR="00361667" w:rsidRPr="00655B6B" w:rsidRDefault="00361667" w:rsidP="00F57A42">
      <w:pPr>
        <w:pStyle w:val="NoSpacing"/>
        <w:tabs>
          <w:tab w:val="left" w:pos="675"/>
        </w:tabs>
        <w:rPr>
          <w:rFonts w:asciiTheme="majorHAnsi" w:hAnsiTheme="majorHAnsi" w:cstheme="majorHAnsi"/>
        </w:rPr>
      </w:pPr>
      <w:r w:rsidRPr="00655B6B">
        <w:rPr>
          <w:rFonts w:asciiTheme="majorHAnsi" w:hAnsiTheme="majorHAnsi" w:cstheme="majorHAnsi"/>
        </w:rPr>
        <w:tab/>
        <w:t>Director, Office of Construction and Facilities Management</w:t>
      </w:r>
    </w:p>
    <w:p w14:paraId="0FAE95F9" w14:textId="77777777" w:rsidR="00361667" w:rsidRPr="00655B6B" w:rsidRDefault="00361667" w:rsidP="00F57A42">
      <w:pPr>
        <w:pStyle w:val="NoSpacing"/>
        <w:tabs>
          <w:tab w:val="left" w:pos="675"/>
        </w:tabs>
        <w:rPr>
          <w:rFonts w:asciiTheme="majorHAnsi" w:hAnsiTheme="majorHAnsi" w:cstheme="majorHAnsi"/>
        </w:rPr>
      </w:pPr>
      <w:r w:rsidRPr="00655B6B">
        <w:rPr>
          <w:rFonts w:asciiTheme="majorHAnsi" w:hAnsiTheme="majorHAnsi" w:cstheme="majorHAnsi"/>
        </w:rPr>
        <w:tab/>
        <w:t>811 Vermont Avenue, N.W.</w:t>
      </w:r>
    </w:p>
    <w:p w14:paraId="0FAE95FA" w14:textId="77777777" w:rsidR="00361667" w:rsidRPr="00655B6B" w:rsidRDefault="00361667" w:rsidP="00F57A42">
      <w:pPr>
        <w:pStyle w:val="NoSpacing"/>
        <w:tabs>
          <w:tab w:val="left" w:pos="675"/>
        </w:tabs>
        <w:rPr>
          <w:rFonts w:asciiTheme="majorHAnsi" w:hAnsiTheme="majorHAnsi" w:cstheme="majorHAnsi"/>
        </w:rPr>
      </w:pPr>
      <w:r w:rsidRPr="00655B6B">
        <w:rPr>
          <w:rFonts w:asciiTheme="majorHAnsi" w:hAnsiTheme="majorHAnsi" w:cstheme="majorHAnsi"/>
        </w:rPr>
        <w:tab/>
        <w:t>Washington, DC 20420</w:t>
      </w:r>
    </w:p>
    <w:p w14:paraId="0FAE95FB" w14:textId="77777777" w:rsidR="00361667" w:rsidRPr="00655B6B" w:rsidRDefault="00361667" w:rsidP="00F57A42">
      <w:pPr>
        <w:rPr>
          <w:rFonts w:asciiTheme="majorHAnsi" w:hAnsiTheme="majorHAnsi" w:cstheme="majorHAnsi"/>
        </w:rPr>
      </w:pPr>
    </w:p>
    <w:p w14:paraId="0FAE95FC" w14:textId="77777777" w:rsidR="00361667" w:rsidRPr="00655B6B" w:rsidRDefault="00361667" w:rsidP="00F57A42">
      <w:pPr>
        <w:pStyle w:val="Heading2"/>
        <w:rPr>
          <w:rFonts w:cstheme="majorHAnsi"/>
          <w:sz w:val="22"/>
          <w:szCs w:val="22"/>
        </w:rPr>
      </w:pPr>
      <w:bookmarkStart w:id="93" w:name="_Toc223953427"/>
      <w:r w:rsidRPr="00655B6B">
        <w:rPr>
          <w:rFonts w:cstheme="majorHAnsi"/>
          <w:sz w:val="22"/>
          <w:szCs w:val="22"/>
        </w:rPr>
        <w:t>E.</w:t>
      </w:r>
      <w:r>
        <w:rPr>
          <w:rFonts w:cstheme="majorHAnsi"/>
          <w:sz w:val="22"/>
          <w:szCs w:val="22"/>
        </w:rPr>
        <w:t>9</w:t>
      </w:r>
      <w:r w:rsidRPr="00655B6B">
        <w:rPr>
          <w:rFonts w:cstheme="majorHAnsi"/>
          <w:sz w:val="22"/>
          <w:szCs w:val="22"/>
        </w:rPr>
        <w:t xml:space="preserve">  VAAR 852.239-71  INFORMATION SYSTEM SECURITY PLAN AND ACCREDITATION (FEB 2023)</w:t>
      </w:r>
      <w:bookmarkEnd w:id="93"/>
    </w:p>
    <w:p w14:paraId="0FAE95F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All offers submitted in response to this solicitation or request for quotation shall address the approach for completing the security plan and accreditation requirements in clause 852.239–70, Security Requirements for Information Technology Resources.</w:t>
      </w:r>
    </w:p>
    <w:p w14:paraId="0FAE95FE"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Provision)</w:t>
      </w:r>
    </w:p>
    <w:p w14:paraId="0FAE95FF" w14:textId="77777777" w:rsidR="00361667" w:rsidRPr="00655B6B" w:rsidRDefault="00361667" w:rsidP="00F57A42">
      <w:pPr>
        <w:pStyle w:val="Heading2"/>
        <w:rPr>
          <w:rFonts w:cstheme="majorHAnsi"/>
          <w:sz w:val="22"/>
          <w:szCs w:val="22"/>
        </w:rPr>
      </w:pPr>
      <w:bookmarkStart w:id="94" w:name="_Toc223953428"/>
      <w:r w:rsidRPr="00655B6B">
        <w:rPr>
          <w:rFonts w:cstheme="majorHAnsi"/>
          <w:sz w:val="22"/>
          <w:szCs w:val="22"/>
        </w:rPr>
        <w:t>E.</w:t>
      </w:r>
      <w:r>
        <w:rPr>
          <w:rFonts w:cstheme="majorHAnsi"/>
          <w:sz w:val="22"/>
          <w:szCs w:val="22"/>
        </w:rPr>
        <w:t>10</w:t>
      </w:r>
      <w:r w:rsidRPr="00655B6B">
        <w:rPr>
          <w:rFonts w:cstheme="majorHAnsi"/>
          <w:sz w:val="22"/>
          <w:szCs w:val="22"/>
        </w:rPr>
        <w:t xml:space="preserve">  VAAR 852.239-75  INFORMATION AND COMMUNICATION TECHNOLOGY ACCESSIBILITY NOTICE (FEB 2023)</w:t>
      </w:r>
      <w:bookmarkEnd w:id="94"/>
    </w:p>
    <w:p w14:paraId="0FAE9600"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(a) Any offeror responding to this solicitation must comply with established VA Information and Communication Technology (ICT) (formerly Electronic and Information (EIT)) accessibility standards. Information about Section 508 is available at </w:t>
      </w:r>
      <w:hyperlink r:id="rId81" w:history="1">
        <w:r w:rsidRPr="00655B6B">
          <w:rPr>
            <w:rStyle w:val="Hyperlink"/>
            <w:rFonts w:asciiTheme="majorHAnsi" w:hAnsiTheme="majorHAnsi" w:cstheme="majorHAnsi"/>
            <w:i/>
            <w:iCs/>
          </w:rPr>
          <w:t>http://www.section508.va.gov/</w:t>
        </w:r>
      </w:hyperlink>
      <w:r w:rsidRPr="00655B6B">
        <w:rPr>
          <w:rFonts w:asciiTheme="majorHAnsi" w:hAnsiTheme="majorHAnsi" w:cstheme="majorHAnsi"/>
        </w:rPr>
        <w:t>.</w:t>
      </w:r>
    </w:p>
    <w:p w14:paraId="0FAE9601"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(b) The Section 508 accessibility standards applicable to this solicitation are stated in the clause at 852.239–75, Information and Communication Technology Accessibility. In order to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w:t>
      </w:r>
      <w:r w:rsidRPr="00655B6B">
        <w:rPr>
          <w:rFonts w:asciiTheme="majorHAnsi" w:hAnsiTheme="majorHAnsi" w:cstheme="majorHAnsi"/>
        </w:rPr>
        <w:t xml:space="preserve">determining whether proposed ICT supplies, or information, documentation and services conform to applicable Section 508 accessibility standards. The checklists allow offerors or developers to self-evaluate their </w:t>
      </w:r>
      <w:r w:rsidRPr="00655B6B">
        <w:rPr>
          <w:rFonts w:asciiTheme="majorHAnsi" w:hAnsiTheme="majorHAnsi" w:cstheme="majorHAnsi"/>
        </w:rPr>
        <w:lastRenderedPageBreak/>
        <w:t>supplies and document—in detail—whether they conform to a specific Section 508 accessibility standard, and any underway remediation efforts addressing conformance issues.</w:t>
      </w:r>
    </w:p>
    <w:p w14:paraId="0FAE9602"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w:t>
      </w:r>
      <w:r w:rsidRPr="00655B6B">
        <w:rPr>
          <w:rFonts w:asciiTheme="majorHAnsi" w:hAnsiTheme="majorHAnsi" w:cstheme="majorHAnsi"/>
        </w:rPr>
        <w:t>or at its expense.</w:t>
      </w:r>
    </w:p>
    <w:p w14:paraId="0FAE9603"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Provision)</w:t>
      </w:r>
    </w:p>
    <w:p w14:paraId="0FAE9604" w14:textId="77777777" w:rsidR="00361667" w:rsidRPr="00655B6B" w:rsidRDefault="00361667" w:rsidP="00F57A42">
      <w:pPr>
        <w:pStyle w:val="Heading2"/>
        <w:rPr>
          <w:rFonts w:cstheme="majorHAnsi"/>
          <w:sz w:val="22"/>
          <w:szCs w:val="22"/>
        </w:rPr>
      </w:pPr>
      <w:bookmarkStart w:id="95" w:name="_Toc223953429"/>
      <w:r w:rsidRPr="00655B6B">
        <w:rPr>
          <w:rFonts w:cstheme="majorHAnsi"/>
          <w:sz w:val="22"/>
          <w:szCs w:val="22"/>
        </w:rPr>
        <w:t>E.</w:t>
      </w:r>
      <w:r>
        <w:rPr>
          <w:rFonts w:cstheme="majorHAnsi"/>
          <w:sz w:val="22"/>
          <w:szCs w:val="22"/>
        </w:rPr>
        <w:t>11</w:t>
      </w:r>
      <w:r w:rsidRPr="00655B6B">
        <w:rPr>
          <w:rFonts w:cstheme="majorHAnsi"/>
          <w:sz w:val="22"/>
          <w:szCs w:val="22"/>
        </w:rPr>
        <w:t xml:space="preserve">  52.252-1  SOLICITATION PROVISIONS INCORPORATED BY REFERENCE  (FEB 1998)</w:t>
      </w:r>
      <w:bookmarkEnd w:id="95"/>
    </w:p>
    <w:p w14:paraId="0FAE9605"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rsidRPr="00655B6B">
        <w:rPr>
          <w:rFonts w:asciiTheme="majorHAnsi" w:hAnsiTheme="majorHAnsi" w:cstheme="majorHAnsi"/>
        </w:rPr>
        <w:t xml:space="preserve"> appropriate information with its quotation or offer. Also, the full text of a solicitation provision may be accessed electronically at this/these address(es):</w:t>
      </w:r>
    </w:p>
    <w:p w14:paraId="0FAE9606" w14:textId="77777777" w:rsidR="00361667" w:rsidRPr="00655B6B" w:rsidRDefault="00361667" w:rsidP="00F57A42">
      <w:pPr>
        <w:pStyle w:val="NoSpacing"/>
        <w:spacing w:before="160"/>
        <w:rPr>
          <w:rFonts w:asciiTheme="majorHAnsi" w:hAnsiTheme="majorHAnsi" w:cstheme="majorHAnsi"/>
        </w:rPr>
      </w:pPr>
      <w:r w:rsidRPr="00655B6B">
        <w:rPr>
          <w:rFonts w:asciiTheme="majorHAnsi" w:hAnsiTheme="majorHAnsi" w:cstheme="majorHAnsi"/>
        </w:rPr>
        <w:t xml:space="preserve">  https://www.acquisition.gov/browse/index/far</w:t>
      </w:r>
    </w:p>
    <w:p w14:paraId="0FAE9607" w14:textId="77777777" w:rsidR="00361667" w:rsidRPr="00655B6B" w:rsidRDefault="00361667" w:rsidP="00F57A42">
      <w:pPr>
        <w:pStyle w:val="NoSpacing"/>
        <w:rPr>
          <w:rFonts w:asciiTheme="majorHAnsi" w:hAnsiTheme="majorHAnsi" w:cstheme="majorHAnsi"/>
        </w:rPr>
      </w:pPr>
      <w:r w:rsidRPr="00655B6B">
        <w:rPr>
          <w:rFonts w:asciiTheme="majorHAnsi" w:hAnsiTheme="majorHAnsi" w:cstheme="majorHAnsi"/>
        </w:rPr>
        <w:t xml:space="preserve">  https://www.va.gov/oal/library/vaar/</w:t>
      </w:r>
    </w:p>
    <w:p w14:paraId="0FAE9608" w14:textId="77777777" w:rsidR="00361667" w:rsidRPr="00655B6B" w:rsidRDefault="00361667" w:rsidP="00F57A42">
      <w:pPr>
        <w:pStyle w:val="NoSpacing"/>
        <w:rPr>
          <w:rFonts w:asciiTheme="majorHAnsi" w:hAnsiTheme="majorHAnsi" w:cstheme="majorHAnsi"/>
        </w:rPr>
      </w:pPr>
      <w:r w:rsidRPr="00655B6B">
        <w:rPr>
          <w:rFonts w:asciiTheme="majorHAnsi" w:hAnsiTheme="majorHAnsi" w:cstheme="majorHAnsi"/>
        </w:rPr>
        <w:t xml:space="preserve">  </w:t>
      </w:r>
    </w:p>
    <w:p w14:paraId="0FAE9609" w14:textId="77777777" w:rsidR="00361667" w:rsidRPr="00655B6B" w:rsidRDefault="00361667" w:rsidP="00F57A42">
      <w:pPr>
        <w:jc w:val="center"/>
        <w:rPr>
          <w:rFonts w:asciiTheme="majorHAnsi" w:hAnsiTheme="majorHAnsi" w:cstheme="majorHAnsi"/>
        </w:rPr>
      </w:pPr>
      <w:r w:rsidRPr="00655B6B">
        <w:rPr>
          <w:rFonts w:asciiTheme="majorHAnsi" w:hAnsiTheme="majorHAnsi" w:cstheme="majorHAnsi"/>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85497" w14:paraId="0FAE960D" w14:textId="77777777" w:rsidTr="00D518B2">
        <w:tc>
          <w:tcPr>
            <w:tcW w:w="1440" w:type="dxa"/>
          </w:tcPr>
          <w:p w14:paraId="0FAE960A"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b/>
                <w:u w:val="single"/>
              </w:rPr>
              <w:t>FAR Number</w:t>
            </w:r>
          </w:p>
        </w:tc>
        <w:tc>
          <w:tcPr>
            <w:tcW w:w="6192" w:type="dxa"/>
          </w:tcPr>
          <w:p w14:paraId="0FAE960B"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b/>
                <w:u w:val="single"/>
              </w:rPr>
              <w:t>Title</w:t>
            </w:r>
          </w:p>
        </w:tc>
        <w:tc>
          <w:tcPr>
            <w:tcW w:w="1440" w:type="dxa"/>
          </w:tcPr>
          <w:p w14:paraId="0FAE960C"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b/>
                <w:u w:val="single"/>
              </w:rPr>
              <w:t>Date</w:t>
            </w:r>
          </w:p>
        </w:tc>
      </w:tr>
      <w:tr w:rsidR="00085497" w14:paraId="0FAE9611" w14:textId="77777777" w:rsidTr="00D518B2">
        <w:tc>
          <w:tcPr>
            <w:tcW w:w="1440" w:type="dxa"/>
          </w:tcPr>
          <w:p w14:paraId="0FAE960E"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52.203-11</w:t>
            </w:r>
          </w:p>
        </w:tc>
        <w:tc>
          <w:tcPr>
            <w:tcW w:w="6192" w:type="dxa"/>
          </w:tcPr>
          <w:p w14:paraId="0FAE960F"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CERTIFICATION AND DISCLOSURE REGARDING PAYMENTS TO INFLUENCE CERTAIN FEDERAL TRANSACTIONS</w:t>
            </w:r>
          </w:p>
        </w:tc>
        <w:tc>
          <w:tcPr>
            <w:tcW w:w="1440" w:type="dxa"/>
          </w:tcPr>
          <w:p w14:paraId="0FAE9610"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SEP 2024</w:t>
            </w:r>
          </w:p>
        </w:tc>
      </w:tr>
      <w:tr w:rsidR="00085497" w14:paraId="0FAE9615" w14:textId="77777777" w:rsidTr="00D518B2">
        <w:tc>
          <w:tcPr>
            <w:tcW w:w="1440" w:type="dxa"/>
          </w:tcPr>
          <w:p w14:paraId="0FAE9612"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52.204-7</w:t>
            </w:r>
          </w:p>
        </w:tc>
        <w:tc>
          <w:tcPr>
            <w:tcW w:w="6192" w:type="dxa"/>
          </w:tcPr>
          <w:p w14:paraId="0FAE9613"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SYSTEM FOR AWARD MANAGEMENT</w:t>
            </w:r>
            <w:r>
              <w:rPr>
                <w:rFonts w:asciiTheme="majorHAnsi" w:hAnsiTheme="majorHAnsi" w:cstheme="majorHAnsi"/>
              </w:rPr>
              <w:t xml:space="preserve"> </w:t>
            </w:r>
            <w:r w:rsidRPr="0000077D">
              <w:rPr>
                <w:rFonts w:asciiTheme="majorHAnsi" w:hAnsiTheme="majorHAnsi" w:cstheme="majorHAnsi"/>
              </w:rPr>
              <w:t>(DEVIATION NOV 2025)</w:t>
            </w:r>
          </w:p>
        </w:tc>
        <w:tc>
          <w:tcPr>
            <w:tcW w:w="1440" w:type="dxa"/>
          </w:tcPr>
          <w:p w14:paraId="0FAE9614"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NOV 2024</w:t>
            </w:r>
          </w:p>
        </w:tc>
      </w:tr>
      <w:tr w:rsidR="00085497" w14:paraId="0FAE9619" w14:textId="77777777" w:rsidTr="00D518B2">
        <w:tc>
          <w:tcPr>
            <w:tcW w:w="1440" w:type="dxa"/>
          </w:tcPr>
          <w:p w14:paraId="0FAE9616"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52.240-90</w:t>
            </w:r>
          </w:p>
        </w:tc>
        <w:tc>
          <w:tcPr>
            <w:tcW w:w="6192" w:type="dxa"/>
          </w:tcPr>
          <w:p w14:paraId="0FAE9617"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SECURITY PROHIBITIONS AND EXCLUSIONS REPRESENTATIONS AND CERTIFICATIONS (DEVIATION)</w:t>
            </w:r>
          </w:p>
        </w:tc>
        <w:tc>
          <w:tcPr>
            <w:tcW w:w="1440" w:type="dxa"/>
          </w:tcPr>
          <w:p w14:paraId="0FAE9618"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NOV 2025</w:t>
            </w:r>
          </w:p>
        </w:tc>
      </w:tr>
      <w:tr w:rsidR="00085497" w14:paraId="0FAE961D" w14:textId="77777777" w:rsidTr="00D518B2">
        <w:tc>
          <w:tcPr>
            <w:tcW w:w="1440" w:type="dxa"/>
          </w:tcPr>
          <w:p w14:paraId="0FAE961A"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52.229-11</w:t>
            </w:r>
          </w:p>
        </w:tc>
        <w:tc>
          <w:tcPr>
            <w:tcW w:w="6192" w:type="dxa"/>
          </w:tcPr>
          <w:p w14:paraId="0FAE961B"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TAX ON CERTAIN FOREIGN PROCUREMENTS—NOTICE AND REPRESENTATION</w:t>
            </w:r>
          </w:p>
        </w:tc>
        <w:tc>
          <w:tcPr>
            <w:tcW w:w="1440" w:type="dxa"/>
          </w:tcPr>
          <w:p w14:paraId="0FAE961C" w14:textId="77777777" w:rsidR="00361667" w:rsidRPr="00655B6B" w:rsidRDefault="00361667" w:rsidP="00D518B2">
            <w:pPr>
              <w:pStyle w:val="ByReference"/>
              <w:rPr>
                <w:rFonts w:asciiTheme="majorHAnsi" w:hAnsiTheme="majorHAnsi" w:cstheme="majorHAnsi"/>
              </w:rPr>
            </w:pPr>
            <w:r w:rsidRPr="00655B6B">
              <w:rPr>
                <w:rFonts w:asciiTheme="majorHAnsi" w:hAnsiTheme="majorHAnsi" w:cstheme="majorHAnsi"/>
              </w:rPr>
              <w:t>JUN 2020</w:t>
            </w:r>
          </w:p>
        </w:tc>
      </w:tr>
    </w:tbl>
    <w:p w14:paraId="0FAE961E" w14:textId="77777777" w:rsidR="00361667" w:rsidRPr="00655B6B" w:rsidRDefault="00361667" w:rsidP="00F57A42">
      <w:pPr>
        <w:tabs>
          <w:tab w:val="left" w:pos="3240"/>
        </w:tabs>
        <w:rPr>
          <w:rFonts w:asciiTheme="majorHAnsi" w:hAnsiTheme="majorHAnsi" w:cstheme="majorHAnsi"/>
        </w:rPr>
      </w:pPr>
      <w:r w:rsidRPr="00655B6B">
        <w:rPr>
          <w:rFonts w:asciiTheme="majorHAnsi" w:hAnsiTheme="majorHAnsi" w:cstheme="majorHAnsi"/>
        </w:rPr>
        <w:tab/>
      </w:r>
    </w:p>
    <w:p w14:paraId="0FAE961F" w14:textId="77777777" w:rsidR="00361667" w:rsidRPr="00655B6B" w:rsidRDefault="00361667" w:rsidP="00F57A42">
      <w:pPr>
        <w:rPr>
          <w:rFonts w:asciiTheme="majorHAnsi" w:hAnsiTheme="majorHAnsi" w:cstheme="majorHAnsi"/>
        </w:rPr>
      </w:pPr>
    </w:p>
    <w:p w14:paraId="0FAE9620" w14:textId="77777777" w:rsidR="00361667" w:rsidRPr="00655B6B" w:rsidRDefault="00361667" w:rsidP="00F57A42">
      <w:pPr>
        <w:rPr>
          <w:rStyle w:val="Strong"/>
          <w:rFonts w:asciiTheme="majorHAnsi" w:hAnsiTheme="majorHAnsi" w:cstheme="majorHAnsi"/>
          <w:color w:val="2E2E2E"/>
          <w:shd w:val="clear" w:color="auto" w:fill="FFFFFF"/>
        </w:rPr>
      </w:pPr>
      <w:r w:rsidRPr="00655B6B">
        <w:rPr>
          <w:rStyle w:val="Strong"/>
          <w:rFonts w:asciiTheme="majorHAnsi" w:hAnsiTheme="majorHAnsi" w:cstheme="majorHAnsi"/>
          <w:color w:val="2E2E2E"/>
          <w:shd w:val="clear" w:color="auto" w:fill="FFFFFF"/>
        </w:rPr>
        <w:t>52.212-2 Evaluation—Commercial Products and Commercial Services.</w:t>
      </w:r>
    </w:p>
    <w:p w14:paraId="0FAE9621"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rPr>
        <w:t>As prescribed in </w:t>
      </w:r>
      <w:r w:rsidRPr="00655B6B">
        <w:rPr>
          <w:rFonts w:asciiTheme="majorHAnsi" w:eastAsia="Times New Roman" w:hAnsiTheme="majorHAnsi" w:cstheme="majorHAnsi"/>
          <w:color w:val="000000"/>
          <w:bdr w:val="none" w:sz="0" w:space="0" w:color="auto" w:frame="1"/>
        </w:rPr>
        <w:t>12.205(a)(2)</w:t>
      </w:r>
      <w:r w:rsidRPr="00655B6B">
        <w:rPr>
          <w:rFonts w:asciiTheme="majorHAnsi" w:eastAsia="Times New Roman" w:hAnsiTheme="majorHAnsi" w:cstheme="majorHAnsi"/>
          <w:color w:val="000000"/>
        </w:rPr>
        <w:t>, insert a provision substantially as follows:</w:t>
      </w:r>
    </w:p>
    <w:p w14:paraId="0FAE9622"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(a)</w:t>
      </w:r>
      <w:r w:rsidRPr="00655B6B">
        <w:rPr>
          <w:rFonts w:asciiTheme="majorHAnsi" w:eastAsia="Times New Roman" w:hAnsiTheme="majorHAnsi" w:cstheme="majorHAnsi"/>
          <w:color w:val="000000"/>
        </w:rPr>
        <w:t xml:space="preserve"> Evaluation factors. The Government will award a contract resulting from this solicitation to the responsible Offeror whose offer conforming to the solicitation will be most advantageous to </w:t>
      </w:r>
      <w:r w:rsidRPr="00655B6B">
        <w:rPr>
          <w:rFonts w:asciiTheme="majorHAnsi" w:eastAsia="Times New Roman" w:hAnsiTheme="majorHAnsi" w:cstheme="majorHAnsi"/>
          <w:color w:val="000000"/>
        </w:rPr>
        <w:lastRenderedPageBreak/>
        <w:t>the Government, price and other factors considered. The following factors will be used to evaluate offers:</w:t>
      </w:r>
    </w:p>
    <w:p w14:paraId="0FAE9623" w14:textId="77777777" w:rsidR="00361667" w:rsidRDefault="00361667" w:rsidP="00F57A42">
      <w:pPr>
        <w:shd w:val="clear" w:color="auto" w:fill="FFFFFF"/>
        <w:spacing w:after="150" w:line="360" w:lineRule="atLeast"/>
        <w:textAlignment w:val="baseline"/>
        <w:rPr>
          <w:rFonts w:asciiTheme="majorHAnsi" w:eastAsia="Times New Roman" w:hAnsiTheme="majorHAnsi" w:cstheme="majorHAnsi"/>
          <w:i/>
          <w:iCs/>
          <w:color w:val="000000"/>
          <w:bdr w:val="none" w:sz="0" w:space="0" w:color="auto" w:frame="1"/>
        </w:rPr>
      </w:pPr>
      <w:r>
        <w:rPr>
          <w:rFonts w:asciiTheme="majorHAnsi" w:eastAsia="Times New Roman" w:hAnsiTheme="majorHAnsi" w:cstheme="majorHAnsi"/>
          <w:i/>
          <w:iCs/>
          <w:color w:val="000000"/>
          <w:bdr w:val="none" w:sz="0" w:space="0" w:color="auto" w:frame="1"/>
        </w:rPr>
        <w:t>PRICE</w:t>
      </w:r>
    </w:p>
    <w:p w14:paraId="0FAE9624" w14:textId="77777777" w:rsidR="00361667" w:rsidRDefault="00361667" w:rsidP="00F57A42">
      <w:pPr>
        <w:shd w:val="clear" w:color="auto" w:fill="FFFFFF"/>
        <w:spacing w:after="150" w:line="360" w:lineRule="atLeast"/>
        <w:textAlignment w:val="baseline"/>
        <w:rPr>
          <w:rFonts w:asciiTheme="majorHAnsi" w:eastAsia="Times New Roman" w:hAnsiTheme="majorHAnsi" w:cstheme="majorHAnsi"/>
          <w:i/>
          <w:iCs/>
          <w:color w:val="000000"/>
          <w:bdr w:val="none" w:sz="0" w:space="0" w:color="auto" w:frame="1"/>
        </w:rPr>
      </w:pPr>
      <w:r>
        <w:rPr>
          <w:rFonts w:asciiTheme="majorHAnsi" w:eastAsia="Times New Roman" w:hAnsiTheme="majorHAnsi" w:cstheme="majorHAnsi"/>
          <w:i/>
          <w:iCs/>
          <w:color w:val="000000"/>
          <w:bdr w:val="none" w:sz="0" w:space="0" w:color="auto" w:frame="1"/>
        </w:rPr>
        <w:t xml:space="preserve">TECHNICAL CAPABILITIY </w:t>
      </w:r>
    </w:p>
    <w:p w14:paraId="0FAE9625" w14:textId="77777777" w:rsidR="00361667" w:rsidRDefault="00361667" w:rsidP="00F57A42">
      <w:pPr>
        <w:shd w:val="clear" w:color="auto" w:fill="FFFFFF"/>
        <w:spacing w:after="150" w:line="360" w:lineRule="atLeast"/>
        <w:textAlignment w:val="baseline"/>
        <w:rPr>
          <w:rFonts w:asciiTheme="majorHAnsi" w:eastAsia="Times New Roman" w:hAnsiTheme="majorHAnsi" w:cstheme="majorHAnsi"/>
          <w:i/>
          <w:iCs/>
          <w:color w:val="000000"/>
          <w:bdr w:val="none" w:sz="0" w:space="0" w:color="auto" w:frame="1"/>
        </w:rPr>
      </w:pPr>
      <w:r>
        <w:rPr>
          <w:rFonts w:asciiTheme="majorHAnsi" w:eastAsia="Times New Roman" w:hAnsiTheme="majorHAnsi" w:cstheme="majorHAnsi"/>
          <w:i/>
          <w:iCs/>
          <w:color w:val="000000"/>
          <w:bdr w:val="none" w:sz="0" w:space="0" w:color="auto" w:frame="1"/>
        </w:rPr>
        <w:t xml:space="preserve">PAST PERFORMANCE </w:t>
      </w:r>
    </w:p>
    <w:p w14:paraId="0FAE9626" w14:textId="77777777" w:rsidR="00361667" w:rsidRPr="006C672B" w:rsidRDefault="00361667" w:rsidP="00F57A42">
      <w:pPr>
        <w:shd w:val="clear" w:color="auto" w:fill="FFFFFF"/>
        <w:spacing w:after="150" w:line="360" w:lineRule="atLeast"/>
        <w:textAlignment w:val="baseline"/>
        <w:rPr>
          <w:rFonts w:asciiTheme="majorHAnsi" w:eastAsia="Times New Roman" w:hAnsiTheme="majorHAnsi" w:cstheme="majorHAnsi"/>
          <w:i/>
          <w:iCs/>
          <w:color w:val="000000"/>
          <w:bdr w:val="none" w:sz="0" w:space="0" w:color="auto" w:frame="1"/>
        </w:rPr>
      </w:pPr>
      <w:r w:rsidRPr="006C672B">
        <w:rPr>
          <w:rFonts w:asciiTheme="majorHAnsi" w:eastAsia="Times New Roman" w:hAnsiTheme="majorHAnsi" w:cstheme="majorHAnsi"/>
          <w:i/>
          <w:iCs/>
          <w:color w:val="000000"/>
          <w:bdr w:val="none" w:sz="0" w:space="0" w:color="auto" w:frame="1"/>
        </w:rPr>
        <w:t>SDVOSB/VOSB Status</w:t>
      </w:r>
    </w:p>
    <w:p w14:paraId="0FAE9627"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(b)</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Options (if applicable)</w:t>
      </w:r>
      <w:r w:rsidRPr="00655B6B">
        <w:rPr>
          <w:rFonts w:asciiTheme="majorHAnsi" w:eastAsia="Times New Roman" w:hAnsiTheme="majorHAnsi" w:cstheme="majorHAnsi"/>
          <w:color w:val="000000"/>
        </w:rPr>
        <w:t>.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14:paraId="0FAE9628" w14:textId="77777777" w:rsidR="00361667" w:rsidRPr="00655B6B" w:rsidRDefault="00361667" w:rsidP="00F57A42">
      <w:pPr>
        <w:shd w:val="clear" w:color="auto" w:fill="FFFFFF"/>
        <w:spacing w:after="150" w:line="360" w:lineRule="atLeast"/>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bdr w:val="none" w:sz="0" w:space="0" w:color="auto" w:frame="1"/>
        </w:rPr>
        <w:t>(c)</w:t>
      </w:r>
      <w:r w:rsidRPr="00655B6B">
        <w:rPr>
          <w:rFonts w:asciiTheme="majorHAnsi" w:eastAsia="Times New Roman" w:hAnsiTheme="majorHAnsi" w:cstheme="majorHAnsi"/>
          <w:color w:val="000000"/>
        </w:rPr>
        <w:t> </w:t>
      </w:r>
      <w:r w:rsidRPr="00655B6B">
        <w:rPr>
          <w:rFonts w:asciiTheme="majorHAnsi" w:eastAsia="Times New Roman" w:hAnsiTheme="majorHAnsi" w:cstheme="majorHAnsi"/>
          <w:i/>
          <w:iCs/>
          <w:color w:val="000000"/>
          <w:bdr w:val="none" w:sz="0" w:space="0" w:color="auto" w:frame="1"/>
        </w:rPr>
        <w:t>Notice of award</w:t>
      </w:r>
      <w:r w:rsidRPr="00655B6B">
        <w:rPr>
          <w:rFonts w:asciiTheme="majorHAnsi" w:eastAsia="Times New Roman" w:hAnsiTheme="majorHAnsi" w:cstheme="majorHAnsi"/>
          <w:color w:val="000000"/>
        </w:rPr>
        <w:t>.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0FAE9629" w14:textId="77777777" w:rsidR="00361667" w:rsidRPr="00655B6B" w:rsidRDefault="00361667" w:rsidP="00F57A42">
      <w:pPr>
        <w:shd w:val="clear" w:color="auto" w:fill="FFFFFF"/>
        <w:spacing w:after="150" w:line="360" w:lineRule="atLeast"/>
        <w:jc w:val="center"/>
        <w:textAlignment w:val="baseline"/>
        <w:rPr>
          <w:rFonts w:asciiTheme="majorHAnsi" w:eastAsia="Times New Roman" w:hAnsiTheme="majorHAnsi" w:cstheme="majorHAnsi"/>
          <w:color w:val="000000"/>
        </w:rPr>
      </w:pPr>
      <w:r w:rsidRPr="00655B6B">
        <w:rPr>
          <w:rFonts w:asciiTheme="majorHAnsi" w:eastAsia="Times New Roman" w:hAnsiTheme="majorHAnsi" w:cstheme="majorHAnsi"/>
          <w:color w:val="000000"/>
        </w:rPr>
        <w:t>(End of provision)</w:t>
      </w:r>
    </w:p>
    <w:p w14:paraId="0FAE962A" w14:textId="77777777" w:rsidR="00361667" w:rsidRPr="00655B6B" w:rsidRDefault="00361667" w:rsidP="00F57A42">
      <w:pPr>
        <w:rPr>
          <w:rStyle w:val="Strong"/>
          <w:rFonts w:asciiTheme="majorHAnsi" w:hAnsiTheme="majorHAnsi" w:cstheme="majorHAnsi"/>
          <w:color w:val="2E2E2E"/>
          <w:shd w:val="clear" w:color="auto" w:fill="FFFFFF"/>
        </w:rPr>
      </w:pPr>
    </w:p>
    <w:p w14:paraId="0FAE962B" w14:textId="77777777" w:rsidR="00361667" w:rsidRPr="00655B6B" w:rsidRDefault="00361667" w:rsidP="00F57A42">
      <w:pPr>
        <w:rPr>
          <w:rStyle w:val="Strong"/>
          <w:rFonts w:asciiTheme="majorHAnsi" w:hAnsiTheme="majorHAnsi" w:cstheme="majorHAnsi"/>
          <w:b w:val="0"/>
          <w:bCs w:val="0"/>
          <w:color w:val="2E2E2E"/>
          <w:shd w:val="clear" w:color="auto" w:fill="FFFFFF"/>
        </w:rPr>
      </w:pPr>
    </w:p>
    <w:p w14:paraId="0FAE962C" w14:textId="77777777" w:rsidR="00361667" w:rsidRPr="00655B6B" w:rsidRDefault="00361667" w:rsidP="00F57A42">
      <w:pPr>
        <w:pStyle w:val="Heading2"/>
        <w:rPr>
          <w:rFonts w:cstheme="majorHAnsi"/>
          <w:sz w:val="22"/>
          <w:szCs w:val="22"/>
        </w:rPr>
      </w:pPr>
      <w:bookmarkStart w:id="96" w:name="_Toc517857581"/>
      <w:bookmarkStart w:id="97" w:name="_Toc424109947"/>
      <w:bookmarkStart w:id="98" w:name="_Toc421699290"/>
      <w:bookmarkStart w:id="99" w:name="_Toc223953430"/>
      <w:r w:rsidRPr="00655B6B">
        <w:rPr>
          <w:rFonts w:cstheme="majorHAnsi"/>
          <w:sz w:val="22"/>
          <w:szCs w:val="22"/>
        </w:rPr>
        <w:t>E.1</w:t>
      </w:r>
      <w:r>
        <w:rPr>
          <w:rFonts w:cstheme="majorHAnsi"/>
          <w:sz w:val="22"/>
          <w:szCs w:val="22"/>
        </w:rPr>
        <w:t>2</w:t>
      </w:r>
      <w:r w:rsidRPr="00655B6B">
        <w:rPr>
          <w:rFonts w:cstheme="majorHAnsi"/>
          <w:sz w:val="22"/>
          <w:szCs w:val="22"/>
        </w:rPr>
        <w:t xml:space="preserve"> </w:t>
      </w:r>
      <w:bookmarkEnd w:id="96"/>
      <w:bookmarkEnd w:id="97"/>
      <w:bookmarkEnd w:id="98"/>
      <w:r w:rsidRPr="00655B6B">
        <w:rPr>
          <w:rFonts w:cstheme="majorHAnsi"/>
          <w:sz w:val="22"/>
          <w:szCs w:val="22"/>
        </w:rPr>
        <w:t>INSTRUCTIONS FOR QUOTE SUBMISSION INFORMATION &amp; QUOTE EVALUATION CRITERIA</w:t>
      </w:r>
      <w:bookmarkEnd w:id="99"/>
    </w:p>
    <w:p w14:paraId="0FAE962D" w14:textId="77777777" w:rsidR="00361667" w:rsidRPr="00655B6B" w:rsidRDefault="00361667" w:rsidP="00F57A42">
      <w:pPr>
        <w:pStyle w:val="Heading2"/>
        <w:rPr>
          <w:rFonts w:cstheme="majorHAnsi"/>
          <w:sz w:val="22"/>
          <w:szCs w:val="22"/>
        </w:rPr>
      </w:pPr>
      <w:bookmarkStart w:id="100" w:name="_Toc223953431"/>
      <w:r w:rsidRPr="00655B6B">
        <w:rPr>
          <w:rFonts w:cstheme="majorHAnsi"/>
          <w:sz w:val="22"/>
          <w:szCs w:val="22"/>
        </w:rPr>
        <w:t>Basis for Award</w:t>
      </w:r>
      <w:bookmarkEnd w:id="100"/>
      <w:r w:rsidRPr="00655B6B">
        <w:rPr>
          <w:rFonts w:cstheme="majorHAnsi"/>
          <w:sz w:val="22"/>
          <w:szCs w:val="22"/>
        </w:rPr>
        <w:t xml:space="preserve"> </w:t>
      </w:r>
    </w:p>
    <w:p w14:paraId="0FAE962E" w14:textId="77777777" w:rsidR="00361667" w:rsidRPr="00655B6B" w:rsidRDefault="00361667" w:rsidP="00F57A42">
      <w:pPr>
        <w:spacing w:line="240" w:lineRule="auto"/>
        <w:rPr>
          <w:rFonts w:asciiTheme="majorHAnsi" w:hAnsiTheme="majorHAnsi" w:cstheme="majorHAnsi"/>
        </w:rPr>
      </w:pPr>
      <w:r w:rsidRPr="00655B6B">
        <w:rPr>
          <w:rFonts w:asciiTheme="majorHAnsi" w:hAnsiTheme="majorHAnsi" w:cstheme="majorHAnsi"/>
        </w:rPr>
        <w:t xml:space="preserve">Award will be based upon the best overall value to the Government considering the evaluation factors listed below utilizing Comparative Evaluation procedures. </w:t>
      </w:r>
    </w:p>
    <w:p w14:paraId="0FAE962F" w14:textId="77777777" w:rsidR="00361667" w:rsidRPr="00655B6B" w:rsidRDefault="00361667" w:rsidP="00F57A42">
      <w:pPr>
        <w:spacing w:line="240" w:lineRule="auto"/>
        <w:rPr>
          <w:rFonts w:asciiTheme="majorHAnsi" w:hAnsiTheme="majorHAnsi" w:cstheme="majorHAnsi"/>
        </w:rPr>
      </w:pPr>
      <w:r w:rsidRPr="00655B6B">
        <w:rPr>
          <w:rFonts w:asciiTheme="majorHAnsi" w:hAnsiTheme="majorHAnsi" w:cstheme="majorHAnsi"/>
        </w:rPr>
        <w:t>The Government will evaluate quotations using the comparative evaluation process,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w:t>
      </w:r>
      <w:r w:rsidRPr="00655B6B">
        <w:rPr>
          <w:rFonts w:asciiTheme="majorHAnsi" w:hAnsiTheme="majorHAnsi" w:cstheme="majorHAnsi"/>
        </w:rPr>
        <w:t xml:space="preserve">nts of the solicitation but is not required to do so. Each response must meet the minimum requirements of the solicitation. </w:t>
      </w:r>
    </w:p>
    <w:p w14:paraId="0FAE9630" w14:textId="77777777" w:rsidR="00361667" w:rsidRPr="00655B6B" w:rsidRDefault="00361667" w:rsidP="00F57A42">
      <w:pPr>
        <w:spacing w:line="240" w:lineRule="auto"/>
        <w:rPr>
          <w:rFonts w:asciiTheme="majorHAnsi" w:hAnsiTheme="majorHAnsi" w:cstheme="majorHAnsi"/>
        </w:rPr>
      </w:pPr>
      <w:r w:rsidRPr="00655B6B">
        <w:rPr>
          <w:rFonts w:asciiTheme="majorHAnsi" w:hAnsiTheme="majorHAnsi" w:cstheme="majorHAnsi"/>
        </w:rPr>
        <w:t xml:space="preserve">The Government may determine that a quote is unacceptable if the quoted prices are significantly unbalanced or not all required information is provided. </w:t>
      </w:r>
    </w:p>
    <w:p w14:paraId="0FAE9631" w14:textId="77777777" w:rsidR="00361667" w:rsidRPr="00655B6B" w:rsidRDefault="00361667" w:rsidP="00F57A42">
      <w:pPr>
        <w:spacing w:line="240" w:lineRule="auto"/>
        <w:rPr>
          <w:rFonts w:asciiTheme="majorHAnsi" w:hAnsiTheme="majorHAnsi" w:cstheme="majorHAnsi"/>
        </w:rPr>
      </w:pPr>
      <w:r w:rsidRPr="00655B6B">
        <w:rPr>
          <w:rFonts w:asciiTheme="majorHAnsi" w:hAnsiTheme="majorHAnsi" w:cstheme="majorHAnsi"/>
          <w:b/>
          <w:bCs/>
        </w:rPr>
        <w:t>Questions/Clarifications</w:t>
      </w:r>
      <w:r w:rsidRPr="00655B6B">
        <w:rPr>
          <w:rFonts w:asciiTheme="majorHAnsi" w:hAnsiTheme="majorHAnsi" w:cstheme="majorHAnsi"/>
        </w:rPr>
        <w:t xml:space="preserve">: In order to maintain integrity, all quoters are advised that any questions/clarifications shall be submitted in written form via email to the Contracting Officer designated in the </w:t>
      </w:r>
      <w:r>
        <w:rPr>
          <w:rFonts w:asciiTheme="majorHAnsi" w:hAnsiTheme="majorHAnsi" w:cstheme="majorHAnsi"/>
        </w:rPr>
        <w:t>solicitation document</w:t>
      </w:r>
      <w:r w:rsidRPr="00655B6B">
        <w:rPr>
          <w:rFonts w:asciiTheme="majorHAnsi" w:hAnsiTheme="majorHAnsi" w:cstheme="majorHAnsi"/>
        </w:rPr>
        <w:t xml:space="preserve">. Questions </w:t>
      </w:r>
      <w:r w:rsidRPr="00A66C54">
        <w:rPr>
          <w:rFonts w:asciiTheme="majorHAnsi" w:hAnsiTheme="majorHAnsi" w:cstheme="majorHAnsi"/>
        </w:rPr>
        <w:t>after the date identified in the</w:t>
      </w:r>
      <w:r>
        <w:rPr>
          <w:rFonts w:asciiTheme="majorHAnsi" w:hAnsiTheme="majorHAnsi" w:cstheme="majorHAnsi"/>
        </w:rPr>
        <w:t xml:space="preserve"> </w:t>
      </w:r>
      <w:r w:rsidRPr="00A66C54">
        <w:rPr>
          <w:rFonts w:asciiTheme="majorHAnsi" w:hAnsiTheme="majorHAnsi" w:cstheme="majorHAnsi"/>
        </w:rPr>
        <w:t>Description section of the Combined Synopsis/Solicitation Notice</w:t>
      </w:r>
      <w:r w:rsidRPr="00655B6B">
        <w:rPr>
          <w:rFonts w:asciiTheme="majorHAnsi" w:hAnsiTheme="majorHAnsi" w:cstheme="majorHAnsi"/>
        </w:rPr>
        <w:t xml:space="preserve"> shall not be accepted.</w:t>
      </w:r>
    </w:p>
    <w:p w14:paraId="0FAE9632" w14:textId="77777777" w:rsidR="00361667" w:rsidRPr="00655B6B" w:rsidRDefault="00361667" w:rsidP="00F57A42">
      <w:pPr>
        <w:spacing w:line="240" w:lineRule="auto"/>
        <w:rPr>
          <w:rFonts w:asciiTheme="majorHAnsi" w:hAnsiTheme="majorHAnsi" w:cstheme="majorHAnsi"/>
        </w:rPr>
      </w:pPr>
    </w:p>
    <w:p w14:paraId="0FAE9633" w14:textId="77777777" w:rsidR="00361667" w:rsidRPr="00655B6B" w:rsidRDefault="00361667" w:rsidP="00F57A42">
      <w:pPr>
        <w:spacing w:line="240" w:lineRule="auto"/>
        <w:rPr>
          <w:rFonts w:asciiTheme="majorHAnsi" w:hAnsiTheme="majorHAnsi" w:cstheme="majorHAnsi"/>
        </w:rPr>
      </w:pPr>
      <w:r w:rsidRPr="00655B6B">
        <w:rPr>
          <w:rFonts w:asciiTheme="majorHAnsi" w:hAnsiTheme="majorHAnsi" w:cstheme="majorHAnsi"/>
          <w:b/>
          <w:bCs/>
        </w:rPr>
        <w:t>Preparation of Quotes:</w:t>
      </w:r>
      <w:r w:rsidRPr="00655B6B">
        <w:rPr>
          <w:rFonts w:asciiTheme="majorHAnsi" w:hAnsiTheme="majorHAnsi" w:cstheme="majorHAnsi"/>
        </w:rPr>
        <w:t xml:space="preserve"> The Government shall not pay any costs incurred in preparation and submission of quotes. The Items identified below detail the criteria that will be required to be included in the submission of a quote package for consideration for award. Quoters should ensure that there is enough information in addition to the required information below to adequately describe how the quoter expects to meet or exceed the requirements identified in the Performance Work Statement. Failure to meet any requirement established </w:t>
      </w:r>
      <w:r w:rsidRPr="00655B6B">
        <w:rPr>
          <w:rFonts w:asciiTheme="majorHAnsi" w:hAnsiTheme="majorHAnsi" w:cstheme="majorHAnsi"/>
        </w:rPr>
        <w:t xml:space="preserve">in this RFQ may result in rejection of the quote. </w:t>
      </w:r>
    </w:p>
    <w:p w14:paraId="0FAE9634" w14:textId="77777777" w:rsidR="00361667" w:rsidRPr="00655B6B" w:rsidRDefault="00361667" w:rsidP="00F57A42">
      <w:pPr>
        <w:spacing w:line="240" w:lineRule="auto"/>
        <w:rPr>
          <w:rFonts w:asciiTheme="majorHAnsi" w:hAnsiTheme="majorHAnsi" w:cstheme="majorHAnsi"/>
        </w:rPr>
      </w:pPr>
      <w:r w:rsidRPr="00655B6B">
        <w:rPr>
          <w:rFonts w:asciiTheme="majorHAnsi" w:hAnsiTheme="majorHAnsi" w:cstheme="majorHAnsi"/>
          <w:u w:val="single"/>
        </w:rPr>
        <w:t>Only emailed quotes shall be accepted</w:t>
      </w:r>
      <w:r w:rsidRPr="00655B6B">
        <w:rPr>
          <w:rFonts w:asciiTheme="majorHAnsi" w:hAnsiTheme="majorHAnsi" w:cstheme="majorHAnsi"/>
        </w:rPr>
        <w:t xml:space="preserve">. Quoter shall ensure that the quote is received by the designated contracting person at or before the closing date and time. </w:t>
      </w:r>
    </w:p>
    <w:p w14:paraId="0FAE9635" w14:textId="77777777" w:rsidR="00361667" w:rsidRPr="00655B6B" w:rsidRDefault="00361667" w:rsidP="00F57A42">
      <w:pPr>
        <w:spacing w:line="240" w:lineRule="auto"/>
        <w:rPr>
          <w:rFonts w:asciiTheme="majorHAnsi" w:hAnsiTheme="majorHAnsi" w:cstheme="majorHAnsi"/>
        </w:rPr>
      </w:pPr>
      <w:r w:rsidRPr="00655B6B">
        <w:rPr>
          <w:rFonts w:asciiTheme="majorHAnsi" w:hAnsiTheme="majorHAnsi" w:cstheme="majorHAnsi"/>
        </w:rPr>
        <w:t xml:space="preserve">Failure to submit the necessary information may render the Quote unacceptable, in which case it will not be considered for award. Quotes will be evaluated in accordance with the criteria set forth below. Quoters are encouraged to submit quotes that represent the best terms and conditions of the Quoter. </w:t>
      </w:r>
    </w:p>
    <w:p w14:paraId="0FAE9636" w14:textId="77777777" w:rsidR="00361667" w:rsidRPr="00655B6B" w:rsidRDefault="00361667" w:rsidP="00F57A42">
      <w:pPr>
        <w:spacing w:line="240" w:lineRule="auto"/>
        <w:rPr>
          <w:rFonts w:asciiTheme="majorHAnsi" w:hAnsiTheme="majorHAnsi" w:cstheme="majorHAnsi"/>
          <w:b/>
          <w:bCs/>
        </w:rPr>
      </w:pPr>
    </w:p>
    <w:p w14:paraId="0FAE9637" w14:textId="77777777" w:rsidR="00361667" w:rsidRPr="00655B6B" w:rsidRDefault="00361667" w:rsidP="00F57A42">
      <w:pPr>
        <w:spacing w:line="240" w:lineRule="auto"/>
        <w:rPr>
          <w:rFonts w:asciiTheme="majorHAnsi" w:hAnsiTheme="majorHAnsi" w:cstheme="majorHAnsi"/>
          <w:b/>
          <w:bCs/>
          <w:u w:val="single"/>
        </w:rPr>
      </w:pPr>
      <w:r w:rsidRPr="00655B6B">
        <w:rPr>
          <w:rFonts w:asciiTheme="majorHAnsi" w:hAnsiTheme="majorHAnsi" w:cstheme="majorHAnsi"/>
          <w:b/>
          <w:bCs/>
          <w:u w:val="single"/>
        </w:rPr>
        <w:t>Quoter shall provide:</w:t>
      </w:r>
    </w:p>
    <w:p w14:paraId="0FAE9638" w14:textId="77777777" w:rsidR="00361667" w:rsidRPr="00655B6B" w:rsidRDefault="00361667" w:rsidP="00F57A42">
      <w:pPr>
        <w:pStyle w:val="ListParagraph"/>
        <w:numPr>
          <w:ilvl w:val="0"/>
          <w:numId w:val="22"/>
        </w:numPr>
        <w:spacing w:line="240" w:lineRule="auto"/>
        <w:rPr>
          <w:rFonts w:asciiTheme="majorHAnsi" w:hAnsiTheme="majorHAnsi" w:cstheme="majorHAnsi"/>
        </w:rPr>
      </w:pPr>
      <w:r w:rsidRPr="00655B6B">
        <w:rPr>
          <w:rFonts w:asciiTheme="majorHAnsi" w:hAnsiTheme="majorHAnsi" w:cstheme="majorHAnsi"/>
          <w:i/>
          <w:iCs/>
        </w:rPr>
        <w:t>Submission of offers</w:t>
      </w:r>
      <w:r w:rsidRPr="00655B6B">
        <w:rPr>
          <w:rFonts w:asciiTheme="majorHAnsi" w:hAnsiTheme="majorHAnsi" w:cstheme="majorHAnsi"/>
        </w:rPr>
        <w:t>. Submit signed and dated offers to the office specified in this solicitation at or before the exact time specified in this solicitation. As a minimum, offers shall include—</w:t>
      </w:r>
    </w:p>
    <w:p w14:paraId="0FAE9639" w14:textId="77777777" w:rsidR="00361667" w:rsidRPr="00655B6B" w:rsidRDefault="00361667" w:rsidP="00F57A42">
      <w:pPr>
        <w:pStyle w:val="ListParagraph"/>
        <w:numPr>
          <w:ilvl w:val="0"/>
          <w:numId w:val="22"/>
        </w:numPr>
        <w:spacing w:line="240" w:lineRule="auto"/>
        <w:rPr>
          <w:rFonts w:asciiTheme="majorHAnsi" w:hAnsiTheme="majorHAnsi" w:cstheme="majorHAnsi"/>
        </w:rPr>
      </w:pPr>
      <w:r w:rsidRPr="00655B6B">
        <w:rPr>
          <w:rFonts w:asciiTheme="majorHAnsi" w:hAnsiTheme="majorHAnsi" w:cstheme="majorHAnsi"/>
        </w:rPr>
        <w:t>The solicitation number;</w:t>
      </w:r>
    </w:p>
    <w:p w14:paraId="0FAE963A" w14:textId="77777777" w:rsidR="00361667" w:rsidRPr="00655B6B" w:rsidRDefault="00361667" w:rsidP="00F57A42">
      <w:pPr>
        <w:pStyle w:val="ListParagraph"/>
        <w:numPr>
          <w:ilvl w:val="0"/>
          <w:numId w:val="22"/>
        </w:numPr>
        <w:spacing w:line="240" w:lineRule="auto"/>
        <w:rPr>
          <w:rFonts w:asciiTheme="majorHAnsi" w:hAnsiTheme="majorHAnsi" w:cstheme="majorHAnsi"/>
        </w:rPr>
      </w:pPr>
      <w:r w:rsidRPr="00655B6B">
        <w:rPr>
          <w:rFonts w:asciiTheme="majorHAnsi" w:hAnsiTheme="majorHAnsi" w:cstheme="majorHAnsi"/>
        </w:rPr>
        <w:t>The name, address, telephone number of the Offeror;</w:t>
      </w:r>
    </w:p>
    <w:p w14:paraId="0FAE963B" w14:textId="77777777" w:rsidR="00361667" w:rsidRPr="00655B6B" w:rsidRDefault="00361667" w:rsidP="00F57A42">
      <w:pPr>
        <w:pStyle w:val="ListParagraph"/>
        <w:numPr>
          <w:ilvl w:val="0"/>
          <w:numId w:val="22"/>
        </w:numPr>
        <w:spacing w:line="240" w:lineRule="auto"/>
        <w:rPr>
          <w:rFonts w:asciiTheme="majorHAnsi" w:hAnsiTheme="majorHAnsi" w:cstheme="majorHAnsi"/>
        </w:rPr>
      </w:pPr>
      <w:r w:rsidRPr="00655B6B">
        <w:rPr>
          <w:rFonts w:asciiTheme="majorHAnsi" w:hAnsiTheme="majorHAnsi" w:cstheme="majorHAnsi"/>
        </w:rPr>
        <w:t>The Offeror’s Unique Entity Identifier (UEI) and, if applicable, Electronic Funds Transfer (EFT) indicator;</w:t>
      </w:r>
    </w:p>
    <w:p w14:paraId="0FAE963C" w14:textId="77777777" w:rsidR="00361667" w:rsidRPr="00655B6B" w:rsidRDefault="00361667" w:rsidP="00F57A42">
      <w:pPr>
        <w:pStyle w:val="ListParagraph"/>
        <w:numPr>
          <w:ilvl w:val="0"/>
          <w:numId w:val="22"/>
        </w:numPr>
        <w:spacing w:line="240" w:lineRule="auto"/>
        <w:rPr>
          <w:rFonts w:asciiTheme="majorHAnsi" w:hAnsiTheme="majorHAnsi" w:cstheme="majorHAnsi"/>
        </w:rPr>
      </w:pPr>
      <w:r w:rsidRPr="00655B6B">
        <w:rPr>
          <w:rFonts w:asciiTheme="majorHAnsi" w:hAnsiTheme="majorHAnsi" w:cstheme="majorHAnsi"/>
        </w:rPr>
        <w:t>Information necessary to evaluate the factors contained in the provision at 52.212-2 or as described in the solicitation;</w:t>
      </w:r>
    </w:p>
    <w:p w14:paraId="0FAE963D" w14:textId="77777777" w:rsidR="00361667" w:rsidRPr="00655B6B" w:rsidRDefault="00361667" w:rsidP="00F57A42">
      <w:pPr>
        <w:pStyle w:val="ListParagraph"/>
        <w:numPr>
          <w:ilvl w:val="0"/>
          <w:numId w:val="22"/>
        </w:numPr>
        <w:spacing w:line="240" w:lineRule="auto"/>
        <w:rPr>
          <w:rFonts w:asciiTheme="majorHAnsi" w:hAnsiTheme="majorHAnsi" w:cstheme="majorHAnsi"/>
        </w:rPr>
      </w:pPr>
      <w:r w:rsidRPr="00655B6B">
        <w:rPr>
          <w:rFonts w:asciiTheme="majorHAnsi" w:hAnsiTheme="majorHAnsi" w:cstheme="majorHAnsi"/>
        </w:rPr>
        <w:t>Responses to provisions that require Offeror completion of information, representations, and certifications (other than those collected via the System for Award Management (SAM)); and</w:t>
      </w:r>
    </w:p>
    <w:p w14:paraId="0FAE963E" w14:textId="77777777" w:rsidR="00361667" w:rsidRPr="00655B6B" w:rsidRDefault="00361667" w:rsidP="00F57A42">
      <w:pPr>
        <w:pStyle w:val="ListParagraph"/>
        <w:numPr>
          <w:ilvl w:val="0"/>
          <w:numId w:val="22"/>
        </w:numPr>
        <w:spacing w:line="240" w:lineRule="auto"/>
        <w:rPr>
          <w:rFonts w:asciiTheme="majorHAnsi" w:hAnsiTheme="majorHAnsi" w:cstheme="majorHAnsi"/>
        </w:rPr>
      </w:pPr>
      <w:r w:rsidRPr="00655B6B">
        <w:rPr>
          <w:rFonts w:asciiTheme="majorHAnsi" w:hAnsiTheme="majorHAnsi" w:cstheme="majorHAnsi"/>
        </w:rPr>
        <w:t>A statement specifying the extent of agreement with all terms, conditions, and provisions included in the solicitation and any solicitation amendments.</w:t>
      </w:r>
    </w:p>
    <w:p w14:paraId="0FAE963F" w14:textId="77777777" w:rsidR="00361667" w:rsidRPr="00655B6B" w:rsidRDefault="00361667" w:rsidP="00F57A42">
      <w:pPr>
        <w:pStyle w:val="ListParagraph"/>
        <w:numPr>
          <w:ilvl w:val="0"/>
          <w:numId w:val="22"/>
        </w:numPr>
        <w:spacing w:after="0" w:line="240" w:lineRule="auto"/>
        <w:rPr>
          <w:rFonts w:asciiTheme="majorHAnsi" w:hAnsiTheme="majorHAnsi" w:cstheme="majorHAnsi"/>
        </w:rPr>
      </w:pPr>
      <w:r w:rsidRPr="00655B6B">
        <w:rPr>
          <w:rFonts w:asciiTheme="majorHAnsi" w:hAnsiTheme="majorHAnsi" w:cstheme="majorHAnsi"/>
        </w:rPr>
        <w:t xml:space="preserve">Completed Price Schedule on the Excel Attachment </w:t>
      </w:r>
    </w:p>
    <w:p w14:paraId="0FAE9640" w14:textId="77777777" w:rsidR="00361667" w:rsidRPr="00655B6B" w:rsidRDefault="00361667" w:rsidP="00F57A42">
      <w:pPr>
        <w:pStyle w:val="ListParagraph"/>
        <w:numPr>
          <w:ilvl w:val="1"/>
          <w:numId w:val="22"/>
        </w:numPr>
        <w:spacing w:after="0" w:line="240" w:lineRule="auto"/>
        <w:rPr>
          <w:rFonts w:asciiTheme="majorHAnsi" w:hAnsiTheme="majorHAnsi" w:cstheme="majorHAnsi"/>
        </w:rPr>
      </w:pPr>
      <w:r w:rsidRPr="00655B6B">
        <w:rPr>
          <w:rFonts w:asciiTheme="majorHAnsi" w:hAnsiTheme="majorHAnsi" w:cstheme="majorHAnsi"/>
        </w:rPr>
        <w:t xml:space="preserve">NOTE: Whether a test is performed in-house or subcontracted is for informational purposes only for use in contract administration </w:t>
      </w:r>
    </w:p>
    <w:p w14:paraId="0FAE9641" w14:textId="77777777" w:rsidR="00361667" w:rsidRPr="00655B6B" w:rsidRDefault="00361667" w:rsidP="00F57A42">
      <w:pPr>
        <w:pStyle w:val="ListParagraph"/>
        <w:numPr>
          <w:ilvl w:val="0"/>
          <w:numId w:val="22"/>
        </w:numPr>
        <w:spacing w:before="200" w:after="0" w:line="240" w:lineRule="auto"/>
        <w:rPr>
          <w:rFonts w:asciiTheme="majorHAnsi" w:hAnsiTheme="majorHAnsi" w:cstheme="majorHAnsi"/>
        </w:rPr>
      </w:pPr>
      <w:r w:rsidRPr="00655B6B">
        <w:rPr>
          <w:rFonts w:asciiTheme="majorHAnsi" w:hAnsiTheme="majorHAnsi" w:cstheme="majorHAnsi"/>
        </w:rPr>
        <w:t xml:space="preserve">Narrative to whether the vendor can meet the six month start of performance from time of award. Provide a timeline, and how that timeline will be met, including training support, conversion plan, and test build information. The quoter shall also provide the following: </w:t>
      </w:r>
    </w:p>
    <w:p w14:paraId="0FAE9642" w14:textId="77777777" w:rsidR="00361667" w:rsidRPr="00655B6B" w:rsidRDefault="00361667" w:rsidP="00F57A42">
      <w:pPr>
        <w:pStyle w:val="ListParagraph"/>
        <w:numPr>
          <w:ilvl w:val="1"/>
          <w:numId w:val="22"/>
        </w:numPr>
        <w:spacing w:before="200" w:after="0" w:line="240" w:lineRule="auto"/>
        <w:rPr>
          <w:rFonts w:asciiTheme="majorHAnsi" w:hAnsiTheme="majorHAnsi" w:cstheme="majorHAnsi"/>
        </w:rPr>
      </w:pPr>
      <w:r w:rsidRPr="00655B6B">
        <w:rPr>
          <w:rFonts w:asciiTheme="majorHAnsi" w:hAnsiTheme="majorHAnsi" w:cstheme="majorHAnsi"/>
        </w:rPr>
        <w:t>Proof of an established bi-directional LEDI interface (or proof that it will be completed within 3 months of contract award)</w:t>
      </w:r>
    </w:p>
    <w:p w14:paraId="0FAE9643" w14:textId="77777777" w:rsidR="00361667" w:rsidRPr="00655B6B" w:rsidRDefault="00361667" w:rsidP="00F57A42">
      <w:pPr>
        <w:pStyle w:val="ListParagraph"/>
        <w:numPr>
          <w:ilvl w:val="1"/>
          <w:numId w:val="22"/>
        </w:numPr>
        <w:spacing w:before="200" w:after="0" w:line="240" w:lineRule="auto"/>
        <w:rPr>
          <w:rFonts w:asciiTheme="majorHAnsi" w:hAnsiTheme="majorHAnsi" w:cstheme="majorHAnsi"/>
        </w:rPr>
      </w:pPr>
      <w:r w:rsidRPr="00655B6B">
        <w:rPr>
          <w:rFonts w:asciiTheme="majorHAnsi" w:hAnsiTheme="majorHAnsi" w:cstheme="majorHAnsi"/>
        </w:rPr>
        <w:t xml:space="preserve">Proof that contractor is approved to be interfaced with Oracle EHR (Cerner) and that it is already built at the enterprise level </w:t>
      </w:r>
    </w:p>
    <w:p w14:paraId="0FAE9644" w14:textId="77777777" w:rsidR="00361667" w:rsidRPr="00655B6B" w:rsidRDefault="00361667" w:rsidP="00F57A42">
      <w:pPr>
        <w:pStyle w:val="ListParagraph"/>
        <w:numPr>
          <w:ilvl w:val="0"/>
          <w:numId w:val="23"/>
        </w:numPr>
        <w:spacing w:before="200" w:after="0" w:line="240" w:lineRule="auto"/>
        <w:rPr>
          <w:rFonts w:asciiTheme="majorHAnsi" w:hAnsiTheme="majorHAnsi" w:cstheme="majorHAnsi"/>
        </w:rPr>
      </w:pPr>
      <w:r w:rsidRPr="005361BA">
        <w:rPr>
          <w:rFonts w:asciiTheme="majorHAnsi" w:hAnsiTheme="majorHAnsi" w:cstheme="majorHAnsi"/>
        </w:rPr>
        <w:t>Narrative of IT support provided by quoter (remote vs. onsite and duration of days support provided onsite)</w:t>
      </w:r>
      <w:r w:rsidRPr="00655B6B">
        <w:rPr>
          <w:rFonts w:asciiTheme="majorHAnsi" w:hAnsiTheme="majorHAnsi" w:cstheme="majorHAnsi"/>
        </w:rPr>
        <w:t xml:space="preserve"> </w:t>
      </w:r>
    </w:p>
    <w:p w14:paraId="0FAE9645" w14:textId="77777777" w:rsidR="00361667" w:rsidRPr="00655B6B" w:rsidRDefault="00361667" w:rsidP="00F57A42">
      <w:pPr>
        <w:pStyle w:val="ListParagraph"/>
        <w:numPr>
          <w:ilvl w:val="0"/>
          <w:numId w:val="23"/>
        </w:numPr>
        <w:spacing w:before="200" w:after="0" w:line="240" w:lineRule="auto"/>
        <w:rPr>
          <w:rFonts w:asciiTheme="majorHAnsi" w:hAnsiTheme="majorHAnsi" w:cstheme="majorHAnsi"/>
        </w:rPr>
      </w:pPr>
      <w:r w:rsidRPr="00655B6B">
        <w:rPr>
          <w:rFonts w:asciiTheme="majorHAnsi" w:hAnsiTheme="majorHAnsi" w:cstheme="majorHAnsi"/>
        </w:rPr>
        <w:t xml:space="preserve">One copy of turnaround time statement </w:t>
      </w:r>
    </w:p>
    <w:p w14:paraId="0FAE9646" w14:textId="77777777" w:rsidR="00361667" w:rsidRPr="00655B6B" w:rsidRDefault="00361667" w:rsidP="00F57A42">
      <w:pPr>
        <w:pStyle w:val="ListParagraph"/>
        <w:numPr>
          <w:ilvl w:val="0"/>
          <w:numId w:val="23"/>
        </w:numPr>
        <w:spacing w:before="200" w:after="0" w:line="240" w:lineRule="auto"/>
        <w:rPr>
          <w:rFonts w:asciiTheme="majorHAnsi" w:hAnsiTheme="majorHAnsi" w:cstheme="majorHAnsi"/>
        </w:rPr>
      </w:pPr>
      <w:r w:rsidRPr="00655B6B">
        <w:rPr>
          <w:rFonts w:asciiTheme="majorHAnsi" w:hAnsiTheme="majorHAnsi" w:cstheme="majorHAnsi"/>
        </w:rPr>
        <w:t>Provide information on EACH test that does not have pricing completed in the Excel Attachment and why no pricing was included in the Quoter Comments column of spreadsheet. (Example: If a test or item with CPT code is included in another test, provide the test it is included with or whether the test is not offered by quoter)</w:t>
      </w:r>
    </w:p>
    <w:p w14:paraId="0FAE9647" w14:textId="77777777" w:rsidR="00361667" w:rsidRPr="00655B6B" w:rsidRDefault="00361667" w:rsidP="00F57A42">
      <w:pPr>
        <w:pStyle w:val="ListParagraph"/>
        <w:numPr>
          <w:ilvl w:val="1"/>
          <w:numId w:val="23"/>
        </w:numPr>
        <w:spacing w:before="200" w:after="0" w:line="240" w:lineRule="auto"/>
        <w:rPr>
          <w:rFonts w:asciiTheme="majorHAnsi" w:hAnsiTheme="majorHAnsi" w:cstheme="majorHAnsi"/>
        </w:rPr>
      </w:pPr>
      <w:r w:rsidRPr="00655B6B">
        <w:rPr>
          <w:rFonts w:asciiTheme="majorHAnsi" w:hAnsiTheme="majorHAnsi" w:cstheme="majorHAnsi"/>
        </w:rPr>
        <w:lastRenderedPageBreak/>
        <w:t xml:space="preserve">NOTE: Any tests subcontracted require pricing </w:t>
      </w:r>
    </w:p>
    <w:p w14:paraId="0FAE9648" w14:textId="77777777" w:rsidR="00361667" w:rsidRPr="00655B6B" w:rsidRDefault="00361667" w:rsidP="00F57A42">
      <w:pPr>
        <w:pStyle w:val="ListParagraph"/>
        <w:numPr>
          <w:ilvl w:val="0"/>
          <w:numId w:val="23"/>
        </w:numPr>
        <w:spacing w:before="200" w:after="0" w:line="240" w:lineRule="auto"/>
        <w:rPr>
          <w:rFonts w:asciiTheme="majorHAnsi" w:hAnsiTheme="majorHAnsi" w:cstheme="majorHAnsi"/>
        </w:rPr>
      </w:pPr>
      <w:r w:rsidRPr="00655B6B">
        <w:rPr>
          <w:rFonts w:asciiTheme="majorHAnsi" w:hAnsiTheme="majorHAnsi" w:cstheme="majorHAnsi"/>
        </w:rPr>
        <w:t xml:space="preserve">Quality metrics for critical results </w:t>
      </w:r>
    </w:p>
    <w:p w14:paraId="0FAE9649" w14:textId="77777777" w:rsidR="00361667" w:rsidRPr="00655B6B" w:rsidRDefault="00361667" w:rsidP="00F57A42">
      <w:pPr>
        <w:pStyle w:val="ListParagraph"/>
        <w:numPr>
          <w:ilvl w:val="0"/>
          <w:numId w:val="23"/>
        </w:numPr>
        <w:spacing w:before="200" w:after="0" w:line="240" w:lineRule="auto"/>
        <w:rPr>
          <w:rFonts w:asciiTheme="majorHAnsi" w:hAnsiTheme="majorHAnsi" w:cstheme="majorHAnsi"/>
        </w:rPr>
      </w:pPr>
      <w:r w:rsidRPr="00655B6B">
        <w:rPr>
          <w:rFonts w:asciiTheme="majorHAnsi" w:hAnsiTheme="majorHAnsi" w:cstheme="majorHAnsi"/>
        </w:rPr>
        <w:t xml:space="preserve">Provide copy of critical result reporting policy </w:t>
      </w:r>
    </w:p>
    <w:p w14:paraId="0FAE964A" w14:textId="77777777" w:rsidR="00361667" w:rsidRPr="00655B6B" w:rsidRDefault="00361667" w:rsidP="00F57A42">
      <w:pPr>
        <w:pStyle w:val="ListParagraph"/>
        <w:numPr>
          <w:ilvl w:val="0"/>
          <w:numId w:val="23"/>
        </w:numPr>
        <w:spacing w:before="200" w:after="0" w:line="240" w:lineRule="auto"/>
        <w:rPr>
          <w:rFonts w:asciiTheme="majorHAnsi" w:hAnsiTheme="majorHAnsi" w:cstheme="majorHAnsi"/>
        </w:rPr>
      </w:pPr>
      <w:r w:rsidRPr="00655B6B">
        <w:rPr>
          <w:rFonts w:asciiTheme="majorHAnsi" w:hAnsiTheme="majorHAnsi" w:cstheme="majorHAnsi"/>
        </w:rPr>
        <w:t xml:space="preserve">Narrative on how the vendor will meet specimen pick-up times as stated in the PWS and include information on the courier service (not shipping service) that will be provided to pickup specimens from the designated laboratory; at a minimum of 6 days per week including federal holidays. </w:t>
      </w:r>
    </w:p>
    <w:p w14:paraId="0FAE964B" w14:textId="77777777" w:rsidR="00361667" w:rsidRPr="00655B6B" w:rsidRDefault="00361667" w:rsidP="00F57A42">
      <w:pPr>
        <w:pStyle w:val="ListParagraph"/>
        <w:numPr>
          <w:ilvl w:val="0"/>
          <w:numId w:val="23"/>
        </w:numPr>
        <w:spacing w:before="200" w:after="0" w:line="240" w:lineRule="auto"/>
        <w:rPr>
          <w:rFonts w:asciiTheme="majorHAnsi" w:hAnsiTheme="majorHAnsi" w:cstheme="majorHAnsi"/>
        </w:rPr>
      </w:pPr>
      <w:r w:rsidRPr="00655B6B">
        <w:rPr>
          <w:rFonts w:asciiTheme="majorHAnsi" w:hAnsiTheme="majorHAnsi" w:cstheme="majorHAnsi"/>
        </w:rPr>
        <w:t xml:space="preserve">Narrative on how the vendor provides continuing education material for PACE, CME, and CE credits. Describe content delivery method with visual representations, describe who provides the content, describe who develops the content, and provide samples of training materials </w:t>
      </w:r>
    </w:p>
    <w:p w14:paraId="0FAE964C" w14:textId="77777777" w:rsidR="00361667" w:rsidRPr="00655B6B" w:rsidRDefault="00361667" w:rsidP="00F57A42">
      <w:pPr>
        <w:pStyle w:val="ListParagraph"/>
        <w:numPr>
          <w:ilvl w:val="0"/>
          <w:numId w:val="23"/>
        </w:numPr>
        <w:spacing w:before="200" w:after="0" w:line="240" w:lineRule="auto"/>
        <w:rPr>
          <w:rFonts w:asciiTheme="majorHAnsi" w:hAnsiTheme="majorHAnsi" w:cstheme="majorHAnsi"/>
        </w:rPr>
      </w:pPr>
      <w:r w:rsidRPr="00655B6B">
        <w:rPr>
          <w:rFonts w:asciiTheme="majorHAnsi" w:hAnsiTheme="majorHAnsi" w:cstheme="majorHAnsi"/>
        </w:rPr>
        <w:t xml:space="preserve">At least three and no more than five past performance questionnaires for contracts of similar size and scope (more than 200 bed hospital) </w:t>
      </w:r>
    </w:p>
    <w:p w14:paraId="0FAE964D" w14:textId="77777777" w:rsidR="00361667" w:rsidRPr="00655B6B" w:rsidRDefault="00361667" w:rsidP="00F57A42">
      <w:pPr>
        <w:pStyle w:val="ListParagraph"/>
        <w:numPr>
          <w:ilvl w:val="0"/>
          <w:numId w:val="23"/>
        </w:numPr>
        <w:spacing w:before="200" w:after="0" w:line="240" w:lineRule="auto"/>
        <w:rPr>
          <w:rFonts w:asciiTheme="majorHAnsi" w:hAnsiTheme="majorHAnsi" w:cstheme="majorHAnsi"/>
        </w:rPr>
      </w:pPr>
      <w:r w:rsidRPr="00655B6B">
        <w:rPr>
          <w:rFonts w:asciiTheme="majorHAnsi" w:hAnsiTheme="majorHAnsi" w:cstheme="majorHAnsi"/>
        </w:rPr>
        <w:t xml:space="preserve">Narrative on how the vendor will verify no noncontracted tests have been ordered against the contract to ensure proper invoicing </w:t>
      </w:r>
    </w:p>
    <w:p w14:paraId="0FAE964E" w14:textId="77777777" w:rsidR="00361667" w:rsidRPr="00655B6B" w:rsidRDefault="00361667" w:rsidP="00F57A42">
      <w:pPr>
        <w:pStyle w:val="ListParagraph"/>
        <w:numPr>
          <w:ilvl w:val="0"/>
          <w:numId w:val="23"/>
        </w:numPr>
        <w:spacing w:before="200" w:after="0" w:line="240" w:lineRule="auto"/>
        <w:rPr>
          <w:rFonts w:asciiTheme="majorHAnsi" w:hAnsiTheme="majorHAnsi" w:cstheme="majorHAnsi"/>
        </w:rPr>
      </w:pPr>
      <w:r w:rsidRPr="00655B6B">
        <w:rPr>
          <w:rFonts w:asciiTheme="majorHAnsi" w:hAnsiTheme="majorHAnsi" w:cstheme="majorHAnsi"/>
        </w:rPr>
        <w:t xml:space="preserve">Current CLIA certificates for the contractor and sub-contractors (as applicable to discipline for subcontractors) which includes the approved testing and effective date for the following disciplines: </w:t>
      </w:r>
    </w:p>
    <w:p w14:paraId="0FAE964F"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Histocompatibility (010)</w:t>
      </w:r>
    </w:p>
    <w:p w14:paraId="0FAE9650"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Bacteriology (110)</w:t>
      </w:r>
    </w:p>
    <w:p w14:paraId="0FAE9651"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Mycobacteriology (115)</w:t>
      </w:r>
    </w:p>
    <w:p w14:paraId="0FAE9652"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Mycology (120)</w:t>
      </w:r>
    </w:p>
    <w:p w14:paraId="0FAE9653"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Parasitology</w:t>
      </w:r>
    </w:p>
    <w:p w14:paraId="0FAE9654"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Virology (140)</w:t>
      </w:r>
    </w:p>
    <w:p w14:paraId="0FAE9655"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Syphilis Serology (210)</w:t>
      </w:r>
    </w:p>
    <w:p w14:paraId="0FAE9656"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General Immunology (220)</w:t>
      </w:r>
    </w:p>
    <w:p w14:paraId="0FAE9657"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Routine Chemistry (310)</w:t>
      </w:r>
    </w:p>
    <w:p w14:paraId="0FAE9658"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Urinalysis (320)</w:t>
      </w:r>
    </w:p>
    <w:p w14:paraId="0FAE9659"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Endocrinology (330)</w:t>
      </w:r>
    </w:p>
    <w:p w14:paraId="0FAE965A"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Toxicology (340)</w:t>
      </w:r>
    </w:p>
    <w:p w14:paraId="0FAE965B"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Hematology (400)</w:t>
      </w:r>
    </w:p>
    <w:p w14:paraId="0FAE965C"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Immunohematology ABO Group &amp; Rh type (510)</w:t>
      </w:r>
    </w:p>
    <w:p w14:paraId="0FAE965D"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Immunohematology Antibody Detection (transfusion) (520)</w:t>
      </w:r>
    </w:p>
    <w:p w14:paraId="0FAE965E"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Immunohematology Antibody Detection (non-transfusion) (530)</w:t>
      </w:r>
    </w:p>
    <w:p w14:paraId="0FAE965F"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Immunohematology Antibody Identification (540)</w:t>
      </w:r>
    </w:p>
    <w:p w14:paraId="0FAE9660"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Immunohematology Compatibility Testing (550)</w:t>
      </w:r>
    </w:p>
    <w:p w14:paraId="0FAE9661"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Histopathology (610)</w:t>
      </w:r>
    </w:p>
    <w:p w14:paraId="0FAE9662"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Oral Pathology (620)</w:t>
      </w:r>
    </w:p>
    <w:p w14:paraId="0FAE9663"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Surgical Pathology</w:t>
      </w:r>
    </w:p>
    <w:p w14:paraId="0FAE9664"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Molecular Biology</w:t>
      </w:r>
    </w:p>
    <w:p w14:paraId="0FAE9665"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Cytology (630)</w:t>
      </w:r>
    </w:p>
    <w:p w14:paraId="0FAE9666"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Radiobioassay (800)</w:t>
      </w:r>
    </w:p>
    <w:p w14:paraId="0FAE9667" w14:textId="77777777" w:rsidR="00361667" w:rsidRPr="00655B6B" w:rsidRDefault="00361667" w:rsidP="00F57A42">
      <w:pPr>
        <w:pStyle w:val="ListParagraph"/>
        <w:numPr>
          <w:ilvl w:val="0"/>
          <w:numId w:val="24"/>
        </w:numPr>
        <w:jc w:val="both"/>
        <w:rPr>
          <w:rFonts w:asciiTheme="majorHAnsi" w:hAnsiTheme="majorHAnsi" w:cstheme="majorHAnsi"/>
        </w:rPr>
      </w:pPr>
      <w:r w:rsidRPr="00655B6B">
        <w:rPr>
          <w:rFonts w:asciiTheme="majorHAnsi" w:hAnsiTheme="majorHAnsi" w:cstheme="majorHAnsi"/>
        </w:rPr>
        <w:t>Cytogenetics (900)</w:t>
      </w:r>
    </w:p>
    <w:p w14:paraId="0FAE9668" w14:textId="77777777" w:rsidR="00361667" w:rsidRPr="00655B6B" w:rsidRDefault="00361667" w:rsidP="00F57A42">
      <w:pPr>
        <w:pStyle w:val="ListParagraph"/>
        <w:numPr>
          <w:ilvl w:val="0"/>
          <w:numId w:val="23"/>
        </w:numPr>
        <w:spacing w:after="0" w:line="240" w:lineRule="auto"/>
        <w:rPr>
          <w:rFonts w:asciiTheme="majorHAnsi" w:hAnsiTheme="majorHAnsi" w:cstheme="majorHAnsi"/>
        </w:rPr>
      </w:pPr>
      <w:r w:rsidRPr="00655B6B">
        <w:rPr>
          <w:rFonts w:asciiTheme="majorHAnsi" w:hAnsiTheme="majorHAnsi" w:cstheme="majorHAnsi"/>
        </w:rPr>
        <w:t>The quoter shall provide an example of test utilization and spend monitoring reports which show all options available to customer.</w:t>
      </w:r>
    </w:p>
    <w:p w14:paraId="0FAE9669" w14:textId="77777777" w:rsidR="00361667" w:rsidRPr="00C3222D" w:rsidRDefault="00361667" w:rsidP="00F57A42">
      <w:pPr>
        <w:pStyle w:val="ListParagraph"/>
        <w:numPr>
          <w:ilvl w:val="0"/>
          <w:numId w:val="23"/>
        </w:numPr>
        <w:spacing w:after="0" w:line="240" w:lineRule="auto"/>
        <w:rPr>
          <w:rFonts w:asciiTheme="majorHAnsi" w:hAnsiTheme="majorHAnsi" w:cstheme="majorHAnsi"/>
        </w:rPr>
      </w:pPr>
      <w:r w:rsidRPr="00655B6B">
        <w:rPr>
          <w:rFonts w:asciiTheme="majorHAnsi" w:hAnsiTheme="majorHAnsi" w:cstheme="majorHAnsi"/>
        </w:rPr>
        <w:t xml:space="preserve">The quoter shall provide a user guide with images showing the method of the electronic test menu submission system and a sample manifest. </w:t>
      </w:r>
    </w:p>
    <w:p w14:paraId="0FAE966A" w14:textId="77777777" w:rsidR="00361667" w:rsidRPr="00655B6B" w:rsidRDefault="00361667" w:rsidP="00F57A42">
      <w:pPr>
        <w:spacing w:line="240" w:lineRule="auto"/>
        <w:rPr>
          <w:rFonts w:asciiTheme="majorHAnsi" w:hAnsiTheme="majorHAnsi" w:cstheme="majorHAnsi"/>
        </w:rPr>
      </w:pPr>
    </w:p>
    <w:p w14:paraId="0FAE966B"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lastRenderedPageBreak/>
        <w:t>The quoter shall provide</w:t>
      </w:r>
      <w:r w:rsidRPr="00655B6B">
        <w:rPr>
          <w:rFonts w:asciiTheme="majorHAnsi" w:hAnsiTheme="majorHAnsi" w:cstheme="majorHAnsi"/>
          <w:b/>
          <w:bCs/>
          <w:i/>
          <w:iCs/>
        </w:rPr>
        <w:t xml:space="preserve"> </w:t>
      </w:r>
      <w:r w:rsidRPr="00655B6B">
        <w:rPr>
          <w:rFonts w:asciiTheme="majorHAnsi" w:hAnsiTheme="majorHAnsi" w:cstheme="majorHAnsi"/>
        </w:rPr>
        <w:t>documentation regarding:</w:t>
      </w:r>
      <w:r w:rsidRPr="00655B6B">
        <w:rPr>
          <w:rFonts w:asciiTheme="majorHAnsi" w:hAnsiTheme="majorHAnsi" w:cstheme="majorHAnsi"/>
          <w:b/>
          <w:bCs/>
          <w:i/>
          <w:iCs/>
        </w:rPr>
        <w:t xml:space="preserve"> Transmission/Connectivity:</w:t>
      </w:r>
      <w:r w:rsidRPr="00655B6B">
        <w:rPr>
          <w:rFonts w:asciiTheme="majorHAnsi" w:hAnsiTheme="majorHAnsi" w:cstheme="majorHAnsi"/>
        </w:rPr>
        <w:t xml:space="preserve"> Government shall evaluate the quoters ability to establish an interconnection with the VA for the ordering of tests and transmission of ALL test results electronically in accordance with the requirements of the PWS within six months after award. Quoter shall detail their capabilities to meet the information transmission requirements. For quoters that do not currently meet or have the capability to meet the VA connectivity requirements, the quoter shall pr</w:t>
      </w:r>
      <w:r w:rsidRPr="00655B6B">
        <w:rPr>
          <w:rFonts w:asciiTheme="majorHAnsi" w:hAnsiTheme="majorHAnsi" w:cstheme="majorHAnsi"/>
        </w:rPr>
        <w:t xml:space="preserve">ovide an action plan, to include a timeline and proposed method for ordering tests and transmitting results. The Contracting Officer shall verify the vendor has a Memorandum of Understanding/Interconnection Security Agreement (MOU/ISA) in place at the time of award via a Department of Veterans Affairs SharePoint. </w:t>
      </w:r>
    </w:p>
    <w:p w14:paraId="0FAE966C"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provide</w:t>
      </w:r>
      <w:r w:rsidRPr="00655B6B">
        <w:rPr>
          <w:rFonts w:asciiTheme="majorHAnsi" w:hAnsiTheme="majorHAnsi" w:cstheme="majorHAnsi"/>
          <w:b/>
          <w:bCs/>
          <w:i/>
          <w:iCs/>
        </w:rPr>
        <w:t xml:space="preserve"> </w:t>
      </w:r>
      <w:r w:rsidRPr="00655B6B">
        <w:rPr>
          <w:rFonts w:asciiTheme="majorHAnsi" w:hAnsiTheme="majorHAnsi" w:cstheme="majorHAnsi"/>
        </w:rPr>
        <w:t>documentation regarding:</w:t>
      </w:r>
      <w:r w:rsidRPr="00655B6B">
        <w:rPr>
          <w:rFonts w:asciiTheme="majorHAnsi" w:hAnsiTheme="majorHAnsi" w:cstheme="majorHAnsi"/>
          <w:b/>
          <w:bCs/>
          <w:i/>
          <w:iCs/>
        </w:rPr>
        <w:t xml:space="preserve"> Quality of IT Support:</w:t>
      </w:r>
      <w:r w:rsidRPr="00655B6B">
        <w:rPr>
          <w:rFonts w:asciiTheme="majorHAnsi" w:hAnsiTheme="majorHAnsi" w:cstheme="majorHAnsi"/>
        </w:rPr>
        <w:t xml:space="preserve"> Quoter’s ability to effectively resolve any minor or complex IT issues with connectivity and transmission of test results. </w:t>
      </w:r>
    </w:p>
    <w:p w14:paraId="0FAE966D"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provide</w:t>
      </w:r>
      <w:r w:rsidRPr="00655B6B">
        <w:rPr>
          <w:rFonts w:asciiTheme="majorHAnsi" w:hAnsiTheme="majorHAnsi" w:cstheme="majorHAnsi"/>
          <w:b/>
          <w:bCs/>
          <w:i/>
          <w:iCs/>
        </w:rPr>
        <w:t xml:space="preserve"> </w:t>
      </w:r>
      <w:r w:rsidRPr="00655B6B">
        <w:rPr>
          <w:rFonts w:asciiTheme="majorHAnsi" w:hAnsiTheme="majorHAnsi" w:cstheme="majorHAnsi"/>
        </w:rPr>
        <w:t>documentation regarding:</w:t>
      </w:r>
      <w:r w:rsidRPr="00655B6B">
        <w:rPr>
          <w:rFonts w:asciiTheme="majorHAnsi" w:hAnsiTheme="majorHAnsi" w:cstheme="majorHAnsi"/>
          <w:b/>
          <w:bCs/>
          <w:i/>
          <w:iCs/>
        </w:rPr>
        <w:t xml:space="preserve"> Startup Time:</w:t>
      </w:r>
      <w:r w:rsidRPr="00655B6B">
        <w:rPr>
          <w:rFonts w:asciiTheme="majorHAnsi" w:hAnsiTheme="majorHAnsi" w:cstheme="majorHAnsi"/>
          <w:i/>
          <w:iCs/>
        </w:rPr>
        <w:t xml:space="preserve"> </w:t>
      </w:r>
      <w:r w:rsidRPr="00655B6B">
        <w:rPr>
          <w:rFonts w:asciiTheme="majorHAnsi" w:hAnsiTheme="majorHAnsi" w:cstheme="majorHAnsi"/>
        </w:rPr>
        <w:t xml:space="preserve">The Government shall evaluate the quoter’s narrative and timeline for startup to determine their ability to reasonably and effectively, meet the 6 month start of performance, quality of training support, conversion plan, and test build information. The Government shall also verify the vendor has an established bidirectional LEDI interface (or proof that it will be completed within 3 months of contract award and that contractor is approved to be interfaced with Oracle </w:t>
      </w:r>
      <w:r w:rsidRPr="00655B6B">
        <w:rPr>
          <w:rFonts w:asciiTheme="majorHAnsi" w:hAnsiTheme="majorHAnsi" w:cstheme="majorHAnsi"/>
        </w:rPr>
        <w:t xml:space="preserve">EHR (Cerner) and that it is already built at the enterprise level. </w:t>
      </w:r>
    </w:p>
    <w:p w14:paraId="0FAE966E"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provide</w:t>
      </w:r>
      <w:r w:rsidRPr="00655B6B">
        <w:rPr>
          <w:rFonts w:asciiTheme="majorHAnsi" w:hAnsiTheme="majorHAnsi" w:cstheme="majorHAnsi"/>
          <w:b/>
          <w:bCs/>
          <w:i/>
          <w:iCs/>
        </w:rPr>
        <w:t xml:space="preserve"> </w:t>
      </w:r>
      <w:r w:rsidRPr="00655B6B">
        <w:rPr>
          <w:rFonts w:asciiTheme="majorHAnsi" w:hAnsiTheme="majorHAnsi" w:cstheme="majorHAnsi"/>
        </w:rPr>
        <w:t>documentation regarding:</w:t>
      </w:r>
      <w:r w:rsidRPr="00655B6B">
        <w:rPr>
          <w:rFonts w:asciiTheme="majorHAnsi" w:hAnsiTheme="majorHAnsi" w:cstheme="majorHAnsi"/>
          <w:b/>
          <w:bCs/>
          <w:i/>
          <w:iCs/>
        </w:rPr>
        <w:t xml:space="preserve"> Test Menus: </w:t>
      </w:r>
      <w:r w:rsidRPr="00655B6B">
        <w:rPr>
          <w:rFonts w:asciiTheme="majorHAnsi" w:hAnsiTheme="majorHAnsi" w:cstheme="majorHAnsi"/>
        </w:rPr>
        <w:t xml:space="preserve">The Government shall use the quoters complete test menu to compare the number of available tests to the list of tests required by the Government. Tests sent to subcontractors will be considered available tests. </w:t>
      </w:r>
    </w:p>
    <w:p w14:paraId="0FAE966F" w14:textId="77777777" w:rsidR="00361667" w:rsidRPr="00655B6B" w:rsidRDefault="00361667" w:rsidP="00F57A42">
      <w:pPr>
        <w:spacing w:line="240" w:lineRule="auto"/>
        <w:ind w:left="360"/>
        <w:rPr>
          <w:rFonts w:asciiTheme="majorHAnsi" w:hAnsiTheme="majorHAnsi" w:cstheme="majorHAnsi"/>
          <w:b/>
          <w:bCs/>
          <w:i/>
          <w:iCs/>
        </w:rPr>
      </w:pPr>
    </w:p>
    <w:p w14:paraId="0FAE9670"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provide</w:t>
      </w:r>
      <w:r w:rsidRPr="00655B6B">
        <w:rPr>
          <w:rFonts w:asciiTheme="majorHAnsi" w:hAnsiTheme="majorHAnsi" w:cstheme="majorHAnsi"/>
          <w:b/>
          <w:bCs/>
          <w:i/>
          <w:iCs/>
        </w:rPr>
        <w:t xml:space="preserve"> </w:t>
      </w:r>
      <w:r w:rsidRPr="00655B6B">
        <w:rPr>
          <w:rFonts w:asciiTheme="majorHAnsi" w:hAnsiTheme="majorHAnsi" w:cstheme="majorHAnsi"/>
        </w:rPr>
        <w:t xml:space="preserve">documentation regarding: </w:t>
      </w:r>
      <w:r w:rsidRPr="00655B6B">
        <w:rPr>
          <w:rFonts w:asciiTheme="majorHAnsi" w:hAnsiTheme="majorHAnsi" w:cstheme="majorHAnsi"/>
          <w:b/>
          <w:bCs/>
          <w:i/>
          <w:iCs/>
        </w:rPr>
        <w:t>Turn-around Times:</w:t>
      </w:r>
      <w:r w:rsidRPr="00655B6B">
        <w:rPr>
          <w:rFonts w:asciiTheme="majorHAnsi" w:hAnsiTheme="majorHAnsi" w:cstheme="majorHAnsi"/>
        </w:rPr>
        <w:t xml:space="preserve"> The Government shall evaluate turn-around times provided in quotes and how those impact patient care and clinical decisions. NOTE: If the turnaround time varies, provide a range (“varies” will not be accepted)</w:t>
      </w:r>
    </w:p>
    <w:p w14:paraId="0FAE9671"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provide</w:t>
      </w:r>
      <w:r w:rsidRPr="00655B6B">
        <w:rPr>
          <w:rFonts w:asciiTheme="majorHAnsi" w:hAnsiTheme="majorHAnsi" w:cstheme="majorHAnsi"/>
          <w:b/>
          <w:bCs/>
          <w:i/>
          <w:iCs/>
        </w:rPr>
        <w:t xml:space="preserve"> </w:t>
      </w:r>
      <w:r w:rsidRPr="00655B6B">
        <w:rPr>
          <w:rFonts w:asciiTheme="majorHAnsi" w:hAnsiTheme="majorHAnsi" w:cstheme="majorHAnsi"/>
        </w:rPr>
        <w:t xml:space="preserve">documentation regarding: </w:t>
      </w:r>
      <w:r w:rsidRPr="00655B6B">
        <w:rPr>
          <w:rFonts w:asciiTheme="majorHAnsi" w:hAnsiTheme="majorHAnsi" w:cstheme="majorHAnsi"/>
          <w:b/>
          <w:bCs/>
          <w:i/>
          <w:iCs/>
        </w:rPr>
        <w:t xml:space="preserve">Quality Metrics for Critical Results: </w:t>
      </w:r>
      <w:r w:rsidRPr="00655B6B">
        <w:rPr>
          <w:rFonts w:asciiTheme="majorHAnsi" w:hAnsiTheme="majorHAnsi" w:cstheme="majorHAnsi"/>
        </w:rPr>
        <w:t xml:space="preserve">The Government shall evaluate how the quoter will communicate critical lab values. </w:t>
      </w:r>
    </w:p>
    <w:p w14:paraId="0FAE9672"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provide</w:t>
      </w:r>
      <w:r w:rsidRPr="00655B6B">
        <w:rPr>
          <w:rFonts w:asciiTheme="majorHAnsi" w:hAnsiTheme="majorHAnsi" w:cstheme="majorHAnsi"/>
          <w:b/>
          <w:bCs/>
          <w:i/>
          <w:iCs/>
        </w:rPr>
        <w:t xml:space="preserve"> </w:t>
      </w:r>
      <w:r w:rsidRPr="00655B6B">
        <w:rPr>
          <w:rFonts w:asciiTheme="majorHAnsi" w:hAnsiTheme="majorHAnsi" w:cstheme="majorHAnsi"/>
        </w:rPr>
        <w:t xml:space="preserve">documentation regarding: </w:t>
      </w:r>
      <w:r w:rsidRPr="00655B6B">
        <w:rPr>
          <w:rFonts w:asciiTheme="majorHAnsi" w:hAnsiTheme="majorHAnsi" w:cstheme="majorHAnsi"/>
          <w:b/>
          <w:bCs/>
          <w:i/>
          <w:iCs/>
        </w:rPr>
        <w:t xml:space="preserve">Specimen Pick-Up: </w:t>
      </w:r>
      <w:r w:rsidRPr="00655B6B">
        <w:rPr>
          <w:rFonts w:asciiTheme="majorHAnsi" w:hAnsiTheme="majorHAnsi" w:cstheme="majorHAnsi"/>
        </w:rPr>
        <w:t xml:space="preserve">The Government shall evaluate the quoters plan for specimen pick-up as specified in the PWS and has an identified courier service. </w:t>
      </w:r>
    </w:p>
    <w:p w14:paraId="0FAE9673"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provide</w:t>
      </w:r>
      <w:r w:rsidRPr="00655B6B">
        <w:rPr>
          <w:rFonts w:asciiTheme="majorHAnsi" w:hAnsiTheme="majorHAnsi" w:cstheme="majorHAnsi"/>
          <w:b/>
          <w:bCs/>
          <w:i/>
          <w:iCs/>
        </w:rPr>
        <w:t xml:space="preserve"> </w:t>
      </w:r>
      <w:r w:rsidRPr="00655B6B">
        <w:rPr>
          <w:rFonts w:asciiTheme="majorHAnsi" w:hAnsiTheme="majorHAnsi" w:cstheme="majorHAnsi"/>
        </w:rPr>
        <w:t xml:space="preserve">documentation regarding: </w:t>
      </w:r>
      <w:r w:rsidRPr="00655B6B">
        <w:rPr>
          <w:rFonts w:asciiTheme="majorHAnsi" w:hAnsiTheme="majorHAnsi" w:cstheme="majorHAnsi"/>
          <w:b/>
          <w:bCs/>
          <w:i/>
          <w:iCs/>
        </w:rPr>
        <w:t xml:space="preserve">Continuing Education Materials: </w:t>
      </w:r>
      <w:r w:rsidRPr="00655B6B">
        <w:rPr>
          <w:rFonts w:asciiTheme="majorHAnsi" w:hAnsiTheme="majorHAnsi" w:cstheme="majorHAnsi"/>
        </w:rPr>
        <w:t xml:space="preserve">The Government shall evaluate continuing education materials for ease of use, content delivery method (web accessible, webinar, videos, education events, etc.), and who is providing and developing content. </w:t>
      </w:r>
    </w:p>
    <w:p w14:paraId="0FAE9674"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provide</w:t>
      </w:r>
      <w:r w:rsidRPr="00655B6B">
        <w:rPr>
          <w:rFonts w:asciiTheme="majorHAnsi" w:hAnsiTheme="majorHAnsi" w:cstheme="majorHAnsi"/>
          <w:b/>
          <w:bCs/>
          <w:i/>
          <w:iCs/>
        </w:rPr>
        <w:t xml:space="preserve"> </w:t>
      </w:r>
      <w:r w:rsidRPr="00655B6B">
        <w:rPr>
          <w:rFonts w:asciiTheme="majorHAnsi" w:hAnsiTheme="majorHAnsi" w:cstheme="majorHAnsi"/>
        </w:rPr>
        <w:t xml:space="preserve">documentation regarding: </w:t>
      </w:r>
      <w:r w:rsidRPr="00655B6B">
        <w:rPr>
          <w:rFonts w:asciiTheme="majorHAnsi" w:hAnsiTheme="majorHAnsi" w:cstheme="majorHAnsi"/>
          <w:b/>
          <w:bCs/>
          <w:i/>
          <w:iCs/>
        </w:rPr>
        <w:t>Invoice Verification:</w:t>
      </w:r>
      <w:r w:rsidRPr="00655B6B">
        <w:rPr>
          <w:rFonts w:asciiTheme="majorHAnsi" w:hAnsiTheme="majorHAnsi" w:cstheme="majorHAnsi"/>
        </w:rPr>
        <w:t xml:space="preserve"> The Government shall evaluate the quoter’s process for verifying only contracted tests are invoiced accurately against the contract to determine effectiveness and the quoter’s understanding of the invoicing process as stated in the PWS. </w:t>
      </w:r>
    </w:p>
    <w:p w14:paraId="0FAE9675"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provide</w:t>
      </w:r>
      <w:r w:rsidRPr="00655B6B">
        <w:rPr>
          <w:rFonts w:asciiTheme="majorHAnsi" w:hAnsiTheme="majorHAnsi" w:cstheme="majorHAnsi"/>
          <w:b/>
          <w:bCs/>
          <w:i/>
          <w:iCs/>
        </w:rPr>
        <w:t xml:space="preserve"> </w:t>
      </w:r>
      <w:r w:rsidRPr="00655B6B">
        <w:rPr>
          <w:rFonts w:asciiTheme="majorHAnsi" w:hAnsiTheme="majorHAnsi" w:cstheme="majorHAnsi"/>
        </w:rPr>
        <w:t xml:space="preserve">documentation regarding: </w:t>
      </w:r>
      <w:r w:rsidRPr="00655B6B">
        <w:rPr>
          <w:rFonts w:asciiTheme="majorHAnsi" w:hAnsiTheme="majorHAnsi" w:cstheme="majorHAnsi"/>
          <w:b/>
          <w:bCs/>
          <w:i/>
          <w:iCs/>
        </w:rPr>
        <w:t>CLIA Certification:</w:t>
      </w:r>
      <w:r w:rsidRPr="00655B6B">
        <w:rPr>
          <w:rFonts w:asciiTheme="majorHAnsi" w:hAnsiTheme="majorHAnsi" w:cstheme="majorHAnsi"/>
        </w:rPr>
        <w:t xml:space="preserve"> The Government shall evaluate the quoters CLIA certification for all required specialties and sub-specialties listed in the PWS and determine whether it is valid and current. The Government shall also evaluate whether the subcontractor CLIA certification has all specialties and sub-specialties required for each test sent to the subcontractor and it is valid and current. </w:t>
      </w:r>
    </w:p>
    <w:p w14:paraId="0FAE9676"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lastRenderedPageBreak/>
        <w:t>The quoter shall provide</w:t>
      </w:r>
      <w:r w:rsidRPr="00655B6B">
        <w:rPr>
          <w:rFonts w:asciiTheme="majorHAnsi" w:hAnsiTheme="majorHAnsi" w:cstheme="majorHAnsi"/>
          <w:b/>
          <w:bCs/>
          <w:i/>
          <w:iCs/>
        </w:rPr>
        <w:t xml:space="preserve"> </w:t>
      </w:r>
      <w:r w:rsidRPr="00655B6B">
        <w:rPr>
          <w:rFonts w:asciiTheme="majorHAnsi" w:hAnsiTheme="majorHAnsi" w:cstheme="majorHAnsi"/>
        </w:rPr>
        <w:t xml:space="preserve">documentation regarding: </w:t>
      </w:r>
      <w:r w:rsidRPr="00655B6B">
        <w:rPr>
          <w:rFonts w:asciiTheme="majorHAnsi" w:hAnsiTheme="majorHAnsi" w:cstheme="majorHAnsi"/>
          <w:b/>
          <w:bCs/>
          <w:i/>
          <w:iCs/>
        </w:rPr>
        <w:t xml:space="preserve">Test Utilization and Spending Reports: </w:t>
      </w:r>
      <w:r w:rsidRPr="00655B6B">
        <w:rPr>
          <w:rFonts w:asciiTheme="majorHAnsi" w:hAnsiTheme="majorHAnsi" w:cstheme="majorHAnsi"/>
        </w:rPr>
        <w:t xml:space="preserve">The Government shall evaluate whether the vendor provides the minimum data as stated in the PWS. </w:t>
      </w:r>
    </w:p>
    <w:p w14:paraId="0FAE9677"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provide</w:t>
      </w:r>
      <w:r w:rsidRPr="00655B6B">
        <w:rPr>
          <w:rFonts w:asciiTheme="majorHAnsi" w:hAnsiTheme="majorHAnsi" w:cstheme="majorHAnsi"/>
          <w:b/>
          <w:bCs/>
          <w:i/>
          <w:iCs/>
        </w:rPr>
        <w:t xml:space="preserve"> </w:t>
      </w:r>
      <w:r w:rsidRPr="00655B6B">
        <w:rPr>
          <w:rFonts w:asciiTheme="majorHAnsi" w:hAnsiTheme="majorHAnsi" w:cstheme="majorHAnsi"/>
        </w:rPr>
        <w:t xml:space="preserve">documentation regarding: </w:t>
      </w:r>
      <w:r w:rsidRPr="00655B6B">
        <w:rPr>
          <w:rFonts w:asciiTheme="majorHAnsi" w:hAnsiTheme="majorHAnsi" w:cstheme="majorHAnsi"/>
          <w:b/>
          <w:bCs/>
          <w:i/>
          <w:iCs/>
        </w:rPr>
        <w:t xml:space="preserve">Online Test Menu Submission System and Manifest: </w:t>
      </w:r>
      <w:r w:rsidRPr="00655B6B">
        <w:rPr>
          <w:rFonts w:asciiTheme="majorHAnsi" w:hAnsiTheme="majorHAnsi" w:cstheme="majorHAnsi"/>
        </w:rPr>
        <w:t xml:space="preserve">The Government shall evaluate the ease of use for the online test menu submission system (how many steps, user friendly, ease of understanding). The Government shall verify manifests are separated by storage type and listed by accession number. </w:t>
      </w:r>
    </w:p>
    <w:p w14:paraId="0FAE9678"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 xml:space="preserve">The quoter shall provide a copy of all relevant permits/licenses and certifications inclusive of all sanctions current or pending throughout the United States of America prior to contract award.  In addition, the Contractor shall be responsible for providing written guarantee or evidence that all Subcontractors have appropriate licensure and accreditation to perform tests that the primary Contractor cannot perform prior to contract award and as requested by the Contracting Officer (CO).  </w:t>
      </w:r>
    </w:p>
    <w:p w14:paraId="0FAE9679"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address their approach for meeting the requirements in VAAR 852.239-70 all offers submitted in response to this solicitation or request for quotation shall address the approach for completing the security plan and accreditation requirements in clause 852.239 -70, Security Requirements for Information Technology Resources.</w:t>
      </w:r>
    </w:p>
    <w:p w14:paraId="0FAE967A"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certify in its proposal that all persons listed in the proposal have been compared against the OIG LEIE, and are not listed.</w:t>
      </w:r>
    </w:p>
    <w:p w14:paraId="0FAE967B" w14:textId="77777777" w:rsidR="00361667" w:rsidRPr="00655B6B" w:rsidRDefault="00361667" w:rsidP="00F57A42">
      <w:pPr>
        <w:spacing w:line="240" w:lineRule="auto"/>
        <w:ind w:left="360"/>
        <w:rPr>
          <w:rFonts w:asciiTheme="majorHAnsi" w:hAnsiTheme="majorHAnsi" w:cstheme="majorHAnsi"/>
        </w:rPr>
      </w:pPr>
      <w:r w:rsidRPr="00655B6B">
        <w:rPr>
          <w:rFonts w:asciiTheme="majorHAnsi" w:hAnsiTheme="majorHAnsi" w:cstheme="majorHAnsi"/>
        </w:rPr>
        <w:t>The quoter shall ensure all required representations and certifications are completed and returned with their quote (52.209-7, 52.240-90, etc.).</w:t>
      </w:r>
    </w:p>
    <w:p w14:paraId="0FAE967C" w14:textId="77777777" w:rsidR="00361667" w:rsidRPr="00655B6B" w:rsidRDefault="00361667" w:rsidP="00F57A42">
      <w:pPr>
        <w:spacing w:line="240" w:lineRule="auto"/>
        <w:rPr>
          <w:rFonts w:asciiTheme="majorHAnsi" w:hAnsiTheme="majorHAnsi" w:cstheme="majorHAnsi"/>
        </w:rPr>
      </w:pPr>
    </w:p>
    <w:p w14:paraId="0FAE967D" w14:textId="77777777" w:rsidR="00361667" w:rsidRPr="00655B6B" w:rsidRDefault="00361667" w:rsidP="00F57A42">
      <w:pPr>
        <w:spacing w:line="240" w:lineRule="auto"/>
        <w:rPr>
          <w:rFonts w:asciiTheme="majorHAnsi" w:hAnsiTheme="majorHAnsi" w:cstheme="majorHAnsi"/>
          <w:b/>
          <w:bCs/>
          <w:u w:val="single"/>
        </w:rPr>
      </w:pPr>
      <w:r w:rsidRPr="00655B6B">
        <w:rPr>
          <w:rFonts w:asciiTheme="majorHAnsi" w:hAnsiTheme="majorHAnsi" w:cstheme="majorHAnsi"/>
          <w:b/>
          <w:bCs/>
          <w:u w:val="single"/>
        </w:rPr>
        <w:t xml:space="preserve">Price </w:t>
      </w:r>
    </w:p>
    <w:p w14:paraId="0FAE967E" w14:textId="77777777" w:rsidR="00361667" w:rsidRPr="00655B6B" w:rsidRDefault="00361667" w:rsidP="00F57A42">
      <w:pPr>
        <w:autoSpaceDE w:val="0"/>
        <w:autoSpaceDN w:val="0"/>
        <w:adjustRightInd w:val="0"/>
        <w:spacing w:after="0" w:line="240" w:lineRule="auto"/>
        <w:rPr>
          <w:rFonts w:asciiTheme="majorHAnsi" w:hAnsiTheme="majorHAnsi" w:cstheme="majorHAnsi"/>
        </w:rPr>
      </w:pPr>
      <w:r w:rsidRPr="00655B6B">
        <w:rPr>
          <w:rFonts w:asciiTheme="majorHAnsi" w:hAnsiTheme="majorHAnsi" w:cstheme="majorHAnsi"/>
        </w:rPr>
        <w:t>This is an Indefinite Delivery Indefinite Quantity contract.  Price evaluation will be based on the overall estimated total value of the contract based on the prices offered for the tests listed in this solicitation (attached Price/Cost Schedule spreadsheet</w:t>
      </w:r>
      <w:r>
        <w:rPr>
          <w:rFonts w:asciiTheme="majorHAnsi" w:hAnsiTheme="majorHAnsi" w:cstheme="majorHAnsi"/>
        </w:rPr>
        <w:t>)</w:t>
      </w:r>
      <w:r w:rsidRPr="00655B6B">
        <w:rPr>
          <w:rFonts w:asciiTheme="majorHAnsi" w:hAnsiTheme="majorHAnsi" w:cstheme="majorHAnsi"/>
        </w:rPr>
        <w:t>. Quoted prices shall include all labor, materials, maintenance, technical support, project management and supervision, travel and expenses, training, software, software licenses, software updates and support as defined in the PWS that are necessary for the quoters to furnish the required services. Pricing shall not be listed anywhere else in the quoters submission. The awarded contract shall encompass all tests listed in this solicitation. Contractors are strongly encouraged to provide additional discount</w:t>
      </w:r>
      <w:r w:rsidRPr="00655B6B">
        <w:rPr>
          <w:rFonts w:asciiTheme="majorHAnsi" w:hAnsiTheme="majorHAnsi" w:cstheme="majorHAnsi"/>
        </w:rPr>
        <w:t xml:space="preserve">s and price reductions. Quoter shall have a single national coding system. </w:t>
      </w:r>
    </w:p>
    <w:p w14:paraId="0FAE967F" w14:textId="77777777" w:rsidR="00361667" w:rsidRPr="00655B6B" w:rsidRDefault="00361667" w:rsidP="00F57A42">
      <w:pPr>
        <w:spacing w:line="240" w:lineRule="auto"/>
        <w:rPr>
          <w:rFonts w:asciiTheme="majorHAnsi" w:hAnsiTheme="majorHAnsi" w:cstheme="majorHAnsi"/>
          <w:b/>
          <w:bCs/>
          <w:u w:val="single"/>
        </w:rPr>
      </w:pPr>
    </w:p>
    <w:p w14:paraId="0FAE9680" w14:textId="77777777" w:rsidR="00361667" w:rsidRPr="00655B6B" w:rsidRDefault="00361667" w:rsidP="00F57A42">
      <w:pPr>
        <w:spacing w:line="240" w:lineRule="auto"/>
        <w:rPr>
          <w:rFonts w:asciiTheme="majorHAnsi" w:hAnsiTheme="majorHAnsi" w:cstheme="majorHAnsi"/>
          <w:b/>
          <w:bCs/>
          <w:u w:val="single"/>
        </w:rPr>
      </w:pPr>
      <w:r w:rsidRPr="00655B6B">
        <w:rPr>
          <w:rFonts w:asciiTheme="majorHAnsi" w:hAnsiTheme="majorHAnsi" w:cstheme="majorHAnsi"/>
          <w:b/>
          <w:bCs/>
          <w:u w:val="single"/>
        </w:rPr>
        <w:t xml:space="preserve">Technical </w:t>
      </w:r>
    </w:p>
    <w:p w14:paraId="0FAE9681" w14:textId="77777777" w:rsidR="00361667" w:rsidRPr="00655B6B" w:rsidRDefault="00361667" w:rsidP="00F57A42">
      <w:pPr>
        <w:spacing w:line="240" w:lineRule="auto"/>
        <w:rPr>
          <w:rFonts w:asciiTheme="majorHAnsi" w:hAnsiTheme="majorHAnsi" w:cstheme="majorHAnsi"/>
        </w:rPr>
      </w:pPr>
      <w:r w:rsidRPr="00655B6B">
        <w:rPr>
          <w:rFonts w:asciiTheme="majorHAnsi" w:hAnsiTheme="majorHAnsi" w:cstheme="majorHAnsi"/>
        </w:rPr>
        <w:t>It is the Quoters responsibility to ensure sufficient information relevant to this procurement is provided to allow the Government to determine technical acceptability. The Government will, based on the information provided, be the sole decision maker on if a package is technically acceptable.</w:t>
      </w:r>
      <w:r>
        <w:rPr>
          <w:rFonts w:asciiTheme="majorHAnsi" w:hAnsiTheme="majorHAnsi" w:cstheme="majorHAnsi"/>
        </w:rPr>
        <w:t xml:space="preserve"> Quoter must provide in accordance with the above described “quoter shall provide” section. </w:t>
      </w:r>
    </w:p>
    <w:p w14:paraId="0FAE9682" w14:textId="77777777" w:rsidR="00361667" w:rsidRPr="00655B6B" w:rsidRDefault="00361667" w:rsidP="00F57A42">
      <w:pPr>
        <w:spacing w:line="240" w:lineRule="auto"/>
        <w:rPr>
          <w:rFonts w:asciiTheme="majorHAnsi" w:hAnsiTheme="majorHAnsi" w:cstheme="majorHAnsi"/>
          <w:b/>
          <w:bCs/>
          <w:u w:val="single"/>
        </w:rPr>
      </w:pPr>
      <w:r w:rsidRPr="00655B6B">
        <w:rPr>
          <w:rFonts w:asciiTheme="majorHAnsi" w:hAnsiTheme="majorHAnsi" w:cstheme="majorHAnsi"/>
          <w:b/>
          <w:bCs/>
          <w:u w:val="single"/>
        </w:rPr>
        <w:t xml:space="preserve">Past Performance </w:t>
      </w:r>
    </w:p>
    <w:p w14:paraId="0FAE9683" w14:textId="77777777" w:rsidR="00361667" w:rsidRPr="00655B6B" w:rsidRDefault="00361667" w:rsidP="00F57A42">
      <w:pPr>
        <w:spacing w:line="240" w:lineRule="auto"/>
        <w:rPr>
          <w:rFonts w:asciiTheme="majorHAnsi" w:hAnsiTheme="majorHAnsi" w:cstheme="majorHAnsi"/>
        </w:rPr>
      </w:pPr>
      <w:r w:rsidRPr="00655B6B">
        <w:rPr>
          <w:rFonts w:asciiTheme="majorHAnsi" w:hAnsiTheme="majorHAnsi" w:cstheme="majorHAnsi"/>
        </w:rPr>
        <w:t xml:space="preserve">Past Performance evaluation will assess the relative risks associated with the quoters likelihood of success in fulfilling the solicitations requirements as indicated by the quoters record of past performance. The past performance evaluation may be based on the contracting officer’s </w:t>
      </w:r>
      <w:r w:rsidRPr="00655B6B">
        <w:rPr>
          <w:rFonts w:asciiTheme="majorHAnsi" w:hAnsiTheme="majorHAnsi" w:cstheme="majorHAnsi"/>
        </w:rPr>
        <w:lastRenderedPageBreak/>
        <w:t xml:space="preserve">knowledge of and previous experience with the service(s) being acquired and/or Contractor Performance Assessment Reporting System (CPARS) at </w:t>
      </w:r>
      <w:hyperlink r:id="rId82" w:history="1">
        <w:r w:rsidRPr="00655B6B">
          <w:rPr>
            <w:rStyle w:val="Hyperlink"/>
            <w:rFonts w:asciiTheme="majorHAnsi" w:hAnsiTheme="majorHAnsi" w:cstheme="majorHAnsi"/>
          </w:rPr>
          <w:t>http://www.cpars.gov</w:t>
        </w:r>
      </w:hyperlink>
      <w:r w:rsidRPr="00655B6B">
        <w:rPr>
          <w:rFonts w:asciiTheme="majorHAnsi" w:hAnsiTheme="majorHAnsi" w:cstheme="majorHAnsi"/>
        </w:rPr>
        <w:t xml:space="preserve"> or any other reasonable basis. The Government will review the quality, relevancy, and recency of the Quoters past performance as it relates to the probability of successful accomplishment of the required effort.</w:t>
      </w:r>
      <w:r>
        <w:rPr>
          <w:rFonts w:asciiTheme="majorHAnsi" w:hAnsiTheme="majorHAnsi" w:cstheme="majorHAnsi"/>
        </w:rPr>
        <w:t xml:space="preserve"> The Government will also utilize past performance questionnaires received. </w:t>
      </w:r>
    </w:p>
    <w:p w14:paraId="0FAE9684" w14:textId="77777777" w:rsidR="00361667" w:rsidRPr="00655B6B" w:rsidRDefault="00361667" w:rsidP="00F57A42">
      <w:pPr>
        <w:spacing w:before="240" w:after="0"/>
        <w:jc w:val="center"/>
        <w:rPr>
          <w:rFonts w:asciiTheme="majorHAnsi" w:eastAsia="Times New Roman" w:hAnsiTheme="majorHAnsi" w:cstheme="majorHAnsi"/>
        </w:rPr>
      </w:pPr>
    </w:p>
    <w:p w14:paraId="0FAE9685" w14:textId="77777777" w:rsidR="00361667" w:rsidRPr="00655B6B" w:rsidRDefault="00361667" w:rsidP="00F57A42">
      <w:pPr>
        <w:spacing w:line="240" w:lineRule="auto"/>
        <w:rPr>
          <w:rFonts w:asciiTheme="majorHAnsi" w:hAnsiTheme="majorHAnsi" w:cstheme="majorHAnsi"/>
          <w:b/>
          <w:bCs/>
          <w:u w:val="single"/>
        </w:rPr>
      </w:pPr>
      <w:r w:rsidRPr="00655B6B">
        <w:rPr>
          <w:rFonts w:asciiTheme="majorHAnsi" w:hAnsiTheme="majorHAnsi" w:cstheme="majorHAnsi"/>
          <w:b/>
          <w:bCs/>
          <w:u w:val="single"/>
        </w:rPr>
        <w:t>SDVOSB/VOSB Status</w:t>
      </w:r>
    </w:p>
    <w:p w14:paraId="0FAE9686" w14:textId="77777777" w:rsidR="00361667" w:rsidRPr="00655B6B" w:rsidRDefault="00361667" w:rsidP="00F57A42">
      <w:pPr>
        <w:spacing w:before="240" w:after="0"/>
        <w:rPr>
          <w:rFonts w:asciiTheme="majorHAnsi" w:eastAsia="Times New Roman" w:hAnsiTheme="majorHAnsi" w:cstheme="majorHAnsi"/>
        </w:rPr>
      </w:pPr>
      <w:r w:rsidRPr="00655B6B">
        <w:rPr>
          <w:rFonts w:asciiTheme="majorHAnsi" w:eastAsia="Times New Roman" w:hAnsiTheme="majorHAnsi" w:cstheme="majorHAnsi"/>
        </w:rPr>
        <w:t>(a) In an effort to achieve socioeconomic small business goals, VA shall evaluate offerors based on their service disabled Veteran-owned or Veteran-owned small business certification status and their proposed use of eligible certified service-disabled Veteran-owned small businesses (SDVOSBs) and certified Veteran-owned small businesses (VOSBs) as subcontractors.</w:t>
      </w:r>
    </w:p>
    <w:p w14:paraId="0FAE9687" w14:textId="77777777" w:rsidR="00361667" w:rsidRPr="00655B6B" w:rsidRDefault="00361667" w:rsidP="00F57A42">
      <w:pPr>
        <w:spacing w:before="240" w:after="0"/>
        <w:rPr>
          <w:rFonts w:asciiTheme="majorHAnsi" w:eastAsia="Times New Roman" w:hAnsiTheme="majorHAnsi" w:cstheme="majorHAnsi"/>
        </w:rPr>
      </w:pPr>
      <w:r w:rsidRPr="00655B6B">
        <w:rPr>
          <w:rFonts w:asciiTheme="majorHAnsi" w:eastAsia="Times New Roman" w:hAnsiTheme="majorHAnsi" w:cstheme="majorHAnsi"/>
        </w:rPr>
        <w:t xml:space="preserve">(b) Eligible and certified service-disabled Veteran-owned small businesses offerors will receive full credit, and offerors qualifying as Veteran-owned small businesses will receive partial credit for the certified Service-Disabled Veteran-Owned and Veteran-Owned Small Business Status evaluation factor.  To receive credit, an offeror must be listed at the time of submission of offers and at time of award, as a certified SDVOSB/VOSB in the SBA certification database on the SBA Small Business Search portal at </w:t>
      </w:r>
      <w:r w:rsidRPr="00655B6B">
        <w:rPr>
          <w:rFonts w:asciiTheme="majorHAnsi" w:eastAsia="Times New Roman" w:hAnsiTheme="majorHAnsi" w:cstheme="majorHAnsi"/>
          <w:u w:val="single"/>
        </w:rPr>
        <w:t xml:space="preserve">https://search.certifications.sba.gov/  </w:t>
      </w:r>
      <w:r w:rsidRPr="00655B6B">
        <w:rPr>
          <w:rFonts w:asciiTheme="majorHAnsi" w:eastAsia="Times New Roman" w:hAnsiTheme="majorHAnsi" w:cstheme="majorHAnsi"/>
        </w:rPr>
        <w:t>(see 13 CFR 128) and be otherwise eligible in accordance with SBA size standards for the acquisition and SBA regulations (see 13 CFR 121, 125 and 128).</w:t>
      </w:r>
    </w:p>
    <w:p w14:paraId="0FAE9688" w14:textId="77777777" w:rsidR="00361667" w:rsidRPr="00655B6B" w:rsidRDefault="00361667" w:rsidP="00F57A42">
      <w:pPr>
        <w:spacing w:before="240" w:after="0"/>
        <w:rPr>
          <w:rFonts w:asciiTheme="majorHAnsi" w:eastAsia="Times New Roman" w:hAnsiTheme="majorHAnsi" w:cstheme="majorHAnsi"/>
        </w:rPr>
      </w:pPr>
      <w:r w:rsidRPr="00655B6B">
        <w:rPr>
          <w:rFonts w:asciiTheme="majorHAnsi" w:eastAsia="Times New Roman" w:hAnsiTheme="majorHAnsi" w:cstheme="majorHAnsi"/>
        </w:rPr>
        <w:t>(c) Non-Veteran offerors proposing to use certified SDVOSBs or VOSBs as subcontractors will receive some consideration under this evaluation factor. Offerors must state in their offers the names of the certified SDVOSBs and VOSBs with whom they intend to subcontract and provide a brief description of the proposed subcontracts and the approximate dollar values of the proposed subcontracts. In addition, the proposed subcontractors must be listed at the time of submission of offers and at time of award, as a c</w:t>
      </w:r>
      <w:r w:rsidRPr="00655B6B">
        <w:rPr>
          <w:rFonts w:asciiTheme="majorHAnsi" w:eastAsia="Times New Roman" w:hAnsiTheme="majorHAnsi" w:cstheme="majorHAnsi"/>
        </w:rPr>
        <w:t xml:space="preserve">ertified SDVOSB/VOSB in the SBA certification database (i.e., SBS).  </w:t>
      </w:r>
    </w:p>
    <w:p w14:paraId="0FAE9689" w14:textId="77777777" w:rsidR="00361667" w:rsidRPr="00655B6B" w:rsidRDefault="00361667" w:rsidP="00F57A42">
      <w:pPr>
        <w:spacing w:before="240" w:after="0"/>
        <w:rPr>
          <w:rFonts w:asciiTheme="majorHAnsi" w:eastAsia="Times New Roman" w:hAnsiTheme="majorHAnsi" w:cstheme="majorHAnsi"/>
        </w:rPr>
      </w:pPr>
      <w:r w:rsidRPr="00655B6B">
        <w:rPr>
          <w:rFonts w:asciiTheme="majorHAnsi" w:eastAsia="Times New Roman" w:hAnsiTheme="majorHAnsi" w:cstheme="majorHAnsi"/>
        </w:rPr>
        <w:t xml:space="preserve">(d) </w:t>
      </w:r>
      <w:r w:rsidRPr="00655B6B">
        <w:rPr>
          <w:rFonts w:asciiTheme="majorHAnsi" w:eastAsia="Times New Roman" w:hAnsiTheme="majorHAnsi" w:cstheme="majorHAnsi"/>
          <w:i/>
          <w:iCs/>
        </w:rPr>
        <w:t>Past performance in meeting VA's department-wide SDVOSB subcontracting goals for 2025</w:t>
      </w:r>
      <w:r w:rsidRPr="00655B6B">
        <w:rPr>
          <w:rFonts w:asciiTheme="majorHAnsi" w:eastAsia="Times New Roman" w:hAnsiTheme="majorHAnsi" w:cstheme="majorHAnsi"/>
        </w:rPr>
        <w:t xml:space="preserve">: To receive some consideration under this evaluation factor, the offeror must submit information which evidences the offeror's past performance in meeting VA's department-wide SDVOSB subcontracting goals for 2025. The SDVOSB subcontracts included in this past performance must have been performed by SDVOSB firms registered and verified in the SBA Small Business Search Portal at </w:t>
      </w:r>
      <w:r w:rsidRPr="00655B6B">
        <w:rPr>
          <w:rFonts w:asciiTheme="majorHAnsi" w:eastAsia="Times New Roman" w:hAnsiTheme="majorHAnsi" w:cstheme="majorHAnsi"/>
          <w:u w:val="single"/>
        </w:rPr>
        <w:t>https://search.certifications.sba.gov</w:t>
      </w:r>
      <w:r w:rsidRPr="00655B6B">
        <w:rPr>
          <w:rFonts w:asciiTheme="majorHAnsi" w:eastAsia="Times New Roman" w:hAnsiTheme="majorHAnsi" w:cstheme="majorHAnsi"/>
        </w:rPr>
        <w:t xml:space="preserve">/ </w:t>
      </w:r>
      <w:r w:rsidRPr="00655B6B">
        <w:rPr>
          <w:rFonts w:asciiTheme="majorHAnsi" w:eastAsia="Times New Roman" w:hAnsiTheme="majorHAnsi" w:cstheme="majorHAnsi"/>
          <w:b/>
          <w:bCs/>
          <w:u w:val="single"/>
        </w:rPr>
        <w:t>prior t</w:t>
      </w:r>
      <w:r w:rsidRPr="00655B6B">
        <w:rPr>
          <w:rFonts w:asciiTheme="majorHAnsi" w:eastAsia="Times New Roman" w:hAnsiTheme="majorHAnsi" w:cstheme="majorHAnsi"/>
          <w:b/>
          <w:bCs/>
          <w:u w:val="single"/>
        </w:rPr>
        <w:t>o</w:t>
      </w:r>
      <w:r w:rsidRPr="00655B6B">
        <w:rPr>
          <w:rFonts w:asciiTheme="majorHAnsi" w:eastAsia="Times New Roman" w:hAnsiTheme="majorHAnsi" w:cstheme="majorHAnsi"/>
          <w:i/>
          <w:iCs/>
        </w:rPr>
        <w:t xml:space="preserve"> </w:t>
      </w:r>
      <w:r w:rsidRPr="00655B6B">
        <w:rPr>
          <w:rFonts w:asciiTheme="majorHAnsi" w:eastAsia="Times New Roman" w:hAnsiTheme="majorHAnsi" w:cstheme="majorHAnsi"/>
        </w:rPr>
        <w:t>performance of the subcontract work in order to receive some consideration under this evaluation factor.</w:t>
      </w:r>
    </w:p>
    <w:p w14:paraId="0FAE968A" w14:textId="77777777" w:rsidR="00361667" w:rsidRPr="00655B6B" w:rsidRDefault="00361667" w:rsidP="00F57A42">
      <w:pPr>
        <w:spacing w:before="240" w:after="0"/>
        <w:jc w:val="center"/>
        <w:rPr>
          <w:rFonts w:asciiTheme="majorHAnsi" w:eastAsia="Times New Roman" w:hAnsiTheme="majorHAnsi" w:cstheme="majorHAnsi"/>
        </w:rPr>
      </w:pPr>
      <w:r w:rsidRPr="00655B6B">
        <w:rPr>
          <w:rFonts w:asciiTheme="majorHAnsi" w:eastAsia="Times New Roman" w:hAnsiTheme="majorHAnsi" w:cstheme="majorHAnsi"/>
        </w:rPr>
        <w:t>(End of Instructions to Offerors)</w:t>
      </w:r>
    </w:p>
    <w:p w14:paraId="0FAE968B" w14:textId="77777777" w:rsidR="00361667" w:rsidRPr="00655B6B" w:rsidRDefault="00361667" w:rsidP="00F57A42">
      <w:pPr>
        <w:spacing w:line="240" w:lineRule="auto"/>
        <w:rPr>
          <w:rFonts w:asciiTheme="majorHAnsi" w:hAnsiTheme="majorHAnsi" w:cstheme="majorHAnsi"/>
        </w:rPr>
      </w:pPr>
    </w:p>
    <w:p w14:paraId="0FAE968C" w14:textId="77777777" w:rsidR="00361667" w:rsidRPr="00655B6B" w:rsidRDefault="00361667" w:rsidP="00F57A42">
      <w:pPr>
        <w:pStyle w:val="Heading2"/>
        <w:rPr>
          <w:rFonts w:cstheme="majorHAnsi"/>
          <w:sz w:val="22"/>
          <w:szCs w:val="22"/>
        </w:rPr>
      </w:pPr>
      <w:bookmarkStart w:id="101" w:name="_Toc223953432"/>
      <w:r w:rsidRPr="00655B6B">
        <w:rPr>
          <w:rFonts w:cstheme="majorHAnsi"/>
          <w:sz w:val="22"/>
          <w:szCs w:val="22"/>
        </w:rPr>
        <w:t>E.1</w:t>
      </w:r>
      <w:r>
        <w:rPr>
          <w:rFonts w:cstheme="majorHAnsi"/>
          <w:sz w:val="22"/>
          <w:szCs w:val="22"/>
        </w:rPr>
        <w:t>3</w:t>
      </w:r>
      <w:r w:rsidRPr="00655B6B">
        <w:rPr>
          <w:rFonts w:cstheme="majorHAnsi"/>
          <w:sz w:val="22"/>
          <w:szCs w:val="22"/>
        </w:rPr>
        <w:t xml:space="preserve"> MANDATORY WRITTEN DISCLOSURES</w:t>
      </w:r>
      <w:bookmarkEnd w:id="101"/>
    </w:p>
    <w:p w14:paraId="0FAE968D" w14:textId="77777777" w:rsidR="00361667" w:rsidRPr="00655B6B" w:rsidRDefault="00361667" w:rsidP="00F57A42">
      <w:pPr>
        <w:rPr>
          <w:rFonts w:asciiTheme="majorHAnsi" w:hAnsiTheme="majorHAnsi" w:cstheme="majorHAnsi"/>
        </w:rPr>
      </w:pPr>
      <w:r w:rsidRPr="00655B6B">
        <w:rPr>
          <w:rFonts w:asciiTheme="majorHAnsi" w:hAnsiTheme="majorHAnsi" w:cstheme="majorHAnsi"/>
        </w:rPr>
        <w:t xml:space="preserve">  Mandatory written disclosures required by FAR clause 52.203-13 to the Department of Veterans Affairs, Office of Inspector General (OIG) must be made electronically through the VA OIG Hotline at </w:t>
      </w:r>
      <w:hyperlink r:id="rId83" w:history="1">
        <w:r w:rsidRPr="00655B6B">
          <w:rPr>
            <w:rStyle w:val="Hyperlink"/>
            <w:rFonts w:asciiTheme="majorHAnsi" w:hAnsiTheme="majorHAnsi" w:cstheme="majorHAnsi"/>
          </w:rPr>
          <w:t>https://www.vaoig.gov/hotline/online-forms</w:t>
        </w:r>
      </w:hyperlink>
      <w:r w:rsidRPr="00655B6B">
        <w:rPr>
          <w:rFonts w:asciiTheme="majorHAnsi" w:hAnsiTheme="majorHAnsi" w:cstheme="majorHAnsi"/>
        </w:rPr>
        <w:t xml:space="preserve"> and clicking on "FAR clause 52.203-13 Reporting." If you experience difficulty accessing the website, call the Hotline at 1-800-488-8244 for further instructions.</w:t>
      </w:r>
    </w:p>
    <w:p w14:paraId="0FAE968E" w14:textId="77777777" w:rsidR="00361667" w:rsidRDefault="00361667"/>
    <w:p w14:paraId="0FAE968F" w14:textId="77777777" w:rsidR="00085497" w:rsidRDefault="00361667">
      <w:pPr>
        <w:ind w:left="360"/>
      </w:pPr>
      <w:r>
        <w:t>See attached document: Price Cost Schedule - BCVAMC and WCBOC.</w:t>
      </w:r>
    </w:p>
    <w:p w14:paraId="0FAE9690" w14:textId="77777777" w:rsidR="00085497" w:rsidRDefault="00361667">
      <w:pPr>
        <w:ind w:left="360"/>
      </w:pPr>
      <w:r>
        <w:t>See attached document: Past Performance Questionnaire - BCVAMC and WCBOC.</w:t>
      </w:r>
    </w:p>
    <w:p w14:paraId="0FAE9691" w14:textId="77777777" w:rsidR="00085497" w:rsidRDefault="00361667">
      <w:pPr>
        <w:ind w:left="360"/>
      </w:pPr>
      <w:r>
        <w:t>See attached document: Declining Balance Spreadsheet - Reference Labs - BCVAMC and WCBOC.</w:t>
      </w:r>
    </w:p>
    <w:p w14:paraId="0FAE9692" w14:textId="77777777" w:rsidR="00085497" w:rsidRDefault="00361667">
      <w:pPr>
        <w:ind w:left="360"/>
      </w:pPr>
      <w:r>
        <w:t>See attached document: Purchase Card Procedures for VA and Contractor.</w:t>
      </w:r>
    </w:p>
    <w:p w14:paraId="0FAE9693" w14:textId="77777777" w:rsidR="00085497" w:rsidRDefault="00361667">
      <w:pPr>
        <w:ind w:left="360"/>
      </w:pPr>
      <w:r>
        <w:t>See attached document: Wage Determination Information - BCVAMC and WCBOC Reference Lab.</w:t>
      </w:r>
    </w:p>
    <w:p w14:paraId="0FAE9694" w14:textId="77777777" w:rsidR="00085497" w:rsidRDefault="00361667">
      <w:pPr>
        <w:ind w:left="360"/>
      </w:pPr>
      <w:r>
        <w:t>See attached document: Service Contract Act WD 2015-4835 REV 31 EFF 12.03.2025 Calhoun.</w:t>
      </w:r>
    </w:p>
    <w:sectPr w:rsidR="00085497">
      <w:headerReference w:type="even" r:id="rId84"/>
      <w:headerReference w:type="default" r:id="rId85"/>
      <w:footerReference w:type="even" r:id="rId86"/>
      <w:footerReference w:type="default" r:id="rId87"/>
      <w:headerReference w:type="first" r:id="rId88"/>
      <w:footerReference w:type="first" r:id="rId8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96F8" w14:textId="77777777" w:rsidR="00361667" w:rsidRDefault="00361667">
      <w:pPr>
        <w:spacing w:after="0" w:line="240" w:lineRule="auto"/>
      </w:pPr>
      <w:r>
        <w:separator/>
      </w:r>
    </w:p>
  </w:endnote>
  <w:endnote w:type="continuationSeparator" w:id="0">
    <w:p w14:paraId="0FAE96FA" w14:textId="77777777" w:rsidR="00361667" w:rsidRDefault="00361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85497" w14:paraId="0FAE969B" w14:textId="77777777" w:rsidTr="00DE02F3">
      <w:tc>
        <w:tcPr>
          <w:tcW w:w="4788" w:type="dxa"/>
        </w:tcPr>
        <w:p w14:paraId="0FAE9699" w14:textId="77777777" w:rsidR="00361667" w:rsidRDefault="00361667" w:rsidP="000B32E0">
          <w:pPr>
            <w:pStyle w:val="Footer"/>
          </w:pPr>
        </w:p>
      </w:tc>
      <w:tc>
        <w:tcPr>
          <w:tcW w:w="4788" w:type="dxa"/>
        </w:tcPr>
        <w:p w14:paraId="0FAE969A" w14:textId="77777777" w:rsidR="00361667" w:rsidRDefault="00361667" w:rsidP="000B32E0">
          <w:pPr>
            <w:pStyle w:val="Footer"/>
            <w:jc w:val="right"/>
          </w:pPr>
          <w:r>
            <w:t>Combined Synopsis/Solicitation Notice</w:t>
          </w:r>
        </w:p>
      </w:tc>
    </w:tr>
  </w:tbl>
  <w:p w14:paraId="0FAE969C" w14:textId="77777777" w:rsidR="00361667" w:rsidRDefault="00361667" w:rsidP="005A5226">
    <w:pPr>
      <w:pStyle w:val="Footer"/>
      <w:jc w:val="right"/>
    </w:pPr>
  </w:p>
  <w:p w14:paraId="0FAE969D" w14:textId="77777777" w:rsidR="00085497" w:rsidRDefault="0036166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188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85497" w14:paraId="0FAE96A1" w14:textId="77777777" w:rsidTr="000B32E0">
      <w:tc>
        <w:tcPr>
          <w:tcW w:w="4788" w:type="dxa"/>
        </w:tcPr>
        <w:p w14:paraId="0FAE969F" w14:textId="77777777" w:rsidR="00361667" w:rsidRDefault="00361667" w:rsidP="000B32E0">
          <w:pPr>
            <w:pStyle w:val="Footer"/>
          </w:pPr>
          <w:r w:rsidRPr="000B32E0">
            <w:t>*= Required Field</w:t>
          </w:r>
        </w:p>
      </w:tc>
      <w:tc>
        <w:tcPr>
          <w:tcW w:w="4788" w:type="dxa"/>
        </w:tcPr>
        <w:p w14:paraId="0FAE96A0" w14:textId="77777777" w:rsidR="00361667" w:rsidRDefault="00361667" w:rsidP="00625F03">
          <w:pPr>
            <w:pStyle w:val="Footer"/>
            <w:jc w:val="right"/>
          </w:pPr>
          <w:r>
            <w:t>Combined Synopsis/Solicitation Notice</w:t>
          </w:r>
        </w:p>
      </w:tc>
    </w:tr>
  </w:tbl>
  <w:p w14:paraId="0FAE96A2" w14:textId="77777777" w:rsidR="00361667" w:rsidRDefault="00361667" w:rsidP="00625F03">
    <w:pPr>
      <w:pStyle w:val="Footer"/>
      <w:jc w:val="right"/>
    </w:pPr>
  </w:p>
  <w:p w14:paraId="0FAE96A3"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188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A5" w14:textId="77777777" w:rsidR="00361667" w:rsidRDefault="00361667">
    <w:pPr>
      <w:pStyle w:val="Footer"/>
    </w:pPr>
  </w:p>
  <w:p w14:paraId="0FAE96A6"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FAE96A7"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A8" w14:textId="77777777" w:rsidR="00361667" w:rsidRDefault="00361667">
    <w:pPr>
      <w:pStyle w:val="Footer"/>
    </w:pPr>
  </w:p>
  <w:p w14:paraId="0FAE96A9" w14:textId="77777777" w:rsidR="00361667" w:rsidRDefault="0036166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188</w:t>
    </w:r>
    <w:r>
      <w:fldChar w:fldCharType="end"/>
    </w:r>
  </w:p>
  <w:p w14:paraId="0FAE96AA" w14:textId="77777777" w:rsidR="00085497" w:rsidRDefault="0036166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188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AB" w14:textId="77777777" w:rsidR="00361667" w:rsidRDefault="00361667">
    <w:pPr>
      <w:pStyle w:val="Footer"/>
    </w:pPr>
  </w:p>
  <w:p w14:paraId="0FAE96AC"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0FAE96AD"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AF"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B0"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B1"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B2"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B3"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B4"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B5"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120</w:t>
    </w:r>
    <w:r>
      <w:rPr>
        <w:noProof/>
      </w:rPr>
      <w:fldChar w:fldCharType="end"/>
    </w:r>
  </w:p>
  <w:p w14:paraId="0FAE96B6"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120</w:t>
    </w:r>
    <w:r>
      <w:rPr>
        <w:noProof/>
      </w:rPr>
      <w:fldChar w:fldCharType="end"/>
    </w:r>
  </w:p>
  <w:p w14:paraId="0FAE96B7"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B8"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B9"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BA"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120</w:t>
    </w:r>
    <w:r>
      <w:rPr>
        <w:noProof/>
      </w:rPr>
      <w:fldChar w:fldCharType="end"/>
    </w:r>
  </w:p>
  <w:p w14:paraId="0FAE96BB"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120</w:t>
    </w:r>
    <w:r>
      <w:rPr>
        <w:noProof/>
      </w:rPr>
      <w:fldChar w:fldCharType="end"/>
    </w:r>
  </w:p>
  <w:p w14:paraId="0FAE96BC"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BD"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BE"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C0"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C1"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C2"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C3"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C4" w14:textId="77777777" w:rsidR="00361667" w:rsidRDefault="00361667" w:rsidP="00F57A42">
    <w:pPr>
      <w:pStyle w:val="Header"/>
    </w:pPr>
  </w:p>
  <w:p w14:paraId="0FAE96C5" w14:textId="77777777" w:rsidR="00085497" w:rsidRDefault="00361667">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r>
      <w:fldChar w:fldCharType="begin"/>
    </w:r>
    <w:r>
      <w:instrText xml:space="preserve"> NUMPAGES   \* MERGEFORMAT </w:instrText>
    </w:r>
    <w:r>
      <w:fldChar w:fldCharType="separate"/>
    </w:r>
    <w:r>
      <w:t>188</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C6"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C7"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C8"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C9"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CC" w14:textId="77777777" w:rsidR="00361667" w:rsidRDefault="00361667">
    <w:pPr>
      <w:pStyle w:val="Footer"/>
    </w:pPr>
  </w:p>
  <w:p w14:paraId="0FAE96CD"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CE"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CF"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D0" w14:textId="77777777" w:rsidR="00361667" w:rsidRDefault="00361667">
    <w:pPr>
      <w:pStyle w:val="Footer"/>
    </w:pPr>
  </w:p>
  <w:p w14:paraId="0FAE96D1" w14:textId="77777777" w:rsidR="00361667" w:rsidRDefault="00361667" w:rsidP="006E30A6">
    <w:pPr>
      <w:pStyle w:val="Header"/>
      <w:jc w:val="right"/>
    </w:pPr>
    <w:r>
      <w:t xml:space="preserve">Page </w:t>
    </w:r>
    <w:r>
      <w:fldChar w:fldCharType="begin"/>
    </w:r>
    <w:r>
      <w:instrText xml:space="preserve"> PAGE   \* MERGEFORMAT </w:instrText>
    </w:r>
    <w:r>
      <w:fldChar w:fldCharType="separate"/>
    </w:r>
    <w:r>
      <w:t>169</w:t>
    </w:r>
    <w:r>
      <w:fldChar w:fldCharType="end"/>
    </w:r>
    <w:r>
      <w:t xml:space="preserve"> of </w:t>
    </w:r>
    <w:r>
      <w:fldChar w:fldCharType="begin"/>
    </w:r>
    <w:r>
      <w:instrText xml:space="preserve"> NUMPAGES   \* MERGEFORMAT </w:instrText>
    </w:r>
    <w:r>
      <w:fldChar w:fldCharType="separate"/>
    </w:r>
    <w:r>
      <w:t>188</w:t>
    </w:r>
    <w:r>
      <w:fldChar w:fldCharType="end"/>
    </w:r>
  </w:p>
  <w:p w14:paraId="0FAE96D2" w14:textId="77777777" w:rsidR="00085497" w:rsidRDefault="00361667">
    <w:pPr>
      <w:pStyle w:val="Header"/>
      <w:jc w:val="right"/>
    </w:pPr>
    <w:r>
      <w:t xml:space="preserve">Page </w:t>
    </w:r>
    <w:r>
      <w:fldChar w:fldCharType="begin"/>
    </w:r>
    <w:r>
      <w:instrText xml:space="preserve"> PAGE   \* MERGEFORMAT </w:instrText>
    </w:r>
    <w:r>
      <w:fldChar w:fldCharType="separate"/>
    </w:r>
    <w:r>
      <w:t>169</w:t>
    </w:r>
    <w:r>
      <w:fldChar w:fldCharType="end"/>
    </w:r>
    <w:r>
      <w:t xml:space="preserve"> of </w:t>
    </w:r>
    <w:r>
      <w:fldChar w:fldCharType="begin"/>
    </w:r>
    <w:r>
      <w:instrText xml:space="preserve"> NUMPAGES   \* MERGEFORMAT </w:instrText>
    </w:r>
    <w:r>
      <w:fldChar w:fldCharType="separate"/>
    </w:r>
    <w:r>
      <w:t>188</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D4" w14:textId="77777777" w:rsidR="00361667" w:rsidRDefault="00361667">
    <w:pPr>
      <w:pStyle w:val="Footer"/>
    </w:pPr>
  </w:p>
  <w:p w14:paraId="0FAE96D5"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D6"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D7"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DA" w14:textId="77777777" w:rsidR="00361667" w:rsidRDefault="00361667">
    <w:pPr>
      <w:pStyle w:val="Footer"/>
    </w:pPr>
  </w:p>
  <w:p w14:paraId="0FAE96DB"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DC"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DD"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DE" w14:textId="77777777" w:rsidR="00361667" w:rsidRDefault="00361667">
    <w:pPr>
      <w:pStyle w:val="Footer"/>
    </w:pPr>
  </w:p>
  <w:p w14:paraId="0FAE96DF" w14:textId="77777777" w:rsidR="00361667" w:rsidRDefault="00361667" w:rsidP="006E30A6">
    <w:pPr>
      <w:pStyle w:val="Header"/>
      <w:jc w:val="right"/>
    </w:pPr>
    <w:r>
      <w:t xml:space="preserve">Page </w:t>
    </w:r>
    <w:r>
      <w:fldChar w:fldCharType="begin"/>
    </w:r>
    <w:r>
      <w:instrText xml:space="preserve"> PAGE   \* MERGEFORMAT </w:instrText>
    </w:r>
    <w:r>
      <w:fldChar w:fldCharType="separate"/>
    </w:r>
    <w:r>
      <w:t>170</w:t>
    </w:r>
    <w:r>
      <w:fldChar w:fldCharType="end"/>
    </w:r>
    <w:r>
      <w:t xml:space="preserve"> of </w:t>
    </w:r>
    <w:r>
      <w:fldChar w:fldCharType="begin"/>
    </w:r>
    <w:r>
      <w:instrText xml:space="preserve"> NUMPAGES   \* MERGEFORMAT </w:instrText>
    </w:r>
    <w:r>
      <w:fldChar w:fldCharType="separate"/>
    </w:r>
    <w:r>
      <w:t>188</w:t>
    </w:r>
    <w:r>
      <w:fldChar w:fldCharType="end"/>
    </w:r>
  </w:p>
  <w:p w14:paraId="0FAE96E0" w14:textId="77777777" w:rsidR="00085497" w:rsidRDefault="00361667">
    <w:pPr>
      <w:pStyle w:val="Header"/>
      <w:jc w:val="right"/>
    </w:pPr>
    <w:r>
      <w:t xml:space="preserve">Page </w:t>
    </w:r>
    <w:r>
      <w:fldChar w:fldCharType="begin"/>
    </w:r>
    <w:r>
      <w:instrText xml:space="preserve"> PAGE   \* MERGEFORMAT </w:instrText>
    </w:r>
    <w:r>
      <w:fldChar w:fldCharType="separate"/>
    </w:r>
    <w:r>
      <w:t>170</w:t>
    </w:r>
    <w:r>
      <w:fldChar w:fldCharType="end"/>
    </w:r>
    <w:r>
      <w:t xml:space="preserve"> of </w:t>
    </w:r>
    <w:r>
      <w:fldChar w:fldCharType="begin"/>
    </w:r>
    <w:r>
      <w:instrText xml:space="preserve"> NUMPAGES   \* MERGEFORMAT </w:instrText>
    </w:r>
    <w:r>
      <w:fldChar w:fldCharType="separate"/>
    </w:r>
    <w:r>
      <w:t>188</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E2" w14:textId="77777777" w:rsidR="00361667" w:rsidRDefault="00361667">
    <w:pPr>
      <w:pStyle w:val="Footer"/>
    </w:pPr>
  </w:p>
  <w:p w14:paraId="0FAE96E3"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E4"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E5"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E8" w14:textId="77777777" w:rsidR="00361667" w:rsidRDefault="00361667">
    <w:pPr>
      <w:pStyle w:val="Footer"/>
    </w:pPr>
  </w:p>
  <w:p w14:paraId="0FAE96E9"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EA"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EB"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EC" w14:textId="77777777" w:rsidR="00361667" w:rsidRDefault="00361667">
    <w:pPr>
      <w:pStyle w:val="Footer"/>
    </w:pPr>
  </w:p>
  <w:p w14:paraId="0FAE96ED" w14:textId="77777777" w:rsidR="00361667" w:rsidRDefault="00361667" w:rsidP="006E30A6">
    <w:pPr>
      <w:pStyle w:val="Header"/>
      <w:jc w:val="right"/>
    </w:pPr>
  </w:p>
  <w:p w14:paraId="0FAE96EE" w14:textId="77777777" w:rsidR="00085497" w:rsidRDefault="00361667">
    <w:pPr>
      <w:pStyle w:val="Header"/>
      <w:jc w:val="right"/>
    </w:pPr>
    <w:r>
      <w:t xml:space="preserve">Page </w:t>
    </w:r>
    <w:r>
      <w:fldChar w:fldCharType="begin"/>
    </w:r>
    <w:r>
      <w:instrText xml:space="preserve"> PAGE   \* MERGEFORMAT </w:instrText>
    </w:r>
    <w:r>
      <w:fldChar w:fldCharType="separate"/>
    </w:r>
    <w:r>
      <w:t>188</w:t>
    </w:r>
    <w:r>
      <w:fldChar w:fldCharType="end"/>
    </w:r>
    <w:r>
      <w:t xml:space="preserve"> of </w:t>
    </w:r>
    <w:r>
      <w:fldChar w:fldCharType="begin"/>
    </w:r>
    <w:r>
      <w:instrText xml:space="preserve"> NUMPAGES   \* MERGEFORMAT </w:instrText>
    </w:r>
    <w:r>
      <w:fldChar w:fldCharType="separate"/>
    </w:r>
    <w:r>
      <w:t>188</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F0" w14:textId="77777777" w:rsidR="00361667" w:rsidRDefault="00361667">
    <w:pPr>
      <w:pStyle w:val="Footer"/>
    </w:pPr>
  </w:p>
  <w:p w14:paraId="0FAE96F1"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F2" w14:textId="77777777" w:rsidR="0036166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194</w:t>
    </w:r>
    <w:r>
      <w:rPr>
        <w:noProof/>
      </w:rPr>
      <w:fldChar w:fldCharType="end"/>
    </w:r>
  </w:p>
  <w:p w14:paraId="0FAE96F3" w14:textId="77777777" w:rsidR="00085497" w:rsidRDefault="00361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E96F4" w14:textId="77777777" w:rsidR="00361667" w:rsidRDefault="00361667">
      <w:pPr>
        <w:spacing w:after="0" w:line="240" w:lineRule="auto"/>
      </w:pPr>
      <w:r>
        <w:separator/>
      </w:r>
    </w:p>
  </w:footnote>
  <w:footnote w:type="continuationSeparator" w:id="0">
    <w:p w14:paraId="0FAE96F6" w14:textId="77777777" w:rsidR="00361667" w:rsidRDefault="00361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98" w14:textId="77777777" w:rsidR="00361667" w:rsidRPr="00BA6826" w:rsidRDefault="00361667"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9E" w14:textId="77777777" w:rsidR="00361667" w:rsidRPr="00282F33" w:rsidRDefault="00361667"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A4" w14:textId="77777777" w:rsidR="00361667" w:rsidRDefault="00361667">
    <w:r>
      <w:t>36C25026</w:t>
    </w:r>
    <w:r>
      <w:t>Q0305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AE" w14:textId="77777777" w:rsidR="00361667" w:rsidRDefault="00361667">
    <w:r>
      <w:t>36C25026Q0305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BF" w14:textId="77777777" w:rsidR="00361667" w:rsidRPr="006E30A6" w:rsidRDefault="00361667" w:rsidP="006E30A6">
    <w:r>
      <w:t>36C25026Q0305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CA" w14:textId="77777777" w:rsidR="00361667" w:rsidRDefault="0036166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CB" w14:textId="77777777" w:rsidR="00361667" w:rsidRDefault="00361667">
    <w:r>
      <w:t>36C25026Q0305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D3" w14:textId="77777777" w:rsidR="00361667" w:rsidRDefault="0036166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D8" w14:textId="77777777" w:rsidR="00361667" w:rsidRDefault="0036166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D9" w14:textId="77777777" w:rsidR="00361667" w:rsidRDefault="00361667">
    <w:r>
      <w:t>36C25026Q0305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E1" w14:textId="77777777" w:rsidR="00361667" w:rsidRDefault="0036166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E6" w14:textId="77777777" w:rsidR="00361667" w:rsidRDefault="0036166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E7" w14:textId="77777777" w:rsidR="00361667" w:rsidRDefault="00361667">
    <w:r>
      <w:t>36C25026Q0305</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6EF" w14:textId="77777777" w:rsidR="00361667" w:rsidRDefault="003616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0CDC"/>
    <w:multiLevelType w:val="hybridMultilevel"/>
    <w:tmpl w:val="3E62B776"/>
    <w:lvl w:ilvl="0" w:tplc="5B3C7462">
      <w:start w:val="1"/>
      <w:numFmt w:val="decimal"/>
      <w:lvlText w:val="%1."/>
      <w:lvlJc w:val="left"/>
      <w:pPr>
        <w:ind w:left="720" w:hanging="360"/>
      </w:pPr>
    </w:lvl>
    <w:lvl w:ilvl="1" w:tplc="61C0899E" w:tentative="1">
      <w:start w:val="1"/>
      <w:numFmt w:val="lowerLetter"/>
      <w:lvlText w:val="%2."/>
      <w:lvlJc w:val="left"/>
      <w:pPr>
        <w:ind w:left="1440" w:hanging="360"/>
      </w:pPr>
    </w:lvl>
    <w:lvl w:ilvl="2" w:tplc="E812A144" w:tentative="1">
      <w:start w:val="1"/>
      <w:numFmt w:val="lowerRoman"/>
      <w:lvlText w:val="%3."/>
      <w:lvlJc w:val="right"/>
      <w:pPr>
        <w:ind w:left="2160" w:hanging="180"/>
      </w:pPr>
    </w:lvl>
    <w:lvl w:ilvl="3" w:tplc="4F9EC59A" w:tentative="1">
      <w:start w:val="1"/>
      <w:numFmt w:val="decimal"/>
      <w:lvlText w:val="%4."/>
      <w:lvlJc w:val="left"/>
      <w:pPr>
        <w:ind w:left="2880" w:hanging="360"/>
      </w:pPr>
    </w:lvl>
    <w:lvl w:ilvl="4" w:tplc="4026497C" w:tentative="1">
      <w:start w:val="1"/>
      <w:numFmt w:val="lowerLetter"/>
      <w:lvlText w:val="%5."/>
      <w:lvlJc w:val="left"/>
      <w:pPr>
        <w:ind w:left="3600" w:hanging="360"/>
      </w:pPr>
    </w:lvl>
    <w:lvl w:ilvl="5" w:tplc="9D044650" w:tentative="1">
      <w:start w:val="1"/>
      <w:numFmt w:val="lowerRoman"/>
      <w:lvlText w:val="%6."/>
      <w:lvlJc w:val="right"/>
      <w:pPr>
        <w:ind w:left="4320" w:hanging="180"/>
      </w:pPr>
    </w:lvl>
    <w:lvl w:ilvl="6" w:tplc="F3B06CBE" w:tentative="1">
      <w:start w:val="1"/>
      <w:numFmt w:val="decimal"/>
      <w:lvlText w:val="%7."/>
      <w:lvlJc w:val="left"/>
      <w:pPr>
        <w:ind w:left="5040" w:hanging="360"/>
      </w:pPr>
    </w:lvl>
    <w:lvl w:ilvl="7" w:tplc="0D02505E" w:tentative="1">
      <w:start w:val="1"/>
      <w:numFmt w:val="lowerLetter"/>
      <w:lvlText w:val="%8."/>
      <w:lvlJc w:val="left"/>
      <w:pPr>
        <w:ind w:left="5760" w:hanging="360"/>
      </w:pPr>
    </w:lvl>
    <w:lvl w:ilvl="8" w:tplc="A9A83012" w:tentative="1">
      <w:start w:val="1"/>
      <w:numFmt w:val="lowerRoman"/>
      <w:lvlText w:val="%9."/>
      <w:lvlJc w:val="right"/>
      <w:pPr>
        <w:ind w:left="6480" w:hanging="180"/>
      </w:pPr>
    </w:lvl>
  </w:abstractNum>
  <w:abstractNum w:abstractNumId="1" w15:restartNumberingAfterBreak="0">
    <w:nsid w:val="0BD06285"/>
    <w:multiLevelType w:val="hybridMultilevel"/>
    <w:tmpl w:val="427CDB1C"/>
    <w:lvl w:ilvl="0" w:tplc="6BCCEEEA">
      <w:start w:val="1"/>
      <w:numFmt w:val="upperLetter"/>
      <w:lvlText w:val="%1."/>
      <w:lvlJc w:val="left"/>
      <w:pPr>
        <w:ind w:left="720" w:hanging="360"/>
      </w:pPr>
      <w:rPr>
        <w:rFonts w:hint="default"/>
      </w:rPr>
    </w:lvl>
    <w:lvl w:ilvl="1" w:tplc="3BD8396A">
      <w:start w:val="1"/>
      <w:numFmt w:val="lowerLetter"/>
      <w:lvlText w:val="%2."/>
      <w:lvlJc w:val="left"/>
      <w:pPr>
        <w:ind w:left="1440" w:hanging="360"/>
      </w:pPr>
    </w:lvl>
    <w:lvl w:ilvl="2" w:tplc="F83E2616">
      <w:start w:val="1"/>
      <w:numFmt w:val="lowerRoman"/>
      <w:lvlText w:val="%3."/>
      <w:lvlJc w:val="right"/>
      <w:pPr>
        <w:ind w:left="2160" w:hanging="180"/>
      </w:pPr>
    </w:lvl>
    <w:lvl w:ilvl="3" w:tplc="A094B9FA" w:tentative="1">
      <w:start w:val="1"/>
      <w:numFmt w:val="decimal"/>
      <w:lvlText w:val="%4."/>
      <w:lvlJc w:val="left"/>
      <w:pPr>
        <w:ind w:left="2880" w:hanging="360"/>
      </w:pPr>
    </w:lvl>
    <w:lvl w:ilvl="4" w:tplc="3D5A23B8" w:tentative="1">
      <w:start w:val="1"/>
      <w:numFmt w:val="lowerLetter"/>
      <w:lvlText w:val="%5."/>
      <w:lvlJc w:val="left"/>
      <w:pPr>
        <w:ind w:left="3600" w:hanging="360"/>
      </w:pPr>
    </w:lvl>
    <w:lvl w:ilvl="5" w:tplc="A04CF306" w:tentative="1">
      <w:start w:val="1"/>
      <w:numFmt w:val="lowerRoman"/>
      <w:lvlText w:val="%6."/>
      <w:lvlJc w:val="right"/>
      <w:pPr>
        <w:ind w:left="4320" w:hanging="180"/>
      </w:pPr>
    </w:lvl>
    <w:lvl w:ilvl="6" w:tplc="D494CAA2" w:tentative="1">
      <w:start w:val="1"/>
      <w:numFmt w:val="decimal"/>
      <w:lvlText w:val="%7."/>
      <w:lvlJc w:val="left"/>
      <w:pPr>
        <w:ind w:left="5040" w:hanging="360"/>
      </w:pPr>
    </w:lvl>
    <w:lvl w:ilvl="7" w:tplc="3F66BB2C" w:tentative="1">
      <w:start w:val="1"/>
      <w:numFmt w:val="lowerLetter"/>
      <w:lvlText w:val="%8."/>
      <w:lvlJc w:val="left"/>
      <w:pPr>
        <w:ind w:left="5760" w:hanging="360"/>
      </w:pPr>
    </w:lvl>
    <w:lvl w:ilvl="8" w:tplc="35C64246" w:tentative="1">
      <w:start w:val="1"/>
      <w:numFmt w:val="lowerRoman"/>
      <w:lvlText w:val="%9."/>
      <w:lvlJc w:val="right"/>
      <w:pPr>
        <w:ind w:left="6480" w:hanging="180"/>
      </w:pPr>
    </w:lvl>
  </w:abstractNum>
  <w:abstractNum w:abstractNumId="2" w15:restartNumberingAfterBreak="0">
    <w:nsid w:val="0F420329"/>
    <w:multiLevelType w:val="hybridMultilevel"/>
    <w:tmpl w:val="C5D88B0C"/>
    <w:lvl w:ilvl="0" w:tplc="A0708238">
      <w:start w:val="1"/>
      <w:numFmt w:val="bullet"/>
      <w:lvlText w:val=""/>
      <w:lvlJc w:val="left"/>
      <w:pPr>
        <w:ind w:left="720" w:hanging="360"/>
      </w:pPr>
      <w:rPr>
        <w:rFonts w:ascii="Symbol" w:hAnsi="Symbol" w:hint="default"/>
      </w:rPr>
    </w:lvl>
    <w:lvl w:ilvl="1" w:tplc="416675DE">
      <w:start w:val="1"/>
      <w:numFmt w:val="bullet"/>
      <w:lvlText w:val=""/>
      <w:lvlJc w:val="left"/>
      <w:pPr>
        <w:ind w:left="1440" w:hanging="360"/>
      </w:pPr>
      <w:rPr>
        <w:rFonts w:ascii="Symbol" w:hAnsi="Symbol" w:hint="default"/>
      </w:rPr>
    </w:lvl>
    <w:lvl w:ilvl="2" w:tplc="5ACEE358" w:tentative="1">
      <w:start w:val="1"/>
      <w:numFmt w:val="bullet"/>
      <w:lvlText w:val=""/>
      <w:lvlJc w:val="left"/>
      <w:pPr>
        <w:ind w:left="2160" w:hanging="360"/>
      </w:pPr>
      <w:rPr>
        <w:rFonts w:ascii="Wingdings" w:hAnsi="Wingdings" w:hint="default"/>
      </w:rPr>
    </w:lvl>
    <w:lvl w:ilvl="3" w:tplc="232CB092" w:tentative="1">
      <w:start w:val="1"/>
      <w:numFmt w:val="bullet"/>
      <w:lvlText w:val=""/>
      <w:lvlJc w:val="left"/>
      <w:pPr>
        <w:ind w:left="2880" w:hanging="360"/>
      </w:pPr>
      <w:rPr>
        <w:rFonts w:ascii="Symbol" w:hAnsi="Symbol" w:hint="default"/>
      </w:rPr>
    </w:lvl>
    <w:lvl w:ilvl="4" w:tplc="5FA484D6" w:tentative="1">
      <w:start w:val="1"/>
      <w:numFmt w:val="bullet"/>
      <w:lvlText w:val="o"/>
      <w:lvlJc w:val="left"/>
      <w:pPr>
        <w:ind w:left="3600" w:hanging="360"/>
      </w:pPr>
      <w:rPr>
        <w:rFonts w:ascii="Courier New" w:hAnsi="Courier New" w:hint="default"/>
      </w:rPr>
    </w:lvl>
    <w:lvl w:ilvl="5" w:tplc="80DAC954" w:tentative="1">
      <w:start w:val="1"/>
      <w:numFmt w:val="bullet"/>
      <w:lvlText w:val=""/>
      <w:lvlJc w:val="left"/>
      <w:pPr>
        <w:ind w:left="4320" w:hanging="360"/>
      </w:pPr>
      <w:rPr>
        <w:rFonts w:ascii="Wingdings" w:hAnsi="Wingdings" w:hint="default"/>
      </w:rPr>
    </w:lvl>
    <w:lvl w:ilvl="6" w:tplc="190AD66E" w:tentative="1">
      <w:start w:val="1"/>
      <w:numFmt w:val="bullet"/>
      <w:lvlText w:val=""/>
      <w:lvlJc w:val="left"/>
      <w:pPr>
        <w:ind w:left="5040" w:hanging="360"/>
      </w:pPr>
      <w:rPr>
        <w:rFonts w:ascii="Symbol" w:hAnsi="Symbol" w:hint="default"/>
      </w:rPr>
    </w:lvl>
    <w:lvl w:ilvl="7" w:tplc="DD6ADB6C" w:tentative="1">
      <w:start w:val="1"/>
      <w:numFmt w:val="bullet"/>
      <w:lvlText w:val="o"/>
      <w:lvlJc w:val="left"/>
      <w:pPr>
        <w:ind w:left="5760" w:hanging="360"/>
      </w:pPr>
      <w:rPr>
        <w:rFonts w:ascii="Courier New" w:hAnsi="Courier New" w:hint="default"/>
      </w:rPr>
    </w:lvl>
    <w:lvl w:ilvl="8" w:tplc="405EE70E" w:tentative="1">
      <w:start w:val="1"/>
      <w:numFmt w:val="bullet"/>
      <w:lvlText w:val=""/>
      <w:lvlJc w:val="left"/>
      <w:pPr>
        <w:ind w:left="6480" w:hanging="360"/>
      </w:pPr>
      <w:rPr>
        <w:rFonts w:ascii="Wingdings" w:hAnsi="Wingdings" w:hint="default"/>
      </w:rPr>
    </w:lvl>
  </w:abstractNum>
  <w:abstractNum w:abstractNumId="3" w15:restartNumberingAfterBreak="0">
    <w:nsid w:val="12306DAC"/>
    <w:multiLevelType w:val="multilevel"/>
    <w:tmpl w:val="81A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81648"/>
    <w:multiLevelType w:val="hybridMultilevel"/>
    <w:tmpl w:val="EB5CEC3A"/>
    <w:lvl w:ilvl="0" w:tplc="4F9EEDBE">
      <w:start w:val="1"/>
      <w:numFmt w:val="lowerRoman"/>
      <w:lvlText w:val="%1."/>
      <w:lvlJc w:val="right"/>
      <w:pPr>
        <w:ind w:left="2070" w:hanging="360"/>
      </w:pPr>
      <w:rPr>
        <w:i/>
        <w:iCs/>
      </w:rPr>
    </w:lvl>
    <w:lvl w:ilvl="1" w:tplc="4F1EC8C4" w:tentative="1">
      <w:start w:val="1"/>
      <w:numFmt w:val="lowerLetter"/>
      <w:lvlText w:val="%2."/>
      <w:lvlJc w:val="left"/>
      <w:pPr>
        <w:ind w:left="2790" w:hanging="360"/>
      </w:pPr>
    </w:lvl>
    <w:lvl w:ilvl="2" w:tplc="873220E4" w:tentative="1">
      <w:start w:val="1"/>
      <w:numFmt w:val="lowerRoman"/>
      <w:lvlText w:val="%3."/>
      <w:lvlJc w:val="right"/>
      <w:pPr>
        <w:ind w:left="3510" w:hanging="180"/>
      </w:pPr>
    </w:lvl>
    <w:lvl w:ilvl="3" w:tplc="53A0A142" w:tentative="1">
      <w:start w:val="1"/>
      <w:numFmt w:val="decimal"/>
      <w:lvlText w:val="%4."/>
      <w:lvlJc w:val="left"/>
      <w:pPr>
        <w:ind w:left="4230" w:hanging="360"/>
      </w:pPr>
    </w:lvl>
    <w:lvl w:ilvl="4" w:tplc="F0381CFC" w:tentative="1">
      <w:start w:val="1"/>
      <w:numFmt w:val="lowerLetter"/>
      <w:lvlText w:val="%5."/>
      <w:lvlJc w:val="left"/>
      <w:pPr>
        <w:ind w:left="4950" w:hanging="360"/>
      </w:pPr>
    </w:lvl>
    <w:lvl w:ilvl="5" w:tplc="61101CE4" w:tentative="1">
      <w:start w:val="1"/>
      <w:numFmt w:val="lowerRoman"/>
      <w:lvlText w:val="%6."/>
      <w:lvlJc w:val="right"/>
      <w:pPr>
        <w:ind w:left="5670" w:hanging="180"/>
      </w:pPr>
    </w:lvl>
    <w:lvl w:ilvl="6" w:tplc="979CDA46" w:tentative="1">
      <w:start w:val="1"/>
      <w:numFmt w:val="decimal"/>
      <w:lvlText w:val="%7."/>
      <w:lvlJc w:val="left"/>
      <w:pPr>
        <w:ind w:left="6390" w:hanging="360"/>
      </w:pPr>
    </w:lvl>
    <w:lvl w:ilvl="7" w:tplc="71A430A4" w:tentative="1">
      <w:start w:val="1"/>
      <w:numFmt w:val="lowerLetter"/>
      <w:lvlText w:val="%8."/>
      <w:lvlJc w:val="left"/>
      <w:pPr>
        <w:ind w:left="7110" w:hanging="360"/>
      </w:pPr>
    </w:lvl>
    <w:lvl w:ilvl="8" w:tplc="53B811C6" w:tentative="1">
      <w:start w:val="1"/>
      <w:numFmt w:val="lowerRoman"/>
      <w:lvlText w:val="%9."/>
      <w:lvlJc w:val="right"/>
      <w:pPr>
        <w:ind w:left="7830" w:hanging="180"/>
      </w:pPr>
    </w:lvl>
  </w:abstractNum>
  <w:abstractNum w:abstractNumId="5" w15:restartNumberingAfterBreak="0">
    <w:nsid w:val="19AC0D41"/>
    <w:multiLevelType w:val="hybridMultilevel"/>
    <w:tmpl w:val="F21A9906"/>
    <w:lvl w:ilvl="0" w:tplc="88B4C5B6">
      <w:start w:val="1"/>
      <w:numFmt w:val="lowerRoman"/>
      <w:lvlText w:val="%1."/>
      <w:lvlJc w:val="right"/>
      <w:pPr>
        <w:ind w:left="1800" w:hanging="360"/>
      </w:pPr>
    </w:lvl>
    <w:lvl w:ilvl="1" w:tplc="68528730" w:tentative="1">
      <w:start w:val="1"/>
      <w:numFmt w:val="lowerLetter"/>
      <w:lvlText w:val="%2."/>
      <w:lvlJc w:val="left"/>
      <w:pPr>
        <w:ind w:left="2520" w:hanging="360"/>
      </w:pPr>
    </w:lvl>
    <w:lvl w:ilvl="2" w:tplc="D116E000" w:tentative="1">
      <w:start w:val="1"/>
      <w:numFmt w:val="lowerRoman"/>
      <w:lvlText w:val="%3."/>
      <w:lvlJc w:val="right"/>
      <w:pPr>
        <w:ind w:left="3240" w:hanging="180"/>
      </w:pPr>
    </w:lvl>
    <w:lvl w:ilvl="3" w:tplc="18B89B0A" w:tentative="1">
      <w:start w:val="1"/>
      <w:numFmt w:val="decimal"/>
      <w:lvlText w:val="%4."/>
      <w:lvlJc w:val="left"/>
      <w:pPr>
        <w:ind w:left="3960" w:hanging="360"/>
      </w:pPr>
    </w:lvl>
    <w:lvl w:ilvl="4" w:tplc="76AAC584" w:tentative="1">
      <w:start w:val="1"/>
      <w:numFmt w:val="lowerLetter"/>
      <w:lvlText w:val="%5."/>
      <w:lvlJc w:val="left"/>
      <w:pPr>
        <w:ind w:left="4680" w:hanging="360"/>
      </w:pPr>
    </w:lvl>
    <w:lvl w:ilvl="5" w:tplc="F27AE5E4" w:tentative="1">
      <w:start w:val="1"/>
      <w:numFmt w:val="lowerRoman"/>
      <w:lvlText w:val="%6."/>
      <w:lvlJc w:val="right"/>
      <w:pPr>
        <w:ind w:left="5400" w:hanging="180"/>
      </w:pPr>
    </w:lvl>
    <w:lvl w:ilvl="6" w:tplc="106E97BE" w:tentative="1">
      <w:start w:val="1"/>
      <w:numFmt w:val="decimal"/>
      <w:lvlText w:val="%7."/>
      <w:lvlJc w:val="left"/>
      <w:pPr>
        <w:ind w:left="6120" w:hanging="360"/>
      </w:pPr>
    </w:lvl>
    <w:lvl w:ilvl="7" w:tplc="EE8E7760" w:tentative="1">
      <w:start w:val="1"/>
      <w:numFmt w:val="lowerLetter"/>
      <w:lvlText w:val="%8."/>
      <w:lvlJc w:val="left"/>
      <w:pPr>
        <w:ind w:left="6840" w:hanging="360"/>
      </w:pPr>
    </w:lvl>
    <w:lvl w:ilvl="8" w:tplc="027000F8" w:tentative="1">
      <w:start w:val="1"/>
      <w:numFmt w:val="lowerRoman"/>
      <w:lvlText w:val="%9."/>
      <w:lvlJc w:val="right"/>
      <w:pPr>
        <w:ind w:left="7560" w:hanging="180"/>
      </w:pPr>
    </w:lvl>
  </w:abstractNum>
  <w:abstractNum w:abstractNumId="6" w15:restartNumberingAfterBreak="0">
    <w:nsid w:val="21352A6F"/>
    <w:multiLevelType w:val="hybridMultilevel"/>
    <w:tmpl w:val="5BE85C86"/>
    <w:lvl w:ilvl="0" w:tplc="D2B62198">
      <w:start w:val="1"/>
      <w:numFmt w:val="bullet"/>
      <w:lvlText w:val=""/>
      <w:lvlJc w:val="left"/>
      <w:pPr>
        <w:ind w:left="720" w:hanging="360"/>
      </w:pPr>
      <w:rPr>
        <w:rFonts w:ascii="Symbol" w:hAnsi="Symbol" w:hint="default"/>
      </w:rPr>
    </w:lvl>
    <w:lvl w:ilvl="1" w:tplc="445AC354">
      <w:start w:val="1"/>
      <w:numFmt w:val="bullet"/>
      <w:lvlText w:val="o"/>
      <w:lvlJc w:val="left"/>
      <w:pPr>
        <w:ind w:left="1440" w:hanging="360"/>
      </w:pPr>
      <w:rPr>
        <w:rFonts w:ascii="Courier New" w:hAnsi="Courier New" w:cs="Courier New" w:hint="default"/>
      </w:rPr>
    </w:lvl>
    <w:lvl w:ilvl="2" w:tplc="F9E4348E" w:tentative="1">
      <w:start w:val="1"/>
      <w:numFmt w:val="bullet"/>
      <w:lvlText w:val=""/>
      <w:lvlJc w:val="left"/>
      <w:pPr>
        <w:ind w:left="2160" w:hanging="360"/>
      </w:pPr>
      <w:rPr>
        <w:rFonts w:ascii="Wingdings" w:hAnsi="Wingdings" w:hint="default"/>
      </w:rPr>
    </w:lvl>
    <w:lvl w:ilvl="3" w:tplc="BD32C0F0" w:tentative="1">
      <w:start w:val="1"/>
      <w:numFmt w:val="bullet"/>
      <w:lvlText w:val=""/>
      <w:lvlJc w:val="left"/>
      <w:pPr>
        <w:ind w:left="2880" w:hanging="360"/>
      </w:pPr>
      <w:rPr>
        <w:rFonts w:ascii="Symbol" w:hAnsi="Symbol" w:hint="default"/>
      </w:rPr>
    </w:lvl>
    <w:lvl w:ilvl="4" w:tplc="500EC070" w:tentative="1">
      <w:start w:val="1"/>
      <w:numFmt w:val="bullet"/>
      <w:lvlText w:val="o"/>
      <w:lvlJc w:val="left"/>
      <w:pPr>
        <w:ind w:left="3600" w:hanging="360"/>
      </w:pPr>
      <w:rPr>
        <w:rFonts w:ascii="Courier New" w:hAnsi="Courier New" w:cs="Courier New" w:hint="default"/>
      </w:rPr>
    </w:lvl>
    <w:lvl w:ilvl="5" w:tplc="3CC81E58" w:tentative="1">
      <w:start w:val="1"/>
      <w:numFmt w:val="bullet"/>
      <w:lvlText w:val=""/>
      <w:lvlJc w:val="left"/>
      <w:pPr>
        <w:ind w:left="4320" w:hanging="360"/>
      </w:pPr>
      <w:rPr>
        <w:rFonts w:ascii="Wingdings" w:hAnsi="Wingdings" w:hint="default"/>
      </w:rPr>
    </w:lvl>
    <w:lvl w:ilvl="6" w:tplc="80AE2134" w:tentative="1">
      <w:start w:val="1"/>
      <w:numFmt w:val="bullet"/>
      <w:lvlText w:val=""/>
      <w:lvlJc w:val="left"/>
      <w:pPr>
        <w:ind w:left="5040" w:hanging="360"/>
      </w:pPr>
      <w:rPr>
        <w:rFonts w:ascii="Symbol" w:hAnsi="Symbol" w:hint="default"/>
      </w:rPr>
    </w:lvl>
    <w:lvl w:ilvl="7" w:tplc="26E6AB3E" w:tentative="1">
      <w:start w:val="1"/>
      <w:numFmt w:val="bullet"/>
      <w:lvlText w:val="o"/>
      <w:lvlJc w:val="left"/>
      <w:pPr>
        <w:ind w:left="5760" w:hanging="360"/>
      </w:pPr>
      <w:rPr>
        <w:rFonts w:ascii="Courier New" w:hAnsi="Courier New" w:cs="Courier New" w:hint="default"/>
      </w:rPr>
    </w:lvl>
    <w:lvl w:ilvl="8" w:tplc="D7B01F72" w:tentative="1">
      <w:start w:val="1"/>
      <w:numFmt w:val="bullet"/>
      <w:lvlText w:val=""/>
      <w:lvlJc w:val="left"/>
      <w:pPr>
        <w:ind w:left="6480" w:hanging="360"/>
      </w:pPr>
      <w:rPr>
        <w:rFonts w:ascii="Wingdings" w:hAnsi="Wingdings" w:hint="default"/>
      </w:rPr>
    </w:lvl>
  </w:abstractNum>
  <w:abstractNum w:abstractNumId="7" w15:restartNumberingAfterBreak="0">
    <w:nsid w:val="2BD54F6E"/>
    <w:multiLevelType w:val="hybridMultilevel"/>
    <w:tmpl w:val="F676BCAE"/>
    <w:lvl w:ilvl="0" w:tplc="5156E58A">
      <w:start w:val="1"/>
      <w:numFmt w:val="lowerLetter"/>
      <w:lvlText w:val="(%1)"/>
      <w:lvlJc w:val="left"/>
      <w:pPr>
        <w:ind w:left="720" w:hanging="360"/>
      </w:pPr>
      <w:rPr>
        <w:rFonts w:hint="default"/>
      </w:rPr>
    </w:lvl>
    <w:lvl w:ilvl="1" w:tplc="85DCBE6A" w:tentative="1">
      <w:start w:val="1"/>
      <w:numFmt w:val="lowerLetter"/>
      <w:lvlText w:val="%2."/>
      <w:lvlJc w:val="left"/>
      <w:pPr>
        <w:ind w:left="1440" w:hanging="360"/>
      </w:pPr>
    </w:lvl>
    <w:lvl w:ilvl="2" w:tplc="60E238F0" w:tentative="1">
      <w:start w:val="1"/>
      <w:numFmt w:val="lowerRoman"/>
      <w:lvlText w:val="%3."/>
      <w:lvlJc w:val="right"/>
      <w:pPr>
        <w:ind w:left="2160" w:hanging="180"/>
      </w:pPr>
    </w:lvl>
    <w:lvl w:ilvl="3" w:tplc="B1442BFE" w:tentative="1">
      <w:start w:val="1"/>
      <w:numFmt w:val="decimal"/>
      <w:lvlText w:val="%4."/>
      <w:lvlJc w:val="left"/>
      <w:pPr>
        <w:ind w:left="2880" w:hanging="360"/>
      </w:pPr>
    </w:lvl>
    <w:lvl w:ilvl="4" w:tplc="3E189A40" w:tentative="1">
      <w:start w:val="1"/>
      <w:numFmt w:val="lowerLetter"/>
      <w:lvlText w:val="%5."/>
      <w:lvlJc w:val="left"/>
      <w:pPr>
        <w:ind w:left="3600" w:hanging="360"/>
      </w:pPr>
    </w:lvl>
    <w:lvl w:ilvl="5" w:tplc="21062C18" w:tentative="1">
      <w:start w:val="1"/>
      <w:numFmt w:val="lowerRoman"/>
      <w:lvlText w:val="%6."/>
      <w:lvlJc w:val="right"/>
      <w:pPr>
        <w:ind w:left="4320" w:hanging="180"/>
      </w:pPr>
    </w:lvl>
    <w:lvl w:ilvl="6" w:tplc="24AA0886" w:tentative="1">
      <w:start w:val="1"/>
      <w:numFmt w:val="decimal"/>
      <w:lvlText w:val="%7."/>
      <w:lvlJc w:val="left"/>
      <w:pPr>
        <w:ind w:left="5040" w:hanging="360"/>
      </w:pPr>
    </w:lvl>
    <w:lvl w:ilvl="7" w:tplc="45BCA64E" w:tentative="1">
      <w:start w:val="1"/>
      <w:numFmt w:val="lowerLetter"/>
      <w:lvlText w:val="%8."/>
      <w:lvlJc w:val="left"/>
      <w:pPr>
        <w:ind w:left="5760" w:hanging="360"/>
      </w:pPr>
    </w:lvl>
    <w:lvl w:ilvl="8" w:tplc="8722B2FA" w:tentative="1">
      <w:start w:val="1"/>
      <w:numFmt w:val="lowerRoman"/>
      <w:lvlText w:val="%9."/>
      <w:lvlJc w:val="right"/>
      <w:pPr>
        <w:ind w:left="6480" w:hanging="180"/>
      </w:pPr>
    </w:lvl>
  </w:abstractNum>
  <w:abstractNum w:abstractNumId="8" w15:restartNumberingAfterBreak="0">
    <w:nsid w:val="349A3D56"/>
    <w:multiLevelType w:val="multilevel"/>
    <w:tmpl w:val="A990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A4307E"/>
    <w:multiLevelType w:val="hybridMultilevel"/>
    <w:tmpl w:val="3E62B776"/>
    <w:lvl w:ilvl="0" w:tplc="113437E0">
      <w:start w:val="1"/>
      <w:numFmt w:val="decimal"/>
      <w:lvlText w:val="%1."/>
      <w:lvlJc w:val="left"/>
      <w:pPr>
        <w:ind w:left="720" w:hanging="360"/>
      </w:pPr>
    </w:lvl>
    <w:lvl w:ilvl="1" w:tplc="064CF40E" w:tentative="1">
      <w:start w:val="1"/>
      <w:numFmt w:val="lowerLetter"/>
      <w:lvlText w:val="%2."/>
      <w:lvlJc w:val="left"/>
      <w:pPr>
        <w:ind w:left="1440" w:hanging="360"/>
      </w:pPr>
    </w:lvl>
    <w:lvl w:ilvl="2" w:tplc="531475C8" w:tentative="1">
      <w:start w:val="1"/>
      <w:numFmt w:val="lowerRoman"/>
      <w:lvlText w:val="%3."/>
      <w:lvlJc w:val="right"/>
      <w:pPr>
        <w:ind w:left="2160" w:hanging="180"/>
      </w:pPr>
    </w:lvl>
    <w:lvl w:ilvl="3" w:tplc="FD94A8E0" w:tentative="1">
      <w:start w:val="1"/>
      <w:numFmt w:val="decimal"/>
      <w:lvlText w:val="%4."/>
      <w:lvlJc w:val="left"/>
      <w:pPr>
        <w:ind w:left="2880" w:hanging="360"/>
      </w:pPr>
    </w:lvl>
    <w:lvl w:ilvl="4" w:tplc="44C0E3DE" w:tentative="1">
      <w:start w:val="1"/>
      <w:numFmt w:val="lowerLetter"/>
      <w:lvlText w:val="%5."/>
      <w:lvlJc w:val="left"/>
      <w:pPr>
        <w:ind w:left="3600" w:hanging="360"/>
      </w:pPr>
    </w:lvl>
    <w:lvl w:ilvl="5" w:tplc="7A1273BE" w:tentative="1">
      <w:start w:val="1"/>
      <w:numFmt w:val="lowerRoman"/>
      <w:lvlText w:val="%6."/>
      <w:lvlJc w:val="right"/>
      <w:pPr>
        <w:ind w:left="4320" w:hanging="180"/>
      </w:pPr>
    </w:lvl>
    <w:lvl w:ilvl="6" w:tplc="E44E20D0" w:tentative="1">
      <w:start w:val="1"/>
      <w:numFmt w:val="decimal"/>
      <w:lvlText w:val="%7."/>
      <w:lvlJc w:val="left"/>
      <w:pPr>
        <w:ind w:left="5040" w:hanging="360"/>
      </w:pPr>
    </w:lvl>
    <w:lvl w:ilvl="7" w:tplc="391EC3FC" w:tentative="1">
      <w:start w:val="1"/>
      <w:numFmt w:val="lowerLetter"/>
      <w:lvlText w:val="%8."/>
      <w:lvlJc w:val="left"/>
      <w:pPr>
        <w:ind w:left="5760" w:hanging="360"/>
      </w:pPr>
    </w:lvl>
    <w:lvl w:ilvl="8" w:tplc="2E888F9E" w:tentative="1">
      <w:start w:val="1"/>
      <w:numFmt w:val="lowerRoman"/>
      <w:lvlText w:val="%9."/>
      <w:lvlJc w:val="right"/>
      <w:pPr>
        <w:ind w:left="6480" w:hanging="180"/>
      </w:pPr>
    </w:lvl>
  </w:abstractNum>
  <w:abstractNum w:abstractNumId="10" w15:restartNumberingAfterBreak="0">
    <w:nsid w:val="35E147CD"/>
    <w:multiLevelType w:val="multilevel"/>
    <w:tmpl w:val="7B10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493853"/>
    <w:multiLevelType w:val="hybridMultilevel"/>
    <w:tmpl w:val="3E62B776"/>
    <w:lvl w:ilvl="0" w:tplc="5602F648">
      <w:start w:val="1"/>
      <w:numFmt w:val="decimal"/>
      <w:lvlText w:val="%1."/>
      <w:lvlJc w:val="left"/>
      <w:pPr>
        <w:ind w:left="720" w:hanging="360"/>
      </w:pPr>
    </w:lvl>
    <w:lvl w:ilvl="1" w:tplc="B540DCAA" w:tentative="1">
      <w:start w:val="1"/>
      <w:numFmt w:val="lowerLetter"/>
      <w:lvlText w:val="%2."/>
      <w:lvlJc w:val="left"/>
      <w:pPr>
        <w:ind w:left="1440" w:hanging="360"/>
      </w:pPr>
    </w:lvl>
    <w:lvl w:ilvl="2" w:tplc="19F2C0D4" w:tentative="1">
      <w:start w:val="1"/>
      <w:numFmt w:val="lowerRoman"/>
      <w:lvlText w:val="%3."/>
      <w:lvlJc w:val="right"/>
      <w:pPr>
        <w:ind w:left="2160" w:hanging="180"/>
      </w:pPr>
    </w:lvl>
    <w:lvl w:ilvl="3" w:tplc="30663E0C" w:tentative="1">
      <w:start w:val="1"/>
      <w:numFmt w:val="decimal"/>
      <w:lvlText w:val="%4."/>
      <w:lvlJc w:val="left"/>
      <w:pPr>
        <w:ind w:left="2880" w:hanging="360"/>
      </w:pPr>
    </w:lvl>
    <w:lvl w:ilvl="4" w:tplc="C77A0A36" w:tentative="1">
      <w:start w:val="1"/>
      <w:numFmt w:val="lowerLetter"/>
      <w:lvlText w:val="%5."/>
      <w:lvlJc w:val="left"/>
      <w:pPr>
        <w:ind w:left="3600" w:hanging="360"/>
      </w:pPr>
    </w:lvl>
    <w:lvl w:ilvl="5" w:tplc="21C0107E" w:tentative="1">
      <w:start w:val="1"/>
      <w:numFmt w:val="lowerRoman"/>
      <w:lvlText w:val="%6."/>
      <w:lvlJc w:val="right"/>
      <w:pPr>
        <w:ind w:left="4320" w:hanging="180"/>
      </w:pPr>
    </w:lvl>
    <w:lvl w:ilvl="6" w:tplc="2F60CA16" w:tentative="1">
      <w:start w:val="1"/>
      <w:numFmt w:val="decimal"/>
      <w:lvlText w:val="%7."/>
      <w:lvlJc w:val="left"/>
      <w:pPr>
        <w:ind w:left="5040" w:hanging="360"/>
      </w:pPr>
    </w:lvl>
    <w:lvl w:ilvl="7" w:tplc="57445148" w:tentative="1">
      <w:start w:val="1"/>
      <w:numFmt w:val="lowerLetter"/>
      <w:lvlText w:val="%8."/>
      <w:lvlJc w:val="left"/>
      <w:pPr>
        <w:ind w:left="5760" w:hanging="360"/>
      </w:pPr>
    </w:lvl>
    <w:lvl w:ilvl="8" w:tplc="ACB2C90A" w:tentative="1">
      <w:start w:val="1"/>
      <w:numFmt w:val="lowerRoman"/>
      <w:lvlText w:val="%9."/>
      <w:lvlJc w:val="right"/>
      <w:pPr>
        <w:ind w:left="6480" w:hanging="180"/>
      </w:pPr>
    </w:lvl>
  </w:abstractNum>
  <w:abstractNum w:abstractNumId="12" w15:restartNumberingAfterBreak="0">
    <w:nsid w:val="3D0F2371"/>
    <w:multiLevelType w:val="hybridMultilevel"/>
    <w:tmpl w:val="3DCE8B68"/>
    <w:lvl w:ilvl="0" w:tplc="602E1E94">
      <w:start w:val="7"/>
      <w:numFmt w:val="bullet"/>
      <w:lvlText w:val="-"/>
      <w:lvlJc w:val="left"/>
      <w:pPr>
        <w:ind w:left="1440" w:hanging="360"/>
      </w:pPr>
      <w:rPr>
        <w:rFonts w:ascii="Arial" w:eastAsiaTheme="minorHAnsi" w:hAnsi="Arial" w:cs="Arial" w:hint="default"/>
      </w:rPr>
    </w:lvl>
    <w:lvl w:ilvl="1" w:tplc="7A8E0266" w:tentative="1">
      <w:start w:val="1"/>
      <w:numFmt w:val="bullet"/>
      <w:lvlText w:val="o"/>
      <w:lvlJc w:val="left"/>
      <w:pPr>
        <w:ind w:left="2160" w:hanging="360"/>
      </w:pPr>
      <w:rPr>
        <w:rFonts w:ascii="Courier New" w:hAnsi="Courier New" w:cs="Courier New" w:hint="default"/>
      </w:rPr>
    </w:lvl>
    <w:lvl w:ilvl="2" w:tplc="5B3C88C0" w:tentative="1">
      <w:start w:val="1"/>
      <w:numFmt w:val="bullet"/>
      <w:lvlText w:val=""/>
      <w:lvlJc w:val="left"/>
      <w:pPr>
        <w:ind w:left="2880" w:hanging="360"/>
      </w:pPr>
      <w:rPr>
        <w:rFonts w:ascii="Wingdings" w:hAnsi="Wingdings" w:hint="default"/>
      </w:rPr>
    </w:lvl>
    <w:lvl w:ilvl="3" w:tplc="CD526524" w:tentative="1">
      <w:start w:val="1"/>
      <w:numFmt w:val="bullet"/>
      <w:lvlText w:val=""/>
      <w:lvlJc w:val="left"/>
      <w:pPr>
        <w:ind w:left="3600" w:hanging="360"/>
      </w:pPr>
      <w:rPr>
        <w:rFonts w:ascii="Symbol" w:hAnsi="Symbol" w:hint="default"/>
      </w:rPr>
    </w:lvl>
    <w:lvl w:ilvl="4" w:tplc="6D0856FC" w:tentative="1">
      <w:start w:val="1"/>
      <w:numFmt w:val="bullet"/>
      <w:lvlText w:val="o"/>
      <w:lvlJc w:val="left"/>
      <w:pPr>
        <w:ind w:left="4320" w:hanging="360"/>
      </w:pPr>
      <w:rPr>
        <w:rFonts w:ascii="Courier New" w:hAnsi="Courier New" w:cs="Courier New" w:hint="default"/>
      </w:rPr>
    </w:lvl>
    <w:lvl w:ilvl="5" w:tplc="68D08814" w:tentative="1">
      <w:start w:val="1"/>
      <w:numFmt w:val="bullet"/>
      <w:lvlText w:val=""/>
      <w:lvlJc w:val="left"/>
      <w:pPr>
        <w:ind w:left="5040" w:hanging="360"/>
      </w:pPr>
      <w:rPr>
        <w:rFonts w:ascii="Wingdings" w:hAnsi="Wingdings" w:hint="default"/>
      </w:rPr>
    </w:lvl>
    <w:lvl w:ilvl="6" w:tplc="01209F30" w:tentative="1">
      <w:start w:val="1"/>
      <w:numFmt w:val="bullet"/>
      <w:lvlText w:val=""/>
      <w:lvlJc w:val="left"/>
      <w:pPr>
        <w:ind w:left="5760" w:hanging="360"/>
      </w:pPr>
      <w:rPr>
        <w:rFonts w:ascii="Symbol" w:hAnsi="Symbol" w:hint="default"/>
      </w:rPr>
    </w:lvl>
    <w:lvl w:ilvl="7" w:tplc="84F2CF30" w:tentative="1">
      <w:start w:val="1"/>
      <w:numFmt w:val="bullet"/>
      <w:lvlText w:val="o"/>
      <w:lvlJc w:val="left"/>
      <w:pPr>
        <w:ind w:left="6480" w:hanging="360"/>
      </w:pPr>
      <w:rPr>
        <w:rFonts w:ascii="Courier New" w:hAnsi="Courier New" w:cs="Courier New" w:hint="default"/>
      </w:rPr>
    </w:lvl>
    <w:lvl w:ilvl="8" w:tplc="FABA35DE" w:tentative="1">
      <w:start w:val="1"/>
      <w:numFmt w:val="bullet"/>
      <w:lvlText w:val=""/>
      <w:lvlJc w:val="left"/>
      <w:pPr>
        <w:ind w:left="7200" w:hanging="360"/>
      </w:pPr>
      <w:rPr>
        <w:rFonts w:ascii="Wingdings" w:hAnsi="Wingdings" w:hint="default"/>
      </w:rPr>
    </w:lvl>
  </w:abstractNum>
  <w:abstractNum w:abstractNumId="13" w15:restartNumberingAfterBreak="0">
    <w:nsid w:val="41F87FA3"/>
    <w:multiLevelType w:val="hybridMultilevel"/>
    <w:tmpl w:val="17965F5E"/>
    <w:lvl w:ilvl="0" w:tplc="DFB2541E">
      <w:start w:val="1"/>
      <w:numFmt w:val="upperLetter"/>
      <w:lvlText w:val="%1."/>
      <w:lvlJc w:val="left"/>
      <w:pPr>
        <w:ind w:left="450" w:hanging="360"/>
      </w:pPr>
    </w:lvl>
    <w:lvl w:ilvl="1" w:tplc="5A5CEF34">
      <w:start w:val="1"/>
      <w:numFmt w:val="lowerLetter"/>
      <w:lvlText w:val="%2."/>
      <w:lvlJc w:val="left"/>
      <w:pPr>
        <w:ind w:left="1440" w:hanging="360"/>
      </w:pPr>
      <w:rPr>
        <w:b w:val="0"/>
        <w:bCs w:val="0"/>
      </w:rPr>
    </w:lvl>
    <w:lvl w:ilvl="2" w:tplc="5858ACE4">
      <w:start w:val="1"/>
      <w:numFmt w:val="lowerRoman"/>
      <w:lvlText w:val="%3."/>
      <w:lvlJc w:val="right"/>
      <w:pPr>
        <w:ind w:left="1890" w:hanging="180"/>
      </w:pPr>
      <w:rPr>
        <w:i/>
        <w:iCs/>
      </w:rPr>
    </w:lvl>
    <w:lvl w:ilvl="3" w:tplc="29E6E452">
      <w:start w:val="1"/>
      <w:numFmt w:val="decimal"/>
      <w:lvlText w:val="%4."/>
      <w:lvlJc w:val="left"/>
      <w:pPr>
        <w:ind w:left="3150" w:hanging="360"/>
      </w:pPr>
      <w:rPr>
        <w:color w:val="auto"/>
      </w:rPr>
    </w:lvl>
    <w:lvl w:ilvl="4" w:tplc="D212A184">
      <w:start w:val="1"/>
      <w:numFmt w:val="lowerLetter"/>
      <w:lvlText w:val="%5."/>
      <w:lvlJc w:val="left"/>
      <w:pPr>
        <w:ind w:left="3600" w:hanging="360"/>
      </w:pPr>
      <w:rPr>
        <w:b w:val="0"/>
        <w:bCs w:val="0"/>
        <w:color w:val="auto"/>
      </w:rPr>
    </w:lvl>
    <w:lvl w:ilvl="5" w:tplc="B04843DE">
      <w:start w:val="1"/>
      <w:numFmt w:val="bullet"/>
      <w:lvlText w:val=""/>
      <w:lvlJc w:val="left"/>
      <w:pPr>
        <w:ind w:left="4500" w:hanging="360"/>
      </w:pPr>
      <w:rPr>
        <w:rFonts w:ascii="Symbol" w:hAnsi="Symbol" w:hint="default"/>
      </w:rPr>
    </w:lvl>
    <w:lvl w:ilvl="6" w:tplc="2A0A332C">
      <w:start w:val="1"/>
      <w:numFmt w:val="decimal"/>
      <w:lvlText w:val="%7."/>
      <w:lvlJc w:val="left"/>
      <w:pPr>
        <w:ind w:left="5040" w:hanging="360"/>
      </w:pPr>
    </w:lvl>
    <w:lvl w:ilvl="7" w:tplc="AF6E7B62">
      <w:start w:val="1"/>
      <w:numFmt w:val="lowerLetter"/>
      <w:lvlText w:val="%8."/>
      <w:lvlJc w:val="left"/>
      <w:pPr>
        <w:ind w:left="5760" w:hanging="360"/>
      </w:pPr>
    </w:lvl>
    <w:lvl w:ilvl="8" w:tplc="E98C2B06">
      <w:start w:val="1"/>
      <w:numFmt w:val="lowerRoman"/>
      <w:lvlText w:val="%9."/>
      <w:lvlJc w:val="right"/>
      <w:pPr>
        <w:ind w:left="6480" w:hanging="180"/>
      </w:pPr>
    </w:lvl>
  </w:abstractNum>
  <w:abstractNum w:abstractNumId="14" w15:restartNumberingAfterBreak="0">
    <w:nsid w:val="4497122F"/>
    <w:multiLevelType w:val="multilevel"/>
    <w:tmpl w:val="730E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F4F"/>
    <w:multiLevelType w:val="hybridMultilevel"/>
    <w:tmpl w:val="9ED609B6"/>
    <w:lvl w:ilvl="0" w:tplc="7F7636C6">
      <w:start w:val="1"/>
      <w:numFmt w:val="lowerLetter"/>
      <w:lvlText w:val="%1."/>
      <w:lvlJc w:val="left"/>
      <w:pPr>
        <w:ind w:left="1080" w:hanging="360"/>
      </w:pPr>
    </w:lvl>
    <w:lvl w:ilvl="1" w:tplc="991C35B6">
      <w:start w:val="1"/>
      <w:numFmt w:val="lowerLetter"/>
      <w:lvlText w:val="%2."/>
      <w:lvlJc w:val="left"/>
      <w:pPr>
        <w:ind w:left="1800" w:hanging="360"/>
      </w:pPr>
    </w:lvl>
    <w:lvl w:ilvl="2" w:tplc="154ECDB6" w:tentative="1">
      <w:start w:val="1"/>
      <w:numFmt w:val="lowerRoman"/>
      <w:lvlText w:val="%3."/>
      <w:lvlJc w:val="right"/>
      <w:pPr>
        <w:ind w:left="2520" w:hanging="180"/>
      </w:pPr>
    </w:lvl>
    <w:lvl w:ilvl="3" w:tplc="634A6544" w:tentative="1">
      <w:start w:val="1"/>
      <w:numFmt w:val="decimal"/>
      <w:lvlText w:val="%4."/>
      <w:lvlJc w:val="left"/>
      <w:pPr>
        <w:ind w:left="3240" w:hanging="360"/>
      </w:pPr>
    </w:lvl>
    <w:lvl w:ilvl="4" w:tplc="6996419C" w:tentative="1">
      <w:start w:val="1"/>
      <w:numFmt w:val="lowerLetter"/>
      <w:lvlText w:val="%5."/>
      <w:lvlJc w:val="left"/>
      <w:pPr>
        <w:ind w:left="3960" w:hanging="360"/>
      </w:pPr>
    </w:lvl>
    <w:lvl w:ilvl="5" w:tplc="7DB8A230" w:tentative="1">
      <w:start w:val="1"/>
      <w:numFmt w:val="lowerRoman"/>
      <w:lvlText w:val="%6."/>
      <w:lvlJc w:val="right"/>
      <w:pPr>
        <w:ind w:left="4680" w:hanging="180"/>
      </w:pPr>
    </w:lvl>
    <w:lvl w:ilvl="6" w:tplc="7E503264" w:tentative="1">
      <w:start w:val="1"/>
      <w:numFmt w:val="decimal"/>
      <w:lvlText w:val="%7."/>
      <w:lvlJc w:val="left"/>
      <w:pPr>
        <w:ind w:left="5400" w:hanging="360"/>
      </w:pPr>
    </w:lvl>
    <w:lvl w:ilvl="7" w:tplc="9A680512" w:tentative="1">
      <w:start w:val="1"/>
      <w:numFmt w:val="lowerLetter"/>
      <w:lvlText w:val="%8."/>
      <w:lvlJc w:val="left"/>
      <w:pPr>
        <w:ind w:left="6120" w:hanging="360"/>
      </w:pPr>
    </w:lvl>
    <w:lvl w:ilvl="8" w:tplc="DB70D74A" w:tentative="1">
      <w:start w:val="1"/>
      <w:numFmt w:val="lowerRoman"/>
      <w:lvlText w:val="%9."/>
      <w:lvlJc w:val="right"/>
      <w:pPr>
        <w:ind w:left="6840" w:hanging="180"/>
      </w:pPr>
    </w:lvl>
  </w:abstractNum>
  <w:abstractNum w:abstractNumId="16" w15:restartNumberingAfterBreak="0">
    <w:nsid w:val="4CDC474E"/>
    <w:multiLevelType w:val="hybridMultilevel"/>
    <w:tmpl w:val="3E62B776"/>
    <w:lvl w:ilvl="0" w:tplc="903A6F38">
      <w:start w:val="1"/>
      <w:numFmt w:val="decimal"/>
      <w:lvlText w:val="%1."/>
      <w:lvlJc w:val="left"/>
      <w:pPr>
        <w:ind w:left="720" w:hanging="360"/>
      </w:pPr>
    </w:lvl>
    <w:lvl w:ilvl="1" w:tplc="18887430" w:tentative="1">
      <w:start w:val="1"/>
      <w:numFmt w:val="lowerLetter"/>
      <w:lvlText w:val="%2."/>
      <w:lvlJc w:val="left"/>
      <w:pPr>
        <w:ind w:left="1440" w:hanging="360"/>
      </w:pPr>
    </w:lvl>
    <w:lvl w:ilvl="2" w:tplc="E5904196" w:tentative="1">
      <w:start w:val="1"/>
      <w:numFmt w:val="lowerRoman"/>
      <w:lvlText w:val="%3."/>
      <w:lvlJc w:val="right"/>
      <w:pPr>
        <w:ind w:left="2160" w:hanging="180"/>
      </w:pPr>
    </w:lvl>
    <w:lvl w:ilvl="3" w:tplc="6B88AA4A" w:tentative="1">
      <w:start w:val="1"/>
      <w:numFmt w:val="decimal"/>
      <w:lvlText w:val="%4."/>
      <w:lvlJc w:val="left"/>
      <w:pPr>
        <w:ind w:left="2880" w:hanging="360"/>
      </w:pPr>
    </w:lvl>
    <w:lvl w:ilvl="4" w:tplc="56A0CC86" w:tentative="1">
      <w:start w:val="1"/>
      <w:numFmt w:val="lowerLetter"/>
      <w:lvlText w:val="%5."/>
      <w:lvlJc w:val="left"/>
      <w:pPr>
        <w:ind w:left="3600" w:hanging="360"/>
      </w:pPr>
    </w:lvl>
    <w:lvl w:ilvl="5" w:tplc="CF743452" w:tentative="1">
      <w:start w:val="1"/>
      <w:numFmt w:val="lowerRoman"/>
      <w:lvlText w:val="%6."/>
      <w:lvlJc w:val="right"/>
      <w:pPr>
        <w:ind w:left="4320" w:hanging="180"/>
      </w:pPr>
    </w:lvl>
    <w:lvl w:ilvl="6" w:tplc="7FCC35DC" w:tentative="1">
      <w:start w:val="1"/>
      <w:numFmt w:val="decimal"/>
      <w:lvlText w:val="%7."/>
      <w:lvlJc w:val="left"/>
      <w:pPr>
        <w:ind w:left="5040" w:hanging="360"/>
      </w:pPr>
    </w:lvl>
    <w:lvl w:ilvl="7" w:tplc="8FE02314" w:tentative="1">
      <w:start w:val="1"/>
      <w:numFmt w:val="lowerLetter"/>
      <w:lvlText w:val="%8."/>
      <w:lvlJc w:val="left"/>
      <w:pPr>
        <w:ind w:left="5760" w:hanging="360"/>
      </w:pPr>
    </w:lvl>
    <w:lvl w:ilvl="8" w:tplc="35347B60" w:tentative="1">
      <w:start w:val="1"/>
      <w:numFmt w:val="lowerRoman"/>
      <w:lvlText w:val="%9."/>
      <w:lvlJc w:val="right"/>
      <w:pPr>
        <w:ind w:left="6480" w:hanging="180"/>
      </w:pPr>
    </w:lvl>
  </w:abstractNum>
  <w:abstractNum w:abstractNumId="17" w15:restartNumberingAfterBreak="0">
    <w:nsid w:val="50A9333E"/>
    <w:multiLevelType w:val="multilevel"/>
    <w:tmpl w:val="1C4C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273F5F"/>
    <w:multiLevelType w:val="hybridMultilevel"/>
    <w:tmpl w:val="3E62B776"/>
    <w:lvl w:ilvl="0" w:tplc="152ED486">
      <w:start w:val="1"/>
      <w:numFmt w:val="decimal"/>
      <w:lvlText w:val="%1."/>
      <w:lvlJc w:val="left"/>
      <w:pPr>
        <w:ind w:left="720" w:hanging="360"/>
      </w:pPr>
    </w:lvl>
    <w:lvl w:ilvl="1" w:tplc="B22A6908" w:tentative="1">
      <w:start w:val="1"/>
      <w:numFmt w:val="lowerLetter"/>
      <w:lvlText w:val="%2."/>
      <w:lvlJc w:val="left"/>
      <w:pPr>
        <w:ind w:left="1440" w:hanging="360"/>
      </w:pPr>
    </w:lvl>
    <w:lvl w:ilvl="2" w:tplc="EB2447B8" w:tentative="1">
      <w:start w:val="1"/>
      <w:numFmt w:val="lowerRoman"/>
      <w:lvlText w:val="%3."/>
      <w:lvlJc w:val="right"/>
      <w:pPr>
        <w:ind w:left="2160" w:hanging="180"/>
      </w:pPr>
    </w:lvl>
    <w:lvl w:ilvl="3" w:tplc="B2E23DD4" w:tentative="1">
      <w:start w:val="1"/>
      <w:numFmt w:val="decimal"/>
      <w:lvlText w:val="%4."/>
      <w:lvlJc w:val="left"/>
      <w:pPr>
        <w:ind w:left="2880" w:hanging="360"/>
      </w:pPr>
    </w:lvl>
    <w:lvl w:ilvl="4" w:tplc="4E56C9C2" w:tentative="1">
      <w:start w:val="1"/>
      <w:numFmt w:val="lowerLetter"/>
      <w:lvlText w:val="%5."/>
      <w:lvlJc w:val="left"/>
      <w:pPr>
        <w:ind w:left="3600" w:hanging="360"/>
      </w:pPr>
    </w:lvl>
    <w:lvl w:ilvl="5" w:tplc="8AF6A1E0" w:tentative="1">
      <w:start w:val="1"/>
      <w:numFmt w:val="lowerRoman"/>
      <w:lvlText w:val="%6."/>
      <w:lvlJc w:val="right"/>
      <w:pPr>
        <w:ind w:left="4320" w:hanging="180"/>
      </w:pPr>
    </w:lvl>
    <w:lvl w:ilvl="6" w:tplc="A69667AC" w:tentative="1">
      <w:start w:val="1"/>
      <w:numFmt w:val="decimal"/>
      <w:lvlText w:val="%7."/>
      <w:lvlJc w:val="left"/>
      <w:pPr>
        <w:ind w:left="5040" w:hanging="360"/>
      </w:pPr>
    </w:lvl>
    <w:lvl w:ilvl="7" w:tplc="C3A07CA0" w:tentative="1">
      <w:start w:val="1"/>
      <w:numFmt w:val="lowerLetter"/>
      <w:lvlText w:val="%8."/>
      <w:lvlJc w:val="left"/>
      <w:pPr>
        <w:ind w:left="5760" w:hanging="360"/>
      </w:pPr>
    </w:lvl>
    <w:lvl w:ilvl="8" w:tplc="77602A54" w:tentative="1">
      <w:start w:val="1"/>
      <w:numFmt w:val="lowerRoman"/>
      <w:lvlText w:val="%9."/>
      <w:lvlJc w:val="right"/>
      <w:pPr>
        <w:ind w:left="6480" w:hanging="180"/>
      </w:pPr>
    </w:lvl>
  </w:abstractNum>
  <w:abstractNum w:abstractNumId="19" w15:restartNumberingAfterBreak="0">
    <w:nsid w:val="5E890B64"/>
    <w:multiLevelType w:val="hybridMultilevel"/>
    <w:tmpl w:val="3E62B776"/>
    <w:lvl w:ilvl="0" w:tplc="70F4DE1A">
      <w:start w:val="1"/>
      <w:numFmt w:val="decimal"/>
      <w:lvlText w:val="%1."/>
      <w:lvlJc w:val="left"/>
      <w:pPr>
        <w:ind w:left="720" w:hanging="360"/>
      </w:pPr>
    </w:lvl>
    <w:lvl w:ilvl="1" w:tplc="0BCA8F8E" w:tentative="1">
      <w:start w:val="1"/>
      <w:numFmt w:val="lowerLetter"/>
      <w:lvlText w:val="%2."/>
      <w:lvlJc w:val="left"/>
      <w:pPr>
        <w:ind w:left="1440" w:hanging="360"/>
      </w:pPr>
    </w:lvl>
    <w:lvl w:ilvl="2" w:tplc="B43851A0" w:tentative="1">
      <w:start w:val="1"/>
      <w:numFmt w:val="lowerRoman"/>
      <w:lvlText w:val="%3."/>
      <w:lvlJc w:val="right"/>
      <w:pPr>
        <w:ind w:left="2160" w:hanging="180"/>
      </w:pPr>
    </w:lvl>
    <w:lvl w:ilvl="3" w:tplc="DF705DF0" w:tentative="1">
      <w:start w:val="1"/>
      <w:numFmt w:val="decimal"/>
      <w:lvlText w:val="%4."/>
      <w:lvlJc w:val="left"/>
      <w:pPr>
        <w:ind w:left="2880" w:hanging="360"/>
      </w:pPr>
    </w:lvl>
    <w:lvl w:ilvl="4" w:tplc="4B06AF10" w:tentative="1">
      <w:start w:val="1"/>
      <w:numFmt w:val="lowerLetter"/>
      <w:lvlText w:val="%5."/>
      <w:lvlJc w:val="left"/>
      <w:pPr>
        <w:ind w:left="3600" w:hanging="360"/>
      </w:pPr>
    </w:lvl>
    <w:lvl w:ilvl="5" w:tplc="A858B598" w:tentative="1">
      <w:start w:val="1"/>
      <w:numFmt w:val="lowerRoman"/>
      <w:lvlText w:val="%6."/>
      <w:lvlJc w:val="right"/>
      <w:pPr>
        <w:ind w:left="4320" w:hanging="180"/>
      </w:pPr>
    </w:lvl>
    <w:lvl w:ilvl="6" w:tplc="39BA0244" w:tentative="1">
      <w:start w:val="1"/>
      <w:numFmt w:val="decimal"/>
      <w:lvlText w:val="%7."/>
      <w:lvlJc w:val="left"/>
      <w:pPr>
        <w:ind w:left="5040" w:hanging="360"/>
      </w:pPr>
    </w:lvl>
    <w:lvl w:ilvl="7" w:tplc="23E43D32" w:tentative="1">
      <w:start w:val="1"/>
      <w:numFmt w:val="lowerLetter"/>
      <w:lvlText w:val="%8."/>
      <w:lvlJc w:val="left"/>
      <w:pPr>
        <w:ind w:left="5760" w:hanging="360"/>
      </w:pPr>
    </w:lvl>
    <w:lvl w:ilvl="8" w:tplc="F0EE6464" w:tentative="1">
      <w:start w:val="1"/>
      <w:numFmt w:val="lowerRoman"/>
      <w:lvlText w:val="%9."/>
      <w:lvlJc w:val="right"/>
      <w:pPr>
        <w:ind w:left="6480" w:hanging="180"/>
      </w:pPr>
    </w:lvl>
  </w:abstractNum>
  <w:abstractNum w:abstractNumId="20" w15:restartNumberingAfterBreak="0">
    <w:nsid w:val="61496DF7"/>
    <w:multiLevelType w:val="hybridMultilevel"/>
    <w:tmpl w:val="D81E8298"/>
    <w:lvl w:ilvl="0" w:tplc="FF981E22">
      <w:start w:val="1"/>
      <w:numFmt w:val="bullet"/>
      <w:lvlText w:val=""/>
      <w:lvlJc w:val="left"/>
      <w:pPr>
        <w:ind w:left="720" w:hanging="360"/>
      </w:pPr>
      <w:rPr>
        <w:rFonts w:ascii="Symbol" w:hAnsi="Symbol" w:hint="default"/>
      </w:rPr>
    </w:lvl>
    <w:lvl w:ilvl="1" w:tplc="60F2BE6E">
      <w:start w:val="1"/>
      <w:numFmt w:val="bullet"/>
      <w:lvlText w:val="o"/>
      <w:lvlJc w:val="left"/>
      <w:pPr>
        <w:ind w:left="1440" w:hanging="360"/>
      </w:pPr>
      <w:rPr>
        <w:rFonts w:ascii="Courier New" w:hAnsi="Courier New" w:cs="Courier New" w:hint="default"/>
      </w:rPr>
    </w:lvl>
    <w:lvl w:ilvl="2" w:tplc="F63E5B00" w:tentative="1">
      <w:start w:val="1"/>
      <w:numFmt w:val="bullet"/>
      <w:lvlText w:val=""/>
      <w:lvlJc w:val="left"/>
      <w:pPr>
        <w:ind w:left="2160" w:hanging="360"/>
      </w:pPr>
      <w:rPr>
        <w:rFonts w:ascii="Wingdings" w:hAnsi="Wingdings" w:hint="default"/>
      </w:rPr>
    </w:lvl>
    <w:lvl w:ilvl="3" w:tplc="615A16AE" w:tentative="1">
      <w:start w:val="1"/>
      <w:numFmt w:val="bullet"/>
      <w:lvlText w:val=""/>
      <w:lvlJc w:val="left"/>
      <w:pPr>
        <w:ind w:left="2880" w:hanging="360"/>
      </w:pPr>
      <w:rPr>
        <w:rFonts w:ascii="Symbol" w:hAnsi="Symbol" w:hint="default"/>
      </w:rPr>
    </w:lvl>
    <w:lvl w:ilvl="4" w:tplc="97062A60" w:tentative="1">
      <w:start w:val="1"/>
      <w:numFmt w:val="bullet"/>
      <w:lvlText w:val="o"/>
      <w:lvlJc w:val="left"/>
      <w:pPr>
        <w:ind w:left="3600" w:hanging="360"/>
      </w:pPr>
      <w:rPr>
        <w:rFonts w:ascii="Courier New" w:hAnsi="Courier New" w:cs="Courier New" w:hint="default"/>
      </w:rPr>
    </w:lvl>
    <w:lvl w:ilvl="5" w:tplc="F85EEFA8" w:tentative="1">
      <w:start w:val="1"/>
      <w:numFmt w:val="bullet"/>
      <w:lvlText w:val=""/>
      <w:lvlJc w:val="left"/>
      <w:pPr>
        <w:ind w:left="4320" w:hanging="360"/>
      </w:pPr>
      <w:rPr>
        <w:rFonts w:ascii="Wingdings" w:hAnsi="Wingdings" w:hint="default"/>
      </w:rPr>
    </w:lvl>
    <w:lvl w:ilvl="6" w:tplc="9882520A" w:tentative="1">
      <w:start w:val="1"/>
      <w:numFmt w:val="bullet"/>
      <w:lvlText w:val=""/>
      <w:lvlJc w:val="left"/>
      <w:pPr>
        <w:ind w:left="5040" w:hanging="360"/>
      </w:pPr>
      <w:rPr>
        <w:rFonts w:ascii="Symbol" w:hAnsi="Symbol" w:hint="default"/>
      </w:rPr>
    </w:lvl>
    <w:lvl w:ilvl="7" w:tplc="CE54089E" w:tentative="1">
      <w:start w:val="1"/>
      <w:numFmt w:val="bullet"/>
      <w:lvlText w:val="o"/>
      <w:lvlJc w:val="left"/>
      <w:pPr>
        <w:ind w:left="5760" w:hanging="360"/>
      </w:pPr>
      <w:rPr>
        <w:rFonts w:ascii="Courier New" w:hAnsi="Courier New" w:cs="Courier New" w:hint="default"/>
      </w:rPr>
    </w:lvl>
    <w:lvl w:ilvl="8" w:tplc="EC8408B6" w:tentative="1">
      <w:start w:val="1"/>
      <w:numFmt w:val="bullet"/>
      <w:lvlText w:val=""/>
      <w:lvlJc w:val="left"/>
      <w:pPr>
        <w:ind w:left="6480" w:hanging="360"/>
      </w:pPr>
      <w:rPr>
        <w:rFonts w:ascii="Wingdings" w:hAnsi="Wingdings" w:hint="default"/>
      </w:rPr>
    </w:lvl>
  </w:abstractNum>
  <w:abstractNum w:abstractNumId="21" w15:restartNumberingAfterBreak="0">
    <w:nsid w:val="631B60F7"/>
    <w:multiLevelType w:val="hybridMultilevel"/>
    <w:tmpl w:val="F21A9906"/>
    <w:lvl w:ilvl="0" w:tplc="350681E6">
      <w:start w:val="1"/>
      <w:numFmt w:val="lowerRoman"/>
      <w:lvlText w:val="%1."/>
      <w:lvlJc w:val="right"/>
      <w:pPr>
        <w:ind w:left="1800" w:hanging="360"/>
      </w:pPr>
    </w:lvl>
    <w:lvl w:ilvl="1" w:tplc="DC24D6F0" w:tentative="1">
      <w:start w:val="1"/>
      <w:numFmt w:val="lowerLetter"/>
      <w:lvlText w:val="%2."/>
      <w:lvlJc w:val="left"/>
      <w:pPr>
        <w:ind w:left="2520" w:hanging="360"/>
      </w:pPr>
    </w:lvl>
    <w:lvl w:ilvl="2" w:tplc="4FFA7F86" w:tentative="1">
      <w:start w:val="1"/>
      <w:numFmt w:val="lowerRoman"/>
      <w:lvlText w:val="%3."/>
      <w:lvlJc w:val="right"/>
      <w:pPr>
        <w:ind w:left="3240" w:hanging="180"/>
      </w:pPr>
    </w:lvl>
    <w:lvl w:ilvl="3" w:tplc="9606D826" w:tentative="1">
      <w:start w:val="1"/>
      <w:numFmt w:val="decimal"/>
      <w:lvlText w:val="%4."/>
      <w:lvlJc w:val="left"/>
      <w:pPr>
        <w:ind w:left="3960" w:hanging="360"/>
      </w:pPr>
    </w:lvl>
    <w:lvl w:ilvl="4" w:tplc="AC2CA93A" w:tentative="1">
      <w:start w:val="1"/>
      <w:numFmt w:val="lowerLetter"/>
      <w:lvlText w:val="%5."/>
      <w:lvlJc w:val="left"/>
      <w:pPr>
        <w:ind w:left="4680" w:hanging="360"/>
      </w:pPr>
    </w:lvl>
    <w:lvl w:ilvl="5" w:tplc="BA04AC08" w:tentative="1">
      <w:start w:val="1"/>
      <w:numFmt w:val="lowerRoman"/>
      <w:lvlText w:val="%6."/>
      <w:lvlJc w:val="right"/>
      <w:pPr>
        <w:ind w:left="5400" w:hanging="180"/>
      </w:pPr>
    </w:lvl>
    <w:lvl w:ilvl="6" w:tplc="36F6DFF2" w:tentative="1">
      <w:start w:val="1"/>
      <w:numFmt w:val="decimal"/>
      <w:lvlText w:val="%7."/>
      <w:lvlJc w:val="left"/>
      <w:pPr>
        <w:ind w:left="6120" w:hanging="360"/>
      </w:pPr>
    </w:lvl>
    <w:lvl w:ilvl="7" w:tplc="DD0465D0" w:tentative="1">
      <w:start w:val="1"/>
      <w:numFmt w:val="lowerLetter"/>
      <w:lvlText w:val="%8."/>
      <w:lvlJc w:val="left"/>
      <w:pPr>
        <w:ind w:left="6840" w:hanging="360"/>
      </w:pPr>
    </w:lvl>
    <w:lvl w:ilvl="8" w:tplc="5D142A34" w:tentative="1">
      <w:start w:val="1"/>
      <w:numFmt w:val="lowerRoman"/>
      <w:lvlText w:val="%9."/>
      <w:lvlJc w:val="right"/>
      <w:pPr>
        <w:ind w:left="7560" w:hanging="180"/>
      </w:pPr>
    </w:lvl>
  </w:abstractNum>
  <w:abstractNum w:abstractNumId="22" w15:restartNumberingAfterBreak="0">
    <w:nsid w:val="75AA46A8"/>
    <w:multiLevelType w:val="hybridMultilevel"/>
    <w:tmpl w:val="3E62B776"/>
    <w:lvl w:ilvl="0" w:tplc="16A62BCA">
      <w:start w:val="1"/>
      <w:numFmt w:val="decimal"/>
      <w:lvlText w:val="%1."/>
      <w:lvlJc w:val="left"/>
      <w:pPr>
        <w:ind w:left="720" w:hanging="360"/>
      </w:pPr>
    </w:lvl>
    <w:lvl w:ilvl="1" w:tplc="60AC3344" w:tentative="1">
      <w:start w:val="1"/>
      <w:numFmt w:val="lowerLetter"/>
      <w:lvlText w:val="%2."/>
      <w:lvlJc w:val="left"/>
      <w:pPr>
        <w:ind w:left="1440" w:hanging="360"/>
      </w:pPr>
    </w:lvl>
    <w:lvl w:ilvl="2" w:tplc="3660754A" w:tentative="1">
      <w:start w:val="1"/>
      <w:numFmt w:val="lowerRoman"/>
      <w:lvlText w:val="%3."/>
      <w:lvlJc w:val="right"/>
      <w:pPr>
        <w:ind w:left="2160" w:hanging="180"/>
      </w:pPr>
    </w:lvl>
    <w:lvl w:ilvl="3" w:tplc="0C8EE678" w:tentative="1">
      <w:start w:val="1"/>
      <w:numFmt w:val="decimal"/>
      <w:lvlText w:val="%4."/>
      <w:lvlJc w:val="left"/>
      <w:pPr>
        <w:ind w:left="2880" w:hanging="360"/>
      </w:pPr>
    </w:lvl>
    <w:lvl w:ilvl="4" w:tplc="08DE8838" w:tentative="1">
      <w:start w:val="1"/>
      <w:numFmt w:val="lowerLetter"/>
      <w:lvlText w:val="%5."/>
      <w:lvlJc w:val="left"/>
      <w:pPr>
        <w:ind w:left="3600" w:hanging="360"/>
      </w:pPr>
    </w:lvl>
    <w:lvl w:ilvl="5" w:tplc="4D123300" w:tentative="1">
      <w:start w:val="1"/>
      <w:numFmt w:val="lowerRoman"/>
      <w:lvlText w:val="%6."/>
      <w:lvlJc w:val="right"/>
      <w:pPr>
        <w:ind w:left="4320" w:hanging="180"/>
      </w:pPr>
    </w:lvl>
    <w:lvl w:ilvl="6" w:tplc="F2D21624" w:tentative="1">
      <w:start w:val="1"/>
      <w:numFmt w:val="decimal"/>
      <w:lvlText w:val="%7."/>
      <w:lvlJc w:val="left"/>
      <w:pPr>
        <w:ind w:left="5040" w:hanging="360"/>
      </w:pPr>
    </w:lvl>
    <w:lvl w:ilvl="7" w:tplc="A9B0510C" w:tentative="1">
      <w:start w:val="1"/>
      <w:numFmt w:val="lowerLetter"/>
      <w:lvlText w:val="%8."/>
      <w:lvlJc w:val="left"/>
      <w:pPr>
        <w:ind w:left="5760" w:hanging="360"/>
      </w:pPr>
    </w:lvl>
    <w:lvl w:ilvl="8" w:tplc="A1522D82" w:tentative="1">
      <w:start w:val="1"/>
      <w:numFmt w:val="lowerRoman"/>
      <w:lvlText w:val="%9."/>
      <w:lvlJc w:val="right"/>
      <w:pPr>
        <w:ind w:left="6480" w:hanging="180"/>
      </w:pPr>
    </w:lvl>
  </w:abstractNum>
  <w:abstractNum w:abstractNumId="23" w15:restartNumberingAfterBreak="0">
    <w:nsid w:val="7F36070F"/>
    <w:multiLevelType w:val="hybridMultilevel"/>
    <w:tmpl w:val="F21A9906"/>
    <w:lvl w:ilvl="0" w:tplc="53380AC2">
      <w:start w:val="1"/>
      <w:numFmt w:val="lowerRoman"/>
      <w:lvlText w:val="%1."/>
      <w:lvlJc w:val="right"/>
      <w:pPr>
        <w:ind w:left="1800" w:hanging="360"/>
      </w:pPr>
    </w:lvl>
    <w:lvl w:ilvl="1" w:tplc="F48AE9F0" w:tentative="1">
      <w:start w:val="1"/>
      <w:numFmt w:val="lowerLetter"/>
      <w:lvlText w:val="%2."/>
      <w:lvlJc w:val="left"/>
      <w:pPr>
        <w:ind w:left="2520" w:hanging="360"/>
      </w:pPr>
    </w:lvl>
    <w:lvl w:ilvl="2" w:tplc="46F6D33A" w:tentative="1">
      <w:start w:val="1"/>
      <w:numFmt w:val="lowerRoman"/>
      <w:lvlText w:val="%3."/>
      <w:lvlJc w:val="right"/>
      <w:pPr>
        <w:ind w:left="3240" w:hanging="180"/>
      </w:pPr>
    </w:lvl>
    <w:lvl w:ilvl="3" w:tplc="EED06940" w:tentative="1">
      <w:start w:val="1"/>
      <w:numFmt w:val="decimal"/>
      <w:lvlText w:val="%4."/>
      <w:lvlJc w:val="left"/>
      <w:pPr>
        <w:ind w:left="3960" w:hanging="360"/>
      </w:pPr>
    </w:lvl>
    <w:lvl w:ilvl="4" w:tplc="5DCE2C6E" w:tentative="1">
      <w:start w:val="1"/>
      <w:numFmt w:val="lowerLetter"/>
      <w:lvlText w:val="%5."/>
      <w:lvlJc w:val="left"/>
      <w:pPr>
        <w:ind w:left="4680" w:hanging="360"/>
      </w:pPr>
    </w:lvl>
    <w:lvl w:ilvl="5" w:tplc="E82C6AE8" w:tentative="1">
      <w:start w:val="1"/>
      <w:numFmt w:val="lowerRoman"/>
      <w:lvlText w:val="%6."/>
      <w:lvlJc w:val="right"/>
      <w:pPr>
        <w:ind w:left="5400" w:hanging="180"/>
      </w:pPr>
    </w:lvl>
    <w:lvl w:ilvl="6" w:tplc="B60A11E4" w:tentative="1">
      <w:start w:val="1"/>
      <w:numFmt w:val="decimal"/>
      <w:lvlText w:val="%7."/>
      <w:lvlJc w:val="left"/>
      <w:pPr>
        <w:ind w:left="6120" w:hanging="360"/>
      </w:pPr>
    </w:lvl>
    <w:lvl w:ilvl="7" w:tplc="D09A3794" w:tentative="1">
      <w:start w:val="1"/>
      <w:numFmt w:val="lowerLetter"/>
      <w:lvlText w:val="%8."/>
      <w:lvlJc w:val="left"/>
      <w:pPr>
        <w:ind w:left="6840" w:hanging="360"/>
      </w:pPr>
    </w:lvl>
    <w:lvl w:ilvl="8" w:tplc="B4629270" w:tentative="1">
      <w:start w:val="1"/>
      <w:numFmt w:val="lowerRoman"/>
      <w:lvlText w:val="%9."/>
      <w:lvlJc w:val="right"/>
      <w:pPr>
        <w:ind w:left="7560" w:hanging="180"/>
      </w:pPr>
    </w:lvl>
  </w:abstractNum>
  <w:num w:numId="1" w16cid:durableId="41098257">
    <w:abstractNumId w:val="13"/>
  </w:num>
  <w:num w:numId="2" w16cid:durableId="1778135569">
    <w:abstractNumId w:val="4"/>
  </w:num>
  <w:num w:numId="3" w16cid:durableId="724597948">
    <w:abstractNumId w:val="8"/>
  </w:num>
  <w:num w:numId="4" w16cid:durableId="1624921275">
    <w:abstractNumId w:val="10"/>
  </w:num>
  <w:num w:numId="5" w16cid:durableId="1838954645">
    <w:abstractNumId w:val="14"/>
  </w:num>
  <w:num w:numId="6" w16cid:durableId="1337342659">
    <w:abstractNumId w:val="3"/>
  </w:num>
  <w:num w:numId="7" w16cid:durableId="1851874993">
    <w:abstractNumId w:val="2"/>
  </w:num>
  <w:num w:numId="8" w16cid:durableId="1525630842">
    <w:abstractNumId w:val="9"/>
  </w:num>
  <w:num w:numId="9" w16cid:durableId="463275075">
    <w:abstractNumId w:val="0"/>
  </w:num>
  <w:num w:numId="10" w16cid:durableId="1817794494">
    <w:abstractNumId w:val="16"/>
  </w:num>
  <w:num w:numId="11" w16cid:durableId="954749224">
    <w:abstractNumId w:val="22"/>
  </w:num>
  <w:num w:numId="12" w16cid:durableId="1534922837">
    <w:abstractNumId w:val="19"/>
  </w:num>
  <w:num w:numId="13" w16cid:durableId="364793849">
    <w:abstractNumId w:val="11"/>
  </w:num>
  <w:num w:numId="14" w16cid:durableId="150297396">
    <w:abstractNumId w:val="18"/>
  </w:num>
  <w:num w:numId="15" w16cid:durableId="1397431218">
    <w:abstractNumId w:val="1"/>
  </w:num>
  <w:num w:numId="16" w16cid:durableId="1384906910">
    <w:abstractNumId w:val="15"/>
  </w:num>
  <w:num w:numId="17" w16cid:durableId="1104115188">
    <w:abstractNumId w:val="21"/>
  </w:num>
  <w:num w:numId="18" w16cid:durableId="258105990">
    <w:abstractNumId w:val="23"/>
  </w:num>
  <w:num w:numId="19" w16cid:durableId="1657299585">
    <w:abstractNumId w:val="5"/>
  </w:num>
  <w:num w:numId="20" w16cid:durableId="170726058">
    <w:abstractNumId w:val="7"/>
  </w:num>
  <w:num w:numId="21" w16cid:durableId="1136684788">
    <w:abstractNumId w:val="17"/>
  </w:num>
  <w:num w:numId="22" w16cid:durableId="1298295233">
    <w:abstractNumId w:val="6"/>
  </w:num>
  <w:num w:numId="23" w16cid:durableId="1463844350">
    <w:abstractNumId w:val="20"/>
  </w:num>
  <w:num w:numId="24" w16cid:durableId="7160520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497"/>
    <w:rsid w:val="00085497"/>
    <w:rsid w:val="00100834"/>
    <w:rsid w:val="00361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FAE8A69"/>
  <w15:docId w15:val="{9A67381A-D1D5-43C6-AAD5-75625082F06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10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10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E13"/>
    <w:rPr>
      <w:rFonts w:eastAsiaTheme="majorEastAsia" w:cstheme="majorBidi"/>
      <w:color w:val="272727" w:themeColor="text1" w:themeTint="D8"/>
    </w:rPr>
  </w:style>
  <w:style w:type="paragraph" w:styleId="Quote">
    <w:name w:val="Quote"/>
    <w:basedOn w:val="Normal"/>
    <w:next w:val="Normal"/>
    <w:link w:val="QuoteChar"/>
    <w:uiPriority w:val="29"/>
    <w:qFormat/>
    <w:rsid w:val="00510E13"/>
    <w:pPr>
      <w:spacing w:before="160"/>
      <w:jc w:val="center"/>
    </w:pPr>
    <w:rPr>
      <w:i/>
      <w:iCs/>
      <w:color w:val="404040" w:themeColor="text1" w:themeTint="BF"/>
    </w:rPr>
  </w:style>
  <w:style w:type="character" w:customStyle="1" w:styleId="QuoteChar">
    <w:name w:val="Quote Char"/>
    <w:basedOn w:val="DefaultParagraphFont"/>
    <w:link w:val="Quote"/>
    <w:uiPriority w:val="29"/>
    <w:rsid w:val="00510E13"/>
    <w:rPr>
      <w:i/>
      <w:iCs/>
      <w:color w:val="404040" w:themeColor="text1" w:themeTint="BF"/>
    </w:rPr>
  </w:style>
  <w:style w:type="paragraph" w:styleId="IntenseQuote">
    <w:name w:val="Intense Quote"/>
    <w:basedOn w:val="Normal"/>
    <w:next w:val="Normal"/>
    <w:link w:val="IntenseQuoteChar"/>
    <w:uiPriority w:val="30"/>
    <w:qFormat/>
    <w:rsid w:val="00510E1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10E13"/>
    <w:rPr>
      <w:i/>
      <w:iCs/>
      <w:color w:val="365F91" w:themeColor="accent1" w:themeShade="BF"/>
    </w:rPr>
  </w:style>
  <w:style w:type="character" w:styleId="IntenseReference">
    <w:name w:val="Intense Reference"/>
    <w:basedOn w:val="DefaultParagraphFont"/>
    <w:uiPriority w:val="32"/>
    <w:qFormat/>
    <w:rsid w:val="00510E13"/>
    <w:rPr>
      <w:b/>
      <w:bCs/>
      <w:smallCaps/>
      <w:color w:val="365F91" w:themeColor="accent1" w:themeShade="BF"/>
      <w:spacing w:val="5"/>
    </w:rPr>
  </w:style>
  <w:style w:type="character" w:styleId="Emphasis">
    <w:name w:val="Emphasis"/>
    <w:basedOn w:val="DefaultParagraphFont"/>
    <w:uiPriority w:val="20"/>
    <w:qFormat/>
    <w:rsid w:val="00003D21"/>
    <w:rPr>
      <w:i/>
      <w:iCs/>
    </w:rPr>
  </w:style>
  <w:style w:type="character" w:customStyle="1" w:styleId="ListParagraphChar">
    <w:name w:val="List Paragraph Char"/>
    <w:basedOn w:val="DefaultParagraphFont"/>
    <w:link w:val="ListParagraph"/>
    <w:uiPriority w:val="34"/>
    <w:locked/>
    <w:rsid w:val="00003D21"/>
    <w:rPr>
      <w:rFonts w:eastAsiaTheme="minorEastAsia"/>
      <w:kern w:val="0"/>
    </w:rPr>
  </w:style>
  <w:style w:type="paragraph" w:styleId="NormalWeb">
    <w:name w:val="Normal (Web)"/>
    <w:basedOn w:val="Normal"/>
    <w:uiPriority w:val="99"/>
    <w:unhideWhenUsed/>
    <w:rsid w:val="00003D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3D21"/>
    <w:rPr>
      <w:b/>
      <w:bCs/>
    </w:rPr>
  </w:style>
  <w:style w:type="character" w:styleId="Hyperlink">
    <w:name w:val="Hyperlink"/>
    <w:basedOn w:val="DefaultParagraphFont"/>
    <w:uiPriority w:val="99"/>
    <w:unhideWhenUsed/>
    <w:rsid w:val="003E1962"/>
    <w:rPr>
      <w:color w:val="0000FF" w:themeColor="hyperlink"/>
      <w:u w:val="single"/>
    </w:rPr>
  </w:style>
  <w:style w:type="character" w:customStyle="1" w:styleId="UnresolvedMention1">
    <w:name w:val="Unresolved Mention1"/>
    <w:basedOn w:val="DefaultParagraphFont"/>
    <w:uiPriority w:val="99"/>
    <w:semiHidden/>
    <w:unhideWhenUsed/>
    <w:rsid w:val="003E1962"/>
    <w:rPr>
      <w:color w:val="605E5C"/>
      <w:shd w:val="clear" w:color="auto" w:fill="E1DFDD"/>
    </w:rPr>
  </w:style>
  <w:style w:type="paragraph" w:styleId="BodyText">
    <w:name w:val="Body Text"/>
    <w:basedOn w:val="Normal"/>
    <w:link w:val="BodyTextChar"/>
    <w:rsid w:val="00C246B7"/>
    <w:pPr>
      <w:spacing w:after="0" w:line="240" w:lineRule="auto"/>
    </w:pPr>
    <w:rPr>
      <w:rFonts w:ascii="Arial" w:eastAsia="Times New Roman" w:hAnsi="Arial" w:cs="Arial"/>
      <w:b/>
      <w:bCs/>
      <w:color w:val="FF0000"/>
      <w:sz w:val="24"/>
      <w:szCs w:val="24"/>
    </w:rPr>
  </w:style>
  <w:style w:type="character" w:customStyle="1" w:styleId="BodyTextChar">
    <w:name w:val="Body Text Char"/>
    <w:basedOn w:val="DefaultParagraphFont"/>
    <w:link w:val="BodyText"/>
    <w:rsid w:val="00C246B7"/>
    <w:rPr>
      <w:rFonts w:ascii="Arial" w:eastAsia="Times New Roman" w:hAnsi="Arial" w:cs="Arial"/>
      <w:b/>
      <w:bCs/>
      <w:color w:val="FF0000"/>
      <w:kern w:val="0"/>
      <w:sz w:val="24"/>
      <w:szCs w:val="24"/>
      <w14:ligatures w14:val="none"/>
    </w:rPr>
  </w:style>
  <w:style w:type="paragraph" w:customStyle="1" w:styleId="Default">
    <w:name w:val="Default"/>
    <w:rsid w:val="004365FC"/>
    <w:pPr>
      <w:autoSpaceDE w:val="0"/>
      <w:autoSpaceDN w:val="0"/>
      <w:adjustRightInd w:val="0"/>
      <w:spacing w:after="0" w:line="240" w:lineRule="auto"/>
    </w:pPr>
    <w:rPr>
      <w:rFonts w:ascii="Arial" w:hAnsi="Arial" w:cs="Arial"/>
      <w:color w:val="000000"/>
      <w:sz w:val="24"/>
      <w:szCs w:val="24"/>
    </w:rPr>
  </w:style>
  <w:style w:type="character" w:styleId="FollowedHyperlink">
    <w:name w:val="FollowedHyperlink"/>
    <w:basedOn w:val="DefaultParagraphFont"/>
    <w:uiPriority w:val="99"/>
    <w:semiHidden/>
    <w:unhideWhenUsed/>
    <w:rsid w:val="00392A61"/>
    <w:rPr>
      <w:color w:val="800080" w:themeColor="followedHyperlink"/>
      <w:u w:val="single"/>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5E3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5E3C7A"/>
    <w:rPr>
      <w:rFonts w:ascii="Courier New" w:eastAsia="Times New Roman" w:hAnsi="Courier New" w:cs="Courier New"/>
      <w:sz w:val="20"/>
      <w:szCs w:val="20"/>
    </w:rPr>
  </w:style>
  <w:style w:type="paragraph" w:customStyle="1" w:styleId="pbody">
    <w:name w:val="pbody"/>
    <w:basedOn w:val="Normal"/>
    <w:rsid w:val="00106B9F"/>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106B9F"/>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106B9F"/>
    <w:pPr>
      <w:spacing w:line="288" w:lineRule="auto"/>
      <w:ind w:firstLine="720"/>
    </w:pPr>
    <w:rPr>
      <w:rFonts w:ascii="Arial" w:eastAsia="Times New Roman" w:hAnsi="Arial" w:cs="Arial"/>
      <w:color w:val="000000"/>
      <w:szCs w:val="20"/>
    </w:rPr>
  </w:style>
  <w:style w:type="character" w:customStyle="1" w:styleId="ui-provider">
    <w:name w:val="ui-provider"/>
    <w:basedOn w:val="DefaultParagraphFont"/>
    <w:rsid w:val="00EB3284"/>
  </w:style>
  <w:style w:type="character" w:styleId="CommentReference">
    <w:name w:val="annotation reference"/>
    <w:basedOn w:val="DefaultParagraphFont"/>
    <w:uiPriority w:val="99"/>
    <w:semiHidden/>
    <w:unhideWhenUsed/>
    <w:rsid w:val="00BF3134"/>
    <w:rPr>
      <w:sz w:val="16"/>
      <w:szCs w:val="16"/>
    </w:rPr>
  </w:style>
  <w:style w:type="paragraph" w:styleId="CommentSubject">
    <w:name w:val="annotation subject"/>
    <w:basedOn w:val="CommentText"/>
    <w:next w:val="CommentText"/>
    <w:link w:val="CommentSubjectChar"/>
    <w:uiPriority w:val="99"/>
    <w:semiHidden/>
    <w:unhideWhenUsed/>
    <w:rsid w:val="007E3A64"/>
    <w:rPr>
      <w:b/>
      <w:bCs/>
    </w:rPr>
  </w:style>
  <w:style w:type="character" w:customStyle="1" w:styleId="CommentSubjectChar">
    <w:name w:val="Comment Subject Char"/>
    <w:basedOn w:val="CommentTextChar"/>
    <w:link w:val="CommentSubject"/>
    <w:uiPriority w:val="99"/>
    <w:semiHidden/>
    <w:rsid w:val="007E3A64"/>
    <w:rPr>
      <w:b/>
      <w:bCs/>
      <w:i/>
      <w:color w:val="808080" w:themeColor="background1" w:themeShade="80"/>
      <w:sz w:val="20"/>
      <w:szCs w:val="20"/>
    </w:rPr>
  </w:style>
  <w:style w:type="paragraph" w:styleId="Revision">
    <w:name w:val="Revision"/>
    <w:hidden/>
    <w:uiPriority w:val="99"/>
    <w:semiHidden/>
    <w:rsid w:val="00B57957"/>
    <w:pPr>
      <w:spacing w:after="0" w:line="240" w:lineRule="auto"/>
    </w:pPr>
  </w:style>
  <w:style w:type="character" w:customStyle="1" w:styleId="UnresolvedMention2">
    <w:name w:val="Unresolved Mention2"/>
    <w:basedOn w:val="DefaultParagraphFont"/>
    <w:uiPriority w:val="99"/>
    <w:semiHidden/>
    <w:unhideWhenUsed/>
    <w:rsid w:val="00BF5B9A"/>
    <w:rPr>
      <w:color w:val="605E5C"/>
      <w:shd w:val="clear" w:color="auto" w:fill="E1DFDD"/>
    </w:rPr>
  </w:style>
  <w:style w:type="character" w:customStyle="1" w:styleId="UnresolvedMention20">
    <w:name w:val="Unresolved Mention2"/>
    <w:basedOn w:val="DefaultParagraphFont"/>
    <w:uiPriority w:val="99"/>
    <w:semiHidden/>
    <w:unhideWhenUsed/>
    <w:rsid w:val="00F57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8.xml"/><Relationship Id="rId26" Type="http://schemas.openxmlformats.org/officeDocument/2006/relationships/hyperlink" Target="mailto:Morgan.Stein@va.gov" TargetMode="External"/><Relationship Id="rId39" Type="http://schemas.openxmlformats.org/officeDocument/2006/relationships/hyperlink" Target="https://search.certifications.sba.gov/" TargetMode="External"/><Relationship Id="rId21" Type="http://schemas.openxmlformats.org/officeDocument/2006/relationships/hyperlink" Target="https://www.va.gov/vhapublications/ViewPublication.asp?pub_ID=10179" TargetMode="External"/><Relationship Id="rId34" Type="http://schemas.openxmlformats.org/officeDocument/2006/relationships/hyperlink" Target="https://www.sam.gov" TargetMode="External"/><Relationship Id="rId42" Type="http://schemas.openxmlformats.org/officeDocument/2006/relationships/hyperlink" Target="http://www.dol.gov/vets/vets4212.htm" TargetMode="External"/><Relationship Id="rId47" Type="http://schemas.openxmlformats.org/officeDocument/2006/relationships/hyperlink" Target="https://www.sam.gov" TargetMode="External"/><Relationship Id="rId50" Type="http://schemas.openxmlformats.org/officeDocument/2006/relationships/hyperlink" Target="http://www.irs.gov/w14" TargetMode="External"/><Relationship Id="rId55" Type="http://schemas.openxmlformats.org/officeDocument/2006/relationships/hyperlink" Target="https://www.trade.gov/consolidated-screening-list" TargetMode="External"/><Relationship Id="rId63" Type="http://schemas.openxmlformats.org/officeDocument/2006/relationships/hyperlink" Target="http://www.nap.edu" TargetMode="External"/><Relationship Id="rId68" Type="http://schemas.openxmlformats.org/officeDocument/2006/relationships/header" Target="header8.xml"/><Relationship Id="rId76" Type="http://schemas.openxmlformats.org/officeDocument/2006/relationships/hyperlink" Target="https://www.sam.gov" TargetMode="External"/><Relationship Id="rId84" Type="http://schemas.openxmlformats.org/officeDocument/2006/relationships/header" Target="header12.xml"/><Relationship Id="rId89" Type="http://schemas.openxmlformats.org/officeDocument/2006/relationships/footer" Target="footer21.xml"/><Relationship Id="rId7" Type="http://schemas.openxmlformats.org/officeDocument/2006/relationships/header" Target="header1.xml"/><Relationship Id="rId71"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footer" Target="footer10.xml"/><Relationship Id="rId11" Type="http://schemas.openxmlformats.org/officeDocument/2006/relationships/header" Target="header3.xml"/><Relationship Id="rId24" Type="http://schemas.openxmlformats.org/officeDocument/2006/relationships/hyperlink" Target="http://www.justice.gov/oip/foia_updates/Vol_XVII_4/page2.htm" TargetMode="External"/><Relationship Id="rId32" Type="http://schemas.openxmlformats.org/officeDocument/2006/relationships/hyperlink" Target="https://www.va.gov/oal/business/pps/deviations.asp" TargetMode="External"/><Relationship Id="rId37" Type="http://schemas.openxmlformats.org/officeDocument/2006/relationships/hyperlink" Target="https://search.certifications.sba.gov/" TargetMode="External"/><Relationship Id="rId40" Type="http://schemas.openxmlformats.org/officeDocument/2006/relationships/hyperlink" Target="https://www.esrs.gov/" TargetMode="External"/><Relationship Id="rId45" Type="http://schemas.openxmlformats.org/officeDocument/2006/relationships/hyperlink" Target="http://www.state.gov/j/tip/" TargetMode="External"/><Relationship Id="rId53" Type="http://schemas.openxmlformats.org/officeDocument/2006/relationships/hyperlink" Target="https://home.treasury.gov/policy-issues/financial-sanctions/specially-designated-nationals-and-blocked-persons-list-sdn-human-readable-lists" TargetMode="External"/><Relationship Id="rId58" Type="http://schemas.openxmlformats.org/officeDocument/2006/relationships/hyperlink" Target="https://www.oprm.va.gov/dbrs/about_dbrs.aspx" TargetMode="External"/><Relationship Id="rId66" Type="http://schemas.openxmlformats.org/officeDocument/2006/relationships/footer" Target="footer13.xml"/><Relationship Id="rId74" Type="http://schemas.openxmlformats.org/officeDocument/2006/relationships/header" Target="header11.xml"/><Relationship Id="rId79" Type="http://schemas.openxmlformats.org/officeDocument/2006/relationships/hyperlink" Target="mailto:CISADA106@state.gov" TargetMode="External"/><Relationship Id="rId87" Type="http://schemas.openxmlformats.org/officeDocument/2006/relationships/footer" Target="footer20.xml"/><Relationship Id="rId5" Type="http://schemas.openxmlformats.org/officeDocument/2006/relationships/footnotes" Target="footnotes.xml"/><Relationship Id="rId61" Type="http://schemas.openxmlformats.org/officeDocument/2006/relationships/hyperlink" Target="https://www.osha.gov/" TargetMode="External"/><Relationship Id="rId82" Type="http://schemas.openxmlformats.org/officeDocument/2006/relationships/hyperlink" Target="http://www.cpars.gov/" TargetMode="External"/><Relationship Id="rId90" Type="http://schemas.openxmlformats.org/officeDocument/2006/relationships/fontTable" Target="fontTable.xml"/><Relationship Id="rId19" Type="http://schemas.openxmlformats.org/officeDocument/2006/relationships/footer" Target="footer9.xml"/><Relationship Id="rId14" Type="http://schemas.openxmlformats.org/officeDocument/2006/relationships/footer" Target="footer5.xml"/><Relationship Id="rId22" Type="http://schemas.openxmlformats.org/officeDocument/2006/relationships/hyperlink" Target="https://www.va.gov/vhapublications/ViewPublication.asp?pub_ID=9444" TargetMode="External"/><Relationship Id="rId27" Type="http://schemas.openxmlformats.org/officeDocument/2006/relationships/hyperlink" Target="mailto:Richard.Thompson7@va.gov" TargetMode="External"/><Relationship Id="rId30" Type="http://schemas.openxmlformats.org/officeDocument/2006/relationships/footer" Target="footer11.xml"/><Relationship Id="rId35" Type="http://schemas.openxmlformats.org/officeDocument/2006/relationships/hyperlink" Target="https://search.certifications.sba.gov/" TargetMode="External"/><Relationship Id="rId43" Type="http://schemas.openxmlformats.org/officeDocument/2006/relationships/hyperlink" Target="http://www.dol.gov/olms/regs/compliance/EO13496.htm" TargetMode="External"/><Relationship Id="rId48" Type="http://schemas.openxmlformats.org/officeDocument/2006/relationships/hyperlink" Target="http://www.dol.gov/agencies/whd/government-contracts" TargetMode="External"/><Relationship Id="rId56" Type="http://schemas.openxmlformats.org/officeDocument/2006/relationships/hyperlink" Target="https://www.sam.gov" TargetMode="External"/><Relationship Id="rId64" Type="http://schemas.openxmlformats.org/officeDocument/2006/relationships/header" Target="header6.xml"/><Relationship Id="rId69" Type="http://schemas.openxmlformats.org/officeDocument/2006/relationships/footer" Target="footer15.xml"/><Relationship Id="rId77" Type="http://schemas.openxmlformats.org/officeDocument/2006/relationships/hyperlink" Target="https://www.sam.gov" TargetMode="External"/><Relationship Id="rId8" Type="http://schemas.openxmlformats.org/officeDocument/2006/relationships/footer" Target="footer1.xml"/><Relationship Id="rId51" Type="http://schemas.openxmlformats.org/officeDocument/2006/relationships/hyperlink" Target="https://www.irs.gov/help/tax-law-questions" TargetMode="External"/><Relationship Id="rId72" Type="http://schemas.openxmlformats.org/officeDocument/2006/relationships/footer" Target="footer16.xml"/><Relationship Id="rId80" Type="http://schemas.openxmlformats.org/officeDocument/2006/relationships/hyperlink" Target="https://dibnet.dod.mil" TargetMode="External"/><Relationship Id="rId85" Type="http://schemas.openxmlformats.org/officeDocument/2006/relationships/header" Target="header13.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hyperlink" Target="http://www.sam.gov" TargetMode="External"/><Relationship Id="rId33" Type="http://schemas.openxmlformats.org/officeDocument/2006/relationships/hyperlink" Target="http://uscode.house.gov/view.xhtml?req=granuleid:USC-prelim-title31-section3903&amp;num=0&amp;edition=prelim" TargetMode="External"/><Relationship Id="rId38" Type="http://schemas.openxmlformats.org/officeDocument/2006/relationships/hyperlink" Target="http://www.esrs.gov" TargetMode="External"/><Relationship Id="rId46" Type="http://schemas.openxmlformats.org/officeDocument/2006/relationships/hyperlink" Target="https://www.e-Verify.gov" TargetMode="External"/><Relationship Id="rId59" Type="http://schemas.openxmlformats.org/officeDocument/2006/relationships/hyperlink" Target="https://veterans.certify.sba.gov/" TargetMode="External"/><Relationship Id="rId67" Type="http://schemas.openxmlformats.org/officeDocument/2006/relationships/footer" Target="footer14.xml"/><Relationship Id="rId20" Type="http://schemas.openxmlformats.org/officeDocument/2006/relationships/hyperlink" Target="https://www.va.gov/vhapublications/ViewPublication.asp?pub_ID=2135" TargetMode="External"/><Relationship Id="rId41" Type="http://schemas.openxmlformats.org/officeDocument/2006/relationships/hyperlink" Target="https://www.sba.gov/document/support--table-size-standards" TargetMode="External"/><Relationship Id="rId54" Type="http://schemas.openxmlformats.org/officeDocument/2006/relationships/hyperlink" Target="https://home.treasury.gov/policy-issues/office-of-foreign-assets-control-sanctions-programs-and-information" TargetMode="External"/><Relationship Id="rId62" Type="http://schemas.openxmlformats.org/officeDocument/2006/relationships/hyperlink" Target="http://www.cdc.gov/biosafety/publications/index.htm" TargetMode="External"/><Relationship Id="rId70" Type="http://schemas.openxmlformats.org/officeDocument/2006/relationships/header" Target="header9.xml"/><Relationship Id="rId75" Type="http://schemas.openxmlformats.org/officeDocument/2006/relationships/footer" Target="footer18.xml"/><Relationship Id="rId83" Type="http://schemas.openxmlformats.org/officeDocument/2006/relationships/hyperlink" Target="https://www.vaoig.gov/hotline/online-forms" TargetMode="External"/><Relationship Id="rId88" Type="http://schemas.openxmlformats.org/officeDocument/2006/relationships/header" Target="header14.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yperlink" Target="https://www.va.gov/vhapublications/ViewPublication.asp?pub_ID=11663" TargetMode="External"/><Relationship Id="rId28" Type="http://schemas.openxmlformats.org/officeDocument/2006/relationships/header" Target="header5.xml"/><Relationship Id="rId36" Type="http://schemas.openxmlformats.org/officeDocument/2006/relationships/hyperlink" Target="http://www.esrs.gov" TargetMode="External"/><Relationship Id="rId49" Type="http://schemas.openxmlformats.org/officeDocument/2006/relationships/hyperlink" Target="https://www.usitc.gov/tata/hts/index.htm" TargetMode="External"/><Relationship Id="rId57" Type="http://schemas.openxmlformats.org/officeDocument/2006/relationships/hyperlink" Target="https://dibnet.dod.mil" TargetMode="External"/><Relationship Id="rId10" Type="http://schemas.openxmlformats.org/officeDocument/2006/relationships/footer" Target="footer2.xml"/><Relationship Id="rId31" Type="http://schemas.openxmlformats.org/officeDocument/2006/relationships/footer" Target="footer12.xml"/><Relationship Id="rId44" Type="http://schemas.openxmlformats.org/officeDocument/2006/relationships/hyperlink" Target="https://www.dol.gov/sites/dolgov/files/WHD/legacy/files/SCADirectVers5.pdf" TargetMode="External"/><Relationship Id="rId52" Type="http://schemas.openxmlformats.org/officeDocument/2006/relationships/hyperlink" Target="%20https:/www.sam.gov" TargetMode="External"/><Relationship Id="rId60" Type="http://schemas.openxmlformats.org/officeDocument/2006/relationships/hyperlink" Target="https://veterans.certify.sba.gov/" TargetMode="External"/><Relationship Id="rId65" Type="http://schemas.openxmlformats.org/officeDocument/2006/relationships/header" Target="header7.xml"/><Relationship Id="rId73" Type="http://schemas.openxmlformats.org/officeDocument/2006/relationships/footer" Target="footer17.xml"/><Relationship Id="rId78" Type="http://schemas.openxmlformats.org/officeDocument/2006/relationships/hyperlink" Target="https://www.treasury.gov/resource-center/sanctions/SDN-List/Pages/default.aspx" TargetMode="External"/><Relationship Id="rId81" Type="http://schemas.openxmlformats.org/officeDocument/2006/relationships/hyperlink" Target="http://www.section508.va.gov/" TargetMode="External"/><Relationship Id="rId86"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189</Pages>
  <Words>75169</Words>
  <Characters>428468</Characters>
  <Application>Microsoft Office Word</Application>
  <DocSecurity>0</DocSecurity>
  <Lines>7934</Lines>
  <Paragraphs>3335</Paragraphs>
  <ScaleCrop>false</ScaleCrop>
  <Company/>
  <LinksUpToDate>false</LinksUpToDate>
  <CharactersWithSpaces>500302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Stein, Morgan A.</cp:lastModifiedBy>
  <cp:revision>2</cp:revision>
  <dcterms:created xsi:type="dcterms:W3CDTF">2026-03-31T12:54:00Z</dcterms:created>
  <dcterms:modified xsi:type="dcterms:W3CDTF">2026-03-31T12:58:00Z</dcterms:modified>
</cp:coreProperties>
</file>