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E545B5" w14:textId="77777777" w:rsidR="00DE35B3" w:rsidRPr="00D13765" w:rsidRDefault="00DE35B3" w:rsidP="00DE35B3">
      <w:pPr>
        <w:pStyle w:val="BodyText"/>
        <w:spacing w:before="74"/>
        <w:jc w:val="both"/>
        <w:rPr>
          <w:b/>
          <w:bCs/>
          <w:sz w:val="22"/>
          <w:szCs w:val="22"/>
        </w:rPr>
      </w:pPr>
      <w:r w:rsidRPr="00D13765">
        <w:rPr>
          <w:b/>
          <w:bCs/>
          <w:sz w:val="22"/>
          <w:szCs w:val="22"/>
        </w:rPr>
        <w:t xml:space="preserve">DISCLAIMER </w:t>
      </w:r>
    </w:p>
    <w:p w14:paraId="61B0311B" w14:textId="77777777" w:rsidR="00DE35B3" w:rsidRPr="00D13765" w:rsidRDefault="00DE35B3" w:rsidP="00DE35B3">
      <w:pPr>
        <w:pStyle w:val="BodyText"/>
        <w:spacing w:before="74"/>
        <w:ind w:firstLine="180"/>
        <w:jc w:val="both"/>
        <w:rPr>
          <w:b/>
          <w:bCs/>
          <w:sz w:val="22"/>
          <w:szCs w:val="22"/>
        </w:rPr>
      </w:pPr>
    </w:p>
    <w:p w14:paraId="3F58B86B" w14:textId="5B5464F6" w:rsidR="00DE35B3" w:rsidRPr="00D13765" w:rsidRDefault="00DE35B3" w:rsidP="00DE35B3">
      <w:pPr>
        <w:pStyle w:val="BodyText"/>
        <w:spacing w:before="74"/>
        <w:jc w:val="both"/>
        <w:rPr>
          <w:b/>
          <w:bCs/>
          <w:sz w:val="22"/>
          <w:szCs w:val="22"/>
        </w:rPr>
      </w:pPr>
      <w:r w:rsidRPr="00D13765">
        <w:rPr>
          <w:b/>
          <w:bCs/>
          <w:sz w:val="22"/>
          <w:szCs w:val="22"/>
        </w:rPr>
        <w:t xml:space="preserve">THIS SOURCES SOUGHT IS FOR INFORMATIONAL PURPOSES ONLY. THIS IS NOT A REQUEST FOR PROPOSAL. IT DOES NOT CONSTITUTE </w:t>
      </w:r>
      <w:r w:rsidR="00204395" w:rsidRPr="00D13765">
        <w:rPr>
          <w:b/>
          <w:bCs/>
          <w:sz w:val="22"/>
          <w:szCs w:val="22"/>
        </w:rPr>
        <w:t>SOLICITATION</w:t>
      </w:r>
      <w:r w:rsidRPr="00D13765">
        <w:rPr>
          <w:b/>
          <w:bCs/>
          <w:sz w:val="22"/>
          <w:szCs w:val="22"/>
        </w:rPr>
        <w:t xml:space="preserve"> AND SHALL NOT BE CONSTRUED AS A COMMITMENT BY THE GOVERNMENT. RESPONSES IN ANY FORM ARE NOT OFFERS AND THE GOVERNMENT IS UNDER NO OBLIGATION TO SOLICIT OR AWARD A TASK ORDER AS A RESULT OF THIS ANNOUNCEMENT. NO FUNDS ARE AVAILABLE TO PAY FOR PREPARATION OF RESPONSES TO THIS ANNOUNCEMENT. ANY INFORMATION SUBMITTED BY RESPONDENTS TO THIS TECHNICAL DESCRIPTION IS STRICTLY VOLUNTARY. THIS SOURCES SOUGHT IS A MARKET RESEARCH TOOL BEING USED TO DETERMINE POTENTIAL AND ELIGIBLE BUSINESS FIRMS CAPABLE OF PROVIDING THE SERVICES DESCRIBED HEREIN PRIOR TO DETERMINING THE METHOD OF ACQUISITION AND ISSUANCE OF A REQUEST FOR PROPOSAL.</w:t>
      </w:r>
    </w:p>
    <w:p w14:paraId="74E88767" w14:textId="70145BF5" w:rsidR="007C7976" w:rsidRPr="00D13765" w:rsidRDefault="00B58987" w:rsidP="000C6EF7">
      <w:pPr>
        <w:pStyle w:val="BodyText"/>
        <w:spacing w:before="74"/>
        <w:ind w:firstLine="180"/>
        <w:jc w:val="center"/>
      </w:pPr>
      <w:r w:rsidRPr="00D13765">
        <w:rPr>
          <w:noProof/>
        </w:rPr>
        <w:drawing>
          <wp:inline distT="0" distB="0" distL="0" distR="0" wp14:anchorId="22A88FCF" wp14:editId="4561C4C8">
            <wp:extent cx="1963082" cy="1969179"/>
            <wp:effectExtent l="0" t="0" r="0" b="0"/>
            <wp:docPr id="191791878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918788" name=""/>
                    <pic:cNvPicPr/>
                  </pic:nvPicPr>
                  <pic:blipFill>
                    <a:blip r:embed="rId10">
                      <a:extLst>
                        <a:ext uri="{28A0092B-C50C-407E-A947-70E740481C1C}">
                          <a14:useLocalDpi xmlns:a14="http://schemas.microsoft.com/office/drawing/2010/main" val="0"/>
                        </a:ext>
                      </a:extLst>
                    </a:blip>
                    <a:stretch>
                      <a:fillRect/>
                    </a:stretch>
                  </pic:blipFill>
                  <pic:spPr>
                    <a:xfrm>
                      <a:off x="0" y="0"/>
                      <a:ext cx="1963082" cy="1969179"/>
                    </a:xfrm>
                    <a:prstGeom prst="rect">
                      <a:avLst/>
                    </a:prstGeom>
                  </pic:spPr>
                </pic:pic>
              </a:graphicData>
            </a:graphic>
          </wp:inline>
        </w:drawing>
      </w:r>
    </w:p>
    <w:p w14:paraId="044BC445" w14:textId="77777777" w:rsidR="00BC7031" w:rsidRPr="00D13765" w:rsidRDefault="00BC7031" w:rsidP="00BC7031">
      <w:pPr>
        <w:spacing w:before="100" w:beforeAutospacing="1" w:after="100" w:afterAutospacing="1"/>
        <w:contextualSpacing/>
        <w:jc w:val="center"/>
        <w:rPr>
          <w:rFonts w:ascii="Times New Roman" w:hAnsi="Times New Roman" w:cs="Times New Roman"/>
          <w:b/>
          <w:bCs/>
          <w:sz w:val="40"/>
          <w:szCs w:val="40"/>
        </w:rPr>
      </w:pPr>
      <w:r w:rsidRPr="00D13765">
        <w:rPr>
          <w:rFonts w:ascii="Times New Roman" w:hAnsi="Times New Roman" w:cs="Times New Roman"/>
          <w:b/>
          <w:bCs/>
          <w:sz w:val="40"/>
          <w:szCs w:val="40"/>
        </w:rPr>
        <w:t>Sources Sought Synopsis</w:t>
      </w:r>
    </w:p>
    <w:p w14:paraId="453A84F6" w14:textId="5A23561D" w:rsidR="0001580E" w:rsidRPr="00D13765" w:rsidRDefault="00DE2D6E" w:rsidP="58C6A28C">
      <w:pPr>
        <w:pStyle w:val="BodyText"/>
        <w:spacing w:before="74"/>
        <w:ind w:firstLine="180"/>
        <w:jc w:val="center"/>
        <w:rPr>
          <w:rFonts w:eastAsiaTheme="minorEastAsia"/>
          <w:b/>
          <w:bCs/>
          <w:spacing w:val="-1"/>
          <w:sz w:val="36"/>
          <w:szCs w:val="36"/>
        </w:rPr>
      </w:pPr>
      <w:r w:rsidRPr="00D13765">
        <w:rPr>
          <w:rFonts w:eastAsiaTheme="minorEastAsia"/>
          <w:b/>
          <w:bCs/>
          <w:sz w:val="36"/>
          <w:szCs w:val="36"/>
        </w:rPr>
        <w:t>AS-</w:t>
      </w:r>
      <w:r w:rsidR="00A43564" w:rsidRPr="00D13765">
        <w:rPr>
          <w:rFonts w:eastAsia="SimSun"/>
          <w:b/>
          <w:bCs/>
          <w:sz w:val="36"/>
          <w:szCs w:val="36"/>
          <w:lang w:eastAsia="zh-CN"/>
        </w:rPr>
        <w:t xml:space="preserve"> </w:t>
      </w:r>
      <w:r w:rsidR="00A43564" w:rsidRPr="00D13765">
        <w:rPr>
          <w:rFonts w:eastAsiaTheme="minorEastAsia"/>
          <w:b/>
          <w:sz w:val="36"/>
          <w:szCs w:val="36"/>
        </w:rPr>
        <w:t xml:space="preserve">International Organization </w:t>
      </w:r>
      <w:r w:rsidR="00A6689F">
        <w:rPr>
          <w:rFonts w:eastAsiaTheme="minorEastAsia"/>
          <w:b/>
          <w:sz w:val="36"/>
          <w:szCs w:val="36"/>
        </w:rPr>
        <w:t>o</w:t>
      </w:r>
      <w:r w:rsidR="00A43564" w:rsidRPr="00D13765">
        <w:rPr>
          <w:rFonts w:eastAsiaTheme="minorEastAsia"/>
          <w:b/>
          <w:sz w:val="36"/>
          <w:szCs w:val="36"/>
        </w:rPr>
        <w:t>f Standardization (I</w:t>
      </w:r>
      <w:r w:rsidR="00627C56">
        <w:rPr>
          <w:rFonts w:eastAsiaTheme="minorEastAsia"/>
          <w:b/>
          <w:sz w:val="36"/>
          <w:szCs w:val="36"/>
        </w:rPr>
        <w:t>SO</w:t>
      </w:r>
      <w:r w:rsidR="00A43564" w:rsidRPr="00D13765">
        <w:rPr>
          <w:rFonts w:eastAsiaTheme="minorEastAsia"/>
          <w:b/>
          <w:sz w:val="36"/>
          <w:szCs w:val="36"/>
        </w:rPr>
        <w:t>) 9001, I</w:t>
      </w:r>
      <w:r w:rsidR="00627C56">
        <w:rPr>
          <w:rFonts w:eastAsiaTheme="minorEastAsia"/>
          <w:b/>
          <w:sz w:val="36"/>
          <w:szCs w:val="36"/>
        </w:rPr>
        <w:t>SO</w:t>
      </w:r>
      <w:r w:rsidR="00A43564" w:rsidRPr="00D13765">
        <w:rPr>
          <w:rFonts w:eastAsiaTheme="minorEastAsia"/>
          <w:b/>
          <w:sz w:val="36"/>
          <w:szCs w:val="36"/>
        </w:rPr>
        <w:t> 14001, &amp; I</w:t>
      </w:r>
      <w:r w:rsidR="00627C56">
        <w:rPr>
          <w:rFonts w:eastAsiaTheme="minorEastAsia"/>
          <w:b/>
          <w:sz w:val="36"/>
          <w:szCs w:val="36"/>
        </w:rPr>
        <w:t>SO</w:t>
      </w:r>
      <w:r w:rsidR="00A43564" w:rsidRPr="00D13765">
        <w:rPr>
          <w:rFonts w:eastAsiaTheme="minorEastAsia"/>
          <w:b/>
          <w:sz w:val="36"/>
          <w:szCs w:val="36"/>
        </w:rPr>
        <w:t> 45001 &amp; Aerospace Standard (A</w:t>
      </w:r>
      <w:r w:rsidR="00627C56">
        <w:rPr>
          <w:rFonts w:eastAsiaTheme="minorEastAsia"/>
          <w:b/>
          <w:sz w:val="36"/>
          <w:szCs w:val="36"/>
        </w:rPr>
        <w:t>S</w:t>
      </w:r>
      <w:r w:rsidR="00A43564" w:rsidRPr="00D13765">
        <w:rPr>
          <w:rFonts w:eastAsiaTheme="minorEastAsia"/>
          <w:b/>
          <w:sz w:val="36"/>
          <w:szCs w:val="36"/>
        </w:rPr>
        <w:t xml:space="preserve">) 9110 Registrations </w:t>
      </w:r>
      <w:proofErr w:type="gramStart"/>
      <w:r w:rsidR="00A43564" w:rsidRPr="00D13765">
        <w:rPr>
          <w:rFonts w:eastAsiaTheme="minorEastAsia"/>
          <w:b/>
          <w:sz w:val="36"/>
          <w:szCs w:val="36"/>
        </w:rPr>
        <w:t>And</w:t>
      </w:r>
      <w:proofErr w:type="gramEnd"/>
      <w:r w:rsidR="00A43564" w:rsidRPr="00D13765">
        <w:rPr>
          <w:rFonts w:eastAsiaTheme="minorEastAsia"/>
          <w:b/>
          <w:sz w:val="36"/>
          <w:szCs w:val="36"/>
        </w:rPr>
        <w:t xml:space="preserve"> Certifications </w:t>
      </w:r>
      <w:proofErr w:type="gramStart"/>
      <w:r w:rsidR="00A43564" w:rsidRPr="00D13765">
        <w:rPr>
          <w:rFonts w:eastAsiaTheme="minorEastAsia"/>
          <w:b/>
          <w:sz w:val="36"/>
          <w:szCs w:val="36"/>
        </w:rPr>
        <w:t>For</w:t>
      </w:r>
      <w:proofErr w:type="gramEnd"/>
      <w:r w:rsidR="00A43564" w:rsidRPr="00D13765">
        <w:rPr>
          <w:rFonts w:eastAsiaTheme="minorEastAsia"/>
          <w:b/>
          <w:sz w:val="36"/>
          <w:szCs w:val="36"/>
        </w:rPr>
        <w:t> Depot Level Activities</w:t>
      </w:r>
    </w:p>
    <w:p w14:paraId="4E13BC42" w14:textId="0854C445" w:rsidR="00BC7031" w:rsidRPr="00A23DE2" w:rsidRDefault="00A23DE2" w:rsidP="4324A8B1">
      <w:pPr>
        <w:pStyle w:val="BodyText"/>
        <w:spacing w:before="74"/>
        <w:ind w:firstLine="180"/>
        <w:jc w:val="center"/>
      </w:pPr>
      <w:r w:rsidRPr="625E6571">
        <w:rPr>
          <w:b/>
          <w:bCs/>
          <w:color w:val="0546F7"/>
          <w:sz w:val="36"/>
          <w:szCs w:val="36"/>
          <w:u w:val="single"/>
        </w:rPr>
        <w:t>PID</w:t>
      </w:r>
      <w:r w:rsidRPr="625E6571">
        <w:rPr>
          <w:b/>
          <w:bCs/>
          <w:color w:val="0546F7"/>
          <w:sz w:val="32"/>
          <w:szCs w:val="32"/>
          <w:u w:val="single"/>
        </w:rPr>
        <w:t xml:space="preserve"> -</w:t>
      </w:r>
      <w:r w:rsidR="0064565F" w:rsidRPr="625E6571">
        <w:rPr>
          <w:b/>
          <w:bCs/>
          <w:color w:val="0546F7"/>
        </w:rPr>
        <w:t xml:space="preserve"> </w:t>
      </w:r>
      <w:r w:rsidR="780FE884" w:rsidRPr="625E6571">
        <w:rPr>
          <w:b/>
          <w:bCs/>
          <w:color w:val="0546F7"/>
          <w:sz w:val="36"/>
          <w:szCs w:val="36"/>
        </w:rPr>
        <w:t>N68520-26-RFPREQ-F600000-0079</w:t>
      </w:r>
    </w:p>
    <w:p w14:paraId="53EB76BB" w14:textId="77777777" w:rsidR="00BC7031" w:rsidRPr="00D13765" w:rsidRDefault="00BC7031" w:rsidP="007C7976">
      <w:pPr>
        <w:pStyle w:val="BodyText"/>
        <w:spacing w:before="74"/>
        <w:ind w:firstLine="180"/>
        <w:jc w:val="right"/>
        <w:rPr>
          <w:b/>
          <w:bCs/>
          <w:sz w:val="22"/>
          <w:szCs w:val="22"/>
        </w:rPr>
      </w:pPr>
    </w:p>
    <w:p w14:paraId="31F76190" w14:textId="77777777" w:rsidR="00DE0940" w:rsidRPr="00D13765" w:rsidRDefault="00DE0940" w:rsidP="007C7976">
      <w:pPr>
        <w:pStyle w:val="BodyText"/>
        <w:spacing w:before="74"/>
        <w:ind w:firstLine="180"/>
        <w:jc w:val="right"/>
        <w:rPr>
          <w:b/>
          <w:bCs/>
          <w:sz w:val="22"/>
          <w:szCs w:val="22"/>
        </w:rPr>
      </w:pPr>
    </w:p>
    <w:p w14:paraId="225328B9" w14:textId="77777777" w:rsidR="00513772" w:rsidRPr="00D13765" w:rsidRDefault="00513772" w:rsidP="00513772">
      <w:pPr>
        <w:pStyle w:val="BodyText"/>
        <w:spacing w:before="74"/>
        <w:ind w:firstLine="180"/>
        <w:jc w:val="right"/>
        <w:rPr>
          <w:b/>
          <w:bCs/>
          <w:sz w:val="22"/>
          <w:szCs w:val="22"/>
        </w:rPr>
      </w:pPr>
      <w:r w:rsidRPr="00D13765">
        <w:rPr>
          <w:b/>
          <w:bCs/>
          <w:sz w:val="22"/>
          <w:szCs w:val="22"/>
        </w:rPr>
        <w:t>Controlled by: DEPARTMENT OF THE NAVY</w:t>
      </w:r>
    </w:p>
    <w:p w14:paraId="6B4E1101" w14:textId="77777777" w:rsidR="00513772" w:rsidRPr="00D13765" w:rsidRDefault="00513772" w:rsidP="00513772">
      <w:pPr>
        <w:pStyle w:val="BodyText"/>
        <w:spacing w:before="74"/>
        <w:ind w:firstLine="180"/>
        <w:jc w:val="right"/>
        <w:rPr>
          <w:b/>
          <w:bCs/>
          <w:sz w:val="22"/>
          <w:szCs w:val="22"/>
        </w:rPr>
      </w:pPr>
      <w:r w:rsidRPr="00D13765">
        <w:rPr>
          <w:b/>
          <w:bCs/>
          <w:sz w:val="22"/>
          <w:szCs w:val="22"/>
        </w:rPr>
        <w:t>Controlled by: COMFRC</w:t>
      </w:r>
    </w:p>
    <w:p w14:paraId="2CEF3E5D" w14:textId="77777777" w:rsidR="00513772" w:rsidRPr="00D13765" w:rsidRDefault="00513772" w:rsidP="00513772">
      <w:pPr>
        <w:pStyle w:val="BodyText"/>
        <w:spacing w:before="74"/>
        <w:ind w:firstLine="180"/>
        <w:jc w:val="right"/>
        <w:rPr>
          <w:b/>
          <w:bCs/>
          <w:sz w:val="22"/>
          <w:szCs w:val="22"/>
        </w:rPr>
      </w:pPr>
      <w:r w:rsidRPr="00D13765">
        <w:rPr>
          <w:b/>
          <w:bCs/>
          <w:sz w:val="22"/>
          <w:szCs w:val="22"/>
        </w:rPr>
        <w:t>CUI Category: General Procurement and Acquisition and Source Selection</w:t>
      </w:r>
    </w:p>
    <w:p w14:paraId="713837F2" w14:textId="77777777" w:rsidR="00513772" w:rsidRPr="00D13765" w:rsidRDefault="00513772" w:rsidP="00513772">
      <w:pPr>
        <w:pStyle w:val="BodyText"/>
        <w:spacing w:before="74"/>
        <w:ind w:firstLine="180"/>
        <w:jc w:val="right"/>
        <w:rPr>
          <w:b/>
          <w:bCs/>
          <w:sz w:val="22"/>
          <w:szCs w:val="22"/>
        </w:rPr>
      </w:pPr>
      <w:r w:rsidRPr="00D13765">
        <w:rPr>
          <w:b/>
          <w:bCs/>
          <w:sz w:val="22"/>
          <w:szCs w:val="22"/>
        </w:rPr>
        <w:t>Distribution/Dissemination Control: FEDCON</w:t>
      </w:r>
    </w:p>
    <w:p w14:paraId="14C727AB" w14:textId="3B2D97A1" w:rsidR="00513772" w:rsidRPr="00D13765" w:rsidRDefault="00513772" w:rsidP="00513772">
      <w:pPr>
        <w:pStyle w:val="BodyText"/>
        <w:spacing w:before="74"/>
        <w:ind w:firstLine="180"/>
        <w:jc w:val="right"/>
        <w:rPr>
          <w:b/>
          <w:bCs/>
          <w:color w:val="0000FF"/>
          <w:sz w:val="22"/>
          <w:szCs w:val="22"/>
        </w:rPr>
      </w:pPr>
      <w:r w:rsidRPr="625E6571">
        <w:rPr>
          <w:b/>
          <w:bCs/>
          <w:sz w:val="22"/>
          <w:szCs w:val="22"/>
        </w:rPr>
        <w:t xml:space="preserve">POC: </w:t>
      </w:r>
      <w:r w:rsidR="0084065A" w:rsidRPr="625E6571">
        <w:rPr>
          <w:b/>
          <w:bCs/>
          <w:color w:val="0000FF"/>
          <w:sz w:val="22"/>
          <w:szCs w:val="22"/>
        </w:rPr>
        <w:t xml:space="preserve">Kalynn Jackson,  </w:t>
      </w:r>
      <w:r w:rsidR="00F51CDE">
        <w:rPr>
          <w:b/>
          <w:bCs/>
          <w:sz w:val="22"/>
          <w:szCs w:val="22"/>
        </w:rPr>
        <w:fldChar w:fldCharType="begin"/>
      </w:r>
      <w:r w:rsidR="00F51CDE">
        <w:rPr>
          <w:b/>
          <w:bCs/>
          <w:sz w:val="22"/>
          <w:szCs w:val="22"/>
        </w:rPr>
        <w:instrText>HYPERLINK "mailto:</w:instrText>
      </w:r>
      <w:r w:rsidR="00F51CDE" w:rsidRPr="00DE00C2">
        <w:instrText>kalynn.r.jackson.civ@us.navy.mil</w:instrText>
      </w:r>
      <w:r w:rsidR="00F51CDE">
        <w:rPr>
          <w:b/>
          <w:bCs/>
          <w:sz w:val="22"/>
          <w:szCs w:val="22"/>
        </w:rPr>
        <w:instrText>"</w:instrText>
      </w:r>
      <w:r w:rsidR="00F51CDE">
        <w:rPr>
          <w:b/>
          <w:bCs/>
          <w:sz w:val="22"/>
          <w:szCs w:val="22"/>
        </w:rPr>
      </w:r>
      <w:r w:rsidR="00F51CDE">
        <w:rPr>
          <w:b/>
          <w:bCs/>
          <w:sz w:val="22"/>
          <w:szCs w:val="22"/>
        </w:rPr>
        <w:fldChar w:fldCharType="separate"/>
      </w:r>
      <w:r w:rsidR="00F51CDE" w:rsidRPr="00DE00C2">
        <w:rPr>
          <w:rStyle w:val="Hyperlink"/>
          <w:b/>
          <w:bCs/>
          <w:sz w:val="22"/>
          <w:szCs w:val="22"/>
        </w:rPr>
        <w:t>kalynn.r.jackson.civ@us.navy.mil</w:t>
      </w:r>
      <w:ins w:id="0" w:author="Jackson, Kalynn R CIV USN COMNAVAIRSYSCOM PAX (USA)" w:date="2026-04-20T10:18:00Z" w16du:dateUtc="2026-04-20T14:18:00Z">
        <w:r w:rsidR="00F51CDE">
          <w:rPr>
            <w:b/>
            <w:bCs/>
            <w:sz w:val="22"/>
            <w:szCs w:val="22"/>
          </w:rPr>
          <w:fldChar w:fldCharType="end"/>
        </w:r>
      </w:ins>
    </w:p>
    <w:p w14:paraId="0B33A113" w14:textId="3D62A7DA" w:rsidR="46F0E26F" w:rsidRPr="00D13765" w:rsidRDefault="46F0E26F" w:rsidP="46F0E26F">
      <w:pPr>
        <w:pStyle w:val="BodyText"/>
        <w:spacing w:before="74"/>
        <w:ind w:firstLine="180"/>
        <w:jc w:val="right"/>
        <w:rPr>
          <w:b/>
          <w:bCs/>
          <w:color w:val="0000FF"/>
          <w:sz w:val="22"/>
          <w:szCs w:val="22"/>
        </w:rPr>
      </w:pPr>
    </w:p>
    <w:p w14:paraId="7466B1F7" w14:textId="77777777" w:rsidR="0087793E" w:rsidRPr="00D13765" w:rsidRDefault="0087793E" w:rsidP="007C7976">
      <w:pPr>
        <w:pStyle w:val="BodyText"/>
        <w:spacing w:before="74"/>
        <w:ind w:firstLine="180"/>
        <w:jc w:val="right"/>
      </w:pPr>
    </w:p>
    <w:p w14:paraId="7CD8C8A8" w14:textId="3A92D017" w:rsidR="004E554E" w:rsidRPr="00D13765" w:rsidRDefault="007C7976" w:rsidP="00452A1B">
      <w:pPr>
        <w:pStyle w:val="ListParagraph"/>
        <w:numPr>
          <w:ilvl w:val="0"/>
          <w:numId w:val="1"/>
        </w:numPr>
        <w:rPr>
          <w:rFonts w:ascii="Times New Roman" w:hAnsi="Times New Roman" w:cs="Times New Roman"/>
          <w:b/>
        </w:rPr>
      </w:pPr>
      <w:r w:rsidRPr="00D13765">
        <w:rPr>
          <w:rFonts w:ascii="Times New Roman" w:hAnsi="Times New Roman" w:cs="Times New Roman"/>
          <w:b/>
        </w:rPr>
        <w:t>I</w:t>
      </w:r>
      <w:r w:rsidR="00877863" w:rsidRPr="00D13765">
        <w:rPr>
          <w:rFonts w:ascii="Times New Roman" w:hAnsi="Times New Roman" w:cs="Times New Roman"/>
          <w:b/>
        </w:rPr>
        <w:t>NTRODUCTION</w:t>
      </w:r>
      <w:r w:rsidRPr="00D13765">
        <w:rPr>
          <w:rFonts w:ascii="Times New Roman" w:hAnsi="Times New Roman" w:cs="Times New Roman"/>
          <w:b/>
        </w:rPr>
        <w:t xml:space="preserve"> </w:t>
      </w:r>
    </w:p>
    <w:p w14:paraId="33E75D4F" w14:textId="5A7B76B7" w:rsidR="00DE0940" w:rsidRPr="00D13765" w:rsidRDefault="00BA4C44" w:rsidP="00BA4C44">
      <w:pPr>
        <w:spacing w:after="0" w:line="240" w:lineRule="auto"/>
        <w:ind w:left="936" w:hanging="216"/>
        <w:rPr>
          <w:rFonts w:ascii="Times New Roman" w:hAnsi="Times New Roman" w:cs="Times New Roman"/>
          <w:color w:val="000000"/>
        </w:rPr>
      </w:pPr>
      <w:r w:rsidRPr="00D13765">
        <w:rPr>
          <w:rFonts w:ascii="Times New Roman" w:hAnsi="Times New Roman" w:cs="Times New Roman"/>
          <w:color w:val="000000" w:themeColor="text1"/>
        </w:rPr>
        <w:t> </w:t>
      </w:r>
      <w:r w:rsidR="33D1ACBF" w:rsidRPr="00D13765">
        <w:rPr>
          <w:rFonts w:ascii="Times New Roman" w:hAnsi="Times New Roman" w:cs="Times New Roman"/>
          <w:color w:val="000000" w:themeColor="text1"/>
        </w:rPr>
        <w:t xml:space="preserve">   </w:t>
      </w:r>
      <w:r w:rsidRPr="00D13765">
        <w:rPr>
          <w:rFonts w:ascii="Times New Roman" w:hAnsi="Times New Roman" w:cs="Times New Roman"/>
          <w:color w:val="000000" w:themeColor="text1"/>
        </w:rPr>
        <w:t xml:space="preserve">The Fleet Readiness Centers (FRCs) maintain registration to ISO 9001, AS9110, ISO 14001, and ISO 45001, with FRCMA and FRCW registered to AS9110 only. Collectively, the FRCs perform </w:t>
      </w:r>
      <w:r w:rsidR="2FF3BB2D" w:rsidRPr="6CBCF629">
        <w:rPr>
          <w:rFonts w:ascii="Times New Roman" w:hAnsi="Times New Roman" w:cs="Times New Roman"/>
          <w:color w:val="000000" w:themeColor="text1"/>
        </w:rPr>
        <w:t>maintenance, repair, and overhaul</w:t>
      </w:r>
      <w:r w:rsidRPr="00D13765">
        <w:rPr>
          <w:rFonts w:ascii="Times New Roman" w:hAnsi="Times New Roman" w:cs="Times New Roman"/>
          <w:color w:val="000000" w:themeColor="text1"/>
        </w:rPr>
        <w:t xml:space="preserve"> of designated airframes, engines, and components, and provide field team support, manufacturing, engineering, and logistics services essential to naval aviation sustainment. To support these mission requirements and ensure continued alignment with applicable ISO</w:t>
      </w:r>
      <w:r w:rsidR="29B23C1A" w:rsidRPr="00D13765">
        <w:rPr>
          <w:rFonts w:ascii="Times New Roman" w:hAnsi="Times New Roman" w:cs="Times New Roman"/>
          <w:color w:val="000000" w:themeColor="text1"/>
        </w:rPr>
        <w:t xml:space="preserve"> </w:t>
      </w:r>
      <w:r w:rsidRPr="00D13765">
        <w:rPr>
          <w:rFonts w:ascii="Times New Roman" w:hAnsi="Times New Roman" w:cs="Times New Roman"/>
          <w:color w:val="000000" w:themeColor="text1"/>
        </w:rPr>
        <w:t>based management system standards, the Contractor shall provide qualified personnel and technical services that meet the following updated competency and security expectations:</w:t>
      </w:r>
    </w:p>
    <w:p w14:paraId="7B22340C" w14:textId="77777777" w:rsidR="00BA4C44" w:rsidRPr="00D13765" w:rsidRDefault="00BA4C44" w:rsidP="00DE0940">
      <w:pPr>
        <w:spacing w:after="0" w:line="240" w:lineRule="auto"/>
        <w:ind w:left="720"/>
        <w:rPr>
          <w:rFonts w:ascii="Times New Roman" w:hAnsi="Times New Roman" w:cs="Times New Roman"/>
          <w:color w:val="000000"/>
        </w:rPr>
      </w:pPr>
    </w:p>
    <w:p w14:paraId="165D406E" w14:textId="1EEC7230" w:rsidR="00F53233" w:rsidRPr="00D13765" w:rsidRDefault="00F53233" w:rsidP="00452A1B">
      <w:pPr>
        <w:pStyle w:val="NormalWeb"/>
        <w:numPr>
          <w:ilvl w:val="0"/>
          <w:numId w:val="11"/>
        </w:numPr>
        <w:spacing w:before="0" w:beforeAutospacing="0"/>
        <w:rPr>
          <w:rFonts w:eastAsiaTheme="minorEastAsia"/>
          <w:color w:val="000000"/>
          <w:sz w:val="22"/>
          <w:szCs w:val="22"/>
        </w:rPr>
      </w:pPr>
      <w:r w:rsidRPr="00D13765">
        <w:rPr>
          <w:rFonts w:eastAsiaTheme="minorEastAsia"/>
          <w:b/>
          <w:bCs/>
          <w:color w:val="000000" w:themeColor="text1"/>
          <w:sz w:val="22"/>
          <w:szCs w:val="22"/>
        </w:rPr>
        <w:t xml:space="preserve">Cybersecurity Compliance (CMMC Level </w:t>
      </w:r>
      <w:r w:rsidR="6003BEED" w:rsidRPr="00D13765">
        <w:rPr>
          <w:rFonts w:eastAsiaTheme="minorEastAsia"/>
          <w:b/>
          <w:bCs/>
          <w:color w:val="000000" w:themeColor="text1"/>
          <w:sz w:val="22"/>
          <w:szCs w:val="22"/>
        </w:rPr>
        <w:t>1</w:t>
      </w:r>
      <w:r w:rsidRPr="00D13765">
        <w:rPr>
          <w:rFonts w:eastAsiaTheme="minorEastAsia"/>
          <w:b/>
          <w:bCs/>
          <w:color w:val="000000" w:themeColor="text1"/>
          <w:sz w:val="22"/>
          <w:szCs w:val="22"/>
        </w:rPr>
        <w:t>)</w:t>
      </w:r>
      <w:r w:rsidR="00F907A1" w:rsidRPr="00D13765">
        <w:rPr>
          <w:b/>
          <w:bCs/>
          <w:sz w:val="22"/>
          <w:szCs w:val="22"/>
        </w:rPr>
        <w:t xml:space="preserve"> </w:t>
      </w:r>
      <w:r w:rsidR="00F907A1" w:rsidRPr="00D13765">
        <w:rPr>
          <w:rFonts w:eastAsiaTheme="minorEastAsia"/>
          <w:b/>
          <w:bCs/>
          <w:color w:val="000000" w:themeColor="text1"/>
          <w:sz w:val="22"/>
          <w:szCs w:val="22"/>
        </w:rPr>
        <w:t>Self-Certification</w:t>
      </w:r>
      <w:r w:rsidRPr="00D13765">
        <w:rPr>
          <w:rFonts w:eastAsiaTheme="minorEastAsia"/>
          <w:b/>
          <w:bCs/>
          <w:color w:val="000000" w:themeColor="text1"/>
          <w:sz w:val="22"/>
          <w:szCs w:val="22"/>
        </w:rPr>
        <w:t xml:space="preserve">: </w:t>
      </w:r>
      <w:r w:rsidR="00DE5442" w:rsidRPr="00D13765">
        <w:rPr>
          <w:rFonts w:eastAsiaTheme="minorEastAsia"/>
          <w:color w:val="000000" w:themeColor="text1"/>
          <w:sz w:val="22"/>
          <w:szCs w:val="22"/>
        </w:rPr>
        <w:t>This procurement is subject to Cybersecurity Maturity Model Certification (CMMC) Level </w:t>
      </w:r>
      <w:r w:rsidR="2645EDF0" w:rsidRPr="00D13765">
        <w:rPr>
          <w:rFonts w:eastAsiaTheme="minorEastAsia"/>
          <w:color w:val="000000" w:themeColor="text1"/>
          <w:sz w:val="22"/>
          <w:szCs w:val="22"/>
        </w:rPr>
        <w:t>1</w:t>
      </w:r>
      <w:r w:rsidR="00DE5442" w:rsidRPr="00D13765">
        <w:rPr>
          <w:rFonts w:eastAsiaTheme="minorEastAsia"/>
          <w:color w:val="000000" w:themeColor="text1"/>
          <w:sz w:val="22"/>
          <w:szCs w:val="22"/>
        </w:rPr>
        <w:t xml:space="preserve"> requirements. Offerors are notified that they must demonstrate compliance with the 110 security requirements derived from NIST SP 800171 and maintain a current self</w:t>
      </w:r>
      <w:r w:rsidR="469FE023" w:rsidRPr="00D13765">
        <w:rPr>
          <w:rFonts w:eastAsiaTheme="minorEastAsia"/>
          <w:color w:val="000000" w:themeColor="text1"/>
          <w:sz w:val="22"/>
          <w:szCs w:val="22"/>
        </w:rPr>
        <w:t>-</w:t>
      </w:r>
      <w:r w:rsidR="00DE5442" w:rsidRPr="00D13765">
        <w:rPr>
          <w:rFonts w:eastAsiaTheme="minorEastAsia"/>
          <w:color w:val="000000" w:themeColor="text1"/>
          <w:sz w:val="22"/>
          <w:szCs w:val="22"/>
        </w:rPr>
        <w:t>assessment in accordance with Department of Defense policy.</w:t>
      </w:r>
    </w:p>
    <w:p w14:paraId="38382FA6" w14:textId="73450FE0" w:rsidR="00231CDD" w:rsidRPr="0050172D" w:rsidRDefault="00231CDD" w:rsidP="00491FCD">
      <w:pPr>
        <w:widowControl w:val="0"/>
        <w:autoSpaceDE w:val="0"/>
        <w:autoSpaceDN w:val="0"/>
        <w:spacing w:before="1" w:after="0" w:line="240" w:lineRule="auto"/>
        <w:ind w:left="720" w:right="450"/>
        <w:rPr>
          <w:rFonts w:ascii="Times New Roman" w:hAnsi="Times New Roman" w:cs="Times New Roman"/>
          <w:b/>
          <w:bCs/>
          <w:color w:val="000000"/>
        </w:rPr>
      </w:pPr>
      <w:r w:rsidRPr="0050172D">
        <w:rPr>
          <w:rFonts w:ascii="Times New Roman" w:hAnsi="Times New Roman" w:cs="Times New Roman"/>
          <w:b/>
          <w:bCs/>
          <w:color w:val="000000"/>
        </w:rPr>
        <w:t>This requirement is not subject to bundling or consolidation. </w:t>
      </w:r>
    </w:p>
    <w:p w14:paraId="2BF9BF7C" w14:textId="77777777" w:rsidR="00F20640" w:rsidRPr="0050172D" w:rsidRDefault="00F20640" w:rsidP="00491FCD">
      <w:pPr>
        <w:widowControl w:val="0"/>
        <w:autoSpaceDE w:val="0"/>
        <w:autoSpaceDN w:val="0"/>
        <w:spacing w:before="1" w:after="0" w:line="240" w:lineRule="auto"/>
        <w:ind w:left="720" w:right="450"/>
        <w:rPr>
          <w:rStyle w:val="normaltextrun"/>
          <w:rFonts w:ascii="Times New Roman" w:hAnsi="Times New Roman" w:cs="Times New Roman"/>
          <w:color w:val="231F20"/>
          <w:shd w:val="clear" w:color="auto" w:fill="FFFFFF"/>
        </w:rPr>
      </w:pPr>
    </w:p>
    <w:p w14:paraId="252529CE" w14:textId="15830766" w:rsidR="00F05E8F" w:rsidRPr="00F17AE6" w:rsidRDefault="33DD30C3" w:rsidP="00F44D32">
      <w:pPr>
        <w:pStyle w:val="ListParagraph"/>
        <w:numPr>
          <w:ilvl w:val="0"/>
          <w:numId w:val="17"/>
        </w:numPr>
        <w:spacing w:after="0" w:line="240" w:lineRule="auto"/>
        <w:ind w:left="1080"/>
        <w:rPr>
          <w:rFonts w:ascii="Times New Roman" w:hAnsi="Times New Roman" w:cs="Times New Roman"/>
          <w:color w:val="000000"/>
        </w:rPr>
      </w:pPr>
      <w:r w:rsidRPr="00F17AE6">
        <w:rPr>
          <w:rFonts w:ascii="Times New Roman" w:eastAsia="Times New Roman" w:hAnsi="Times New Roman" w:cs="Times New Roman"/>
          <w:color w:val="000000" w:themeColor="text1"/>
        </w:rPr>
        <w:t>Interested business</w:t>
      </w:r>
      <w:r w:rsidR="00F17AE6" w:rsidRPr="00F17AE6">
        <w:rPr>
          <w:rFonts w:ascii="Times New Roman" w:eastAsia="Times New Roman" w:hAnsi="Times New Roman" w:cs="Times New Roman"/>
          <w:color w:val="000000" w:themeColor="text1"/>
        </w:rPr>
        <w:t>es please see the attached</w:t>
      </w:r>
      <w:r w:rsidRPr="00F17AE6">
        <w:rPr>
          <w:rFonts w:ascii="Times New Roman" w:eastAsia="Times New Roman" w:hAnsi="Times New Roman" w:cs="Times New Roman"/>
          <w:color w:val="000000" w:themeColor="text1"/>
        </w:rPr>
        <w:t xml:space="preserve"> </w:t>
      </w:r>
      <w:r w:rsidR="0032759F" w:rsidRPr="0032759F">
        <w:rPr>
          <w:rFonts w:ascii="Times New Roman" w:eastAsia="Times New Roman" w:hAnsi="Times New Roman" w:cs="Times New Roman"/>
          <w:b/>
          <w:bCs/>
          <w:color w:val="000000" w:themeColor="text1"/>
        </w:rPr>
        <w:t>Attachment 01-</w:t>
      </w:r>
      <w:r w:rsidR="00FE1FA8" w:rsidRPr="00F17AE6">
        <w:rPr>
          <w:rFonts w:ascii="Times New Roman" w:eastAsia="Times New Roman" w:hAnsi="Times New Roman" w:cs="Times New Roman"/>
          <w:b/>
          <w:bCs/>
          <w:color w:val="000000" w:themeColor="text1"/>
        </w:rPr>
        <w:t xml:space="preserve">DRAFT </w:t>
      </w:r>
      <w:r w:rsidR="00F17AE6" w:rsidRPr="00F17AE6">
        <w:rPr>
          <w:rFonts w:ascii="Times New Roman" w:hAnsi="Times New Roman" w:cs="Times New Roman"/>
          <w:b/>
          <w:bCs/>
          <w:color w:val="000000" w:themeColor="text1"/>
        </w:rPr>
        <w:t>Statement of Work (SOW)</w:t>
      </w:r>
      <w:r w:rsidRPr="00F17AE6">
        <w:rPr>
          <w:rFonts w:ascii="Times New Roman" w:eastAsia="Times New Roman" w:hAnsi="Times New Roman" w:cs="Times New Roman"/>
          <w:b/>
          <w:bCs/>
          <w:color w:val="000000" w:themeColor="text1"/>
        </w:rPr>
        <w:t xml:space="preserve"> </w:t>
      </w:r>
      <w:r w:rsidRPr="00F17AE6">
        <w:rPr>
          <w:rFonts w:ascii="Times New Roman" w:eastAsia="Times New Roman" w:hAnsi="Times New Roman" w:cs="Times New Roman"/>
          <w:color w:val="000000" w:themeColor="text1"/>
        </w:rPr>
        <w:t>v</w:t>
      </w:r>
      <w:r w:rsidR="00800A17">
        <w:rPr>
          <w:rFonts w:ascii="Times New Roman" w:eastAsia="Times New Roman" w:hAnsi="Times New Roman" w:cs="Times New Roman"/>
          <w:color w:val="000000" w:themeColor="text1"/>
        </w:rPr>
        <w:t>ia SAM.gov</w:t>
      </w:r>
    </w:p>
    <w:p w14:paraId="6D6F4557" w14:textId="0F1A217D" w:rsidR="00A67B5C" w:rsidRPr="00D13765" w:rsidRDefault="00A67B5C" w:rsidP="625E6571">
      <w:pPr>
        <w:widowControl w:val="0"/>
        <w:autoSpaceDE w:val="0"/>
        <w:autoSpaceDN w:val="0"/>
        <w:spacing w:before="241" w:after="0" w:line="240" w:lineRule="auto"/>
        <w:ind w:left="720"/>
        <w:rPr>
          <w:rFonts w:ascii="Times New Roman" w:hAnsi="Times New Roman" w:cs="Times New Roman"/>
        </w:rPr>
      </w:pPr>
      <w:r w:rsidRPr="0050172D">
        <w:rPr>
          <w:rFonts w:ascii="Times New Roman" w:hAnsi="Times New Roman" w:cs="Times New Roman"/>
          <w:color w:val="231F20"/>
        </w:rPr>
        <w:t>The</w:t>
      </w:r>
      <w:r w:rsidRPr="0050172D">
        <w:rPr>
          <w:rFonts w:ascii="Times New Roman" w:hAnsi="Times New Roman" w:cs="Times New Roman"/>
          <w:color w:val="231F20"/>
          <w:spacing w:val="-7"/>
        </w:rPr>
        <w:t xml:space="preserve"> </w:t>
      </w:r>
      <w:r w:rsidRPr="0050172D">
        <w:rPr>
          <w:rFonts w:ascii="Times New Roman" w:hAnsi="Times New Roman" w:cs="Times New Roman"/>
          <w:color w:val="231F20"/>
        </w:rPr>
        <w:t>following</w:t>
      </w:r>
      <w:r w:rsidRPr="0050172D">
        <w:rPr>
          <w:rFonts w:ascii="Times New Roman" w:hAnsi="Times New Roman" w:cs="Times New Roman"/>
          <w:color w:val="231F20"/>
          <w:spacing w:val="-6"/>
        </w:rPr>
        <w:t xml:space="preserve"> </w:t>
      </w:r>
      <w:r w:rsidR="00193274" w:rsidRPr="0050172D">
        <w:rPr>
          <w:rFonts w:ascii="Times New Roman" w:hAnsi="Times New Roman" w:cs="Times New Roman"/>
          <w:color w:val="231F20"/>
        </w:rPr>
        <w:t>dates apply</w:t>
      </w:r>
      <w:r w:rsidRPr="0050172D">
        <w:rPr>
          <w:rFonts w:ascii="Times New Roman" w:hAnsi="Times New Roman" w:cs="Times New Roman"/>
          <w:color w:val="231F20"/>
          <w:spacing w:val="-7"/>
        </w:rPr>
        <w:t xml:space="preserve"> </w:t>
      </w:r>
      <w:r w:rsidRPr="0050172D">
        <w:rPr>
          <w:rFonts w:ascii="Times New Roman" w:hAnsi="Times New Roman" w:cs="Times New Roman"/>
          <w:color w:val="231F20"/>
        </w:rPr>
        <w:t>to</w:t>
      </w:r>
      <w:r w:rsidRPr="0050172D">
        <w:rPr>
          <w:rFonts w:ascii="Times New Roman" w:hAnsi="Times New Roman" w:cs="Times New Roman"/>
          <w:color w:val="231F20"/>
          <w:spacing w:val="-6"/>
        </w:rPr>
        <w:t xml:space="preserve"> </w:t>
      </w:r>
      <w:r w:rsidRPr="0050172D">
        <w:rPr>
          <w:rFonts w:ascii="Times New Roman" w:hAnsi="Times New Roman" w:cs="Times New Roman"/>
          <w:color w:val="231F20"/>
        </w:rPr>
        <w:t>this</w:t>
      </w:r>
      <w:r w:rsidRPr="0050172D">
        <w:rPr>
          <w:rFonts w:ascii="Times New Roman" w:hAnsi="Times New Roman" w:cs="Times New Roman"/>
          <w:color w:val="231F20"/>
          <w:spacing w:val="-6"/>
        </w:rPr>
        <w:t xml:space="preserve"> </w:t>
      </w:r>
      <w:r w:rsidRPr="0050172D">
        <w:rPr>
          <w:rFonts w:ascii="Times New Roman" w:hAnsi="Times New Roman" w:cs="Times New Roman"/>
          <w:color w:val="231F20"/>
        </w:rPr>
        <w:t>Sources</w:t>
      </w:r>
      <w:r w:rsidRPr="0050172D">
        <w:rPr>
          <w:rFonts w:ascii="Times New Roman" w:hAnsi="Times New Roman" w:cs="Times New Roman"/>
          <w:color w:val="231F20"/>
          <w:spacing w:val="-5"/>
        </w:rPr>
        <w:t xml:space="preserve"> </w:t>
      </w:r>
      <w:r w:rsidRPr="0050172D">
        <w:rPr>
          <w:rFonts w:ascii="Times New Roman" w:hAnsi="Times New Roman" w:cs="Times New Roman"/>
          <w:color w:val="231F20"/>
        </w:rPr>
        <w:t>Sought</w:t>
      </w:r>
      <w:r w:rsidRPr="00D13765">
        <w:rPr>
          <w:rFonts w:ascii="Times New Roman" w:hAnsi="Times New Roman" w:cs="Times New Roman"/>
          <w:color w:val="231F20"/>
          <w:spacing w:val="-7"/>
        </w:rPr>
        <w:t xml:space="preserve"> </w:t>
      </w:r>
      <w:r w:rsidRPr="00D13765">
        <w:rPr>
          <w:rFonts w:ascii="Times New Roman" w:hAnsi="Times New Roman" w:cs="Times New Roman"/>
          <w:color w:val="231F20"/>
          <w:spacing w:val="-2"/>
        </w:rPr>
        <w:t>Notice:</w:t>
      </w:r>
    </w:p>
    <w:p w14:paraId="677DB254" w14:textId="1403C4EC" w:rsidR="00F05E8F" w:rsidRPr="00D13765" w:rsidRDefault="00F05E8F" w:rsidP="00452A1B">
      <w:pPr>
        <w:numPr>
          <w:ilvl w:val="1"/>
          <w:numId w:val="12"/>
        </w:numPr>
        <w:spacing w:after="0" w:line="240" w:lineRule="auto"/>
        <w:rPr>
          <w:rFonts w:ascii="Times New Roman" w:hAnsi="Times New Roman" w:cs="Times New Roman"/>
          <w:color w:val="000000"/>
        </w:rPr>
      </w:pPr>
      <w:r w:rsidRPr="00D13765">
        <w:rPr>
          <w:rFonts w:ascii="Times New Roman" w:hAnsi="Times New Roman" w:cs="Times New Roman"/>
          <w:color w:val="000000"/>
        </w:rPr>
        <w:t xml:space="preserve">Estimated Award Date: </w:t>
      </w:r>
      <w:r w:rsidR="0095762C" w:rsidRPr="00D13765">
        <w:rPr>
          <w:rFonts w:ascii="Times New Roman" w:hAnsi="Times New Roman" w:cs="Times New Roman"/>
          <w:b/>
          <w:bCs/>
          <w:color w:val="000000"/>
        </w:rPr>
        <w:t xml:space="preserve">29 </w:t>
      </w:r>
      <w:r w:rsidR="00D131F1" w:rsidRPr="00D13765">
        <w:rPr>
          <w:rFonts w:ascii="Times New Roman" w:hAnsi="Times New Roman" w:cs="Times New Roman"/>
          <w:b/>
          <w:bCs/>
          <w:color w:val="000000"/>
        </w:rPr>
        <w:t>SEP</w:t>
      </w:r>
      <w:r w:rsidRPr="00D13765">
        <w:rPr>
          <w:rFonts w:ascii="Times New Roman" w:hAnsi="Times New Roman" w:cs="Times New Roman"/>
          <w:b/>
          <w:bCs/>
          <w:color w:val="000000"/>
        </w:rPr>
        <w:t xml:space="preserve"> 2026</w:t>
      </w:r>
    </w:p>
    <w:p w14:paraId="717A542E" w14:textId="1AAF3156" w:rsidR="00A67B5C" w:rsidRPr="00FE1FA8" w:rsidRDefault="00F05E8F" w:rsidP="00FE1FA8">
      <w:pPr>
        <w:numPr>
          <w:ilvl w:val="1"/>
          <w:numId w:val="12"/>
        </w:numPr>
        <w:spacing w:after="0" w:line="240" w:lineRule="auto"/>
        <w:rPr>
          <w:rFonts w:ascii="Times New Roman" w:hAnsi="Times New Roman" w:cs="Times New Roman"/>
          <w:color w:val="000000"/>
        </w:rPr>
      </w:pPr>
      <w:r w:rsidRPr="00D13765">
        <w:rPr>
          <w:rFonts w:ascii="Times New Roman" w:hAnsi="Times New Roman" w:cs="Times New Roman"/>
          <w:color w:val="000000"/>
        </w:rPr>
        <w:t xml:space="preserve">Period of Performance/Ordering Period: </w:t>
      </w:r>
      <w:r w:rsidR="00407AC5" w:rsidRPr="00D13765">
        <w:rPr>
          <w:rFonts w:ascii="Times New Roman" w:hAnsi="Times New Roman" w:cs="Times New Roman"/>
          <w:b/>
          <w:bCs/>
          <w:color w:val="000000"/>
        </w:rPr>
        <w:t xml:space="preserve">30 SEP </w:t>
      </w:r>
      <w:r w:rsidRPr="00D13765">
        <w:rPr>
          <w:rFonts w:ascii="Times New Roman" w:hAnsi="Times New Roman" w:cs="Times New Roman"/>
          <w:b/>
          <w:bCs/>
          <w:color w:val="000000"/>
        </w:rPr>
        <w:t xml:space="preserve">2026 – </w:t>
      </w:r>
      <w:r w:rsidR="00407AC5" w:rsidRPr="00D13765">
        <w:rPr>
          <w:rFonts w:ascii="Times New Roman" w:hAnsi="Times New Roman" w:cs="Times New Roman"/>
          <w:b/>
          <w:bCs/>
          <w:color w:val="000000"/>
        </w:rPr>
        <w:t xml:space="preserve">29 </w:t>
      </w:r>
      <w:r w:rsidR="00A9534C">
        <w:rPr>
          <w:rFonts w:ascii="Times New Roman" w:hAnsi="Times New Roman" w:cs="Times New Roman"/>
          <w:b/>
          <w:bCs/>
          <w:color w:val="000000"/>
        </w:rPr>
        <w:t xml:space="preserve">MAR </w:t>
      </w:r>
      <w:r w:rsidR="00A9534C" w:rsidRPr="00D13765">
        <w:rPr>
          <w:rFonts w:ascii="Times New Roman" w:hAnsi="Times New Roman" w:cs="Times New Roman"/>
          <w:b/>
          <w:bCs/>
          <w:color w:val="000000"/>
        </w:rPr>
        <w:t>203</w:t>
      </w:r>
      <w:r w:rsidR="00A9534C">
        <w:rPr>
          <w:rFonts w:ascii="Times New Roman" w:hAnsi="Times New Roman" w:cs="Times New Roman"/>
          <w:b/>
          <w:bCs/>
          <w:color w:val="000000"/>
        </w:rPr>
        <w:t>2</w:t>
      </w:r>
      <w:r w:rsidR="00A9534C" w:rsidRPr="00D13765">
        <w:rPr>
          <w:rFonts w:ascii="Times New Roman" w:hAnsi="Times New Roman" w:cs="Times New Roman"/>
          <w:color w:val="000000"/>
        </w:rPr>
        <w:t xml:space="preserve"> </w:t>
      </w:r>
      <w:r w:rsidR="00F51CDE">
        <w:rPr>
          <w:rFonts w:ascii="Times New Roman" w:hAnsi="Times New Roman" w:cs="Times New Roman"/>
          <w:color w:val="000000"/>
        </w:rPr>
        <w:t xml:space="preserve">(including the </w:t>
      </w:r>
      <w:r w:rsidR="00800A17">
        <w:rPr>
          <w:rFonts w:ascii="Times New Roman" w:hAnsi="Times New Roman" w:cs="Times New Roman"/>
          <w:color w:val="000000"/>
        </w:rPr>
        <w:t>52.217</w:t>
      </w:r>
      <w:r w:rsidR="00F51CDE">
        <w:rPr>
          <w:rFonts w:ascii="Times New Roman" w:hAnsi="Times New Roman" w:cs="Times New Roman"/>
          <w:color w:val="000000"/>
        </w:rPr>
        <w:t>-8)</w:t>
      </w:r>
    </w:p>
    <w:p w14:paraId="0514A236" w14:textId="1A743B99" w:rsidR="00A630D5" w:rsidRPr="0050172D" w:rsidRDefault="006363C3" w:rsidP="0050172D">
      <w:pPr>
        <w:pStyle w:val="ListParagraph"/>
        <w:widowControl w:val="0"/>
        <w:numPr>
          <w:ilvl w:val="0"/>
          <w:numId w:val="12"/>
        </w:numPr>
        <w:autoSpaceDE w:val="0"/>
        <w:autoSpaceDN w:val="0"/>
        <w:spacing w:before="241" w:after="0" w:line="240" w:lineRule="auto"/>
        <w:ind w:right="693"/>
        <w:rPr>
          <w:rFonts w:ascii="Times New Roman" w:hAnsi="Times New Roman" w:cs="Times New Roman"/>
          <w:color w:val="231F20"/>
        </w:rPr>
      </w:pPr>
      <w:r w:rsidRPr="0050172D">
        <w:rPr>
          <w:rFonts w:ascii="Times New Roman" w:eastAsia="Tahoma" w:hAnsi="Times New Roman" w:cs="Times New Roman"/>
          <w:color w:val="231F20"/>
        </w:rPr>
        <w:t>A</w:t>
      </w:r>
      <w:r w:rsidR="005A3872" w:rsidRPr="0050172D">
        <w:rPr>
          <w:rFonts w:ascii="Times New Roman" w:eastAsia="Tahoma" w:hAnsi="Times New Roman" w:cs="Times New Roman"/>
          <w:color w:val="231F20"/>
        </w:rPr>
        <w:t xml:space="preserve">pproximately </w:t>
      </w:r>
      <w:r w:rsidR="005A3872" w:rsidRPr="0050172D">
        <w:rPr>
          <w:rFonts w:ascii="Times New Roman" w:eastAsia="Tahoma" w:hAnsi="Times New Roman" w:cs="Times New Roman"/>
          <w:b/>
          <w:bCs/>
          <w:color w:val="231F20"/>
        </w:rPr>
        <w:t>100%</w:t>
      </w:r>
      <w:r w:rsidR="005A3872" w:rsidRPr="0050172D">
        <w:rPr>
          <w:rFonts w:ascii="Times New Roman" w:eastAsia="Tahoma" w:hAnsi="Times New Roman" w:cs="Times New Roman"/>
          <w:color w:val="231F20"/>
        </w:rPr>
        <w:t xml:space="preserve"> of the work shall be performed at Government sites as identified in </w:t>
      </w:r>
      <w:r w:rsidR="005A3872" w:rsidRPr="0050172D">
        <w:rPr>
          <w:rFonts w:ascii="Times New Roman" w:eastAsia="Tahoma" w:hAnsi="Times New Roman" w:cs="Times New Roman"/>
          <w:b/>
          <w:bCs/>
          <w:color w:val="231F20"/>
        </w:rPr>
        <w:t>Table 1</w:t>
      </w:r>
      <w:r w:rsidR="005A3872" w:rsidRPr="0050172D">
        <w:rPr>
          <w:rFonts w:ascii="Times New Roman" w:eastAsia="Tahoma" w:hAnsi="Times New Roman" w:cs="Times New Roman"/>
          <w:color w:val="231F20"/>
        </w:rPr>
        <w:t>. These locations represent the primary Fleet Readiness Centers (FRCs) supported under this requirement. Each site’s audit scope includes the associated air stations, detachments, and operational areas necessary to execute audit, surveillance, and certification activities.</w:t>
      </w:r>
    </w:p>
    <w:p w14:paraId="1DCFAA59" w14:textId="77777777" w:rsidR="00BB439D" w:rsidRPr="00D13765" w:rsidRDefault="00BB439D" w:rsidP="00BB439D">
      <w:pPr>
        <w:pStyle w:val="ListParagraph"/>
        <w:widowControl w:val="0"/>
        <w:autoSpaceDE w:val="0"/>
        <w:autoSpaceDN w:val="0"/>
        <w:spacing w:before="241" w:after="0" w:line="240" w:lineRule="auto"/>
        <w:ind w:right="693"/>
        <w:contextualSpacing w:val="0"/>
        <w:rPr>
          <w:rFonts w:ascii="Times New Roman" w:hAnsi="Times New Roman" w:cs="Times New Roman"/>
          <w:color w:val="231F20"/>
        </w:rPr>
      </w:pPr>
    </w:p>
    <w:tbl>
      <w:tblPr>
        <w:tblW w:w="91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65"/>
        <w:gridCol w:w="4770"/>
        <w:gridCol w:w="1440"/>
      </w:tblGrid>
      <w:tr w:rsidR="00BB439D" w:rsidRPr="00D13765" w14:paraId="1E31E6AB" w14:textId="77777777" w:rsidTr="000F4794">
        <w:trPr>
          <w:trHeight w:val="251"/>
        </w:trPr>
        <w:tc>
          <w:tcPr>
            <w:tcW w:w="9175" w:type="dxa"/>
            <w:gridSpan w:val="3"/>
            <w:shd w:val="clear" w:color="auto" w:fill="B5EEED"/>
            <w:noWrap/>
            <w:vAlign w:val="bottom"/>
            <w:hideMark/>
          </w:tcPr>
          <w:p w14:paraId="4D10F272" w14:textId="77777777" w:rsidR="00BB439D" w:rsidRPr="00D13765" w:rsidRDefault="00BB439D" w:rsidP="00BB439D">
            <w:pPr>
              <w:spacing w:after="0" w:line="240" w:lineRule="auto"/>
              <w:jc w:val="center"/>
              <w:rPr>
                <w:rFonts w:ascii="Times New Roman" w:eastAsia="Times New Roman" w:hAnsi="Times New Roman" w:cs="Times New Roman"/>
                <w:b/>
                <w:bCs/>
                <w:color w:val="000000"/>
              </w:rPr>
            </w:pPr>
            <w:r w:rsidRPr="00D13765">
              <w:rPr>
                <w:rFonts w:ascii="Times New Roman" w:eastAsia="Times New Roman" w:hAnsi="Times New Roman" w:cs="Times New Roman"/>
                <w:b/>
                <w:bCs/>
                <w:color w:val="000000"/>
              </w:rPr>
              <w:t>TABLE #1</w:t>
            </w:r>
          </w:p>
        </w:tc>
      </w:tr>
      <w:tr w:rsidR="00BB439D" w:rsidRPr="00D13765" w14:paraId="58866AD0" w14:textId="77777777" w:rsidTr="000F4794">
        <w:trPr>
          <w:trHeight w:val="71"/>
        </w:trPr>
        <w:tc>
          <w:tcPr>
            <w:tcW w:w="2965" w:type="dxa"/>
            <w:shd w:val="clear" w:color="auto" w:fill="B5EEED"/>
            <w:vAlign w:val="center"/>
            <w:hideMark/>
          </w:tcPr>
          <w:p w14:paraId="7B6AED22" w14:textId="77777777" w:rsidR="00BB439D" w:rsidRPr="00D13765" w:rsidRDefault="00BB439D" w:rsidP="00BB439D">
            <w:pPr>
              <w:spacing w:after="0" w:line="240" w:lineRule="auto"/>
              <w:jc w:val="center"/>
              <w:rPr>
                <w:rFonts w:ascii="Times New Roman" w:eastAsia="Times New Roman" w:hAnsi="Times New Roman" w:cs="Times New Roman"/>
                <w:b/>
                <w:bCs/>
                <w:color w:val="000000"/>
              </w:rPr>
            </w:pPr>
            <w:r w:rsidRPr="00D13765">
              <w:rPr>
                <w:rFonts w:ascii="Times New Roman" w:eastAsia="Times New Roman" w:hAnsi="Times New Roman" w:cs="Times New Roman"/>
                <w:b/>
                <w:bCs/>
                <w:color w:val="000000"/>
              </w:rPr>
              <w:t>Facility</w:t>
            </w:r>
          </w:p>
        </w:tc>
        <w:tc>
          <w:tcPr>
            <w:tcW w:w="4770" w:type="dxa"/>
            <w:shd w:val="clear" w:color="auto" w:fill="B5EEED"/>
            <w:vAlign w:val="center"/>
            <w:hideMark/>
          </w:tcPr>
          <w:p w14:paraId="50182856" w14:textId="77777777" w:rsidR="00BB439D" w:rsidRPr="00D13765" w:rsidRDefault="00BB439D" w:rsidP="00BB439D">
            <w:pPr>
              <w:spacing w:after="0" w:line="240" w:lineRule="auto"/>
              <w:jc w:val="center"/>
              <w:rPr>
                <w:rFonts w:ascii="Times New Roman" w:eastAsia="Times New Roman" w:hAnsi="Times New Roman" w:cs="Times New Roman"/>
                <w:b/>
                <w:bCs/>
                <w:color w:val="000000"/>
              </w:rPr>
            </w:pPr>
            <w:r w:rsidRPr="00D13765">
              <w:rPr>
                <w:rFonts w:ascii="Times New Roman" w:eastAsia="Times New Roman" w:hAnsi="Times New Roman" w:cs="Times New Roman"/>
                <w:b/>
                <w:bCs/>
                <w:color w:val="000000"/>
              </w:rPr>
              <w:t>Audit Scope</w:t>
            </w:r>
          </w:p>
        </w:tc>
        <w:tc>
          <w:tcPr>
            <w:tcW w:w="1440" w:type="dxa"/>
            <w:shd w:val="clear" w:color="auto" w:fill="B5EEED"/>
            <w:vAlign w:val="center"/>
            <w:hideMark/>
          </w:tcPr>
          <w:p w14:paraId="49D0562A" w14:textId="77777777" w:rsidR="00BB439D" w:rsidRPr="00D13765" w:rsidRDefault="00BB439D" w:rsidP="00BB439D">
            <w:pPr>
              <w:spacing w:after="0" w:line="240" w:lineRule="auto"/>
              <w:jc w:val="center"/>
              <w:rPr>
                <w:rFonts w:ascii="Times New Roman" w:eastAsia="Times New Roman" w:hAnsi="Times New Roman" w:cs="Times New Roman"/>
                <w:b/>
                <w:bCs/>
                <w:color w:val="000000"/>
              </w:rPr>
            </w:pPr>
            <w:r w:rsidRPr="00D13765">
              <w:rPr>
                <w:rFonts w:ascii="Times New Roman" w:eastAsia="Times New Roman" w:hAnsi="Times New Roman" w:cs="Times New Roman"/>
                <w:b/>
                <w:bCs/>
                <w:color w:val="000000"/>
              </w:rPr>
              <w:t>Audit Days</w:t>
            </w:r>
          </w:p>
        </w:tc>
      </w:tr>
      <w:tr w:rsidR="00BB439D" w:rsidRPr="00D13765" w14:paraId="6A40EC1D" w14:textId="77777777" w:rsidTr="00BB439D">
        <w:trPr>
          <w:trHeight w:val="60"/>
        </w:trPr>
        <w:tc>
          <w:tcPr>
            <w:tcW w:w="2965" w:type="dxa"/>
            <w:vAlign w:val="center"/>
            <w:hideMark/>
          </w:tcPr>
          <w:p w14:paraId="37BC9A6F" w14:textId="77777777" w:rsidR="00BB439D" w:rsidRPr="00D13765" w:rsidRDefault="00BB439D" w:rsidP="00BB439D">
            <w:pPr>
              <w:spacing w:after="0" w:line="240" w:lineRule="auto"/>
              <w:rPr>
                <w:rFonts w:ascii="Times New Roman" w:eastAsia="Times New Roman" w:hAnsi="Times New Roman" w:cs="Times New Roman"/>
                <w:b/>
                <w:bCs/>
                <w:color w:val="000000"/>
              </w:rPr>
            </w:pPr>
            <w:r w:rsidRPr="00D13765">
              <w:rPr>
                <w:rFonts w:ascii="Times New Roman" w:eastAsia="Times New Roman" w:hAnsi="Times New Roman" w:cs="Times New Roman"/>
                <w:b/>
                <w:bCs/>
                <w:color w:val="000000"/>
              </w:rPr>
              <w:t>Southeast (FRCSE)</w:t>
            </w:r>
          </w:p>
        </w:tc>
        <w:tc>
          <w:tcPr>
            <w:tcW w:w="4770" w:type="dxa"/>
            <w:vAlign w:val="center"/>
            <w:hideMark/>
          </w:tcPr>
          <w:p w14:paraId="597D6B3D" w14:textId="2AC275FF" w:rsidR="00BB439D" w:rsidRPr="00D13765" w:rsidRDefault="00BB439D" w:rsidP="00BB439D">
            <w:pPr>
              <w:spacing w:after="0" w:line="240" w:lineRule="auto"/>
              <w:rPr>
                <w:rFonts w:ascii="Times New Roman" w:eastAsia="Times New Roman" w:hAnsi="Times New Roman" w:cs="Times New Roman"/>
                <w:color w:val="000000"/>
              </w:rPr>
            </w:pPr>
            <w:r w:rsidRPr="00D13765">
              <w:rPr>
                <w:rFonts w:ascii="Times New Roman" w:eastAsia="Times New Roman" w:hAnsi="Times New Roman" w:cs="Times New Roman"/>
                <w:color w:val="000000" w:themeColor="text1"/>
              </w:rPr>
              <w:t xml:space="preserve">Naval Air Station Jacksonville, plus Mayport </w:t>
            </w:r>
          </w:p>
        </w:tc>
        <w:tc>
          <w:tcPr>
            <w:tcW w:w="1440" w:type="dxa"/>
            <w:vAlign w:val="center"/>
            <w:hideMark/>
          </w:tcPr>
          <w:p w14:paraId="3B87F7F9" w14:textId="77777777" w:rsidR="00BB439D" w:rsidRPr="00D13765" w:rsidRDefault="00BB439D" w:rsidP="00BB439D">
            <w:pPr>
              <w:spacing w:after="0" w:line="240" w:lineRule="auto"/>
              <w:jc w:val="right"/>
              <w:rPr>
                <w:rFonts w:ascii="Times New Roman" w:eastAsia="Times New Roman" w:hAnsi="Times New Roman" w:cs="Times New Roman"/>
                <w:color w:val="000000"/>
              </w:rPr>
            </w:pPr>
            <w:r w:rsidRPr="00D13765">
              <w:rPr>
                <w:rFonts w:ascii="Times New Roman" w:eastAsia="Times New Roman" w:hAnsi="Times New Roman" w:cs="Times New Roman"/>
                <w:color w:val="000000"/>
              </w:rPr>
              <w:t>3,688</w:t>
            </w:r>
          </w:p>
        </w:tc>
      </w:tr>
      <w:tr w:rsidR="00BB439D" w:rsidRPr="00D13765" w14:paraId="463DA466" w14:textId="77777777" w:rsidTr="00BB439D">
        <w:trPr>
          <w:trHeight w:val="125"/>
        </w:trPr>
        <w:tc>
          <w:tcPr>
            <w:tcW w:w="2965" w:type="dxa"/>
            <w:vAlign w:val="center"/>
            <w:hideMark/>
          </w:tcPr>
          <w:p w14:paraId="57AEFA83" w14:textId="77777777" w:rsidR="00BB439D" w:rsidRPr="00D13765" w:rsidRDefault="00BB439D" w:rsidP="00BB439D">
            <w:pPr>
              <w:spacing w:after="0" w:line="240" w:lineRule="auto"/>
              <w:rPr>
                <w:rFonts w:ascii="Times New Roman" w:eastAsia="Times New Roman" w:hAnsi="Times New Roman" w:cs="Times New Roman"/>
                <w:b/>
                <w:bCs/>
                <w:color w:val="000000"/>
              </w:rPr>
            </w:pPr>
            <w:r w:rsidRPr="00D13765">
              <w:rPr>
                <w:rFonts w:ascii="Times New Roman" w:eastAsia="Times New Roman" w:hAnsi="Times New Roman" w:cs="Times New Roman"/>
                <w:b/>
                <w:bCs/>
                <w:color w:val="000000"/>
              </w:rPr>
              <w:t>East (FRCE)</w:t>
            </w:r>
          </w:p>
        </w:tc>
        <w:tc>
          <w:tcPr>
            <w:tcW w:w="4770" w:type="dxa"/>
            <w:vAlign w:val="center"/>
            <w:hideMark/>
          </w:tcPr>
          <w:p w14:paraId="6ECD5598" w14:textId="77777777" w:rsidR="00BB439D" w:rsidRPr="00D13765" w:rsidRDefault="00BB439D" w:rsidP="00BB439D">
            <w:pPr>
              <w:spacing w:after="0" w:line="240" w:lineRule="auto"/>
              <w:rPr>
                <w:rFonts w:ascii="Times New Roman" w:eastAsia="Times New Roman" w:hAnsi="Times New Roman" w:cs="Times New Roman"/>
                <w:color w:val="000000"/>
              </w:rPr>
            </w:pPr>
            <w:r w:rsidRPr="00D13765">
              <w:rPr>
                <w:rFonts w:ascii="Times New Roman" w:eastAsia="Times New Roman" w:hAnsi="Times New Roman" w:cs="Times New Roman"/>
                <w:color w:val="000000"/>
              </w:rPr>
              <w:t>Marine Corps Air Station Cherry Point, NC</w:t>
            </w:r>
          </w:p>
        </w:tc>
        <w:tc>
          <w:tcPr>
            <w:tcW w:w="1440" w:type="dxa"/>
            <w:vAlign w:val="center"/>
            <w:hideMark/>
          </w:tcPr>
          <w:p w14:paraId="56599889" w14:textId="77777777" w:rsidR="00BB439D" w:rsidRPr="00D13765" w:rsidRDefault="00BB439D" w:rsidP="00BB439D">
            <w:pPr>
              <w:spacing w:after="0" w:line="240" w:lineRule="auto"/>
              <w:jc w:val="right"/>
              <w:rPr>
                <w:rFonts w:ascii="Times New Roman" w:eastAsia="Times New Roman" w:hAnsi="Times New Roman" w:cs="Times New Roman"/>
                <w:color w:val="000000"/>
              </w:rPr>
            </w:pPr>
            <w:r w:rsidRPr="00D13765">
              <w:rPr>
                <w:rFonts w:ascii="Times New Roman" w:eastAsia="Times New Roman" w:hAnsi="Times New Roman" w:cs="Times New Roman"/>
                <w:color w:val="000000"/>
              </w:rPr>
              <w:t>3,591</w:t>
            </w:r>
          </w:p>
        </w:tc>
      </w:tr>
      <w:tr w:rsidR="00BB439D" w:rsidRPr="00D13765" w14:paraId="1D65A032" w14:textId="77777777" w:rsidTr="00BB439D">
        <w:trPr>
          <w:trHeight w:val="60"/>
        </w:trPr>
        <w:tc>
          <w:tcPr>
            <w:tcW w:w="2965" w:type="dxa"/>
            <w:vAlign w:val="center"/>
            <w:hideMark/>
          </w:tcPr>
          <w:p w14:paraId="45D8B4B9" w14:textId="77777777" w:rsidR="00BB439D" w:rsidRPr="00D13765" w:rsidRDefault="00BB439D" w:rsidP="00BB439D">
            <w:pPr>
              <w:spacing w:after="0" w:line="240" w:lineRule="auto"/>
              <w:rPr>
                <w:rFonts w:ascii="Times New Roman" w:eastAsia="Times New Roman" w:hAnsi="Times New Roman" w:cs="Times New Roman"/>
                <w:b/>
                <w:bCs/>
                <w:color w:val="000000"/>
              </w:rPr>
            </w:pPr>
            <w:r w:rsidRPr="00D13765">
              <w:rPr>
                <w:rFonts w:ascii="Times New Roman" w:eastAsia="Times New Roman" w:hAnsi="Times New Roman" w:cs="Times New Roman"/>
                <w:b/>
                <w:bCs/>
                <w:color w:val="000000"/>
              </w:rPr>
              <w:t>Southwest (FRCSW)</w:t>
            </w:r>
          </w:p>
        </w:tc>
        <w:tc>
          <w:tcPr>
            <w:tcW w:w="4770" w:type="dxa"/>
            <w:vAlign w:val="center"/>
            <w:hideMark/>
          </w:tcPr>
          <w:p w14:paraId="2599E49E" w14:textId="77777777" w:rsidR="00BB439D" w:rsidRPr="00D13765" w:rsidRDefault="00BB439D" w:rsidP="00BB439D">
            <w:pPr>
              <w:spacing w:after="0" w:line="240" w:lineRule="auto"/>
              <w:rPr>
                <w:rFonts w:ascii="Times New Roman" w:eastAsia="Times New Roman" w:hAnsi="Times New Roman" w:cs="Times New Roman"/>
                <w:color w:val="000000"/>
              </w:rPr>
            </w:pPr>
            <w:r w:rsidRPr="00D13765">
              <w:rPr>
                <w:rFonts w:ascii="Times New Roman" w:eastAsia="Times New Roman" w:hAnsi="Times New Roman" w:cs="Times New Roman"/>
                <w:color w:val="000000"/>
              </w:rPr>
              <w:t>Naval Air Station North Island, CA</w:t>
            </w:r>
          </w:p>
        </w:tc>
        <w:tc>
          <w:tcPr>
            <w:tcW w:w="1440" w:type="dxa"/>
            <w:vAlign w:val="center"/>
            <w:hideMark/>
          </w:tcPr>
          <w:p w14:paraId="1BE438D9" w14:textId="77777777" w:rsidR="00BB439D" w:rsidRPr="00D13765" w:rsidRDefault="00BB439D" w:rsidP="00BB439D">
            <w:pPr>
              <w:spacing w:after="0" w:line="240" w:lineRule="auto"/>
              <w:jc w:val="right"/>
              <w:rPr>
                <w:rFonts w:ascii="Times New Roman" w:eastAsia="Times New Roman" w:hAnsi="Times New Roman" w:cs="Times New Roman"/>
                <w:color w:val="000000"/>
              </w:rPr>
            </w:pPr>
            <w:r w:rsidRPr="00D13765">
              <w:rPr>
                <w:rFonts w:ascii="Times New Roman" w:eastAsia="Times New Roman" w:hAnsi="Times New Roman" w:cs="Times New Roman"/>
                <w:color w:val="000000"/>
              </w:rPr>
              <w:t>3,135</w:t>
            </w:r>
          </w:p>
        </w:tc>
      </w:tr>
      <w:tr w:rsidR="00BB439D" w:rsidRPr="00D13765" w14:paraId="13E1426D" w14:textId="77777777" w:rsidTr="00BB439D">
        <w:trPr>
          <w:trHeight w:val="60"/>
        </w:trPr>
        <w:tc>
          <w:tcPr>
            <w:tcW w:w="2965" w:type="dxa"/>
            <w:vAlign w:val="center"/>
            <w:hideMark/>
          </w:tcPr>
          <w:p w14:paraId="5EBF5CF4" w14:textId="77777777" w:rsidR="00BB439D" w:rsidRPr="00D13765" w:rsidRDefault="00BB439D" w:rsidP="00BB439D">
            <w:pPr>
              <w:spacing w:after="0" w:line="240" w:lineRule="auto"/>
              <w:rPr>
                <w:rFonts w:ascii="Times New Roman" w:eastAsia="Times New Roman" w:hAnsi="Times New Roman" w:cs="Times New Roman"/>
                <w:b/>
                <w:bCs/>
                <w:color w:val="000000"/>
              </w:rPr>
            </w:pPr>
            <w:r w:rsidRPr="00D13765">
              <w:rPr>
                <w:rFonts w:ascii="Times New Roman" w:eastAsia="Times New Roman" w:hAnsi="Times New Roman" w:cs="Times New Roman"/>
                <w:b/>
                <w:bCs/>
                <w:color w:val="000000"/>
              </w:rPr>
              <w:t>Mid</w:t>
            </w:r>
            <w:r w:rsidRPr="00D13765">
              <w:rPr>
                <w:rFonts w:ascii="Times New Roman" w:eastAsia="Times New Roman" w:hAnsi="Times New Roman" w:cs="Times New Roman"/>
                <w:b/>
                <w:bCs/>
                <w:color w:val="000000"/>
              </w:rPr>
              <w:noBreakHyphen/>
              <w:t>Atlantic (FRCMA – Oceana/Norfolk)</w:t>
            </w:r>
          </w:p>
        </w:tc>
        <w:tc>
          <w:tcPr>
            <w:tcW w:w="4770" w:type="dxa"/>
            <w:vAlign w:val="center"/>
            <w:hideMark/>
          </w:tcPr>
          <w:p w14:paraId="6E5DDEB8" w14:textId="77777777" w:rsidR="00BB439D" w:rsidRPr="00D13765" w:rsidRDefault="00BB439D" w:rsidP="00BB439D">
            <w:pPr>
              <w:spacing w:after="0" w:line="240" w:lineRule="auto"/>
              <w:rPr>
                <w:rFonts w:ascii="Times New Roman" w:eastAsia="Times New Roman" w:hAnsi="Times New Roman" w:cs="Times New Roman"/>
                <w:color w:val="000000"/>
              </w:rPr>
            </w:pPr>
            <w:r w:rsidRPr="00D13765">
              <w:rPr>
                <w:rFonts w:ascii="Times New Roman" w:eastAsia="Times New Roman" w:hAnsi="Times New Roman" w:cs="Times New Roman"/>
                <w:color w:val="000000"/>
              </w:rPr>
              <w:t>Norfolk &amp; Oceana, VA</w:t>
            </w:r>
          </w:p>
        </w:tc>
        <w:tc>
          <w:tcPr>
            <w:tcW w:w="1440" w:type="dxa"/>
            <w:vAlign w:val="center"/>
            <w:hideMark/>
          </w:tcPr>
          <w:p w14:paraId="22363022" w14:textId="77777777" w:rsidR="00BB439D" w:rsidRPr="00D13765" w:rsidRDefault="00BB439D" w:rsidP="00BB439D">
            <w:pPr>
              <w:spacing w:after="0" w:line="240" w:lineRule="auto"/>
              <w:jc w:val="right"/>
              <w:rPr>
                <w:rFonts w:ascii="Times New Roman" w:eastAsia="Times New Roman" w:hAnsi="Times New Roman" w:cs="Times New Roman"/>
                <w:color w:val="000000"/>
              </w:rPr>
            </w:pPr>
            <w:r w:rsidRPr="00D13765">
              <w:rPr>
                <w:rFonts w:ascii="Times New Roman" w:eastAsia="Times New Roman" w:hAnsi="Times New Roman" w:cs="Times New Roman"/>
                <w:color w:val="000000"/>
              </w:rPr>
              <w:t>364</w:t>
            </w:r>
          </w:p>
        </w:tc>
      </w:tr>
      <w:tr w:rsidR="00BB439D" w:rsidRPr="00D13765" w14:paraId="06127B40" w14:textId="77777777" w:rsidTr="00BB439D">
        <w:trPr>
          <w:trHeight w:val="60"/>
        </w:trPr>
        <w:tc>
          <w:tcPr>
            <w:tcW w:w="2965" w:type="dxa"/>
            <w:vAlign w:val="center"/>
            <w:hideMark/>
          </w:tcPr>
          <w:p w14:paraId="43BDFA4F" w14:textId="77777777" w:rsidR="00BB439D" w:rsidRPr="00D13765" w:rsidRDefault="00BB439D" w:rsidP="00BB439D">
            <w:pPr>
              <w:spacing w:after="0" w:line="240" w:lineRule="auto"/>
              <w:rPr>
                <w:rFonts w:ascii="Times New Roman" w:eastAsia="Times New Roman" w:hAnsi="Times New Roman" w:cs="Times New Roman"/>
                <w:b/>
                <w:bCs/>
                <w:color w:val="000000"/>
              </w:rPr>
            </w:pPr>
            <w:r w:rsidRPr="00D13765">
              <w:rPr>
                <w:rFonts w:ascii="Times New Roman" w:eastAsia="Times New Roman" w:hAnsi="Times New Roman" w:cs="Times New Roman"/>
                <w:b/>
                <w:bCs/>
                <w:color w:val="000000"/>
              </w:rPr>
              <w:t>West (FRCW)</w:t>
            </w:r>
          </w:p>
        </w:tc>
        <w:tc>
          <w:tcPr>
            <w:tcW w:w="4770" w:type="dxa"/>
            <w:vAlign w:val="center"/>
            <w:hideMark/>
          </w:tcPr>
          <w:p w14:paraId="6A3870B4" w14:textId="01357349" w:rsidR="00BB439D" w:rsidRPr="00D13765" w:rsidRDefault="6D8381C6" w:rsidP="00BB439D">
            <w:pPr>
              <w:spacing w:after="0" w:line="240" w:lineRule="auto"/>
              <w:rPr>
                <w:rFonts w:ascii="Times New Roman" w:eastAsia="Times New Roman" w:hAnsi="Times New Roman" w:cs="Times New Roman"/>
                <w:color w:val="000000"/>
              </w:rPr>
            </w:pPr>
            <w:r w:rsidRPr="00D13765">
              <w:rPr>
                <w:rFonts w:ascii="Times New Roman" w:eastAsia="Times New Roman" w:hAnsi="Times New Roman" w:cs="Times New Roman"/>
                <w:color w:val="000000" w:themeColor="text1"/>
              </w:rPr>
              <w:t>Lemoore, CA</w:t>
            </w:r>
          </w:p>
        </w:tc>
        <w:tc>
          <w:tcPr>
            <w:tcW w:w="1440" w:type="dxa"/>
            <w:vAlign w:val="center"/>
            <w:hideMark/>
          </w:tcPr>
          <w:p w14:paraId="12489896" w14:textId="77777777" w:rsidR="00BB439D" w:rsidRPr="00D13765" w:rsidRDefault="00BB439D" w:rsidP="00BB439D">
            <w:pPr>
              <w:spacing w:after="0" w:line="240" w:lineRule="auto"/>
              <w:jc w:val="right"/>
              <w:rPr>
                <w:rFonts w:ascii="Times New Roman" w:eastAsia="Times New Roman" w:hAnsi="Times New Roman" w:cs="Times New Roman"/>
                <w:color w:val="000000"/>
              </w:rPr>
            </w:pPr>
            <w:r w:rsidRPr="00D13765">
              <w:rPr>
                <w:rFonts w:ascii="Times New Roman" w:eastAsia="Times New Roman" w:hAnsi="Times New Roman" w:cs="Times New Roman"/>
                <w:color w:val="000000"/>
              </w:rPr>
              <w:t>148</w:t>
            </w:r>
          </w:p>
        </w:tc>
      </w:tr>
    </w:tbl>
    <w:p w14:paraId="17952DAC" w14:textId="77777777" w:rsidR="00923F0C" w:rsidRPr="00D13765" w:rsidRDefault="00923F0C" w:rsidP="00BB439D">
      <w:pPr>
        <w:widowControl w:val="0"/>
        <w:autoSpaceDE w:val="0"/>
        <w:autoSpaceDN w:val="0"/>
        <w:spacing w:before="241" w:after="0" w:line="240" w:lineRule="auto"/>
        <w:ind w:right="693"/>
        <w:rPr>
          <w:rFonts w:ascii="Times New Roman" w:hAnsi="Times New Roman" w:cs="Times New Roman"/>
          <w:color w:val="231F20"/>
        </w:rPr>
      </w:pPr>
    </w:p>
    <w:p w14:paraId="57100D18" w14:textId="77777777" w:rsidR="006E0EF2" w:rsidRPr="00D13765" w:rsidRDefault="006E0EF2" w:rsidP="00452A1B">
      <w:pPr>
        <w:pStyle w:val="Default"/>
        <w:numPr>
          <w:ilvl w:val="0"/>
          <w:numId w:val="1"/>
        </w:numPr>
        <w:rPr>
          <w:rFonts w:ascii="Times New Roman" w:hAnsi="Times New Roman" w:cs="Times New Roman"/>
          <w:b/>
          <w:sz w:val="22"/>
          <w:szCs w:val="22"/>
        </w:rPr>
      </w:pPr>
      <w:r w:rsidRPr="00D13765">
        <w:rPr>
          <w:rFonts w:ascii="Times New Roman" w:hAnsi="Times New Roman" w:cs="Times New Roman"/>
          <w:b/>
          <w:sz w:val="22"/>
          <w:szCs w:val="22"/>
        </w:rPr>
        <w:t>DISCLAIMER</w:t>
      </w:r>
    </w:p>
    <w:p w14:paraId="1DD34735" w14:textId="77777777" w:rsidR="006E0EF2" w:rsidRPr="00D13765" w:rsidRDefault="006E0EF2" w:rsidP="006E0EF2">
      <w:pPr>
        <w:pStyle w:val="Default"/>
        <w:ind w:left="375"/>
        <w:rPr>
          <w:rFonts w:ascii="Times New Roman" w:hAnsi="Times New Roman" w:cs="Times New Roman"/>
          <w:b/>
          <w:sz w:val="22"/>
          <w:szCs w:val="22"/>
        </w:rPr>
      </w:pPr>
    </w:p>
    <w:p w14:paraId="4D5F8EE6" w14:textId="7A945B1B" w:rsidR="006E0EF2" w:rsidRPr="00D13765" w:rsidRDefault="006E0EF2" w:rsidP="00BB439D">
      <w:pPr>
        <w:pStyle w:val="Default"/>
        <w:ind w:left="936"/>
        <w:rPr>
          <w:rFonts w:ascii="Times New Roman" w:hAnsi="Times New Roman" w:cs="Times New Roman"/>
          <w:b/>
          <w:sz w:val="22"/>
          <w:szCs w:val="22"/>
        </w:rPr>
      </w:pPr>
      <w:r w:rsidRPr="00D13765">
        <w:rPr>
          <w:rFonts w:ascii="Times New Roman" w:hAnsi="Times New Roman" w:cs="Times New Roman"/>
          <w:b/>
          <w:sz w:val="22"/>
          <w:szCs w:val="22"/>
        </w:rPr>
        <w:lastRenderedPageBreak/>
        <w:t xml:space="preserve">THIS SOURCES SOUGHT IS FOR INFORMATIONAL PURPOSES ONLY. THIS IS NOT A REQUEST FOR PROPOSAL. IT DOES NOT CONSTITUTE </w:t>
      </w:r>
      <w:r w:rsidR="006E35BF" w:rsidRPr="00D13765">
        <w:rPr>
          <w:rFonts w:ascii="Times New Roman" w:hAnsi="Times New Roman" w:cs="Times New Roman"/>
          <w:b/>
          <w:sz w:val="22"/>
          <w:szCs w:val="22"/>
        </w:rPr>
        <w:t>SOLICITATION</w:t>
      </w:r>
      <w:r w:rsidRPr="00D13765">
        <w:rPr>
          <w:rFonts w:ascii="Times New Roman" w:hAnsi="Times New Roman" w:cs="Times New Roman"/>
          <w:b/>
          <w:sz w:val="22"/>
          <w:szCs w:val="22"/>
        </w:rPr>
        <w:t xml:space="preserve"> AND SHALL NOT BE CONSTRUED AS A COMMITMENT BY THE GOVERNMENT. RESPONSES IN ANY FORM ARE NOT OFFERS AND THE GOVERNMENT IS UNDER NO OBLIGATION TO AWARD A CONTRACT AS A RESULT OF THIS ANNOUNCEMENT. NO FUNDS ARE AVAILABLE TO PAY FOR PREPARATION OF RESPONSES TO THIS ANNOUNCEMENT. ANY INFORMATION SUBMITTED BY RESPONDENTS TO THIS SOURCES SOUGHT IS STRICTLY VOLUNTARY.</w:t>
      </w:r>
    </w:p>
    <w:p w14:paraId="4E04CE02" w14:textId="77777777" w:rsidR="006E0EF2" w:rsidRPr="00D13765" w:rsidRDefault="006E0EF2" w:rsidP="00652291">
      <w:pPr>
        <w:pStyle w:val="Default"/>
        <w:ind w:left="375"/>
        <w:rPr>
          <w:rFonts w:ascii="Times New Roman" w:hAnsi="Times New Roman" w:cs="Times New Roman"/>
          <w:b/>
          <w:sz w:val="22"/>
          <w:szCs w:val="22"/>
        </w:rPr>
      </w:pPr>
    </w:p>
    <w:p w14:paraId="160398FC" w14:textId="33AEB8C3" w:rsidR="00151DD2" w:rsidRPr="00D13765" w:rsidRDefault="00151DD2" w:rsidP="00452A1B">
      <w:pPr>
        <w:pStyle w:val="ListParagraph"/>
        <w:widowControl w:val="0"/>
        <w:numPr>
          <w:ilvl w:val="0"/>
          <w:numId w:val="1"/>
        </w:numPr>
        <w:tabs>
          <w:tab w:val="left" w:pos="1490"/>
        </w:tabs>
        <w:autoSpaceDE w:val="0"/>
        <w:autoSpaceDN w:val="0"/>
        <w:spacing w:after="0" w:line="240" w:lineRule="auto"/>
        <w:ind w:right="444"/>
        <w:contextualSpacing w:val="0"/>
        <w:rPr>
          <w:rFonts w:ascii="Times New Roman" w:hAnsi="Times New Roman" w:cs="Times New Roman"/>
          <w:color w:val="231F20"/>
          <w:shd w:val="clear" w:color="auto" w:fill="F5EB00"/>
        </w:rPr>
      </w:pPr>
      <w:r w:rsidRPr="00D13765">
        <w:rPr>
          <w:rFonts w:ascii="Times New Roman" w:hAnsi="Times New Roman" w:cs="Times New Roman"/>
          <w:b/>
          <w:bCs/>
          <w:color w:val="231F20"/>
        </w:rPr>
        <w:t>ANTICIPATED</w:t>
      </w:r>
      <w:r w:rsidRPr="00D13765">
        <w:rPr>
          <w:rFonts w:ascii="Times New Roman" w:hAnsi="Times New Roman" w:cs="Times New Roman"/>
          <w:b/>
          <w:bCs/>
          <w:color w:val="231F20"/>
          <w:spacing w:val="-3"/>
        </w:rPr>
        <w:t xml:space="preserve"> </w:t>
      </w:r>
      <w:r w:rsidRPr="00D13765">
        <w:rPr>
          <w:rFonts w:ascii="Times New Roman" w:hAnsi="Times New Roman" w:cs="Times New Roman"/>
          <w:b/>
          <w:bCs/>
          <w:color w:val="231F20"/>
        </w:rPr>
        <w:t>CONTRACT</w:t>
      </w:r>
      <w:r w:rsidRPr="00D13765">
        <w:rPr>
          <w:rFonts w:ascii="Times New Roman" w:hAnsi="Times New Roman" w:cs="Times New Roman"/>
          <w:b/>
          <w:bCs/>
          <w:color w:val="231F20"/>
          <w:spacing w:val="-2"/>
        </w:rPr>
        <w:t xml:space="preserve"> </w:t>
      </w:r>
      <w:r w:rsidRPr="00D13765">
        <w:rPr>
          <w:rFonts w:ascii="Times New Roman" w:hAnsi="Times New Roman" w:cs="Times New Roman"/>
          <w:b/>
          <w:bCs/>
          <w:color w:val="231F20"/>
        </w:rPr>
        <w:t>TYPE</w:t>
      </w:r>
      <w:r w:rsidRPr="00D13765">
        <w:rPr>
          <w:rFonts w:ascii="Times New Roman" w:hAnsi="Times New Roman" w:cs="Times New Roman"/>
          <w:color w:val="231F20"/>
          <w:spacing w:val="-1"/>
        </w:rPr>
        <w:t xml:space="preserve"> </w:t>
      </w:r>
    </w:p>
    <w:p w14:paraId="753B667C" w14:textId="623E83AD" w:rsidR="00151DD2" w:rsidRDefault="006A2959" w:rsidP="00452A1B">
      <w:pPr>
        <w:pStyle w:val="ListParagraph"/>
        <w:numPr>
          <w:ilvl w:val="0"/>
          <w:numId w:val="4"/>
        </w:numPr>
        <w:rPr>
          <w:rFonts w:ascii="Times New Roman" w:eastAsia="Tahoma" w:hAnsi="Times New Roman" w:cs="Times New Roman"/>
          <w:color w:val="231F20"/>
        </w:rPr>
      </w:pPr>
      <w:r w:rsidRPr="625E6571">
        <w:rPr>
          <w:rFonts w:ascii="Times New Roman" w:eastAsia="Tahoma" w:hAnsi="Times New Roman" w:cs="Times New Roman"/>
          <w:color w:val="231F20"/>
        </w:rPr>
        <w:t>The Government anticipates this follow</w:t>
      </w:r>
      <w:r w:rsidR="0CD6D54F" w:rsidRPr="625E6571">
        <w:rPr>
          <w:rFonts w:ascii="Times New Roman" w:eastAsia="Tahoma" w:hAnsi="Times New Roman" w:cs="Times New Roman"/>
          <w:color w:val="231F20"/>
        </w:rPr>
        <w:t xml:space="preserve"> </w:t>
      </w:r>
      <w:r w:rsidRPr="625E6571">
        <w:rPr>
          <w:rFonts w:ascii="Times New Roman" w:eastAsia="Tahoma" w:hAnsi="Times New Roman" w:cs="Times New Roman"/>
          <w:color w:val="231F20"/>
        </w:rPr>
        <w:t>on requirement to be awarded as a Firm</w:t>
      </w:r>
      <w:r w:rsidR="07313D4E" w:rsidRPr="625E6571">
        <w:rPr>
          <w:rFonts w:ascii="Times New Roman" w:eastAsia="Tahoma" w:hAnsi="Times New Roman" w:cs="Times New Roman"/>
          <w:color w:val="231F20"/>
        </w:rPr>
        <w:t xml:space="preserve"> </w:t>
      </w:r>
      <w:r w:rsidRPr="625E6571">
        <w:rPr>
          <w:rFonts w:ascii="Times New Roman" w:eastAsia="Tahoma" w:hAnsi="Times New Roman" w:cs="Times New Roman"/>
          <w:color w:val="231F20"/>
        </w:rPr>
        <w:t>Fixed</w:t>
      </w:r>
      <w:r w:rsidR="16CBD5E2" w:rsidRPr="625E6571">
        <w:rPr>
          <w:rFonts w:ascii="Times New Roman" w:eastAsia="Tahoma" w:hAnsi="Times New Roman" w:cs="Times New Roman"/>
          <w:color w:val="231F20"/>
        </w:rPr>
        <w:t xml:space="preserve"> </w:t>
      </w:r>
      <w:r w:rsidRPr="625E6571">
        <w:rPr>
          <w:rFonts w:ascii="Times New Roman" w:eastAsia="Tahoma" w:hAnsi="Times New Roman" w:cs="Times New Roman"/>
          <w:color w:val="231F20"/>
        </w:rPr>
        <w:t xml:space="preserve">Price (FFP) contract with Contract Line Item Numbers (CLINs) for Audit Days by Description (FRCSE, FRCE, FRCSW, FRCMA, FRCW, Auditor Training, Cost Reimbursement Travel, Optional T&amp;M: Special Surveillance, and Optional T&amp;M: Standards Revision / Updates), associated Other Direct Costs (ODCs), and Contract Data Requirements List (CDRL) deliverables, in accordance with the Statement of Work (SOW) in Section C of the contract/solicitation. The estimated level of effort is reflected in Table #2, with a total of </w:t>
      </w:r>
      <w:r w:rsidRPr="625E6571">
        <w:rPr>
          <w:rFonts w:ascii="Times New Roman" w:eastAsia="Tahoma" w:hAnsi="Times New Roman" w:cs="Times New Roman"/>
          <w:b/>
          <w:bCs/>
          <w:color w:val="231F20"/>
        </w:rPr>
        <w:t>199 audit days in the Base Year, 174 days in Option Year (OY) 1, 195 days in OY2, 199 days in OY3, 174 days in OY4, and 92 days under FAR 52.217</w:t>
      </w:r>
      <w:r w:rsidR="048858E6" w:rsidRPr="625E6571">
        <w:rPr>
          <w:rFonts w:ascii="Times New Roman" w:eastAsia="Tahoma" w:hAnsi="Times New Roman" w:cs="Times New Roman"/>
          <w:b/>
          <w:bCs/>
          <w:color w:val="231F20"/>
        </w:rPr>
        <w:t>-</w:t>
      </w:r>
      <w:r w:rsidRPr="625E6571">
        <w:rPr>
          <w:rFonts w:ascii="Times New Roman" w:eastAsia="Tahoma" w:hAnsi="Times New Roman" w:cs="Times New Roman"/>
          <w:b/>
          <w:bCs/>
          <w:color w:val="231F20"/>
        </w:rPr>
        <w:t>8</w:t>
      </w:r>
      <w:r w:rsidRPr="625E6571">
        <w:rPr>
          <w:rFonts w:ascii="Times New Roman" w:eastAsia="Tahoma" w:hAnsi="Times New Roman" w:cs="Times New Roman"/>
          <w:color w:val="231F20"/>
        </w:rPr>
        <w:t>, to support the FRCs’ ISO 9001, AS9110, ISO 14001, and ISO 45001 management system requirements.</w:t>
      </w:r>
    </w:p>
    <w:tbl>
      <w:tblPr>
        <w:tblW w:w="10710" w:type="dxa"/>
        <w:tblInd w:w="-6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26"/>
        <w:gridCol w:w="1246"/>
        <w:gridCol w:w="531"/>
        <w:gridCol w:w="531"/>
        <w:gridCol w:w="531"/>
        <w:gridCol w:w="621"/>
        <w:gridCol w:w="531"/>
        <w:gridCol w:w="531"/>
        <w:gridCol w:w="531"/>
        <w:gridCol w:w="531"/>
        <w:gridCol w:w="531"/>
        <w:gridCol w:w="621"/>
        <w:gridCol w:w="441"/>
        <w:gridCol w:w="531"/>
        <w:gridCol w:w="621"/>
        <w:gridCol w:w="655"/>
      </w:tblGrid>
      <w:tr w:rsidR="002C1ABC" w:rsidRPr="002C1ABC" w14:paraId="7514C7B1" w14:textId="77777777" w:rsidTr="625E6571">
        <w:trPr>
          <w:trHeight w:val="321"/>
        </w:trPr>
        <w:tc>
          <w:tcPr>
            <w:tcW w:w="10710" w:type="dxa"/>
            <w:gridSpan w:val="16"/>
            <w:shd w:val="clear" w:color="auto" w:fill="E7F9F9"/>
            <w:vAlign w:val="center"/>
            <w:hideMark/>
          </w:tcPr>
          <w:p w14:paraId="2F6948A6" w14:textId="77777777" w:rsidR="002C1ABC" w:rsidRPr="002C1ABC" w:rsidRDefault="002C1ABC" w:rsidP="002C1ABC">
            <w:pPr>
              <w:spacing w:after="0" w:line="240" w:lineRule="auto"/>
              <w:jc w:val="center"/>
              <w:rPr>
                <w:rFonts w:ascii="Times New Roman" w:eastAsia="Times New Roman" w:hAnsi="Times New Roman" w:cs="Times New Roman"/>
                <w:b/>
                <w:bCs/>
                <w:color w:val="000000"/>
                <w:sz w:val="18"/>
                <w:szCs w:val="18"/>
              </w:rPr>
            </w:pPr>
            <w:r w:rsidRPr="002C1ABC">
              <w:rPr>
                <w:rFonts w:ascii="Times New Roman" w:eastAsia="Times New Roman" w:hAnsi="Times New Roman" w:cs="Times New Roman"/>
                <w:b/>
                <w:bCs/>
                <w:color w:val="000000"/>
                <w:sz w:val="18"/>
                <w:szCs w:val="18"/>
              </w:rPr>
              <w:t>TABLE #4</w:t>
            </w:r>
          </w:p>
        </w:tc>
      </w:tr>
      <w:tr w:rsidR="002C1ABC" w:rsidRPr="002C1ABC" w14:paraId="11B26999" w14:textId="77777777" w:rsidTr="625E6571">
        <w:trPr>
          <w:trHeight w:val="321"/>
        </w:trPr>
        <w:tc>
          <w:tcPr>
            <w:tcW w:w="10710" w:type="dxa"/>
            <w:gridSpan w:val="16"/>
            <w:shd w:val="clear" w:color="auto" w:fill="E7F9F9"/>
            <w:vAlign w:val="center"/>
          </w:tcPr>
          <w:p w14:paraId="393DC4C4" w14:textId="77777777" w:rsidR="002C1ABC" w:rsidRPr="002C1ABC" w:rsidRDefault="002C1ABC" w:rsidP="002C1ABC">
            <w:pPr>
              <w:spacing w:after="0" w:line="240" w:lineRule="auto"/>
              <w:jc w:val="center"/>
              <w:rPr>
                <w:rFonts w:ascii="Times New Roman" w:eastAsia="Times New Roman" w:hAnsi="Times New Roman" w:cs="Times New Roman"/>
                <w:b/>
                <w:bCs/>
                <w:color w:val="000000"/>
                <w:sz w:val="18"/>
                <w:szCs w:val="18"/>
              </w:rPr>
            </w:pPr>
            <w:r w:rsidRPr="002C1ABC">
              <w:rPr>
                <w:rFonts w:ascii="Times New Roman" w:eastAsia="Times New Roman" w:hAnsi="Times New Roman" w:cs="Times New Roman"/>
                <w:b/>
                <w:bCs/>
                <w:color w:val="000000"/>
                <w:sz w:val="18"/>
                <w:szCs w:val="18"/>
              </w:rPr>
              <w:t>DISTRIBUTION OF AUDIT DAYS BY SITE</w:t>
            </w:r>
          </w:p>
        </w:tc>
      </w:tr>
      <w:tr w:rsidR="002C1ABC" w:rsidRPr="002C1ABC" w14:paraId="29619A59" w14:textId="77777777" w:rsidTr="625E6571">
        <w:trPr>
          <w:trHeight w:val="321"/>
        </w:trPr>
        <w:tc>
          <w:tcPr>
            <w:tcW w:w="1726" w:type="dxa"/>
            <w:shd w:val="clear" w:color="auto" w:fill="E7F9F9"/>
            <w:vAlign w:val="center"/>
          </w:tcPr>
          <w:p w14:paraId="0489D69F" w14:textId="77777777" w:rsidR="002C1ABC" w:rsidRPr="002C1ABC" w:rsidRDefault="002C1ABC" w:rsidP="002C1ABC">
            <w:pPr>
              <w:spacing w:after="0" w:line="240" w:lineRule="auto"/>
              <w:rPr>
                <w:rFonts w:ascii="Times New Roman" w:eastAsia="Times New Roman" w:hAnsi="Times New Roman" w:cs="Times New Roman"/>
                <w:b/>
                <w:bCs/>
                <w:color w:val="000000"/>
                <w:sz w:val="18"/>
                <w:szCs w:val="18"/>
              </w:rPr>
            </w:pPr>
            <w:r w:rsidRPr="002C1ABC">
              <w:rPr>
                <w:rFonts w:ascii="Times New Roman" w:eastAsia="Times New Roman" w:hAnsi="Times New Roman" w:cs="Times New Roman"/>
                <w:b/>
                <w:bCs/>
                <w:color w:val="000000"/>
                <w:sz w:val="18"/>
                <w:szCs w:val="18"/>
              </w:rPr>
              <w:t>FRC Sites</w:t>
            </w:r>
          </w:p>
        </w:tc>
        <w:tc>
          <w:tcPr>
            <w:tcW w:w="0" w:type="auto"/>
            <w:shd w:val="clear" w:color="auto" w:fill="E7F9F9"/>
            <w:vAlign w:val="center"/>
          </w:tcPr>
          <w:p w14:paraId="36FB428A" w14:textId="77777777" w:rsidR="002C1ABC" w:rsidRPr="002C1ABC" w:rsidRDefault="002C1ABC" w:rsidP="002C1ABC">
            <w:pPr>
              <w:spacing w:after="0" w:line="240" w:lineRule="auto"/>
              <w:rPr>
                <w:rFonts w:ascii="Times New Roman" w:eastAsia="Times New Roman" w:hAnsi="Times New Roman" w:cs="Times New Roman"/>
                <w:b/>
                <w:bCs/>
                <w:color w:val="000000"/>
                <w:sz w:val="18"/>
                <w:szCs w:val="18"/>
              </w:rPr>
            </w:pPr>
            <w:r w:rsidRPr="002C1ABC">
              <w:rPr>
                <w:rFonts w:ascii="Times New Roman" w:eastAsia="Times New Roman" w:hAnsi="Times New Roman" w:cs="Times New Roman"/>
                <w:b/>
                <w:bCs/>
                <w:color w:val="000000"/>
                <w:sz w:val="18"/>
                <w:szCs w:val="18"/>
              </w:rPr>
              <w:t>ISO </w:t>
            </w:r>
          </w:p>
          <w:p w14:paraId="60348B7C" w14:textId="77777777" w:rsidR="002C1ABC" w:rsidRPr="002C1ABC" w:rsidRDefault="002C1ABC" w:rsidP="002C1ABC">
            <w:pPr>
              <w:spacing w:after="0" w:line="240" w:lineRule="auto"/>
              <w:rPr>
                <w:rFonts w:ascii="Times New Roman" w:eastAsia="Times New Roman" w:hAnsi="Times New Roman" w:cs="Times New Roman"/>
                <w:b/>
                <w:bCs/>
                <w:color w:val="000000"/>
                <w:sz w:val="18"/>
                <w:szCs w:val="18"/>
              </w:rPr>
            </w:pPr>
            <w:r w:rsidRPr="002C1ABC">
              <w:rPr>
                <w:rFonts w:ascii="Times New Roman" w:eastAsia="Times New Roman" w:hAnsi="Times New Roman" w:cs="Times New Roman"/>
                <w:b/>
                <w:bCs/>
                <w:color w:val="000000"/>
                <w:sz w:val="18"/>
                <w:szCs w:val="18"/>
              </w:rPr>
              <w:t>Standard</w:t>
            </w:r>
          </w:p>
        </w:tc>
        <w:tc>
          <w:tcPr>
            <w:tcW w:w="0" w:type="auto"/>
            <w:gridSpan w:val="2"/>
            <w:shd w:val="clear" w:color="auto" w:fill="E7F9F9"/>
            <w:vAlign w:val="center"/>
          </w:tcPr>
          <w:p w14:paraId="5AD80EB4" w14:textId="77777777" w:rsidR="002C1ABC" w:rsidRPr="002C1ABC" w:rsidRDefault="002C1ABC" w:rsidP="002C1ABC">
            <w:pPr>
              <w:spacing w:after="0" w:line="240" w:lineRule="auto"/>
              <w:jc w:val="center"/>
              <w:rPr>
                <w:rFonts w:ascii="Times New Roman" w:eastAsia="Times New Roman" w:hAnsi="Times New Roman" w:cs="Times New Roman"/>
                <w:b/>
                <w:bCs/>
                <w:color w:val="000000"/>
                <w:sz w:val="18"/>
                <w:szCs w:val="18"/>
              </w:rPr>
            </w:pPr>
            <w:r w:rsidRPr="002C1ABC">
              <w:rPr>
                <w:rFonts w:ascii="Times New Roman" w:eastAsia="Times New Roman" w:hAnsi="Times New Roman" w:cs="Times New Roman"/>
                <w:b/>
                <w:bCs/>
                <w:color w:val="000000"/>
                <w:sz w:val="18"/>
                <w:szCs w:val="18"/>
              </w:rPr>
              <w:t>Base Year</w:t>
            </w:r>
          </w:p>
        </w:tc>
        <w:tc>
          <w:tcPr>
            <w:tcW w:w="0" w:type="auto"/>
            <w:gridSpan w:val="2"/>
            <w:shd w:val="clear" w:color="auto" w:fill="E7F9F9"/>
            <w:vAlign w:val="center"/>
          </w:tcPr>
          <w:p w14:paraId="2DB8F67E" w14:textId="77777777" w:rsidR="002C1ABC" w:rsidRPr="002C1ABC" w:rsidRDefault="002C1ABC" w:rsidP="002C1ABC">
            <w:pPr>
              <w:spacing w:after="0" w:line="240" w:lineRule="auto"/>
              <w:jc w:val="center"/>
              <w:rPr>
                <w:rFonts w:ascii="Times New Roman" w:eastAsia="Times New Roman" w:hAnsi="Times New Roman" w:cs="Times New Roman"/>
                <w:b/>
                <w:bCs/>
                <w:color w:val="000000"/>
                <w:sz w:val="18"/>
                <w:szCs w:val="18"/>
              </w:rPr>
            </w:pPr>
            <w:r w:rsidRPr="002C1ABC">
              <w:rPr>
                <w:rFonts w:ascii="Times New Roman" w:eastAsia="Times New Roman" w:hAnsi="Times New Roman" w:cs="Times New Roman"/>
                <w:b/>
                <w:bCs/>
                <w:color w:val="000000"/>
                <w:sz w:val="18"/>
                <w:szCs w:val="18"/>
              </w:rPr>
              <w:t>OY 1</w:t>
            </w:r>
          </w:p>
        </w:tc>
        <w:tc>
          <w:tcPr>
            <w:tcW w:w="0" w:type="auto"/>
            <w:gridSpan w:val="2"/>
            <w:shd w:val="clear" w:color="auto" w:fill="E7F9F9"/>
            <w:vAlign w:val="center"/>
          </w:tcPr>
          <w:p w14:paraId="2BD51737" w14:textId="77777777" w:rsidR="002C1ABC" w:rsidRPr="002C1ABC" w:rsidRDefault="002C1ABC" w:rsidP="002C1ABC">
            <w:pPr>
              <w:spacing w:after="0" w:line="240" w:lineRule="auto"/>
              <w:jc w:val="center"/>
              <w:rPr>
                <w:rFonts w:ascii="Times New Roman" w:eastAsia="Times New Roman" w:hAnsi="Times New Roman" w:cs="Times New Roman"/>
                <w:b/>
                <w:bCs/>
                <w:color w:val="000000"/>
                <w:sz w:val="18"/>
                <w:szCs w:val="18"/>
              </w:rPr>
            </w:pPr>
            <w:r w:rsidRPr="002C1ABC">
              <w:rPr>
                <w:rFonts w:ascii="Times New Roman" w:eastAsia="Times New Roman" w:hAnsi="Times New Roman" w:cs="Times New Roman"/>
                <w:b/>
                <w:bCs/>
                <w:color w:val="000000"/>
                <w:sz w:val="18"/>
                <w:szCs w:val="18"/>
              </w:rPr>
              <w:t>OY 2</w:t>
            </w:r>
          </w:p>
        </w:tc>
        <w:tc>
          <w:tcPr>
            <w:tcW w:w="0" w:type="auto"/>
            <w:gridSpan w:val="2"/>
            <w:shd w:val="clear" w:color="auto" w:fill="E7F9F9"/>
            <w:vAlign w:val="center"/>
          </w:tcPr>
          <w:p w14:paraId="28E871D9" w14:textId="77777777" w:rsidR="002C1ABC" w:rsidRPr="002C1ABC" w:rsidRDefault="002C1ABC" w:rsidP="002C1ABC">
            <w:pPr>
              <w:spacing w:after="0" w:line="240" w:lineRule="auto"/>
              <w:jc w:val="center"/>
              <w:rPr>
                <w:rFonts w:ascii="Times New Roman" w:eastAsia="Times New Roman" w:hAnsi="Times New Roman" w:cs="Times New Roman"/>
                <w:b/>
                <w:bCs/>
                <w:color w:val="000000"/>
                <w:sz w:val="18"/>
                <w:szCs w:val="18"/>
              </w:rPr>
            </w:pPr>
            <w:r w:rsidRPr="002C1ABC">
              <w:rPr>
                <w:rFonts w:ascii="Times New Roman" w:eastAsia="Times New Roman" w:hAnsi="Times New Roman" w:cs="Times New Roman"/>
                <w:b/>
                <w:bCs/>
                <w:color w:val="000000"/>
                <w:sz w:val="18"/>
                <w:szCs w:val="18"/>
              </w:rPr>
              <w:t>OY3</w:t>
            </w:r>
          </w:p>
        </w:tc>
        <w:tc>
          <w:tcPr>
            <w:tcW w:w="0" w:type="auto"/>
            <w:gridSpan w:val="2"/>
            <w:shd w:val="clear" w:color="auto" w:fill="E7F9F9"/>
            <w:vAlign w:val="center"/>
          </w:tcPr>
          <w:p w14:paraId="786455A4" w14:textId="77777777" w:rsidR="002C1ABC" w:rsidRPr="002C1ABC" w:rsidRDefault="002C1ABC" w:rsidP="002C1ABC">
            <w:pPr>
              <w:spacing w:after="0" w:line="240" w:lineRule="auto"/>
              <w:jc w:val="center"/>
              <w:rPr>
                <w:rFonts w:ascii="Times New Roman" w:eastAsia="Times New Roman" w:hAnsi="Times New Roman" w:cs="Times New Roman"/>
                <w:b/>
                <w:bCs/>
                <w:color w:val="000000"/>
                <w:sz w:val="18"/>
                <w:szCs w:val="18"/>
              </w:rPr>
            </w:pPr>
            <w:r w:rsidRPr="002C1ABC">
              <w:rPr>
                <w:rFonts w:ascii="Times New Roman" w:eastAsia="Times New Roman" w:hAnsi="Times New Roman" w:cs="Times New Roman"/>
                <w:b/>
                <w:bCs/>
                <w:color w:val="000000"/>
                <w:sz w:val="18"/>
                <w:szCs w:val="18"/>
              </w:rPr>
              <w:t>OY4</w:t>
            </w:r>
          </w:p>
        </w:tc>
        <w:tc>
          <w:tcPr>
            <w:tcW w:w="0" w:type="auto"/>
            <w:gridSpan w:val="2"/>
            <w:shd w:val="clear" w:color="auto" w:fill="E7F9F9"/>
            <w:vAlign w:val="center"/>
          </w:tcPr>
          <w:p w14:paraId="3C365D2E" w14:textId="52D0FA3E" w:rsidR="002C1ABC" w:rsidRPr="002C1ABC" w:rsidRDefault="2029C89B" w:rsidP="002C1ABC">
            <w:pPr>
              <w:spacing w:after="0" w:line="240" w:lineRule="auto"/>
              <w:jc w:val="center"/>
              <w:rPr>
                <w:rFonts w:ascii="Times New Roman" w:eastAsia="Times New Roman" w:hAnsi="Times New Roman" w:cs="Times New Roman"/>
                <w:b/>
                <w:bCs/>
                <w:color w:val="000000"/>
                <w:sz w:val="18"/>
                <w:szCs w:val="18"/>
              </w:rPr>
            </w:pPr>
            <w:r w:rsidRPr="625E6571">
              <w:rPr>
                <w:rFonts w:ascii="Times New Roman" w:eastAsia="Times New Roman" w:hAnsi="Times New Roman" w:cs="Times New Roman"/>
                <w:b/>
                <w:bCs/>
                <w:color w:val="000000" w:themeColor="text1"/>
                <w:sz w:val="18"/>
                <w:szCs w:val="18"/>
              </w:rPr>
              <w:t>52.217</w:t>
            </w:r>
            <w:r w:rsidR="07896A67" w:rsidRPr="625E6571">
              <w:rPr>
                <w:rFonts w:ascii="Times New Roman" w:eastAsia="Times New Roman" w:hAnsi="Times New Roman" w:cs="Times New Roman"/>
                <w:b/>
                <w:bCs/>
                <w:color w:val="000000" w:themeColor="text1"/>
                <w:sz w:val="18"/>
                <w:szCs w:val="18"/>
              </w:rPr>
              <w:t>-</w:t>
            </w:r>
            <w:r w:rsidRPr="625E6571">
              <w:rPr>
                <w:rFonts w:ascii="Times New Roman" w:eastAsia="Times New Roman" w:hAnsi="Times New Roman" w:cs="Times New Roman"/>
                <w:b/>
                <w:bCs/>
                <w:color w:val="000000" w:themeColor="text1"/>
                <w:sz w:val="18"/>
                <w:szCs w:val="18"/>
              </w:rPr>
              <w:t>8</w:t>
            </w:r>
            <w:r w:rsidRPr="625E6571">
              <w:rPr>
                <w:rFonts w:ascii="Times New Roman" w:eastAsia="Times New Roman" w:hAnsi="Times New Roman" w:cs="Times New Roman"/>
                <w:color w:val="000000" w:themeColor="text1"/>
                <w:sz w:val="18"/>
                <w:szCs w:val="18"/>
              </w:rPr>
              <w:t> </w:t>
            </w:r>
          </w:p>
        </w:tc>
        <w:tc>
          <w:tcPr>
            <w:tcW w:w="1276" w:type="dxa"/>
            <w:gridSpan w:val="2"/>
            <w:shd w:val="clear" w:color="auto" w:fill="E7F9F9"/>
            <w:vAlign w:val="center"/>
          </w:tcPr>
          <w:p w14:paraId="0CA17712" w14:textId="77777777" w:rsidR="002C1ABC" w:rsidRPr="002C1ABC" w:rsidRDefault="002C1ABC" w:rsidP="002C1ABC">
            <w:pPr>
              <w:spacing w:after="0" w:line="240" w:lineRule="auto"/>
              <w:jc w:val="center"/>
              <w:rPr>
                <w:rFonts w:ascii="Times New Roman" w:eastAsia="Times New Roman" w:hAnsi="Times New Roman" w:cs="Times New Roman"/>
                <w:b/>
                <w:bCs/>
                <w:color w:val="000000"/>
                <w:sz w:val="18"/>
                <w:szCs w:val="18"/>
              </w:rPr>
            </w:pPr>
            <w:r w:rsidRPr="002C1ABC">
              <w:rPr>
                <w:rFonts w:ascii="Times New Roman" w:eastAsia="Times New Roman" w:hAnsi="Times New Roman" w:cs="Times New Roman"/>
                <w:b/>
                <w:bCs/>
                <w:color w:val="000000"/>
                <w:sz w:val="18"/>
                <w:szCs w:val="18"/>
              </w:rPr>
              <w:t>TOTAL</w:t>
            </w:r>
          </w:p>
        </w:tc>
      </w:tr>
      <w:tr w:rsidR="002C1ABC" w:rsidRPr="002C1ABC" w14:paraId="6E72BBF7" w14:textId="77777777" w:rsidTr="625E6571">
        <w:trPr>
          <w:trHeight w:val="330"/>
        </w:trPr>
        <w:tc>
          <w:tcPr>
            <w:tcW w:w="1726" w:type="dxa"/>
            <w:shd w:val="clear" w:color="auto" w:fill="E7F9F9"/>
            <w:vAlign w:val="center"/>
            <w:hideMark/>
          </w:tcPr>
          <w:p w14:paraId="206B13A3" w14:textId="77777777" w:rsidR="002C1ABC" w:rsidRPr="002C1ABC" w:rsidRDefault="002C1ABC" w:rsidP="002C1ABC">
            <w:pPr>
              <w:spacing w:after="0" w:line="240" w:lineRule="auto"/>
              <w:rPr>
                <w:rFonts w:ascii="Times New Roman" w:eastAsia="Times New Roman" w:hAnsi="Times New Roman" w:cs="Times New Roman"/>
                <w:b/>
                <w:bCs/>
                <w:color w:val="000000"/>
                <w:sz w:val="18"/>
                <w:szCs w:val="18"/>
              </w:rPr>
            </w:pPr>
            <w:r w:rsidRPr="002C1ABC">
              <w:rPr>
                <w:rFonts w:ascii="Times New Roman" w:eastAsia="Times New Roman" w:hAnsi="Times New Roman" w:cs="Times New Roman"/>
                <w:b/>
                <w:bCs/>
                <w:color w:val="000000"/>
                <w:sz w:val="18"/>
                <w:szCs w:val="18"/>
              </w:rPr>
              <w:t> </w:t>
            </w:r>
          </w:p>
        </w:tc>
        <w:tc>
          <w:tcPr>
            <w:tcW w:w="0" w:type="auto"/>
            <w:shd w:val="clear" w:color="auto" w:fill="E7F9F9"/>
            <w:vAlign w:val="center"/>
            <w:hideMark/>
          </w:tcPr>
          <w:p w14:paraId="46DD1CBF" w14:textId="77777777" w:rsidR="002C1ABC" w:rsidRPr="002C1ABC" w:rsidRDefault="002C1ABC" w:rsidP="002C1ABC">
            <w:pPr>
              <w:spacing w:after="0" w:line="240" w:lineRule="auto"/>
              <w:rPr>
                <w:rFonts w:ascii="Times New Roman" w:eastAsia="Times New Roman" w:hAnsi="Times New Roman" w:cs="Times New Roman"/>
                <w:b/>
                <w:bCs/>
                <w:color w:val="000000"/>
                <w:sz w:val="18"/>
                <w:szCs w:val="18"/>
              </w:rPr>
            </w:pPr>
            <w:r w:rsidRPr="002C1ABC">
              <w:rPr>
                <w:rFonts w:ascii="Times New Roman" w:eastAsia="Times New Roman" w:hAnsi="Times New Roman" w:cs="Times New Roman"/>
                <w:b/>
                <w:bCs/>
                <w:color w:val="000000"/>
                <w:sz w:val="18"/>
                <w:szCs w:val="18"/>
              </w:rPr>
              <w:t> </w:t>
            </w:r>
          </w:p>
        </w:tc>
        <w:tc>
          <w:tcPr>
            <w:tcW w:w="0" w:type="auto"/>
            <w:shd w:val="clear" w:color="auto" w:fill="E7F9F9"/>
            <w:vAlign w:val="center"/>
            <w:hideMark/>
          </w:tcPr>
          <w:p w14:paraId="2BA49EA2" w14:textId="77777777" w:rsidR="002C1ABC" w:rsidRPr="002C1ABC" w:rsidRDefault="002C1ABC" w:rsidP="002C1ABC">
            <w:pPr>
              <w:spacing w:after="0" w:line="240" w:lineRule="auto"/>
              <w:jc w:val="center"/>
              <w:rPr>
                <w:rFonts w:ascii="Times New Roman" w:eastAsia="Times New Roman" w:hAnsi="Times New Roman" w:cs="Times New Roman"/>
                <w:b/>
                <w:bCs/>
                <w:color w:val="000000"/>
                <w:sz w:val="18"/>
                <w:szCs w:val="18"/>
              </w:rPr>
            </w:pPr>
            <w:r w:rsidRPr="002C1ABC">
              <w:rPr>
                <w:rFonts w:ascii="Times New Roman" w:eastAsia="Times New Roman" w:hAnsi="Times New Roman" w:cs="Times New Roman"/>
                <w:b/>
                <w:bCs/>
                <w:color w:val="000000"/>
                <w:sz w:val="18"/>
                <w:szCs w:val="18"/>
              </w:rPr>
              <w:t>R</w:t>
            </w:r>
          </w:p>
        </w:tc>
        <w:tc>
          <w:tcPr>
            <w:tcW w:w="0" w:type="auto"/>
            <w:shd w:val="clear" w:color="auto" w:fill="E7F9F9"/>
            <w:vAlign w:val="center"/>
            <w:hideMark/>
          </w:tcPr>
          <w:p w14:paraId="65667F1F" w14:textId="77777777" w:rsidR="002C1ABC" w:rsidRPr="002C1ABC" w:rsidRDefault="002C1ABC" w:rsidP="002C1ABC">
            <w:pPr>
              <w:spacing w:after="0" w:line="240" w:lineRule="auto"/>
              <w:jc w:val="center"/>
              <w:rPr>
                <w:rFonts w:ascii="Times New Roman" w:eastAsia="Times New Roman" w:hAnsi="Times New Roman" w:cs="Times New Roman"/>
                <w:b/>
                <w:bCs/>
                <w:color w:val="000000"/>
                <w:sz w:val="18"/>
                <w:szCs w:val="18"/>
              </w:rPr>
            </w:pPr>
            <w:r w:rsidRPr="002C1ABC">
              <w:rPr>
                <w:rFonts w:ascii="Times New Roman" w:eastAsia="Times New Roman" w:hAnsi="Times New Roman" w:cs="Times New Roman"/>
                <w:b/>
                <w:bCs/>
                <w:color w:val="000000"/>
                <w:sz w:val="18"/>
                <w:szCs w:val="18"/>
              </w:rPr>
              <w:t>S</w:t>
            </w:r>
          </w:p>
        </w:tc>
        <w:tc>
          <w:tcPr>
            <w:tcW w:w="0" w:type="auto"/>
            <w:shd w:val="clear" w:color="auto" w:fill="E7F9F9"/>
            <w:vAlign w:val="center"/>
            <w:hideMark/>
          </w:tcPr>
          <w:p w14:paraId="2827B309" w14:textId="77777777" w:rsidR="002C1ABC" w:rsidRPr="002C1ABC" w:rsidRDefault="002C1ABC" w:rsidP="002C1ABC">
            <w:pPr>
              <w:spacing w:after="0" w:line="240" w:lineRule="auto"/>
              <w:jc w:val="center"/>
              <w:rPr>
                <w:rFonts w:ascii="Times New Roman" w:eastAsia="Times New Roman" w:hAnsi="Times New Roman" w:cs="Times New Roman"/>
                <w:b/>
                <w:bCs/>
                <w:color w:val="000000"/>
                <w:sz w:val="18"/>
                <w:szCs w:val="18"/>
              </w:rPr>
            </w:pPr>
            <w:r w:rsidRPr="002C1ABC">
              <w:rPr>
                <w:rFonts w:ascii="Times New Roman" w:eastAsia="Times New Roman" w:hAnsi="Times New Roman" w:cs="Times New Roman"/>
                <w:b/>
                <w:bCs/>
                <w:color w:val="000000"/>
                <w:sz w:val="18"/>
                <w:szCs w:val="18"/>
              </w:rPr>
              <w:t>R</w:t>
            </w:r>
          </w:p>
        </w:tc>
        <w:tc>
          <w:tcPr>
            <w:tcW w:w="0" w:type="auto"/>
            <w:shd w:val="clear" w:color="auto" w:fill="E7F9F9"/>
            <w:vAlign w:val="center"/>
            <w:hideMark/>
          </w:tcPr>
          <w:p w14:paraId="160C33E4" w14:textId="77777777" w:rsidR="002C1ABC" w:rsidRPr="002C1ABC" w:rsidRDefault="002C1ABC" w:rsidP="002C1ABC">
            <w:pPr>
              <w:spacing w:after="0" w:line="240" w:lineRule="auto"/>
              <w:jc w:val="center"/>
              <w:rPr>
                <w:rFonts w:ascii="Times New Roman" w:eastAsia="Times New Roman" w:hAnsi="Times New Roman" w:cs="Times New Roman"/>
                <w:b/>
                <w:bCs/>
                <w:color w:val="000000"/>
                <w:sz w:val="18"/>
                <w:szCs w:val="18"/>
              </w:rPr>
            </w:pPr>
            <w:r w:rsidRPr="002C1ABC">
              <w:rPr>
                <w:rFonts w:ascii="Times New Roman" w:eastAsia="Times New Roman" w:hAnsi="Times New Roman" w:cs="Times New Roman"/>
                <w:b/>
                <w:bCs/>
                <w:color w:val="000000"/>
                <w:sz w:val="18"/>
                <w:szCs w:val="18"/>
              </w:rPr>
              <w:t>S</w:t>
            </w:r>
          </w:p>
        </w:tc>
        <w:tc>
          <w:tcPr>
            <w:tcW w:w="0" w:type="auto"/>
            <w:shd w:val="clear" w:color="auto" w:fill="E7F9F9"/>
            <w:vAlign w:val="center"/>
            <w:hideMark/>
          </w:tcPr>
          <w:p w14:paraId="6D2F8093" w14:textId="77777777" w:rsidR="002C1ABC" w:rsidRPr="002C1ABC" w:rsidRDefault="002C1ABC" w:rsidP="002C1ABC">
            <w:pPr>
              <w:spacing w:after="0" w:line="240" w:lineRule="auto"/>
              <w:jc w:val="center"/>
              <w:rPr>
                <w:rFonts w:ascii="Times New Roman" w:eastAsia="Times New Roman" w:hAnsi="Times New Roman" w:cs="Times New Roman"/>
                <w:b/>
                <w:bCs/>
                <w:color w:val="000000"/>
                <w:sz w:val="18"/>
                <w:szCs w:val="18"/>
              </w:rPr>
            </w:pPr>
            <w:r w:rsidRPr="002C1ABC">
              <w:rPr>
                <w:rFonts w:ascii="Times New Roman" w:eastAsia="Times New Roman" w:hAnsi="Times New Roman" w:cs="Times New Roman"/>
                <w:b/>
                <w:bCs/>
                <w:color w:val="000000"/>
                <w:sz w:val="18"/>
                <w:szCs w:val="18"/>
              </w:rPr>
              <w:t>R</w:t>
            </w:r>
          </w:p>
        </w:tc>
        <w:tc>
          <w:tcPr>
            <w:tcW w:w="0" w:type="auto"/>
            <w:shd w:val="clear" w:color="auto" w:fill="E7F9F9"/>
            <w:vAlign w:val="center"/>
            <w:hideMark/>
          </w:tcPr>
          <w:p w14:paraId="526483EF" w14:textId="77777777" w:rsidR="002C1ABC" w:rsidRPr="002C1ABC" w:rsidRDefault="002C1ABC" w:rsidP="002C1ABC">
            <w:pPr>
              <w:spacing w:after="0" w:line="240" w:lineRule="auto"/>
              <w:jc w:val="center"/>
              <w:rPr>
                <w:rFonts w:ascii="Times New Roman" w:eastAsia="Times New Roman" w:hAnsi="Times New Roman" w:cs="Times New Roman"/>
                <w:b/>
                <w:bCs/>
                <w:color w:val="000000"/>
                <w:sz w:val="18"/>
                <w:szCs w:val="18"/>
              </w:rPr>
            </w:pPr>
            <w:r w:rsidRPr="002C1ABC">
              <w:rPr>
                <w:rFonts w:ascii="Times New Roman" w:eastAsia="Times New Roman" w:hAnsi="Times New Roman" w:cs="Times New Roman"/>
                <w:b/>
                <w:bCs/>
                <w:color w:val="000000"/>
                <w:sz w:val="18"/>
                <w:szCs w:val="18"/>
              </w:rPr>
              <w:t>S</w:t>
            </w:r>
          </w:p>
        </w:tc>
        <w:tc>
          <w:tcPr>
            <w:tcW w:w="0" w:type="auto"/>
            <w:shd w:val="clear" w:color="auto" w:fill="E7F9F9"/>
            <w:vAlign w:val="center"/>
            <w:hideMark/>
          </w:tcPr>
          <w:p w14:paraId="75263D77" w14:textId="77777777" w:rsidR="002C1ABC" w:rsidRPr="002C1ABC" w:rsidRDefault="002C1ABC" w:rsidP="002C1ABC">
            <w:pPr>
              <w:spacing w:after="0" w:line="240" w:lineRule="auto"/>
              <w:jc w:val="center"/>
              <w:rPr>
                <w:rFonts w:ascii="Times New Roman" w:eastAsia="Times New Roman" w:hAnsi="Times New Roman" w:cs="Times New Roman"/>
                <w:b/>
                <w:bCs/>
                <w:color w:val="000000"/>
                <w:sz w:val="18"/>
                <w:szCs w:val="18"/>
              </w:rPr>
            </w:pPr>
            <w:r w:rsidRPr="002C1ABC">
              <w:rPr>
                <w:rFonts w:ascii="Times New Roman" w:eastAsia="Times New Roman" w:hAnsi="Times New Roman" w:cs="Times New Roman"/>
                <w:b/>
                <w:bCs/>
                <w:color w:val="000000"/>
                <w:sz w:val="18"/>
                <w:szCs w:val="18"/>
              </w:rPr>
              <w:t>R</w:t>
            </w:r>
          </w:p>
        </w:tc>
        <w:tc>
          <w:tcPr>
            <w:tcW w:w="0" w:type="auto"/>
            <w:shd w:val="clear" w:color="auto" w:fill="E7F9F9"/>
            <w:vAlign w:val="center"/>
            <w:hideMark/>
          </w:tcPr>
          <w:p w14:paraId="5710EFAC" w14:textId="77777777" w:rsidR="002C1ABC" w:rsidRPr="002C1ABC" w:rsidRDefault="002C1ABC" w:rsidP="002C1ABC">
            <w:pPr>
              <w:spacing w:after="0" w:line="240" w:lineRule="auto"/>
              <w:jc w:val="center"/>
              <w:rPr>
                <w:rFonts w:ascii="Times New Roman" w:eastAsia="Times New Roman" w:hAnsi="Times New Roman" w:cs="Times New Roman"/>
                <w:b/>
                <w:bCs/>
                <w:color w:val="000000"/>
                <w:sz w:val="18"/>
                <w:szCs w:val="18"/>
              </w:rPr>
            </w:pPr>
            <w:r w:rsidRPr="002C1ABC">
              <w:rPr>
                <w:rFonts w:ascii="Times New Roman" w:eastAsia="Times New Roman" w:hAnsi="Times New Roman" w:cs="Times New Roman"/>
                <w:b/>
                <w:bCs/>
                <w:color w:val="000000"/>
                <w:sz w:val="18"/>
                <w:szCs w:val="18"/>
              </w:rPr>
              <w:t>S</w:t>
            </w:r>
          </w:p>
        </w:tc>
        <w:tc>
          <w:tcPr>
            <w:tcW w:w="0" w:type="auto"/>
            <w:shd w:val="clear" w:color="auto" w:fill="E7F9F9"/>
            <w:vAlign w:val="center"/>
            <w:hideMark/>
          </w:tcPr>
          <w:p w14:paraId="3FC773A0" w14:textId="77777777" w:rsidR="002C1ABC" w:rsidRPr="002C1ABC" w:rsidRDefault="002C1ABC" w:rsidP="002C1ABC">
            <w:pPr>
              <w:spacing w:after="0" w:line="240" w:lineRule="auto"/>
              <w:jc w:val="center"/>
              <w:rPr>
                <w:rFonts w:ascii="Times New Roman" w:eastAsia="Times New Roman" w:hAnsi="Times New Roman" w:cs="Times New Roman"/>
                <w:b/>
                <w:bCs/>
                <w:color w:val="000000"/>
                <w:sz w:val="18"/>
                <w:szCs w:val="18"/>
              </w:rPr>
            </w:pPr>
            <w:r w:rsidRPr="002C1ABC">
              <w:rPr>
                <w:rFonts w:ascii="Times New Roman" w:eastAsia="Times New Roman" w:hAnsi="Times New Roman" w:cs="Times New Roman"/>
                <w:b/>
                <w:bCs/>
                <w:color w:val="000000"/>
                <w:sz w:val="18"/>
                <w:szCs w:val="18"/>
              </w:rPr>
              <w:t>R</w:t>
            </w:r>
          </w:p>
        </w:tc>
        <w:tc>
          <w:tcPr>
            <w:tcW w:w="0" w:type="auto"/>
            <w:shd w:val="clear" w:color="auto" w:fill="E7F9F9"/>
            <w:vAlign w:val="center"/>
            <w:hideMark/>
          </w:tcPr>
          <w:p w14:paraId="61AB884E" w14:textId="77777777" w:rsidR="002C1ABC" w:rsidRPr="002C1ABC" w:rsidRDefault="002C1ABC" w:rsidP="002C1ABC">
            <w:pPr>
              <w:spacing w:after="0" w:line="240" w:lineRule="auto"/>
              <w:jc w:val="center"/>
              <w:rPr>
                <w:rFonts w:ascii="Times New Roman" w:eastAsia="Times New Roman" w:hAnsi="Times New Roman" w:cs="Times New Roman"/>
                <w:b/>
                <w:bCs/>
                <w:color w:val="000000"/>
                <w:sz w:val="18"/>
                <w:szCs w:val="18"/>
              </w:rPr>
            </w:pPr>
            <w:r w:rsidRPr="002C1ABC">
              <w:rPr>
                <w:rFonts w:ascii="Times New Roman" w:eastAsia="Times New Roman" w:hAnsi="Times New Roman" w:cs="Times New Roman"/>
                <w:b/>
                <w:bCs/>
                <w:color w:val="000000"/>
                <w:sz w:val="18"/>
                <w:szCs w:val="18"/>
              </w:rPr>
              <w:t>S</w:t>
            </w:r>
          </w:p>
        </w:tc>
        <w:tc>
          <w:tcPr>
            <w:tcW w:w="0" w:type="auto"/>
            <w:shd w:val="clear" w:color="auto" w:fill="E7F9F9"/>
            <w:vAlign w:val="center"/>
            <w:hideMark/>
          </w:tcPr>
          <w:p w14:paraId="0C99079C" w14:textId="77777777" w:rsidR="002C1ABC" w:rsidRPr="002C1ABC" w:rsidRDefault="002C1ABC" w:rsidP="002C1ABC">
            <w:pPr>
              <w:spacing w:after="0" w:line="240" w:lineRule="auto"/>
              <w:jc w:val="center"/>
              <w:rPr>
                <w:rFonts w:ascii="Times New Roman" w:eastAsia="Times New Roman" w:hAnsi="Times New Roman" w:cs="Times New Roman"/>
                <w:b/>
                <w:bCs/>
                <w:color w:val="000000"/>
                <w:sz w:val="18"/>
                <w:szCs w:val="18"/>
              </w:rPr>
            </w:pPr>
            <w:r w:rsidRPr="002C1ABC">
              <w:rPr>
                <w:rFonts w:ascii="Times New Roman" w:eastAsia="Times New Roman" w:hAnsi="Times New Roman" w:cs="Times New Roman"/>
                <w:b/>
                <w:bCs/>
                <w:color w:val="000000"/>
                <w:sz w:val="18"/>
                <w:szCs w:val="18"/>
              </w:rPr>
              <w:t>R</w:t>
            </w:r>
          </w:p>
        </w:tc>
        <w:tc>
          <w:tcPr>
            <w:tcW w:w="0" w:type="auto"/>
            <w:shd w:val="clear" w:color="auto" w:fill="E7F9F9"/>
            <w:vAlign w:val="center"/>
            <w:hideMark/>
          </w:tcPr>
          <w:p w14:paraId="65C59508" w14:textId="77777777" w:rsidR="002C1ABC" w:rsidRPr="002C1ABC" w:rsidRDefault="002C1ABC" w:rsidP="002C1ABC">
            <w:pPr>
              <w:spacing w:after="0" w:line="240" w:lineRule="auto"/>
              <w:jc w:val="center"/>
              <w:rPr>
                <w:rFonts w:ascii="Times New Roman" w:eastAsia="Times New Roman" w:hAnsi="Times New Roman" w:cs="Times New Roman"/>
                <w:b/>
                <w:bCs/>
                <w:color w:val="000000"/>
                <w:sz w:val="18"/>
                <w:szCs w:val="18"/>
              </w:rPr>
            </w:pPr>
            <w:r w:rsidRPr="002C1ABC">
              <w:rPr>
                <w:rFonts w:ascii="Times New Roman" w:eastAsia="Times New Roman" w:hAnsi="Times New Roman" w:cs="Times New Roman"/>
                <w:b/>
                <w:bCs/>
                <w:color w:val="000000"/>
                <w:sz w:val="18"/>
                <w:szCs w:val="18"/>
              </w:rPr>
              <w:t>S</w:t>
            </w:r>
          </w:p>
        </w:tc>
        <w:tc>
          <w:tcPr>
            <w:tcW w:w="0" w:type="auto"/>
            <w:shd w:val="clear" w:color="auto" w:fill="E7F9F9"/>
            <w:vAlign w:val="center"/>
            <w:hideMark/>
          </w:tcPr>
          <w:p w14:paraId="67F337EF" w14:textId="77777777" w:rsidR="002C1ABC" w:rsidRPr="002C1ABC" w:rsidRDefault="002C1ABC" w:rsidP="002C1ABC">
            <w:pPr>
              <w:spacing w:after="0" w:line="240" w:lineRule="auto"/>
              <w:jc w:val="center"/>
              <w:rPr>
                <w:rFonts w:ascii="Times New Roman" w:eastAsia="Times New Roman" w:hAnsi="Times New Roman" w:cs="Times New Roman"/>
                <w:b/>
                <w:bCs/>
                <w:color w:val="000000"/>
                <w:sz w:val="18"/>
                <w:szCs w:val="18"/>
              </w:rPr>
            </w:pPr>
            <w:r w:rsidRPr="002C1ABC">
              <w:rPr>
                <w:rFonts w:ascii="Times New Roman" w:eastAsia="Times New Roman" w:hAnsi="Times New Roman" w:cs="Times New Roman"/>
                <w:b/>
                <w:bCs/>
                <w:color w:val="000000"/>
                <w:sz w:val="18"/>
                <w:szCs w:val="18"/>
              </w:rPr>
              <w:t>R</w:t>
            </w:r>
          </w:p>
        </w:tc>
        <w:tc>
          <w:tcPr>
            <w:tcW w:w="655" w:type="dxa"/>
            <w:shd w:val="clear" w:color="auto" w:fill="E7F9F9"/>
            <w:vAlign w:val="center"/>
            <w:hideMark/>
          </w:tcPr>
          <w:p w14:paraId="78B5B878" w14:textId="77777777" w:rsidR="002C1ABC" w:rsidRPr="002C1ABC" w:rsidRDefault="002C1ABC" w:rsidP="002C1ABC">
            <w:pPr>
              <w:spacing w:after="0" w:line="240" w:lineRule="auto"/>
              <w:jc w:val="center"/>
              <w:rPr>
                <w:rFonts w:ascii="Times New Roman" w:eastAsia="Times New Roman" w:hAnsi="Times New Roman" w:cs="Times New Roman"/>
                <w:b/>
                <w:bCs/>
                <w:color w:val="000000"/>
                <w:sz w:val="18"/>
                <w:szCs w:val="18"/>
              </w:rPr>
            </w:pPr>
            <w:r w:rsidRPr="002C1ABC">
              <w:rPr>
                <w:rFonts w:ascii="Times New Roman" w:eastAsia="Times New Roman" w:hAnsi="Times New Roman" w:cs="Times New Roman"/>
                <w:b/>
                <w:bCs/>
                <w:color w:val="000000"/>
                <w:sz w:val="18"/>
                <w:szCs w:val="18"/>
              </w:rPr>
              <w:t>S</w:t>
            </w:r>
          </w:p>
        </w:tc>
      </w:tr>
      <w:tr w:rsidR="002C1ABC" w:rsidRPr="002C1ABC" w14:paraId="1456C28A" w14:textId="77777777" w:rsidTr="625E6571">
        <w:trPr>
          <w:trHeight w:val="70"/>
        </w:trPr>
        <w:tc>
          <w:tcPr>
            <w:tcW w:w="1726" w:type="dxa"/>
            <w:shd w:val="clear" w:color="auto" w:fill="EAF0F6"/>
            <w:vAlign w:val="center"/>
            <w:hideMark/>
          </w:tcPr>
          <w:p w14:paraId="42A1F3FB" w14:textId="77777777" w:rsidR="002C1ABC" w:rsidRPr="002C1ABC" w:rsidRDefault="002C1ABC" w:rsidP="002C1ABC">
            <w:pPr>
              <w:spacing w:after="0" w:line="240" w:lineRule="auto"/>
              <w:rPr>
                <w:rFonts w:ascii="Times New Roman" w:eastAsia="Times New Roman" w:hAnsi="Times New Roman" w:cs="Times New Roman"/>
                <w:b/>
                <w:bCs/>
                <w:color w:val="000000"/>
                <w:sz w:val="18"/>
                <w:szCs w:val="18"/>
              </w:rPr>
            </w:pPr>
            <w:r w:rsidRPr="002C1ABC">
              <w:rPr>
                <w:rFonts w:ascii="Times New Roman" w:eastAsia="Times New Roman" w:hAnsi="Times New Roman" w:cs="Times New Roman"/>
                <w:b/>
                <w:bCs/>
                <w:color w:val="000000"/>
                <w:sz w:val="18"/>
                <w:szCs w:val="18"/>
              </w:rPr>
              <w:t>FRCSE</w:t>
            </w:r>
          </w:p>
        </w:tc>
        <w:tc>
          <w:tcPr>
            <w:tcW w:w="0" w:type="auto"/>
            <w:shd w:val="clear" w:color="auto" w:fill="EAF0F6"/>
            <w:vAlign w:val="center"/>
            <w:hideMark/>
          </w:tcPr>
          <w:p w14:paraId="5A19CAC2" w14:textId="77777777" w:rsidR="002C1ABC" w:rsidRPr="002C1ABC" w:rsidRDefault="002C1ABC" w:rsidP="002C1ABC">
            <w:pPr>
              <w:spacing w:after="0" w:line="240" w:lineRule="auto"/>
              <w:rPr>
                <w:rFonts w:ascii="Times New Roman" w:eastAsia="Times New Roman" w:hAnsi="Times New Roman" w:cs="Times New Roman"/>
                <w:b/>
                <w:bCs/>
                <w:color w:val="000000"/>
                <w:sz w:val="18"/>
                <w:szCs w:val="18"/>
              </w:rPr>
            </w:pPr>
            <w:r w:rsidRPr="002C1ABC">
              <w:rPr>
                <w:rFonts w:ascii="Times New Roman" w:eastAsia="Times New Roman" w:hAnsi="Times New Roman" w:cs="Times New Roman"/>
                <w:b/>
                <w:bCs/>
                <w:color w:val="000000"/>
                <w:sz w:val="18"/>
                <w:szCs w:val="18"/>
              </w:rPr>
              <w:t>ISO 9001</w:t>
            </w:r>
          </w:p>
        </w:tc>
        <w:tc>
          <w:tcPr>
            <w:tcW w:w="0" w:type="auto"/>
            <w:shd w:val="clear" w:color="auto" w:fill="EAF0F6"/>
            <w:vAlign w:val="center"/>
            <w:hideMark/>
          </w:tcPr>
          <w:p w14:paraId="2A8467DE" w14:textId="77777777" w:rsidR="002C1ABC" w:rsidRPr="002C1ABC" w:rsidRDefault="002C1ABC" w:rsidP="002C1ABC">
            <w:pPr>
              <w:spacing w:after="0" w:line="240" w:lineRule="auto"/>
              <w:jc w:val="right"/>
              <w:rPr>
                <w:rFonts w:ascii="Times New Roman" w:eastAsia="Times New Roman" w:hAnsi="Times New Roman" w:cs="Times New Roman"/>
                <w:color w:val="000000"/>
                <w:sz w:val="18"/>
                <w:szCs w:val="18"/>
              </w:rPr>
            </w:pPr>
            <w:r w:rsidRPr="002C1ABC">
              <w:rPr>
                <w:rFonts w:ascii="Times New Roman" w:eastAsia="Times New Roman" w:hAnsi="Times New Roman" w:cs="Times New Roman"/>
                <w:color w:val="000000"/>
                <w:sz w:val="18"/>
                <w:szCs w:val="18"/>
              </w:rPr>
              <w:t>0.0</w:t>
            </w:r>
          </w:p>
        </w:tc>
        <w:tc>
          <w:tcPr>
            <w:tcW w:w="0" w:type="auto"/>
            <w:shd w:val="clear" w:color="auto" w:fill="EAF0F6"/>
            <w:vAlign w:val="center"/>
            <w:hideMark/>
          </w:tcPr>
          <w:p w14:paraId="34917F00" w14:textId="77777777" w:rsidR="002C1ABC" w:rsidRPr="002C1ABC" w:rsidRDefault="002C1ABC" w:rsidP="002C1ABC">
            <w:pPr>
              <w:spacing w:after="0" w:line="240" w:lineRule="auto"/>
              <w:jc w:val="right"/>
              <w:rPr>
                <w:rFonts w:ascii="Times New Roman" w:eastAsia="Times New Roman" w:hAnsi="Times New Roman" w:cs="Times New Roman"/>
                <w:color w:val="000000"/>
                <w:sz w:val="18"/>
                <w:szCs w:val="18"/>
              </w:rPr>
            </w:pPr>
            <w:r w:rsidRPr="002C1ABC">
              <w:rPr>
                <w:rFonts w:ascii="Times New Roman" w:eastAsia="Times New Roman" w:hAnsi="Times New Roman" w:cs="Times New Roman"/>
                <w:color w:val="000000"/>
                <w:sz w:val="18"/>
                <w:szCs w:val="18"/>
              </w:rPr>
              <w:t>8.0</w:t>
            </w:r>
          </w:p>
        </w:tc>
        <w:tc>
          <w:tcPr>
            <w:tcW w:w="0" w:type="auto"/>
            <w:shd w:val="clear" w:color="auto" w:fill="EAF0F6"/>
            <w:vAlign w:val="center"/>
            <w:hideMark/>
          </w:tcPr>
          <w:p w14:paraId="4CC1E430" w14:textId="77777777" w:rsidR="002C1ABC" w:rsidRPr="002C1ABC" w:rsidRDefault="002C1ABC" w:rsidP="002C1ABC">
            <w:pPr>
              <w:spacing w:after="0" w:line="240" w:lineRule="auto"/>
              <w:jc w:val="right"/>
              <w:rPr>
                <w:rFonts w:ascii="Times New Roman" w:eastAsia="Times New Roman" w:hAnsi="Times New Roman" w:cs="Times New Roman"/>
                <w:color w:val="000000"/>
                <w:sz w:val="18"/>
                <w:szCs w:val="18"/>
              </w:rPr>
            </w:pPr>
            <w:r w:rsidRPr="002C1ABC">
              <w:rPr>
                <w:rFonts w:ascii="Times New Roman" w:eastAsia="Times New Roman" w:hAnsi="Times New Roman" w:cs="Times New Roman"/>
                <w:color w:val="000000"/>
                <w:sz w:val="18"/>
                <w:szCs w:val="18"/>
              </w:rPr>
              <w:t>0.0</w:t>
            </w:r>
          </w:p>
        </w:tc>
        <w:tc>
          <w:tcPr>
            <w:tcW w:w="0" w:type="auto"/>
            <w:shd w:val="clear" w:color="auto" w:fill="EAF0F6"/>
            <w:vAlign w:val="center"/>
            <w:hideMark/>
          </w:tcPr>
          <w:p w14:paraId="455BE053" w14:textId="77777777" w:rsidR="002C1ABC" w:rsidRPr="002C1ABC" w:rsidRDefault="002C1ABC" w:rsidP="002C1ABC">
            <w:pPr>
              <w:spacing w:after="0" w:line="240" w:lineRule="auto"/>
              <w:jc w:val="right"/>
              <w:rPr>
                <w:rFonts w:ascii="Times New Roman" w:eastAsia="Times New Roman" w:hAnsi="Times New Roman" w:cs="Times New Roman"/>
                <w:color w:val="000000"/>
                <w:sz w:val="18"/>
                <w:szCs w:val="18"/>
              </w:rPr>
            </w:pPr>
            <w:r w:rsidRPr="002C1ABC">
              <w:rPr>
                <w:rFonts w:ascii="Times New Roman" w:eastAsia="Times New Roman" w:hAnsi="Times New Roman" w:cs="Times New Roman"/>
                <w:color w:val="000000"/>
                <w:sz w:val="18"/>
                <w:szCs w:val="18"/>
              </w:rPr>
              <w:t>8.0</w:t>
            </w:r>
          </w:p>
        </w:tc>
        <w:tc>
          <w:tcPr>
            <w:tcW w:w="0" w:type="auto"/>
            <w:shd w:val="clear" w:color="auto" w:fill="EAF0F6"/>
            <w:vAlign w:val="center"/>
            <w:hideMark/>
          </w:tcPr>
          <w:p w14:paraId="70B9B6A7" w14:textId="77777777" w:rsidR="002C1ABC" w:rsidRPr="002C1ABC" w:rsidRDefault="002C1ABC" w:rsidP="002C1ABC">
            <w:pPr>
              <w:spacing w:after="0" w:line="240" w:lineRule="auto"/>
              <w:jc w:val="right"/>
              <w:rPr>
                <w:rFonts w:ascii="Times New Roman" w:eastAsia="Times New Roman" w:hAnsi="Times New Roman" w:cs="Times New Roman"/>
                <w:color w:val="000000"/>
                <w:sz w:val="18"/>
                <w:szCs w:val="18"/>
              </w:rPr>
            </w:pPr>
            <w:r w:rsidRPr="002C1ABC">
              <w:rPr>
                <w:rFonts w:ascii="Times New Roman" w:eastAsia="Times New Roman" w:hAnsi="Times New Roman" w:cs="Times New Roman"/>
                <w:color w:val="000000"/>
                <w:sz w:val="18"/>
                <w:szCs w:val="18"/>
              </w:rPr>
              <w:t>0.0</w:t>
            </w:r>
          </w:p>
        </w:tc>
        <w:tc>
          <w:tcPr>
            <w:tcW w:w="0" w:type="auto"/>
            <w:shd w:val="clear" w:color="auto" w:fill="EAF0F6"/>
            <w:vAlign w:val="center"/>
            <w:hideMark/>
          </w:tcPr>
          <w:p w14:paraId="1FA11117" w14:textId="77777777" w:rsidR="002C1ABC" w:rsidRPr="002C1ABC" w:rsidRDefault="002C1ABC" w:rsidP="002C1ABC">
            <w:pPr>
              <w:spacing w:after="0" w:line="240" w:lineRule="auto"/>
              <w:jc w:val="right"/>
              <w:rPr>
                <w:rFonts w:ascii="Times New Roman" w:eastAsia="Times New Roman" w:hAnsi="Times New Roman" w:cs="Times New Roman"/>
                <w:color w:val="000000"/>
                <w:sz w:val="18"/>
                <w:szCs w:val="18"/>
              </w:rPr>
            </w:pPr>
            <w:r w:rsidRPr="002C1ABC">
              <w:rPr>
                <w:rFonts w:ascii="Times New Roman" w:eastAsia="Times New Roman" w:hAnsi="Times New Roman" w:cs="Times New Roman"/>
                <w:color w:val="000000"/>
                <w:sz w:val="18"/>
                <w:szCs w:val="18"/>
              </w:rPr>
              <w:t>8.0</w:t>
            </w:r>
          </w:p>
        </w:tc>
        <w:tc>
          <w:tcPr>
            <w:tcW w:w="0" w:type="auto"/>
            <w:shd w:val="clear" w:color="auto" w:fill="EAF0F6"/>
            <w:vAlign w:val="center"/>
            <w:hideMark/>
          </w:tcPr>
          <w:p w14:paraId="011972E8" w14:textId="77777777" w:rsidR="002C1ABC" w:rsidRPr="002C1ABC" w:rsidRDefault="002C1ABC" w:rsidP="002C1ABC">
            <w:pPr>
              <w:spacing w:after="0" w:line="240" w:lineRule="auto"/>
              <w:jc w:val="right"/>
              <w:rPr>
                <w:rFonts w:ascii="Times New Roman" w:eastAsia="Times New Roman" w:hAnsi="Times New Roman" w:cs="Times New Roman"/>
                <w:color w:val="000000"/>
                <w:sz w:val="18"/>
                <w:szCs w:val="18"/>
              </w:rPr>
            </w:pPr>
            <w:r w:rsidRPr="002C1ABC">
              <w:rPr>
                <w:rFonts w:ascii="Times New Roman" w:eastAsia="Times New Roman" w:hAnsi="Times New Roman" w:cs="Times New Roman"/>
                <w:color w:val="000000"/>
                <w:sz w:val="18"/>
                <w:szCs w:val="18"/>
              </w:rPr>
              <w:t>0.0</w:t>
            </w:r>
          </w:p>
        </w:tc>
        <w:tc>
          <w:tcPr>
            <w:tcW w:w="0" w:type="auto"/>
            <w:shd w:val="clear" w:color="auto" w:fill="EAF0F6"/>
            <w:vAlign w:val="center"/>
            <w:hideMark/>
          </w:tcPr>
          <w:p w14:paraId="4859CFB3" w14:textId="77777777" w:rsidR="002C1ABC" w:rsidRPr="002C1ABC" w:rsidRDefault="002C1ABC" w:rsidP="002C1ABC">
            <w:pPr>
              <w:spacing w:after="0" w:line="240" w:lineRule="auto"/>
              <w:jc w:val="right"/>
              <w:rPr>
                <w:rFonts w:ascii="Times New Roman" w:eastAsia="Times New Roman" w:hAnsi="Times New Roman" w:cs="Times New Roman"/>
                <w:color w:val="000000"/>
                <w:sz w:val="18"/>
                <w:szCs w:val="18"/>
              </w:rPr>
            </w:pPr>
            <w:r w:rsidRPr="002C1ABC">
              <w:rPr>
                <w:rFonts w:ascii="Times New Roman" w:eastAsia="Times New Roman" w:hAnsi="Times New Roman" w:cs="Times New Roman"/>
                <w:color w:val="000000"/>
                <w:sz w:val="18"/>
                <w:szCs w:val="18"/>
              </w:rPr>
              <w:t>8.0</w:t>
            </w:r>
          </w:p>
        </w:tc>
        <w:tc>
          <w:tcPr>
            <w:tcW w:w="0" w:type="auto"/>
            <w:shd w:val="clear" w:color="auto" w:fill="EAF0F6"/>
            <w:vAlign w:val="center"/>
            <w:hideMark/>
          </w:tcPr>
          <w:p w14:paraId="3881E051" w14:textId="77777777" w:rsidR="002C1ABC" w:rsidRPr="002C1ABC" w:rsidRDefault="002C1ABC" w:rsidP="002C1ABC">
            <w:pPr>
              <w:spacing w:after="0" w:line="240" w:lineRule="auto"/>
              <w:jc w:val="right"/>
              <w:rPr>
                <w:rFonts w:ascii="Times New Roman" w:eastAsia="Times New Roman" w:hAnsi="Times New Roman" w:cs="Times New Roman"/>
                <w:color w:val="000000"/>
                <w:sz w:val="18"/>
                <w:szCs w:val="18"/>
              </w:rPr>
            </w:pPr>
            <w:r w:rsidRPr="002C1ABC">
              <w:rPr>
                <w:rFonts w:ascii="Times New Roman" w:eastAsia="Times New Roman" w:hAnsi="Times New Roman" w:cs="Times New Roman"/>
                <w:color w:val="000000"/>
                <w:sz w:val="18"/>
                <w:szCs w:val="18"/>
              </w:rPr>
              <w:t>0.0</w:t>
            </w:r>
          </w:p>
        </w:tc>
        <w:tc>
          <w:tcPr>
            <w:tcW w:w="0" w:type="auto"/>
            <w:shd w:val="clear" w:color="auto" w:fill="EAF0F6"/>
            <w:vAlign w:val="center"/>
            <w:hideMark/>
          </w:tcPr>
          <w:p w14:paraId="69876402" w14:textId="77777777" w:rsidR="002C1ABC" w:rsidRPr="002C1ABC" w:rsidRDefault="002C1ABC" w:rsidP="002C1ABC">
            <w:pPr>
              <w:spacing w:after="0" w:line="240" w:lineRule="auto"/>
              <w:jc w:val="right"/>
              <w:rPr>
                <w:rFonts w:ascii="Times New Roman" w:eastAsia="Times New Roman" w:hAnsi="Times New Roman" w:cs="Times New Roman"/>
                <w:color w:val="000000"/>
                <w:sz w:val="18"/>
                <w:szCs w:val="18"/>
              </w:rPr>
            </w:pPr>
            <w:r w:rsidRPr="002C1ABC">
              <w:rPr>
                <w:rFonts w:ascii="Times New Roman" w:eastAsia="Times New Roman" w:hAnsi="Times New Roman" w:cs="Times New Roman"/>
                <w:color w:val="000000"/>
                <w:sz w:val="18"/>
                <w:szCs w:val="18"/>
              </w:rPr>
              <w:t>8.0</w:t>
            </w:r>
          </w:p>
        </w:tc>
        <w:tc>
          <w:tcPr>
            <w:tcW w:w="0" w:type="auto"/>
            <w:shd w:val="clear" w:color="auto" w:fill="EAF0F6"/>
            <w:vAlign w:val="center"/>
            <w:hideMark/>
          </w:tcPr>
          <w:p w14:paraId="0A147FBD" w14:textId="77777777" w:rsidR="002C1ABC" w:rsidRPr="002C1ABC" w:rsidRDefault="002C1ABC" w:rsidP="002C1ABC">
            <w:pPr>
              <w:spacing w:after="0" w:line="240" w:lineRule="auto"/>
              <w:jc w:val="right"/>
              <w:rPr>
                <w:rFonts w:ascii="Times New Roman" w:eastAsia="Times New Roman" w:hAnsi="Times New Roman" w:cs="Times New Roman"/>
                <w:color w:val="000000"/>
                <w:sz w:val="18"/>
                <w:szCs w:val="18"/>
              </w:rPr>
            </w:pPr>
            <w:r w:rsidRPr="002C1ABC">
              <w:rPr>
                <w:rFonts w:ascii="Times New Roman" w:eastAsia="Times New Roman" w:hAnsi="Times New Roman" w:cs="Times New Roman"/>
                <w:color w:val="000000"/>
                <w:sz w:val="18"/>
                <w:szCs w:val="18"/>
              </w:rPr>
              <w:t>0.0</w:t>
            </w:r>
          </w:p>
        </w:tc>
        <w:tc>
          <w:tcPr>
            <w:tcW w:w="0" w:type="auto"/>
            <w:shd w:val="clear" w:color="auto" w:fill="EAF0F6"/>
            <w:vAlign w:val="center"/>
            <w:hideMark/>
          </w:tcPr>
          <w:p w14:paraId="4F75356C" w14:textId="77777777" w:rsidR="002C1ABC" w:rsidRPr="002C1ABC" w:rsidRDefault="002C1ABC" w:rsidP="002C1ABC">
            <w:pPr>
              <w:spacing w:after="0" w:line="240" w:lineRule="auto"/>
              <w:jc w:val="right"/>
              <w:rPr>
                <w:rFonts w:ascii="Times New Roman" w:eastAsia="Times New Roman" w:hAnsi="Times New Roman" w:cs="Times New Roman"/>
                <w:color w:val="000000"/>
                <w:sz w:val="18"/>
                <w:szCs w:val="18"/>
              </w:rPr>
            </w:pPr>
            <w:r w:rsidRPr="002C1ABC">
              <w:rPr>
                <w:rFonts w:ascii="Times New Roman" w:eastAsia="Times New Roman" w:hAnsi="Times New Roman" w:cs="Times New Roman"/>
                <w:color w:val="000000"/>
                <w:sz w:val="18"/>
                <w:szCs w:val="18"/>
              </w:rPr>
              <w:t>4.0</w:t>
            </w:r>
          </w:p>
        </w:tc>
        <w:tc>
          <w:tcPr>
            <w:tcW w:w="0" w:type="auto"/>
            <w:shd w:val="clear" w:color="auto" w:fill="E7F9F9"/>
            <w:vAlign w:val="center"/>
            <w:hideMark/>
          </w:tcPr>
          <w:p w14:paraId="5E8F602D" w14:textId="77777777" w:rsidR="002C1ABC" w:rsidRPr="002C1ABC" w:rsidRDefault="002C1ABC" w:rsidP="002C1ABC">
            <w:pPr>
              <w:spacing w:after="0" w:line="240" w:lineRule="auto"/>
              <w:jc w:val="right"/>
              <w:rPr>
                <w:rFonts w:ascii="Times New Roman" w:eastAsia="Times New Roman" w:hAnsi="Times New Roman" w:cs="Times New Roman"/>
                <w:color w:val="000000"/>
                <w:sz w:val="18"/>
                <w:szCs w:val="18"/>
              </w:rPr>
            </w:pPr>
            <w:r w:rsidRPr="002C1ABC">
              <w:rPr>
                <w:rFonts w:ascii="Times New Roman" w:eastAsia="Times New Roman" w:hAnsi="Times New Roman" w:cs="Times New Roman"/>
                <w:color w:val="000000"/>
                <w:sz w:val="18"/>
                <w:szCs w:val="18"/>
              </w:rPr>
              <w:t>0.0</w:t>
            </w:r>
          </w:p>
        </w:tc>
        <w:tc>
          <w:tcPr>
            <w:tcW w:w="655" w:type="dxa"/>
            <w:shd w:val="clear" w:color="auto" w:fill="E7F9F9"/>
            <w:vAlign w:val="center"/>
            <w:hideMark/>
          </w:tcPr>
          <w:p w14:paraId="3D69866C" w14:textId="77777777" w:rsidR="002C1ABC" w:rsidRPr="002C1ABC" w:rsidRDefault="002C1ABC" w:rsidP="002C1ABC">
            <w:pPr>
              <w:spacing w:after="0" w:line="240" w:lineRule="auto"/>
              <w:jc w:val="right"/>
              <w:rPr>
                <w:rFonts w:ascii="Times New Roman" w:eastAsia="Times New Roman" w:hAnsi="Times New Roman" w:cs="Times New Roman"/>
                <w:color w:val="000000"/>
                <w:sz w:val="18"/>
                <w:szCs w:val="18"/>
              </w:rPr>
            </w:pPr>
            <w:r w:rsidRPr="002C1ABC">
              <w:rPr>
                <w:rFonts w:ascii="Times New Roman" w:eastAsia="Times New Roman" w:hAnsi="Times New Roman" w:cs="Times New Roman"/>
                <w:color w:val="000000"/>
                <w:sz w:val="18"/>
                <w:szCs w:val="18"/>
              </w:rPr>
              <w:t>44.0</w:t>
            </w:r>
          </w:p>
        </w:tc>
      </w:tr>
      <w:tr w:rsidR="002C1ABC" w:rsidRPr="002C1ABC" w14:paraId="5BDDB98C" w14:textId="77777777" w:rsidTr="625E6571">
        <w:trPr>
          <w:trHeight w:val="70"/>
        </w:trPr>
        <w:tc>
          <w:tcPr>
            <w:tcW w:w="1726" w:type="dxa"/>
            <w:shd w:val="clear" w:color="auto" w:fill="EAF0F6"/>
            <w:vAlign w:val="center"/>
            <w:hideMark/>
          </w:tcPr>
          <w:p w14:paraId="5F71F1C9" w14:textId="77777777" w:rsidR="002C1ABC" w:rsidRPr="002C1ABC" w:rsidRDefault="002C1ABC" w:rsidP="002C1ABC">
            <w:pPr>
              <w:spacing w:after="0" w:line="240" w:lineRule="auto"/>
              <w:rPr>
                <w:rFonts w:ascii="Times New Roman" w:eastAsia="Times New Roman" w:hAnsi="Times New Roman" w:cs="Times New Roman"/>
                <w:color w:val="000000"/>
                <w:sz w:val="18"/>
                <w:szCs w:val="18"/>
              </w:rPr>
            </w:pPr>
            <w:r w:rsidRPr="002C1ABC">
              <w:rPr>
                <w:rFonts w:ascii="Times New Roman" w:eastAsia="Times New Roman" w:hAnsi="Times New Roman" w:cs="Times New Roman"/>
                <w:color w:val="000000"/>
                <w:sz w:val="18"/>
                <w:szCs w:val="18"/>
              </w:rPr>
              <w:t> </w:t>
            </w:r>
          </w:p>
        </w:tc>
        <w:tc>
          <w:tcPr>
            <w:tcW w:w="0" w:type="auto"/>
            <w:shd w:val="clear" w:color="auto" w:fill="EAF0F6"/>
            <w:vAlign w:val="center"/>
            <w:hideMark/>
          </w:tcPr>
          <w:p w14:paraId="31559B11" w14:textId="77777777" w:rsidR="002C1ABC" w:rsidRPr="002C1ABC" w:rsidRDefault="002C1ABC" w:rsidP="002C1ABC">
            <w:pPr>
              <w:spacing w:after="0" w:line="240" w:lineRule="auto"/>
              <w:rPr>
                <w:rFonts w:ascii="Times New Roman" w:eastAsia="Times New Roman" w:hAnsi="Times New Roman" w:cs="Times New Roman"/>
                <w:b/>
                <w:bCs/>
                <w:color w:val="000000"/>
                <w:sz w:val="18"/>
                <w:szCs w:val="18"/>
              </w:rPr>
            </w:pPr>
            <w:r w:rsidRPr="002C1ABC">
              <w:rPr>
                <w:rFonts w:ascii="Times New Roman" w:eastAsia="Times New Roman" w:hAnsi="Times New Roman" w:cs="Times New Roman"/>
                <w:b/>
                <w:bCs/>
                <w:color w:val="000000"/>
                <w:sz w:val="18"/>
                <w:szCs w:val="18"/>
              </w:rPr>
              <w:t>AS 9110</w:t>
            </w:r>
          </w:p>
        </w:tc>
        <w:tc>
          <w:tcPr>
            <w:tcW w:w="0" w:type="auto"/>
            <w:shd w:val="clear" w:color="auto" w:fill="EAF0F6"/>
            <w:vAlign w:val="center"/>
            <w:hideMark/>
          </w:tcPr>
          <w:p w14:paraId="3C2A95FF" w14:textId="77777777" w:rsidR="002C1ABC" w:rsidRPr="002C1ABC" w:rsidRDefault="002C1ABC" w:rsidP="002C1ABC">
            <w:pPr>
              <w:spacing w:after="0" w:line="240" w:lineRule="auto"/>
              <w:jc w:val="right"/>
              <w:rPr>
                <w:rFonts w:ascii="Times New Roman" w:eastAsia="Times New Roman" w:hAnsi="Times New Roman" w:cs="Times New Roman"/>
                <w:color w:val="000000"/>
                <w:sz w:val="18"/>
                <w:szCs w:val="18"/>
              </w:rPr>
            </w:pPr>
            <w:r w:rsidRPr="002C1ABC">
              <w:rPr>
                <w:rFonts w:ascii="Times New Roman" w:eastAsia="Times New Roman" w:hAnsi="Times New Roman" w:cs="Times New Roman"/>
                <w:color w:val="000000"/>
                <w:sz w:val="18"/>
                <w:szCs w:val="18"/>
              </w:rPr>
              <w:t>0.0</w:t>
            </w:r>
          </w:p>
        </w:tc>
        <w:tc>
          <w:tcPr>
            <w:tcW w:w="0" w:type="auto"/>
            <w:shd w:val="clear" w:color="auto" w:fill="EAF0F6"/>
            <w:vAlign w:val="center"/>
            <w:hideMark/>
          </w:tcPr>
          <w:p w14:paraId="48C921AA" w14:textId="77777777" w:rsidR="002C1ABC" w:rsidRPr="002C1ABC" w:rsidRDefault="002C1ABC" w:rsidP="002C1ABC">
            <w:pPr>
              <w:spacing w:after="0" w:line="240" w:lineRule="auto"/>
              <w:jc w:val="right"/>
              <w:rPr>
                <w:rFonts w:ascii="Times New Roman" w:eastAsia="Times New Roman" w:hAnsi="Times New Roman" w:cs="Times New Roman"/>
                <w:color w:val="000000"/>
                <w:sz w:val="18"/>
                <w:szCs w:val="18"/>
              </w:rPr>
            </w:pPr>
            <w:r w:rsidRPr="002C1ABC">
              <w:rPr>
                <w:rFonts w:ascii="Times New Roman" w:eastAsia="Times New Roman" w:hAnsi="Times New Roman" w:cs="Times New Roman"/>
                <w:color w:val="000000"/>
                <w:sz w:val="18"/>
                <w:szCs w:val="18"/>
              </w:rPr>
              <w:t>8.0</w:t>
            </w:r>
          </w:p>
        </w:tc>
        <w:tc>
          <w:tcPr>
            <w:tcW w:w="0" w:type="auto"/>
            <w:shd w:val="clear" w:color="auto" w:fill="EAF0F6"/>
            <w:vAlign w:val="center"/>
            <w:hideMark/>
          </w:tcPr>
          <w:p w14:paraId="671D6247" w14:textId="77777777" w:rsidR="002C1ABC" w:rsidRPr="002C1ABC" w:rsidRDefault="002C1ABC" w:rsidP="002C1ABC">
            <w:pPr>
              <w:spacing w:after="0" w:line="240" w:lineRule="auto"/>
              <w:jc w:val="right"/>
              <w:rPr>
                <w:rFonts w:ascii="Times New Roman" w:eastAsia="Times New Roman" w:hAnsi="Times New Roman" w:cs="Times New Roman"/>
                <w:color w:val="000000"/>
                <w:sz w:val="18"/>
                <w:szCs w:val="18"/>
              </w:rPr>
            </w:pPr>
            <w:r w:rsidRPr="002C1ABC">
              <w:rPr>
                <w:rFonts w:ascii="Times New Roman" w:eastAsia="Times New Roman" w:hAnsi="Times New Roman" w:cs="Times New Roman"/>
                <w:color w:val="000000"/>
                <w:sz w:val="18"/>
                <w:szCs w:val="18"/>
              </w:rPr>
              <w:t>0.0</w:t>
            </w:r>
          </w:p>
        </w:tc>
        <w:tc>
          <w:tcPr>
            <w:tcW w:w="0" w:type="auto"/>
            <w:shd w:val="clear" w:color="auto" w:fill="EAF0F6"/>
            <w:vAlign w:val="center"/>
            <w:hideMark/>
          </w:tcPr>
          <w:p w14:paraId="6D5030BB" w14:textId="77777777" w:rsidR="002C1ABC" w:rsidRPr="002C1ABC" w:rsidRDefault="002C1ABC" w:rsidP="002C1ABC">
            <w:pPr>
              <w:spacing w:after="0" w:line="240" w:lineRule="auto"/>
              <w:jc w:val="right"/>
              <w:rPr>
                <w:rFonts w:ascii="Times New Roman" w:eastAsia="Times New Roman" w:hAnsi="Times New Roman" w:cs="Times New Roman"/>
                <w:color w:val="000000"/>
                <w:sz w:val="18"/>
                <w:szCs w:val="18"/>
              </w:rPr>
            </w:pPr>
            <w:r w:rsidRPr="002C1ABC">
              <w:rPr>
                <w:rFonts w:ascii="Times New Roman" w:eastAsia="Times New Roman" w:hAnsi="Times New Roman" w:cs="Times New Roman"/>
                <w:color w:val="000000"/>
                <w:sz w:val="18"/>
                <w:szCs w:val="18"/>
              </w:rPr>
              <w:t>8.0</w:t>
            </w:r>
          </w:p>
        </w:tc>
        <w:tc>
          <w:tcPr>
            <w:tcW w:w="0" w:type="auto"/>
            <w:shd w:val="clear" w:color="auto" w:fill="EAF0F6"/>
            <w:vAlign w:val="center"/>
            <w:hideMark/>
          </w:tcPr>
          <w:p w14:paraId="386A6833" w14:textId="77777777" w:rsidR="002C1ABC" w:rsidRPr="002C1ABC" w:rsidRDefault="002C1ABC" w:rsidP="002C1ABC">
            <w:pPr>
              <w:spacing w:after="0" w:line="240" w:lineRule="auto"/>
              <w:jc w:val="right"/>
              <w:rPr>
                <w:rFonts w:ascii="Times New Roman" w:eastAsia="Times New Roman" w:hAnsi="Times New Roman" w:cs="Times New Roman"/>
                <w:color w:val="000000"/>
                <w:sz w:val="18"/>
                <w:szCs w:val="18"/>
              </w:rPr>
            </w:pPr>
            <w:r w:rsidRPr="002C1ABC">
              <w:rPr>
                <w:rFonts w:ascii="Times New Roman" w:eastAsia="Times New Roman" w:hAnsi="Times New Roman" w:cs="Times New Roman"/>
                <w:color w:val="000000"/>
                <w:sz w:val="18"/>
                <w:szCs w:val="18"/>
              </w:rPr>
              <w:t>16.0</w:t>
            </w:r>
          </w:p>
        </w:tc>
        <w:tc>
          <w:tcPr>
            <w:tcW w:w="0" w:type="auto"/>
            <w:shd w:val="clear" w:color="auto" w:fill="EAF0F6"/>
            <w:vAlign w:val="center"/>
            <w:hideMark/>
          </w:tcPr>
          <w:p w14:paraId="652C4684" w14:textId="77777777" w:rsidR="002C1ABC" w:rsidRPr="002C1ABC" w:rsidRDefault="002C1ABC" w:rsidP="002C1ABC">
            <w:pPr>
              <w:spacing w:after="0" w:line="240" w:lineRule="auto"/>
              <w:jc w:val="right"/>
              <w:rPr>
                <w:rFonts w:ascii="Times New Roman" w:eastAsia="Times New Roman" w:hAnsi="Times New Roman" w:cs="Times New Roman"/>
                <w:color w:val="000000"/>
                <w:sz w:val="18"/>
                <w:szCs w:val="18"/>
              </w:rPr>
            </w:pPr>
            <w:r w:rsidRPr="002C1ABC">
              <w:rPr>
                <w:rFonts w:ascii="Times New Roman" w:eastAsia="Times New Roman" w:hAnsi="Times New Roman" w:cs="Times New Roman"/>
                <w:color w:val="000000"/>
                <w:sz w:val="18"/>
                <w:szCs w:val="18"/>
              </w:rPr>
              <w:t>0.0</w:t>
            </w:r>
          </w:p>
        </w:tc>
        <w:tc>
          <w:tcPr>
            <w:tcW w:w="0" w:type="auto"/>
            <w:shd w:val="clear" w:color="auto" w:fill="EAF0F6"/>
            <w:vAlign w:val="center"/>
            <w:hideMark/>
          </w:tcPr>
          <w:p w14:paraId="6E9A158F" w14:textId="77777777" w:rsidR="002C1ABC" w:rsidRPr="002C1ABC" w:rsidRDefault="002C1ABC" w:rsidP="002C1ABC">
            <w:pPr>
              <w:spacing w:after="0" w:line="240" w:lineRule="auto"/>
              <w:jc w:val="right"/>
              <w:rPr>
                <w:rFonts w:ascii="Times New Roman" w:eastAsia="Times New Roman" w:hAnsi="Times New Roman" w:cs="Times New Roman"/>
                <w:color w:val="000000"/>
                <w:sz w:val="18"/>
                <w:szCs w:val="18"/>
              </w:rPr>
            </w:pPr>
            <w:r w:rsidRPr="002C1ABC">
              <w:rPr>
                <w:rFonts w:ascii="Times New Roman" w:eastAsia="Times New Roman" w:hAnsi="Times New Roman" w:cs="Times New Roman"/>
                <w:color w:val="000000"/>
                <w:sz w:val="18"/>
                <w:szCs w:val="18"/>
              </w:rPr>
              <w:t>0.0</w:t>
            </w:r>
          </w:p>
        </w:tc>
        <w:tc>
          <w:tcPr>
            <w:tcW w:w="0" w:type="auto"/>
            <w:shd w:val="clear" w:color="auto" w:fill="EAF0F6"/>
            <w:vAlign w:val="center"/>
            <w:hideMark/>
          </w:tcPr>
          <w:p w14:paraId="283A0676" w14:textId="77777777" w:rsidR="002C1ABC" w:rsidRPr="002C1ABC" w:rsidRDefault="002C1ABC" w:rsidP="002C1ABC">
            <w:pPr>
              <w:spacing w:after="0" w:line="240" w:lineRule="auto"/>
              <w:jc w:val="right"/>
              <w:rPr>
                <w:rFonts w:ascii="Times New Roman" w:eastAsia="Times New Roman" w:hAnsi="Times New Roman" w:cs="Times New Roman"/>
                <w:color w:val="000000"/>
                <w:sz w:val="18"/>
                <w:szCs w:val="18"/>
              </w:rPr>
            </w:pPr>
            <w:r w:rsidRPr="002C1ABC">
              <w:rPr>
                <w:rFonts w:ascii="Times New Roman" w:eastAsia="Times New Roman" w:hAnsi="Times New Roman" w:cs="Times New Roman"/>
                <w:color w:val="000000"/>
                <w:sz w:val="18"/>
                <w:szCs w:val="18"/>
              </w:rPr>
              <w:t>8.0</w:t>
            </w:r>
          </w:p>
        </w:tc>
        <w:tc>
          <w:tcPr>
            <w:tcW w:w="0" w:type="auto"/>
            <w:shd w:val="clear" w:color="auto" w:fill="EAF0F6"/>
            <w:vAlign w:val="center"/>
            <w:hideMark/>
          </w:tcPr>
          <w:p w14:paraId="5516ABEA" w14:textId="77777777" w:rsidR="002C1ABC" w:rsidRPr="002C1ABC" w:rsidRDefault="002C1ABC" w:rsidP="002C1ABC">
            <w:pPr>
              <w:spacing w:after="0" w:line="240" w:lineRule="auto"/>
              <w:jc w:val="right"/>
              <w:rPr>
                <w:rFonts w:ascii="Times New Roman" w:eastAsia="Times New Roman" w:hAnsi="Times New Roman" w:cs="Times New Roman"/>
                <w:color w:val="000000"/>
                <w:sz w:val="18"/>
                <w:szCs w:val="18"/>
              </w:rPr>
            </w:pPr>
            <w:r w:rsidRPr="002C1ABC">
              <w:rPr>
                <w:rFonts w:ascii="Times New Roman" w:eastAsia="Times New Roman" w:hAnsi="Times New Roman" w:cs="Times New Roman"/>
                <w:color w:val="000000"/>
                <w:sz w:val="18"/>
                <w:szCs w:val="18"/>
              </w:rPr>
              <w:t>0.0</w:t>
            </w:r>
          </w:p>
        </w:tc>
        <w:tc>
          <w:tcPr>
            <w:tcW w:w="0" w:type="auto"/>
            <w:shd w:val="clear" w:color="auto" w:fill="EAF0F6"/>
            <w:vAlign w:val="center"/>
            <w:hideMark/>
          </w:tcPr>
          <w:p w14:paraId="61CE220C" w14:textId="77777777" w:rsidR="002C1ABC" w:rsidRPr="002C1ABC" w:rsidRDefault="002C1ABC" w:rsidP="002C1ABC">
            <w:pPr>
              <w:spacing w:after="0" w:line="240" w:lineRule="auto"/>
              <w:jc w:val="right"/>
              <w:rPr>
                <w:rFonts w:ascii="Times New Roman" w:eastAsia="Times New Roman" w:hAnsi="Times New Roman" w:cs="Times New Roman"/>
                <w:color w:val="000000"/>
                <w:sz w:val="18"/>
                <w:szCs w:val="18"/>
              </w:rPr>
            </w:pPr>
            <w:r w:rsidRPr="002C1ABC">
              <w:rPr>
                <w:rFonts w:ascii="Times New Roman" w:eastAsia="Times New Roman" w:hAnsi="Times New Roman" w:cs="Times New Roman"/>
                <w:color w:val="000000"/>
                <w:sz w:val="18"/>
                <w:szCs w:val="18"/>
              </w:rPr>
              <w:t>8.0</w:t>
            </w:r>
          </w:p>
        </w:tc>
        <w:tc>
          <w:tcPr>
            <w:tcW w:w="0" w:type="auto"/>
            <w:shd w:val="clear" w:color="auto" w:fill="EAF0F6"/>
            <w:vAlign w:val="center"/>
            <w:hideMark/>
          </w:tcPr>
          <w:p w14:paraId="3BFD11BB" w14:textId="77777777" w:rsidR="002C1ABC" w:rsidRPr="002C1ABC" w:rsidRDefault="002C1ABC" w:rsidP="002C1ABC">
            <w:pPr>
              <w:spacing w:after="0" w:line="240" w:lineRule="auto"/>
              <w:jc w:val="right"/>
              <w:rPr>
                <w:rFonts w:ascii="Times New Roman" w:eastAsia="Times New Roman" w:hAnsi="Times New Roman" w:cs="Times New Roman"/>
                <w:color w:val="000000"/>
                <w:sz w:val="18"/>
                <w:szCs w:val="18"/>
              </w:rPr>
            </w:pPr>
            <w:r w:rsidRPr="002C1ABC">
              <w:rPr>
                <w:rFonts w:ascii="Times New Roman" w:eastAsia="Times New Roman" w:hAnsi="Times New Roman" w:cs="Times New Roman"/>
                <w:color w:val="000000"/>
                <w:sz w:val="18"/>
                <w:szCs w:val="18"/>
              </w:rPr>
              <w:t>0.0</w:t>
            </w:r>
          </w:p>
        </w:tc>
        <w:tc>
          <w:tcPr>
            <w:tcW w:w="0" w:type="auto"/>
            <w:shd w:val="clear" w:color="auto" w:fill="EAF0F6"/>
            <w:vAlign w:val="center"/>
            <w:hideMark/>
          </w:tcPr>
          <w:p w14:paraId="769E17EF" w14:textId="77777777" w:rsidR="002C1ABC" w:rsidRPr="002C1ABC" w:rsidRDefault="002C1ABC" w:rsidP="002C1ABC">
            <w:pPr>
              <w:spacing w:after="0" w:line="240" w:lineRule="auto"/>
              <w:jc w:val="right"/>
              <w:rPr>
                <w:rFonts w:ascii="Times New Roman" w:eastAsia="Times New Roman" w:hAnsi="Times New Roman" w:cs="Times New Roman"/>
                <w:color w:val="000000"/>
                <w:sz w:val="18"/>
                <w:szCs w:val="18"/>
              </w:rPr>
            </w:pPr>
            <w:r w:rsidRPr="002C1ABC">
              <w:rPr>
                <w:rFonts w:ascii="Times New Roman" w:eastAsia="Times New Roman" w:hAnsi="Times New Roman" w:cs="Times New Roman"/>
                <w:color w:val="000000"/>
                <w:sz w:val="18"/>
                <w:szCs w:val="18"/>
              </w:rPr>
              <w:t>4.0</w:t>
            </w:r>
          </w:p>
        </w:tc>
        <w:tc>
          <w:tcPr>
            <w:tcW w:w="0" w:type="auto"/>
            <w:shd w:val="clear" w:color="auto" w:fill="E7F9F9"/>
            <w:vAlign w:val="center"/>
            <w:hideMark/>
          </w:tcPr>
          <w:p w14:paraId="2A092655" w14:textId="77777777" w:rsidR="002C1ABC" w:rsidRPr="002C1ABC" w:rsidRDefault="002C1ABC" w:rsidP="002C1ABC">
            <w:pPr>
              <w:spacing w:after="0" w:line="240" w:lineRule="auto"/>
              <w:jc w:val="right"/>
              <w:rPr>
                <w:rFonts w:ascii="Times New Roman" w:eastAsia="Times New Roman" w:hAnsi="Times New Roman" w:cs="Times New Roman"/>
                <w:color w:val="000000"/>
                <w:sz w:val="18"/>
                <w:szCs w:val="18"/>
              </w:rPr>
            </w:pPr>
            <w:r w:rsidRPr="002C1ABC">
              <w:rPr>
                <w:rFonts w:ascii="Times New Roman" w:eastAsia="Times New Roman" w:hAnsi="Times New Roman" w:cs="Times New Roman"/>
                <w:color w:val="000000"/>
                <w:sz w:val="18"/>
                <w:szCs w:val="18"/>
              </w:rPr>
              <w:t>16.0</w:t>
            </w:r>
          </w:p>
        </w:tc>
        <w:tc>
          <w:tcPr>
            <w:tcW w:w="655" w:type="dxa"/>
            <w:shd w:val="clear" w:color="auto" w:fill="E7F9F9"/>
            <w:vAlign w:val="center"/>
            <w:hideMark/>
          </w:tcPr>
          <w:p w14:paraId="3C10641E" w14:textId="77777777" w:rsidR="002C1ABC" w:rsidRPr="002C1ABC" w:rsidRDefault="002C1ABC" w:rsidP="002C1ABC">
            <w:pPr>
              <w:spacing w:after="0" w:line="240" w:lineRule="auto"/>
              <w:jc w:val="right"/>
              <w:rPr>
                <w:rFonts w:ascii="Times New Roman" w:eastAsia="Times New Roman" w:hAnsi="Times New Roman" w:cs="Times New Roman"/>
                <w:color w:val="000000"/>
                <w:sz w:val="18"/>
                <w:szCs w:val="18"/>
              </w:rPr>
            </w:pPr>
            <w:r w:rsidRPr="002C1ABC">
              <w:rPr>
                <w:rFonts w:ascii="Times New Roman" w:eastAsia="Times New Roman" w:hAnsi="Times New Roman" w:cs="Times New Roman"/>
                <w:color w:val="000000"/>
                <w:sz w:val="18"/>
                <w:szCs w:val="18"/>
              </w:rPr>
              <w:t>36.0</w:t>
            </w:r>
          </w:p>
        </w:tc>
      </w:tr>
      <w:tr w:rsidR="002C1ABC" w:rsidRPr="002C1ABC" w14:paraId="03E1F4B8" w14:textId="77777777" w:rsidTr="625E6571">
        <w:trPr>
          <w:trHeight w:val="70"/>
        </w:trPr>
        <w:tc>
          <w:tcPr>
            <w:tcW w:w="1726" w:type="dxa"/>
            <w:shd w:val="clear" w:color="auto" w:fill="EAF0F6"/>
            <w:vAlign w:val="center"/>
            <w:hideMark/>
          </w:tcPr>
          <w:p w14:paraId="64242A37" w14:textId="77777777" w:rsidR="002C1ABC" w:rsidRPr="002C1ABC" w:rsidRDefault="002C1ABC" w:rsidP="002C1ABC">
            <w:pPr>
              <w:spacing w:after="0" w:line="240" w:lineRule="auto"/>
              <w:rPr>
                <w:rFonts w:ascii="Times New Roman" w:eastAsia="Times New Roman" w:hAnsi="Times New Roman" w:cs="Times New Roman"/>
                <w:color w:val="000000"/>
                <w:sz w:val="18"/>
                <w:szCs w:val="18"/>
              </w:rPr>
            </w:pPr>
            <w:r w:rsidRPr="002C1ABC">
              <w:rPr>
                <w:rFonts w:ascii="Times New Roman" w:eastAsia="Times New Roman" w:hAnsi="Times New Roman" w:cs="Times New Roman"/>
                <w:color w:val="000000"/>
                <w:sz w:val="18"/>
                <w:szCs w:val="18"/>
              </w:rPr>
              <w:t> </w:t>
            </w:r>
          </w:p>
        </w:tc>
        <w:tc>
          <w:tcPr>
            <w:tcW w:w="0" w:type="auto"/>
            <w:shd w:val="clear" w:color="auto" w:fill="EAF0F6"/>
            <w:vAlign w:val="center"/>
            <w:hideMark/>
          </w:tcPr>
          <w:p w14:paraId="5A747192" w14:textId="77777777" w:rsidR="002C1ABC" w:rsidRPr="002C1ABC" w:rsidRDefault="002C1ABC" w:rsidP="002C1ABC">
            <w:pPr>
              <w:spacing w:after="0" w:line="240" w:lineRule="auto"/>
              <w:rPr>
                <w:rFonts w:ascii="Times New Roman" w:eastAsia="Times New Roman" w:hAnsi="Times New Roman" w:cs="Times New Roman"/>
                <w:b/>
                <w:bCs/>
                <w:color w:val="000000"/>
                <w:sz w:val="18"/>
                <w:szCs w:val="18"/>
              </w:rPr>
            </w:pPr>
            <w:r w:rsidRPr="002C1ABC">
              <w:rPr>
                <w:rFonts w:ascii="Times New Roman" w:eastAsia="Times New Roman" w:hAnsi="Times New Roman" w:cs="Times New Roman"/>
                <w:b/>
                <w:bCs/>
                <w:color w:val="000000"/>
                <w:sz w:val="18"/>
                <w:szCs w:val="18"/>
              </w:rPr>
              <w:t>ISO 14001</w:t>
            </w:r>
          </w:p>
        </w:tc>
        <w:tc>
          <w:tcPr>
            <w:tcW w:w="0" w:type="auto"/>
            <w:shd w:val="clear" w:color="auto" w:fill="EAF0F6"/>
            <w:vAlign w:val="center"/>
            <w:hideMark/>
          </w:tcPr>
          <w:p w14:paraId="4035D5F7" w14:textId="77777777" w:rsidR="002C1ABC" w:rsidRPr="002C1ABC" w:rsidRDefault="002C1ABC" w:rsidP="002C1ABC">
            <w:pPr>
              <w:spacing w:after="0" w:line="240" w:lineRule="auto"/>
              <w:jc w:val="right"/>
              <w:rPr>
                <w:rFonts w:ascii="Times New Roman" w:eastAsia="Times New Roman" w:hAnsi="Times New Roman" w:cs="Times New Roman"/>
                <w:color w:val="000000"/>
                <w:sz w:val="18"/>
                <w:szCs w:val="18"/>
              </w:rPr>
            </w:pPr>
            <w:r w:rsidRPr="002C1ABC">
              <w:rPr>
                <w:rFonts w:ascii="Times New Roman" w:eastAsia="Times New Roman" w:hAnsi="Times New Roman" w:cs="Times New Roman"/>
                <w:color w:val="000000"/>
                <w:sz w:val="18"/>
                <w:szCs w:val="18"/>
              </w:rPr>
              <w:t>0.0</w:t>
            </w:r>
          </w:p>
        </w:tc>
        <w:tc>
          <w:tcPr>
            <w:tcW w:w="0" w:type="auto"/>
            <w:shd w:val="clear" w:color="auto" w:fill="EAF0F6"/>
            <w:vAlign w:val="center"/>
            <w:hideMark/>
          </w:tcPr>
          <w:p w14:paraId="6C5E3C18" w14:textId="77777777" w:rsidR="002C1ABC" w:rsidRPr="002C1ABC" w:rsidRDefault="002C1ABC" w:rsidP="002C1ABC">
            <w:pPr>
              <w:spacing w:after="0" w:line="240" w:lineRule="auto"/>
              <w:jc w:val="right"/>
              <w:rPr>
                <w:rFonts w:ascii="Times New Roman" w:eastAsia="Times New Roman" w:hAnsi="Times New Roman" w:cs="Times New Roman"/>
                <w:color w:val="000000"/>
                <w:sz w:val="18"/>
                <w:szCs w:val="18"/>
              </w:rPr>
            </w:pPr>
            <w:r w:rsidRPr="002C1ABC">
              <w:rPr>
                <w:rFonts w:ascii="Times New Roman" w:eastAsia="Times New Roman" w:hAnsi="Times New Roman" w:cs="Times New Roman"/>
                <w:color w:val="000000"/>
                <w:sz w:val="18"/>
                <w:szCs w:val="18"/>
              </w:rPr>
              <w:t>8.0</w:t>
            </w:r>
          </w:p>
        </w:tc>
        <w:tc>
          <w:tcPr>
            <w:tcW w:w="0" w:type="auto"/>
            <w:shd w:val="clear" w:color="auto" w:fill="EAF0F6"/>
            <w:vAlign w:val="center"/>
            <w:hideMark/>
          </w:tcPr>
          <w:p w14:paraId="76345CFA" w14:textId="77777777" w:rsidR="002C1ABC" w:rsidRPr="002C1ABC" w:rsidRDefault="002C1ABC" w:rsidP="002C1ABC">
            <w:pPr>
              <w:spacing w:after="0" w:line="240" w:lineRule="auto"/>
              <w:jc w:val="right"/>
              <w:rPr>
                <w:rFonts w:ascii="Times New Roman" w:eastAsia="Times New Roman" w:hAnsi="Times New Roman" w:cs="Times New Roman"/>
                <w:color w:val="000000"/>
                <w:sz w:val="18"/>
                <w:szCs w:val="18"/>
              </w:rPr>
            </w:pPr>
            <w:r w:rsidRPr="002C1ABC">
              <w:rPr>
                <w:rFonts w:ascii="Times New Roman" w:eastAsia="Times New Roman" w:hAnsi="Times New Roman" w:cs="Times New Roman"/>
                <w:color w:val="000000"/>
                <w:sz w:val="18"/>
                <w:szCs w:val="18"/>
              </w:rPr>
              <w:t>16.0</w:t>
            </w:r>
          </w:p>
        </w:tc>
        <w:tc>
          <w:tcPr>
            <w:tcW w:w="0" w:type="auto"/>
            <w:shd w:val="clear" w:color="auto" w:fill="EAF0F6"/>
            <w:vAlign w:val="center"/>
            <w:hideMark/>
          </w:tcPr>
          <w:p w14:paraId="51DFD130" w14:textId="77777777" w:rsidR="002C1ABC" w:rsidRPr="002C1ABC" w:rsidRDefault="002C1ABC" w:rsidP="002C1ABC">
            <w:pPr>
              <w:spacing w:after="0" w:line="240" w:lineRule="auto"/>
              <w:jc w:val="right"/>
              <w:rPr>
                <w:rFonts w:ascii="Times New Roman" w:eastAsia="Times New Roman" w:hAnsi="Times New Roman" w:cs="Times New Roman"/>
                <w:color w:val="000000"/>
                <w:sz w:val="18"/>
                <w:szCs w:val="18"/>
              </w:rPr>
            </w:pPr>
            <w:r w:rsidRPr="002C1ABC">
              <w:rPr>
                <w:rFonts w:ascii="Times New Roman" w:eastAsia="Times New Roman" w:hAnsi="Times New Roman" w:cs="Times New Roman"/>
                <w:color w:val="000000"/>
                <w:sz w:val="18"/>
                <w:szCs w:val="18"/>
              </w:rPr>
              <w:t>0.0</w:t>
            </w:r>
          </w:p>
        </w:tc>
        <w:tc>
          <w:tcPr>
            <w:tcW w:w="0" w:type="auto"/>
            <w:shd w:val="clear" w:color="auto" w:fill="EAF0F6"/>
            <w:vAlign w:val="center"/>
            <w:hideMark/>
          </w:tcPr>
          <w:p w14:paraId="12690DB6" w14:textId="77777777" w:rsidR="002C1ABC" w:rsidRPr="002C1ABC" w:rsidRDefault="002C1ABC" w:rsidP="002C1ABC">
            <w:pPr>
              <w:spacing w:after="0" w:line="240" w:lineRule="auto"/>
              <w:jc w:val="right"/>
              <w:rPr>
                <w:rFonts w:ascii="Times New Roman" w:eastAsia="Times New Roman" w:hAnsi="Times New Roman" w:cs="Times New Roman"/>
                <w:color w:val="000000"/>
                <w:sz w:val="18"/>
                <w:szCs w:val="18"/>
              </w:rPr>
            </w:pPr>
            <w:r w:rsidRPr="002C1ABC">
              <w:rPr>
                <w:rFonts w:ascii="Times New Roman" w:eastAsia="Times New Roman" w:hAnsi="Times New Roman" w:cs="Times New Roman"/>
                <w:color w:val="000000"/>
                <w:sz w:val="18"/>
                <w:szCs w:val="18"/>
              </w:rPr>
              <w:t>0.0</w:t>
            </w:r>
          </w:p>
        </w:tc>
        <w:tc>
          <w:tcPr>
            <w:tcW w:w="0" w:type="auto"/>
            <w:shd w:val="clear" w:color="auto" w:fill="EAF0F6"/>
            <w:vAlign w:val="center"/>
            <w:hideMark/>
          </w:tcPr>
          <w:p w14:paraId="633FA87A" w14:textId="77777777" w:rsidR="002C1ABC" w:rsidRPr="002C1ABC" w:rsidRDefault="002C1ABC" w:rsidP="002C1ABC">
            <w:pPr>
              <w:spacing w:after="0" w:line="240" w:lineRule="auto"/>
              <w:jc w:val="right"/>
              <w:rPr>
                <w:rFonts w:ascii="Times New Roman" w:eastAsia="Times New Roman" w:hAnsi="Times New Roman" w:cs="Times New Roman"/>
                <w:color w:val="000000"/>
                <w:sz w:val="18"/>
                <w:szCs w:val="18"/>
              </w:rPr>
            </w:pPr>
            <w:r w:rsidRPr="002C1ABC">
              <w:rPr>
                <w:rFonts w:ascii="Times New Roman" w:eastAsia="Times New Roman" w:hAnsi="Times New Roman" w:cs="Times New Roman"/>
                <w:color w:val="000000"/>
                <w:sz w:val="18"/>
                <w:szCs w:val="18"/>
              </w:rPr>
              <w:t>8.0</w:t>
            </w:r>
          </w:p>
        </w:tc>
        <w:tc>
          <w:tcPr>
            <w:tcW w:w="0" w:type="auto"/>
            <w:shd w:val="clear" w:color="auto" w:fill="EAF0F6"/>
            <w:vAlign w:val="center"/>
            <w:hideMark/>
          </w:tcPr>
          <w:p w14:paraId="1C2F345A" w14:textId="77777777" w:rsidR="002C1ABC" w:rsidRPr="002C1ABC" w:rsidRDefault="002C1ABC" w:rsidP="002C1ABC">
            <w:pPr>
              <w:spacing w:after="0" w:line="240" w:lineRule="auto"/>
              <w:jc w:val="right"/>
              <w:rPr>
                <w:rFonts w:ascii="Times New Roman" w:eastAsia="Times New Roman" w:hAnsi="Times New Roman" w:cs="Times New Roman"/>
                <w:color w:val="000000"/>
                <w:sz w:val="18"/>
                <w:szCs w:val="18"/>
              </w:rPr>
            </w:pPr>
            <w:r w:rsidRPr="002C1ABC">
              <w:rPr>
                <w:rFonts w:ascii="Times New Roman" w:eastAsia="Times New Roman" w:hAnsi="Times New Roman" w:cs="Times New Roman"/>
                <w:color w:val="000000"/>
                <w:sz w:val="18"/>
                <w:szCs w:val="18"/>
              </w:rPr>
              <w:t>0.0</w:t>
            </w:r>
          </w:p>
        </w:tc>
        <w:tc>
          <w:tcPr>
            <w:tcW w:w="0" w:type="auto"/>
            <w:shd w:val="clear" w:color="auto" w:fill="EAF0F6"/>
            <w:vAlign w:val="center"/>
            <w:hideMark/>
          </w:tcPr>
          <w:p w14:paraId="59F826FA" w14:textId="77777777" w:rsidR="002C1ABC" w:rsidRPr="002C1ABC" w:rsidRDefault="002C1ABC" w:rsidP="002C1ABC">
            <w:pPr>
              <w:spacing w:after="0" w:line="240" w:lineRule="auto"/>
              <w:jc w:val="right"/>
              <w:rPr>
                <w:rFonts w:ascii="Times New Roman" w:eastAsia="Times New Roman" w:hAnsi="Times New Roman" w:cs="Times New Roman"/>
                <w:color w:val="000000"/>
                <w:sz w:val="18"/>
                <w:szCs w:val="18"/>
              </w:rPr>
            </w:pPr>
            <w:r w:rsidRPr="002C1ABC">
              <w:rPr>
                <w:rFonts w:ascii="Times New Roman" w:eastAsia="Times New Roman" w:hAnsi="Times New Roman" w:cs="Times New Roman"/>
                <w:color w:val="000000"/>
                <w:sz w:val="18"/>
                <w:szCs w:val="18"/>
              </w:rPr>
              <w:t>8.0</w:t>
            </w:r>
          </w:p>
        </w:tc>
        <w:tc>
          <w:tcPr>
            <w:tcW w:w="0" w:type="auto"/>
            <w:shd w:val="clear" w:color="auto" w:fill="EAF0F6"/>
            <w:vAlign w:val="center"/>
            <w:hideMark/>
          </w:tcPr>
          <w:p w14:paraId="1FFC2D33" w14:textId="77777777" w:rsidR="002C1ABC" w:rsidRPr="002C1ABC" w:rsidRDefault="002C1ABC" w:rsidP="002C1ABC">
            <w:pPr>
              <w:spacing w:after="0" w:line="240" w:lineRule="auto"/>
              <w:jc w:val="right"/>
              <w:rPr>
                <w:rFonts w:ascii="Times New Roman" w:eastAsia="Times New Roman" w:hAnsi="Times New Roman" w:cs="Times New Roman"/>
                <w:color w:val="000000"/>
                <w:sz w:val="18"/>
                <w:szCs w:val="18"/>
              </w:rPr>
            </w:pPr>
            <w:r w:rsidRPr="002C1ABC">
              <w:rPr>
                <w:rFonts w:ascii="Times New Roman" w:eastAsia="Times New Roman" w:hAnsi="Times New Roman" w:cs="Times New Roman"/>
                <w:color w:val="000000"/>
                <w:sz w:val="18"/>
                <w:szCs w:val="18"/>
              </w:rPr>
              <w:t>15.0</w:t>
            </w:r>
          </w:p>
        </w:tc>
        <w:tc>
          <w:tcPr>
            <w:tcW w:w="0" w:type="auto"/>
            <w:shd w:val="clear" w:color="auto" w:fill="EAF0F6"/>
            <w:vAlign w:val="center"/>
            <w:hideMark/>
          </w:tcPr>
          <w:p w14:paraId="285EB1FB" w14:textId="77777777" w:rsidR="002C1ABC" w:rsidRPr="002C1ABC" w:rsidRDefault="002C1ABC" w:rsidP="002C1ABC">
            <w:pPr>
              <w:spacing w:after="0" w:line="240" w:lineRule="auto"/>
              <w:jc w:val="right"/>
              <w:rPr>
                <w:rFonts w:ascii="Times New Roman" w:eastAsia="Times New Roman" w:hAnsi="Times New Roman" w:cs="Times New Roman"/>
                <w:color w:val="000000"/>
                <w:sz w:val="18"/>
                <w:szCs w:val="18"/>
              </w:rPr>
            </w:pPr>
            <w:r w:rsidRPr="002C1ABC">
              <w:rPr>
                <w:rFonts w:ascii="Times New Roman" w:eastAsia="Times New Roman" w:hAnsi="Times New Roman" w:cs="Times New Roman"/>
                <w:color w:val="000000"/>
                <w:sz w:val="18"/>
                <w:szCs w:val="18"/>
              </w:rPr>
              <w:t>0.0</w:t>
            </w:r>
          </w:p>
        </w:tc>
        <w:tc>
          <w:tcPr>
            <w:tcW w:w="0" w:type="auto"/>
            <w:shd w:val="clear" w:color="auto" w:fill="EAF0F6"/>
            <w:vAlign w:val="center"/>
            <w:hideMark/>
          </w:tcPr>
          <w:p w14:paraId="53DEA35A" w14:textId="77777777" w:rsidR="002C1ABC" w:rsidRPr="002C1ABC" w:rsidRDefault="002C1ABC" w:rsidP="002C1ABC">
            <w:pPr>
              <w:spacing w:after="0" w:line="240" w:lineRule="auto"/>
              <w:jc w:val="right"/>
              <w:rPr>
                <w:rFonts w:ascii="Times New Roman" w:eastAsia="Times New Roman" w:hAnsi="Times New Roman" w:cs="Times New Roman"/>
                <w:color w:val="000000"/>
                <w:sz w:val="18"/>
                <w:szCs w:val="18"/>
              </w:rPr>
            </w:pPr>
            <w:r w:rsidRPr="002C1ABC">
              <w:rPr>
                <w:rFonts w:ascii="Times New Roman" w:eastAsia="Times New Roman" w:hAnsi="Times New Roman" w:cs="Times New Roman"/>
                <w:color w:val="000000"/>
                <w:sz w:val="18"/>
                <w:szCs w:val="18"/>
              </w:rPr>
              <w:t>7.5</w:t>
            </w:r>
          </w:p>
        </w:tc>
        <w:tc>
          <w:tcPr>
            <w:tcW w:w="0" w:type="auto"/>
            <w:shd w:val="clear" w:color="auto" w:fill="EAF0F6"/>
            <w:vAlign w:val="center"/>
            <w:hideMark/>
          </w:tcPr>
          <w:p w14:paraId="1F2DA43D" w14:textId="77777777" w:rsidR="002C1ABC" w:rsidRPr="002C1ABC" w:rsidRDefault="002C1ABC" w:rsidP="002C1ABC">
            <w:pPr>
              <w:spacing w:after="0" w:line="240" w:lineRule="auto"/>
              <w:jc w:val="right"/>
              <w:rPr>
                <w:rFonts w:ascii="Times New Roman" w:eastAsia="Times New Roman" w:hAnsi="Times New Roman" w:cs="Times New Roman"/>
                <w:color w:val="000000"/>
                <w:sz w:val="18"/>
                <w:szCs w:val="18"/>
              </w:rPr>
            </w:pPr>
            <w:r w:rsidRPr="002C1ABC">
              <w:rPr>
                <w:rFonts w:ascii="Times New Roman" w:eastAsia="Times New Roman" w:hAnsi="Times New Roman" w:cs="Times New Roman"/>
                <w:color w:val="000000"/>
                <w:sz w:val="18"/>
                <w:szCs w:val="18"/>
              </w:rPr>
              <w:t>0.0</w:t>
            </w:r>
          </w:p>
        </w:tc>
        <w:tc>
          <w:tcPr>
            <w:tcW w:w="0" w:type="auto"/>
            <w:shd w:val="clear" w:color="auto" w:fill="E7F9F9"/>
            <w:vAlign w:val="center"/>
            <w:hideMark/>
          </w:tcPr>
          <w:p w14:paraId="35028B42" w14:textId="77777777" w:rsidR="002C1ABC" w:rsidRPr="002C1ABC" w:rsidRDefault="002C1ABC" w:rsidP="002C1ABC">
            <w:pPr>
              <w:spacing w:after="0" w:line="240" w:lineRule="auto"/>
              <w:jc w:val="right"/>
              <w:rPr>
                <w:rFonts w:ascii="Times New Roman" w:eastAsia="Times New Roman" w:hAnsi="Times New Roman" w:cs="Times New Roman"/>
                <w:color w:val="000000"/>
                <w:sz w:val="18"/>
                <w:szCs w:val="18"/>
              </w:rPr>
            </w:pPr>
            <w:r w:rsidRPr="002C1ABC">
              <w:rPr>
                <w:rFonts w:ascii="Times New Roman" w:eastAsia="Times New Roman" w:hAnsi="Times New Roman" w:cs="Times New Roman"/>
                <w:color w:val="000000"/>
                <w:sz w:val="18"/>
                <w:szCs w:val="18"/>
              </w:rPr>
              <w:t>38.5</w:t>
            </w:r>
          </w:p>
        </w:tc>
        <w:tc>
          <w:tcPr>
            <w:tcW w:w="655" w:type="dxa"/>
            <w:shd w:val="clear" w:color="auto" w:fill="E7F9F9"/>
            <w:vAlign w:val="center"/>
            <w:hideMark/>
          </w:tcPr>
          <w:p w14:paraId="3DA52750" w14:textId="77777777" w:rsidR="002C1ABC" w:rsidRPr="002C1ABC" w:rsidRDefault="002C1ABC" w:rsidP="002C1ABC">
            <w:pPr>
              <w:spacing w:after="0" w:line="240" w:lineRule="auto"/>
              <w:jc w:val="right"/>
              <w:rPr>
                <w:rFonts w:ascii="Times New Roman" w:eastAsia="Times New Roman" w:hAnsi="Times New Roman" w:cs="Times New Roman"/>
                <w:color w:val="000000"/>
                <w:sz w:val="18"/>
                <w:szCs w:val="18"/>
              </w:rPr>
            </w:pPr>
            <w:r w:rsidRPr="002C1ABC">
              <w:rPr>
                <w:rFonts w:ascii="Times New Roman" w:eastAsia="Times New Roman" w:hAnsi="Times New Roman" w:cs="Times New Roman"/>
                <w:color w:val="000000"/>
                <w:sz w:val="18"/>
                <w:szCs w:val="18"/>
              </w:rPr>
              <w:t>24.0</w:t>
            </w:r>
          </w:p>
        </w:tc>
      </w:tr>
      <w:tr w:rsidR="002C1ABC" w:rsidRPr="002C1ABC" w14:paraId="3C9EE2CC" w14:textId="77777777" w:rsidTr="625E6571">
        <w:trPr>
          <w:trHeight w:val="70"/>
        </w:trPr>
        <w:tc>
          <w:tcPr>
            <w:tcW w:w="1726" w:type="dxa"/>
            <w:shd w:val="clear" w:color="auto" w:fill="EAF0F6"/>
            <w:vAlign w:val="center"/>
            <w:hideMark/>
          </w:tcPr>
          <w:p w14:paraId="0E75E35B" w14:textId="77777777" w:rsidR="002C1ABC" w:rsidRPr="002C1ABC" w:rsidRDefault="002C1ABC" w:rsidP="002C1ABC">
            <w:pPr>
              <w:spacing w:after="0" w:line="240" w:lineRule="auto"/>
              <w:rPr>
                <w:rFonts w:ascii="Times New Roman" w:eastAsia="Times New Roman" w:hAnsi="Times New Roman" w:cs="Times New Roman"/>
                <w:color w:val="000000"/>
                <w:sz w:val="18"/>
                <w:szCs w:val="18"/>
              </w:rPr>
            </w:pPr>
            <w:r w:rsidRPr="002C1ABC">
              <w:rPr>
                <w:rFonts w:ascii="Times New Roman" w:eastAsia="Times New Roman" w:hAnsi="Times New Roman" w:cs="Times New Roman"/>
                <w:color w:val="000000"/>
                <w:sz w:val="18"/>
                <w:szCs w:val="18"/>
              </w:rPr>
              <w:t> </w:t>
            </w:r>
          </w:p>
        </w:tc>
        <w:tc>
          <w:tcPr>
            <w:tcW w:w="0" w:type="auto"/>
            <w:shd w:val="clear" w:color="auto" w:fill="EAF0F6"/>
            <w:vAlign w:val="center"/>
            <w:hideMark/>
          </w:tcPr>
          <w:p w14:paraId="5B9FC97D" w14:textId="77777777" w:rsidR="002C1ABC" w:rsidRPr="002C1ABC" w:rsidRDefault="002C1ABC" w:rsidP="002C1ABC">
            <w:pPr>
              <w:spacing w:after="0" w:line="240" w:lineRule="auto"/>
              <w:rPr>
                <w:rFonts w:ascii="Times New Roman" w:eastAsia="Times New Roman" w:hAnsi="Times New Roman" w:cs="Times New Roman"/>
                <w:b/>
                <w:bCs/>
                <w:color w:val="000000"/>
                <w:sz w:val="18"/>
                <w:szCs w:val="18"/>
              </w:rPr>
            </w:pPr>
            <w:r w:rsidRPr="002C1ABC">
              <w:rPr>
                <w:rFonts w:ascii="Times New Roman" w:eastAsia="Times New Roman" w:hAnsi="Times New Roman" w:cs="Times New Roman"/>
                <w:b/>
                <w:bCs/>
                <w:color w:val="000000"/>
                <w:sz w:val="18"/>
                <w:szCs w:val="18"/>
              </w:rPr>
              <w:t>ISO 45001</w:t>
            </w:r>
          </w:p>
        </w:tc>
        <w:tc>
          <w:tcPr>
            <w:tcW w:w="0" w:type="auto"/>
            <w:shd w:val="clear" w:color="auto" w:fill="EAF0F6"/>
            <w:vAlign w:val="center"/>
            <w:hideMark/>
          </w:tcPr>
          <w:p w14:paraId="1C01996D" w14:textId="77777777" w:rsidR="002C1ABC" w:rsidRPr="002C1ABC" w:rsidRDefault="002C1ABC" w:rsidP="002C1ABC">
            <w:pPr>
              <w:spacing w:after="0" w:line="240" w:lineRule="auto"/>
              <w:jc w:val="right"/>
              <w:rPr>
                <w:rFonts w:ascii="Times New Roman" w:eastAsia="Times New Roman" w:hAnsi="Times New Roman" w:cs="Times New Roman"/>
                <w:color w:val="000000"/>
                <w:sz w:val="18"/>
                <w:szCs w:val="18"/>
              </w:rPr>
            </w:pPr>
            <w:r w:rsidRPr="002C1ABC">
              <w:rPr>
                <w:rFonts w:ascii="Times New Roman" w:eastAsia="Times New Roman" w:hAnsi="Times New Roman" w:cs="Times New Roman"/>
                <w:color w:val="000000"/>
                <w:sz w:val="18"/>
                <w:szCs w:val="18"/>
              </w:rPr>
              <w:t>0.0</w:t>
            </w:r>
          </w:p>
        </w:tc>
        <w:tc>
          <w:tcPr>
            <w:tcW w:w="0" w:type="auto"/>
            <w:shd w:val="clear" w:color="auto" w:fill="EAF0F6"/>
            <w:vAlign w:val="center"/>
            <w:hideMark/>
          </w:tcPr>
          <w:p w14:paraId="0467BC59" w14:textId="77777777" w:rsidR="002C1ABC" w:rsidRPr="002C1ABC" w:rsidRDefault="002C1ABC" w:rsidP="002C1ABC">
            <w:pPr>
              <w:spacing w:after="0" w:line="240" w:lineRule="auto"/>
              <w:jc w:val="right"/>
              <w:rPr>
                <w:rFonts w:ascii="Times New Roman" w:eastAsia="Times New Roman" w:hAnsi="Times New Roman" w:cs="Times New Roman"/>
                <w:color w:val="000000"/>
                <w:sz w:val="18"/>
                <w:szCs w:val="18"/>
              </w:rPr>
            </w:pPr>
            <w:r w:rsidRPr="002C1ABC">
              <w:rPr>
                <w:rFonts w:ascii="Times New Roman" w:eastAsia="Times New Roman" w:hAnsi="Times New Roman" w:cs="Times New Roman"/>
                <w:color w:val="000000"/>
                <w:sz w:val="18"/>
                <w:szCs w:val="18"/>
              </w:rPr>
              <w:t>8.0</w:t>
            </w:r>
          </w:p>
        </w:tc>
        <w:tc>
          <w:tcPr>
            <w:tcW w:w="0" w:type="auto"/>
            <w:shd w:val="clear" w:color="auto" w:fill="EAF0F6"/>
            <w:vAlign w:val="center"/>
            <w:hideMark/>
          </w:tcPr>
          <w:p w14:paraId="1AB15C54" w14:textId="77777777" w:rsidR="002C1ABC" w:rsidRPr="002C1ABC" w:rsidRDefault="002C1ABC" w:rsidP="002C1ABC">
            <w:pPr>
              <w:spacing w:after="0" w:line="240" w:lineRule="auto"/>
              <w:jc w:val="right"/>
              <w:rPr>
                <w:rFonts w:ascii="Times New Roman" w:eastAsia="Times New Roman" w:hAnsi="Times New Roman" w:cs="Times New Roman"/>
                <w:color w:val="000000"/>
                <w:sz w:val="18"/>
                <w:szCs w:val="18"/>
              </w:rPr>
            </w:pPr>
            <w:r w:rsidRPr="002C1ABC">
              <w:rPr>
                <w:rFonts w:ascii="Times New Roman" w:eastAsia="Times New Roman" w:hAnsi="Times New Roman" w:cs="Times New Roman"/>
                <w:color w:val="000000"/>
                <w:sz w:val="18"/>
                <w:szCs w:val="18"/>
              </w:rPr>
              <w:t>0.0</w:t>
            </w:r>
          </w:p>
        </w:tc>
        <w:tc>
          <w:tcPr>
            <w:tcW w:w="0" w:type="auto"/>
            <w:shd w:val="clear" w:color="auto" w:fill="EAF0F6"/>
            <w:vAlign w:val="center"/>
            <w:hideMark/>
          </w:tcPr>
          <w:p w14:paraId="212FCC9F" w14:textId="77777777" w:rsidR="002C1ABC" w:rsidRPr="002C1ABC" w:rsidRDefault="002C1ABC" w:rsidP="002C1ABC">
            <w:pPr>
              <w:spacing w:after="0" w:line="240" w:lineRule="auto"/>
              <w:jc w:val="right"/>
              <w:rPr>
                <w:rFonts w:ascii="Times New Roman" w:eastAsia="Times New Roman" w:hAnsi="Times New Roman" w:cs="Times New Roman"/>
                <w:color w:val="000000"/>
                <w:sz w:val="18"/>
                <w:szCs w:val="18"/>
              </w:rPr>
            </w:pPr>
            <w:r w:rsidRPr="002C1ABC">
              <w:rPr>
                <w:rFonts w:ascii="Times New Roman" w:eastAsia="Times New Roman" w:hAnsi="Times New Roman" w:cs="Times New Roman"/>
                <w:color w:val="000000"/>
                <w:sz w:val="18"/>
                <w:szCs w:val="18"/>
              </w:rPr>
              <w:t>8.0</w:t>
            </w:r>
          </w:p>
        </w:tc>
        <w:tc>
          <w:tcPr>
            <w:tcW w:w="0" w:type="auto"/>
            <w:shd w:val="clear" w:color="auto" w:fill="EAF0F6"/>
            <w:vAlign w:val="center"/>
            <w:hideMark/>
          </w:tcPr>
          <w:p w14:paraId="41C9BBE4" w14:textId="77777777" w:rsidR="002C1ABC" w:rsidRPr="002C1ABC" w:rsidRDefault="002C1ABC" w:rsidP="002C1ABC">
            <w:pPr>
              <w:spacing w:after="0" w:line="240" w:lineRule="auto"/>
              <w:jc w:val="right"/>
              <w:rPr>
                <w:rFonts w:ascii="Times New Roman" w:eastAsia="Times New Roman" w:hAnsi="Times New Roman" w:cs="Times New Roman"/>
                <w:color w:val="000000"/>
                <w:sz w:val="18"/>
                <w:szCs w:val="18"/>
              </w:rPr>
            </w:pPr>
            <w:r w:rsidRPr="002C1ABC">
              <w:rPr>
                <w:rFonts w:ascii="Times New Roman" w:eastAsia="Times New Roman" w:hAnsi="Times New Roman" w:cs="Times New Roman"/>
                <w:color w:val="000000"/>
                <w:sz w:val="18"/>
                <w:szCs w:val="18"/>
              </w:rPr>
              <w:t>15.0</w:t>
            </w:r>
          </w:p>
        </w:tc>
        <w:tc>
          <w:tcPr>
            <w:tcW w:w="0" w:type="auto"/>
            <w:shd w:val="clear" w:color="auto" w:fill="EAF0F6"/>
            <w:vAlign w:val="center"/>
            <w:hideMark/>
          </w:tcPr>
          <w:p w14:paraId="7339E248" w14:textId="77777777" w:rsidR="002C1ABC" w:rsidRPr="002C1ABC" w:rsidRDefault="002C1ABC" w:rsidP="002C1ABC">
            <w:pPr>
              <w:spacing w:after="0" w:line="240" w:lineRule="auto"/>
              <w:jc w:val="right"/>
              <w:rPr>
                <w:rFonts w:ascii="Times New Roman" w:eastAsia="Times New Roman" w:hAnsi="Times New Roman" w:cs="Times New Roman"/>
                <w:color w:val="000000"/>
                <w:sz w:val="18"/>
                <w:szCs w:val="18"/>
              </w:rPr>
            </w:pPr>
            <w:r w:rsidRPr="002C1ABC">
              <w:rPr>
                <w:rFonts w:ascii="Times New Roman" w:eastAsia="Times New Roman" w:hAnsi="Times New Roman" w:cs="Times New Roman"/>
                <w:color w:val="000000"/>
                <w:sz w:val="18"/>
                <w:szCs w:val="18"/>
              </w:rPr>
              <w:t>0.0</w:t>
            </w:r>
          </w:p>
        </w:tc>
        <w:tc>
          <w:tcPr>
            <w:tcW w:w="0" w:type="auto"/>
            <w:shd w:val="clear" w:color="auto" w:fill="EAF0F6"/>
            <w:vAlign w:val="center"/>
            <w:hideMark/>
          </w:tcPr>
          <w:p w14:paraId="0EAAD6CD" w14:textId="77777777" w:rsidR="002C1ABC" w:rsidRPr="002C1ABC" w:rsidRDefault="002C1ABC" w:rsidP="002C1ABC">
            <w:pPr>
              <w:spacing w:after="0" w:line="240" w:lineRule="auto"/>
              <w:jc w:val="right"/>
              <w:rPr>
                <w:rFonts w:ascii="Times New Roman" w:eastAsia="Times New Roman" w:hAnsi="Times New Roman" w:cs="Times New Roman"/>
                <w:color w:val="000000"/>
                <w:sz w:val="18"/>
                <w:szCs w:val="18"/>
              </w:rPr>
            </w:pPr>
            <w:r w:rsidRPr="002C1ABC">
              <w:rPr>
                <w:rFonts w:ascii="Times New Roman" w:eastAsia="Times New Roman" w:hAnsi="Times New Roman" w:cs="Times New Roman"/>
                <w:color w:val="000000"/>
                <w:sz w:val="18"/>
                <w:szCs w:val="18"/>
              </w:rPr>
              <w:t>0.0</w:t>
            </w:r>
          </w:p>
        </w:tc>
        <w:tc>
          <w:tcPr>
            <w:tcW w:w="0" w:type="auto"/>
            <w:shd w:val="clear" w:color="auto" w:fill="EAF0F6"/>
            <w:vAlign w:val="center"/>
            <w:hideMark/>
          </w:tcPr>
          <w:p w14:paraId="4AFF26A7" w14:textId="77777777" w:rsidR="002C1ABC" w:rsidRPr="002C1ABC" w:rsidRDefault="002C1ABC" w:rsidP="002C1ABC">
            <w:pPr>
              <w:spacing w:after="0" w:line="240" w:lineRule="auto"/>
              <w:jc w:val="right"/>
              <w:rPr>
                <w:rFonts w:ascii="Times New Roman" w:eastAsia="Times New Roman" w:hAnsi="Times New Roman" w:cs="Times New Roman"/>
                <w:color w:val="000000"/>
                <w:sz w:val="18"/>
                <w:szCs w:val="18"/>
              </w:rPr>
            </w:pPr>
            <w:r w:rsidRPr="002C1ABC">
              <w:rPr>
                <w:rFonts w:ascii="Times New Roman" w:eastAsia="Times New Roman" w:hAnsi="Times New Roman" w:cs="Times New Roman"/>
                <w:color w:val="000000"/>
                <w:sz w:val="18"/>
                <w:szCs w:val="18"/>
              </w:rPr>
              <w:t>8.0</w:t>
            </w:r>
          </w:p>
        </w:tc>
        <w:tc>
          <w:tcPr>
            <w:tcW w:w="0" w:type="auto"/>
            <w:shd w:val="clear" w:color="auto" w:fill="EAF0F6"/>
            <w:vAlign w:val="center"/>
            <w:hideMark/>
          </w:tcPr>
          <w:p w14:paraId="397AA6A4" w14:textId="77777777" w:rsidR="002C1ABC" w:rsidRPr="002C1ABC" w:rsidRDefault="002C1ABC" w:rsidP="002C1ABC">
            <w:pPr>
              <w:spacing w:after="0" w:line="240" w:lineRule="auto"/>
              <w:jc w:val="right"/>
              <w:rPr>
                <w:rFonts w:ascii="Times New Roman" w:eastAsia="Times New Roman" w:hAnsi="Times New Roman" w:cs="Times New Roman"/>
                <w:color w:val="000000"/>
                <w:sz w:val="18"/>
                <w:szCs w:val="18"/>
              </w:rPr>
            </w:pPr>
            <w:r w:rsidRPr="002C1ABC">
              <w:rPr>
                <w:rFonts w:ascii="Times New Roman" w:eastAsia="Times New Roman" w:hAnsi="Times New Roman" w:cs="Times New Roman"/>
                <w:color w:val="000000"/>
                <w:sz w:val="18"/>
                <w:szCs w:val="18"/>
              </w:rPr>
              <w:t>0.0</w:t>
            </w:r>
          </w:p>
        </w:tc>
        <w:tc>
          <w:tcPr>
            <w:tcW w:w="0" w:type="auto"/>
            <w:shd w:val="clear" w:color="auto" w:fill="EAF0F6"/>
            <w:vAlign w:val="center"/>
            <w:hideMark/>
          </w:tcPr>
          <w:p w14:paraId="3157B07B" w14:textId="77777777" w:rsidR="002C1ABC" w:rsidRPr="002C1ABC" w:rsidRDefault="002C1ABC" w:rsidP="002C1ABC">
            <w:pPr>
              <w:spacing w:after="0" w:line="240" w:lineRule="auto"/>
              <w:jc w:val="right"/>
              <w:rPr>
                <w:rFonts w:ascii="Times New Roman" w:eastAsia="Times New Roman" w:hAnsi="Times New Roman" w:cs="Times New Roman"/>
                <w:color w:val="000000"/>
                <w:sz w:val="18"/>
                <w:szCs w:val="18"/>
              </w:rPr>
            </w:pPr>
            <w:r w:rsidRPr="002C1ABC">
              <w:rPr>
                <w:rFonts w:ascii="Times New Roman" w:eastAsia="Times New Roman" w:hAnsi="Times New Roman" w:cs="Times New Roman"/>
                <w:color w:val="000000"/>
                <w:sz w:val="18"/>
                <w:szCs w:val="18"/>
              </w:rPr>
              <w:t>8.0</w:t>
            </w:r>
          </w:p>
        </w:tc>
        <w:tc>
          <w:tcPr>
            <w:tcW w:w="0" w:type="auto"/>
            <w:shd w:val="clear" w:color="auto" w:fill="EAF0F6"/>
            <w:vAlign w:val="center"/>
            <w:hideMark/>
          </w:tcPr>
          <w:p w14:paraId="0C1A1C6E" w14:textId="77777777" w:rsidR="002C1ABC" w:rsidRPr="002C1ABC" w:rsidRDefault="002C1ABC" w:rsidP="002C1ABC">
            <w:pPr>
              <w:spacing w:after="0" w:line="240" w:lineRule="auto"/>
              <w:jc w:val="right"/>
              <w:rPr>
                <w:rFonts w:ascii="Times New Roman" w:eastAsia="Times New Roman" w:hAnsi="Times New Roman" w:cs="Times New Roman"/>
                <w:color w:val="000000"/>
                <w:sz w:val="18"/>
                <w:szCs w:val="18"/>
              </w:rPr>
            </w:pPr>
            <w:r w:rsidRPr="002C1ABC">
              <w:rPr>
                <w:rFonts w:ascii="Times New Roman" w:eastAsia="Times New Roman" w:hAnsi="Times New Roman" w:cs="Times New Roman"/>
                <w:color w:val="000000"/>
                <w:sz w:val="18"/>
                <w:szCs w:val="18"/>
              </w:rPr>
              <w:t>0.0</w:t>
            </w:r>
          </w:p>
        </w:tc>
        <w:tc>
          <w:tcPr>
            <w:tcW w:w="0" w:type="auto"/>
            <w:shd w:val="clear" w:color="auto" w:fill="EAF0F6"/>
            <w:vAlign w:val="center"/>
            <w:hideMark/>
          </w:tcPr>
          <w:p w14:paraId="60C14ED9" w14:textId="77777777" w:rsidR="002C1ABC" w:rsidRPr="002C1ABC" w:rsidRDefault="002C1ABC" w:rsidP="002C1ABC">
            <w:pPr>
              <w:spacing w:after="0" w:line="240" w:lineRule="auto"/>
              <w:jc w:val="right"/>
              <w:rPr>
                <w:rFonts w:ascii="Times New Roman" w:eastAsia="Times New Roman" w:hAnsi="Times New Roman" w:cs="Times New Roman"/>
                <w:color w:val="000000"/>
                <w:sz w:val="18"/>
                <w:szCs w:val="18"/>
              </w:rPr>
            </w:pPr>
            <w:r w:rsidRPr="002C1ABC">
              <w:rPr>
                <w:rFonts w:ascii="Times New Roman" w:eastAsia="Times New Roman" w:hAnsi="Times New Roman" w:cs="Times New Roman"/>
                <w:color w:val="000000"/>
                <w:sz w:val="18"/>
                <w:szCs w:val="18"/>
              </w:rPr>
              <w:t>4.0</w:t>
            </w:r>
          </w:p>
        </w:tc>
        <w:tc>
          <w:tcPr>
            <w:tcW w:w="0" w:type="auto"/>
            <w:shd w:val="clear" w:color="auto" w:fill="E7F9F9"/>
            <w:vAlign w:val="center"/>
            <w:hideMark/>
          </w:tcPr>
          <w:p w14:paraId="72FABF15" w14:textId="77777777" w:rsidR="002C1ABC" w:rsidRPr="002C1ABC" w:rsidRDefault="002C1ABC" w:rsidP="002C1ABC">
            <w:pPr>
              <w:spacing w:after="0" w:line="240" w:lineRule="auto"/>
              <w:jc w:val="right"/>
              <w:rPr>
                <w:rFonts w:ascii="Times New Roman" w:eastAsia="Times New Roman" w:hAnsi="Times New Roman" w:cs="Times New Roman"/>
                <w:color w:val="000000"/>
                <w:sz w:val="18"/>
                <w:szCs w:val="18"/>
              </w:rPr>
            </w:pPr>
            <w:r w:rsidRPr="002C1ABC">
              <w:rPr>
                <w:rFonts w:ascii="Times New Roman" w:eastAsia="Times New Roman" w:hAnsi="Times New Roman" w:cs="Times New Roman"/>
                <w:color w:val="000000"/>
                <w:sz w:val="18"/>
                <w:szCs w:val="18"/>
              </w:rPr>
              <w:t>15.0</w:t>
            </w:r>
          </w:p>
        </w:tc>
        <w:tc>
          <w:tcPr>
            <w:tcW w:w="655" w:type="dxa"/>
            <w:shd w:val="clear" w:color="auto" w:fill="E7F9F9"/>
            <w:vAlign w:val="center"/>
            <w:hideMark/>
          </w:tcPr>
          <w:p w14:paraId="18818A2F" w14:textId="77777777" w:rsidR="002C1ABC" w:rsidRPr="002C1ABC" w:rsidRDefault="002C1ABC" w:rsidP="002C1ABC">
            <w:pPr>
              <w:spacing w:after="0" w:line="240" w:lineRule="auto"/>
              <w:jc w:val="right"/>
              <w:rPr>
                <w:rFonts w:ascii="Times New Roman" w:eastAsia="Times New Roman" w:hAnsi="Times New Roman" w:cs="Times New Roman"/>
                <w:color w:val="000000"/>
                <w:sz w:val="18"/>
                <w:szCs w:val="18"/>
              </w:rPr>
            </w:pPr>
            <w:r w:rsidRPr="002C1ABC">
              <w:rPr>
                <w:rFonts w:ascii="Times New Roman" w:eastAsia="Times New Roman" w:hAnsi="Times New Roman" w:cs="Times New Roman"/>
                <w:color w:val="000000"/>
                <w:sz w:val="18"/>
                <w:szCs w:val="18"/>
              </w:rPr>
              <w:t>36.0</w:t>
            </w:r>
          </w:p>
        </w:tc>
      </w:tr>
      <w:tr w:rsidR="002C1ABC" w:rsidRPr="002C1ABC" w14:paraId="53FD6429" w14:textId="77777777" w:rsidTr="625E6571">
        <w:trPr>
          <w:trHeight w:val="70"/>
        </w:trPr>
        <w:tc>
          <w:tcPr>
            <w:tcW w:w="1726" w:type="dxa"/>
            <w:vAlign w:val="center"/>
            <w:hideMark/>
          </w:tcPr>
          <w:p w14:paraId="366F8F04" w14:textId="77777777" w:rsidR="002C1ABC" w:rsidRPr="002C1ABC" w:rsidRDefault="002C1ABC" w:rsidP="002C1ABC">
            <w:pPr>
              <w:spacing w:after="0" w:line="240" w:lineRule="auto"/>
              <w:rPr>
                <w:rFonts w:ascii="Times New Roman" w:eastAsia="Times New Roman" w:hAnsi="Times New Roman" w:cs="Times New Roman"/>
                <w:b/>
                <w:bCs/>
                <w:color w:val="000000"/>
                <w:sz w:val="18"/>
                <w:szCs w:val="18"/>
              </w:rPr>
            </w:pPr>
            <w:r w:rsidRPr="002C1ABC">
              <w:rPr>
                <w:rFonts w:ascii="Times New Roman" w:eastAsia="Times New Roman" w:hAnsi="Times New Roman" w:cs="Times New Roman"/>
                <w:b/>
                <w:bCs/>
                <w:color w:val="000000"/>
                <w:sz w:val="18"/>
                <w:szCs w:val="18"/>
              </w:rPr>
              <w:t>FRCE</w:t>
            </w:r>
          </w:p>
        </w:tc>
        <w:tc>
          <w:tcPr>
            <w:tcW w:w="0" w:type="auto"/>
            <w:vAlign w:val="center"/>
            <w:hideMark/>
          </w:tcPr>
          <w:p w14:paraId="70CE5D4C" w14:textId="77777777" w:rsidR="002C1ABC" w:rsidRPr="002C1ABC" w:rsidRDefault="002C1ABC" w:rsidP="002C1ABC">
            <w:pPr>
              <w:spacing w:after="0" w:line="240" w:lineRule="auto"/>
              <w:rPr>
                <w:rFonts w:ascii="Times New Roman" w:eastAsia="Times New Roman" w:hAnsi="Times New Roman" w:cs="Times New Roman"/>
                <w:b/>
                <w:bCs/>
                <w:color w:val="000000"/>
                <w:sz w:val="18"/>
                <w:szCs w:val="18"/>
              </w:rPr>
            </w:pPr>
            <w:r w:rsidRPr="002C1ABC">
              <w:rPr>
                <w:rFonts w:ascii="Times New Roman" w:eastAsia="Times New Roman" w:hAnsi="Times New Roman" w:cs="Times New Roman"/>
                <w:b/>
                <w:bCs/>
                <w:color w:val="000000"/>
                <w:sz w:val="18"/>
                <w:szCs w:val="18"/>
              </w:rPr>
              <w:t>ISO 9001</w:t>
            </w:r>
          </w:p>
        </w:tc>
        <w:tc>
          <w:tcPr>
            <w:tcW w:w="0" w:type="auto"/>
            <w:vAlign w:val="center"/>
            <w:hideMark/>
          </w:tcPr>
          <w:p w14:paraId="37DE2C70" w14:textId="77777777" w:rsidR="002C1ABC" w:rsidRPr="002C1ABC" w:rsidRDefault="002C1ABC" w:rsidP="002C1ABC">
            <w:pPr>
              <w:spacing w:after="0" w:line="240" w:lineRule="auto"/>
              <w:jc w:val="right"/>
              <w:rPr>
                <w:rFonts w:ascii="Times New Roman" w:eastAsia="Times New Roman" w:hAnsi="Times New Roman" w:cs="Times New Roman"/>
                <w:color w:val="000000"/>
                <w:sz w:val="18"/>
                <w:szCs w:val="18"/>
              </w:rPr>
            </w:pPr>
            <w:r w:rsidRPr="002C1ABC">
              <w:rPr>
                <w:rFonts w:ascii="Times New Roman" w:eastAsia="Times New Roman" w:hAnsi="Times New Roman" w:cs="Times New Roman"/>
                <w:color w:val="000000"/>
                <w:sz w:val="18"/>
                <w:szCs w:val="18"/>
              </w:rPr>
              <w:t>0.0</w:t>
            </w:r>
          </w:p>
        </w:tc>
        <w:tc>
          <w:tcPr>
            <w:tcW w:w="0" w:type="auto"/>
            <w:vAlign w:val="center"/>
            <w:hideMark/>
          </w:tcPr>
          <w:p w14:paraId="615B9A07" w14:textId="77777777" w:rsidR="002C1ABC" w:rsidRPr="002C1ABC" w:rsidRDefault="002C1ABC" w:rsidP="002C1ABC">
            <w:pPr>
              <w:spacing w:after="0" w:line="240" w:lineRule="auto"/>
              <w:jc w:val="right"/>
              <w:rPr>
                <w:rFonts w:ascii="Times New Roman" w:eastAsia="Times New Roman" w:hAnsi="Times New Roman" w:cs="Times New Roman"/>
                <w:color w:val="000000"/>
                <w:sz w:val="18"/>
                <w:szCs w:val="18"/>
              </w:rPr>
            </w:pPr>
            <w:r w:rsidRPr="002C1ABC">
              <w:rPr>
                <w:rFonts w:ascii="Times New Roman" w:eastAsia="Times New Roman" w:hAnsi="Times New Roman" w:cs="Times New Roman"/>
                <w:color w:val="000000"/>
                <w:sz w:val="18"/>
                <w:szCs w:val="18"/>
              </w:rPr>
              <w:t>8.0</w:t>
            </w:r>
          </w:p>
        </w:tc>
        <w:tc>
          <w:tcPr>
            <w:tcW w:w="0" w:type="auto"/>
            <w:vAlign w:val="center"/>
            <w:hideMark/>
          </w:tcPr>
          <w:p w14:paraId="1230FA7A" w14:textId="77777777" w:rsidR="002C1ABC" w:rsidRPr="002C1ABC" w:rsidRDefault="002C1ABC" w:rsidP="002C1ABC">
            <w:pPr>
              <w:spacing w:after="0" w:line="240" w:lineRule="auto"/>
              <w:jc w:val="right"/>
              <w:rPr>
                <w:rFonts w:ascii="Times New Roman" w:eastAsia="Times New Roman" w:hAnsi="Times New Roman" w:cs="Times New Roman"/>
                <w:color w:val="000000"/>
                <w:sz w:val="18"/>
                <w:szCs w:val="18"/>
              </w:rPr>
            </w:pPr>
            <w:r w:rsidRPr="002C1ABC">
              <w:rPr>
                <w:rFonts w:ascii="Times New Roman" w:eastAsia="Times New Roman" w:hAnsi="Times New Roman" w:cs="Times New Roman"/>
                <w:color w:val="000000"/>
                <w:sz w:val="18"/>
                <w:szCs w:val="18"/>
              </w:rPr>
              <w:t>0.0</w:t>
            </w:r>
          </w:p>
        </w:tc>
        <w:tc>
          <w:tcPr>
            <w:tcW w:w="0" w:type="auto"/>
            <w:vAlign w:val="center"/>
            <w:hideMark/>
          </w:tcPr>
          <w:p w14:paraId="7C05DE6D" w14:textId="77777777" w:rsidR="002C1ABC" w:rsidRPr="002C1ABC" w:rsidRDefault="002C1ABC" w:rsidP="002C1ABC">
            <w:pPr>
              <w:spacing w:after="0" w:line="240" w:lineRule="auto"/>
              <w:jc w:val="right"/>
              <w:rPr>
                <w:rFonts w:ascii="Times New Roman" w:eastAsia="Times New Roman" w:hAnsi="Times New Roman" w:cs="Times New Roman"/>
                <w:color w:val="000000"/>
                <w:sz w:val="18"/>
                <w:szCs w:val="18"/>
              </w:rPr>
            </w:pPr>
            <w:r w:rsidRPr="002C1ABC">
              <w:rPr>
                <w:rFonts w:ascii="Times New Roman" w:eastAsia="Times New Roman" w:hAnsi="Times New Roman" w:cs="Times New Roman"/>
                <w:color w:val="000000"/>
                <w:sz w:val="18"/>
                <w:szCs w:val="18"/>
              </w:rPr>
              <w:t>8.0</w:t>
            </w:r>
          </w:p>
        </w:tc>
        <w:tc>
          <w:tcPr>
            <w:tcW w:w="0" w:type="auto"/>
            <w:vAlign w:val="center"/>
            <w:hideMark/>
          </w:tcPr>
          <w:p w14:paraId="08330013" w14:textId="77777777" w:rsidR="002C1ABC" w:rsidRPr="002C1ABC" w:rsidRDefault="002C1ABC" w:rsidP="002C1ABC">
            <w:pPr>
              <w:spacing w:after="0" w:line="240" w:lineRule="auto"/>
              <w:jc w:val="right"/>
              <w:rPr>
                <w:rFonts w:ascii="Times New Roman" w:eastAsia="Times New Roman" w:hAnsi="Times New Roman" w:cs="Times New Roman"/>
                <w:color w:val="000000"/>
                <w:sz w:val="18"/>
                <w:szCs w:val="18"/>
              </w:rPr>
            </w:pPr>
            <w:r w:rsidRPr="002C1ABC">
              <w:rPr>
                <w:rFonts w:ascii="Times New Roman" w:eastAsia="Times New Roman" w:hAnsi="Times New Roman" w:cs="Times New Roman"/>
                <w:color w:val="000000"/>
                <w:sz w:val="18"/>
                <w:szCs w:val="18"/>
              </w:rPr>
              <w:t>0.0</w:t>
            </w:r>
          </w:p>
        </w:tc>
        <w:tc>
          <w:tcPr>
            <w:tcW w:w="0" w:type="auto"/>
            <w:vAlign w:val="center"/>
            <w:hideMark/>
          </w:tcPr>
          <w:p w14:paraId="279691C6" w14:textId="77777777" w:rsidR="002C1ABC" w:rsidRPr="002C1ABC" w:rsidRDefault="002C1ABC" w:rsidP="002C1ABC">
            <w:pPr>
              <w:spacing w:after="0" w:line="240" w:lineRule="auto"/>
              <w:jc w:val="right"/>
              <w:rPr>
                <w:rFonts w:ascii="Times New Roman" w:eastAsia="Times New Roman" w:hAnsi="Times New Roman" w:cs="Times New Roman"/>
                <w:color w:val="000000"/>
                <w:sz w:val="18"/>
                <w:szCs w:val="18"/>
              </w:rPr>
            </w:pPr>
            <w:r w:rsidRPr="002C1ABC">
              <w:rPr>
                <w:rFonts w:ascii="Times New Roman" w:eastAsia="Times New Roman" w:hAnsi="Times New Roman" w:cs="Times New Roman"/>
                <w:color w:val="000000"/>
                <w:sz w:val="18"/>
                <w:szCs w:val="18"/>
              </w:rPr>
              <w:t>8.0</w:t>
            </w:r>
          </w:p>
        </w:tc>
        <w:tc>
          <w:tcPr>
            <w:tcW w:w="0" w:type="auto"/>
            <w:vAlign w:val="center"/>
            <w:hideMark/>
          </w:tcPr>
          <w:p w14:paraId="56632D99" w14:textId="77777777" w:rsidR="002C1ABC" w:rsidRPr="002C1ABC" w:rsidRDefault="002C1ABC" w:rsidP="002C1ABC">
            <w:pPr>
              <w:spacing w:after="0" w:line="240" w:lineRule="auto"/>
              <w:jc w:val="right"/>
              <w:rPr>
                <w:rFonts w:ascii="Times New Roman" w:eastAsia="Times New Roman" w:hAnsi="Times New Roman" w:cs="Times New Roman"/>
                <w:color w:val="000000"/>
                <w:sz w:val="18"/>
                <w:szCs w:val="18"/>
              </w:rPr>
            </w:pPr>
            <w:r w:rsidRPr="002C1ABC">
              <w:rPr>
                <w:rFonts w:ascii="Times New Roman" w:eastAsia="Times New Roman" w:hAnsi="Times New Roman" w:cs="Times New Roman"/>
                <w:color w:val="000000"/>
                <w:sz w:val="18"/>
                <w:szCs w:val="18"/>
              </w:rPr>
              <w:t>0.0</w:t>
            </w:r>
          </w:p>
        </w:tc>
        <w:tc>
          <w:tcPr>
            <w:tcW w:w="0" w:type="auto"/>
            <w:vAlign w:val="center"/>
            <w:hideMark/>
          </w:tcPr>
          <w:p w14:paraId="35D92A2A" w14:textId="77777777" w:rsidR="002C1ABC" w:rsidRPr="002C1ABC" w:rsidRDefault="002C1ABC" w:rsidP="002C1ABC">
            <w:pPr>
              <w:spacing w:after="0" w:line="240" w:lineRule="auto"/>
              <w:jc w:val="right"/>
              <w:rPr>
                <w:rFonts w:ascii="Times New Roman" w:eastAsia="Times New Roman" w:hAnsi="Times New Roman" w:cs="Times New Roman"/>
                <w:color w:val="000000"/>
                <w:sz w:val="18"/>
                <w:szCs w:val="18"/>
              </w:rPr>
            </w:pPr>
            <w:r w:rsidRPr="002C1ABC">
              <w:rPr>
                <w:rFonts w:ascii="Times New Roman" w:eastAsia="Times New Roman" w:hAnsi="Times New Roman" w:cs="Times New Roman"/>
                <w:color w:val="000000"/>
                <w:sz w:val="18"/>
                <w:szCs w:val="18"/>
              </w:rPr>
              <w:t>8.0</w:t>
            </w:r>
          </w:p>
        </w:tc>
        <w:tc>
          <w:tcPr>
            <w:tcW w:w="0" w:type="auto"/>
            <w:vAlign w:val="center"/>
            <w:hideMark/>
          </w:tcPr>
          <w:p w14:paraId="67335017" w14:textId="77777777" w:rsidR="002C1ABC" w:rsidRPr="002C1ABC" w:rsidRDefault="002C1ABC" w:rsidP="002C1ABC">
            <w:pPr>
              <w:spacing w:after="0" w:line="240" w:lineRule="auto"/>
              <w:jc w:val="right"/>
              <w:rPr>
                <w:rFonts w:ascii="Times New Roman" w:eastAsia="Times New Roman" w:hAnsi="Times New Roman" w:cs="Times New Roman"/>
                <w:color w:val="000000"/>
                <w:sz w:val="18"/>
                <w:szCs w:val="18"/>
              </w:rPr>
            </w:pPr>
            <w:r w:rsidRPr="002C1ABC">
              <w:rPr>
                <w:rFonts w:ascii="Times New Roman" w:eastAsia="Times New Roman" w:hAnsi="Times New Roman" w:cs="Times New Roman"/>
                <w:color w:val="000000"/>
                <w:sz w:val="18"/>
                <w:szCs w:val="18"/>
              </w:rPr>
              <w:t>0.0</w:t>
            </w:r>
          </w:p>
        </w:tc>
        <w:tc>
          <w:tcPr>
            <w:tcW w:w="0" w:type="auto"/>
            <w:vAlign w:val="center"/>
            <w:hideMark/>
          </w:tcPr>
          <w:p w14:paraId="36948375" w14:textId="77777777" w:rsidR="002C1ABC" w:rsidRPr="002C1ABC" w:rsidRDefault="002C1ABC" w:rsidP="002C1ABC">
            <w:pPr>
              <w:spacing w:after="0" w:line="240" w:lineRule="auto"/>
              <w:jc w:val="right"/>
              <w:rPr>
                <w:rFonts w:ascii="Times New Roman" w:eastAsia="Times New Roman" w:hAnsi="Times New Roman" w:cs="Times New Roman"/>
                <w:color w:val="000000"/>
                <w:sz w:val="18"/>
                <w:szCs w:val="18"/>
              </w:rPr>
            </w:pPr>
            <w:r w:rsidRPr="002C1ABC">
              <w:rPr>
                <w:rFonts w:ascii="Times New Roman" w:eastAsia="Times New Roman" w:hAnsi="Times New Roman" w:cs="Times New Roman"/>
                <w:color w:val="000000"/>
                <w:sz w:val="18"/>
                <w:szCs w:val="18"/>
              </w:rPr>
              <w:t>8.0</w:t>
            </w:r>
          </w:p>
        </w:tc>
        <w:tc>
          <w:tcPr>
            <w:tcW w:w="0" w:type="auto"/>
            <w:vAlign w:val="center"/>
            <w:hideMark/>
          </w:tcPr>
          <w:p w14:paraId="7A83F811" w14:textId="77777777" w:rsidR="002C1ABC" w:rsidRPr="002C1ABC" w:rsidRDefault="002C1ABC" w:rsidP="002C1ABC">
            <w:pPr>
              <w:spacing w:after="0" w:line="240" w:lineRule="auto"/>
              <w:jc w:val="right"/>
              <w:rPr>
                <w:rFonts w:ascii="Times New Roman" w:eastAsia="Times New Roman" w:hAnsi="Times New Roman" w:cs="Times New Roman"/>
                <w:color w:val="000000"/>
                <w:sz w:val="18"/>
                <w:szCs w:val="18"/>
              </w:rPr>
            </w:pPr>
            <w:r w:rsidRPr="002C1ABC">
              <w:rPr>
                <w:rFonts w:ascii="Times New Roman" w:eastAsia="Times New Roman" w:hAnsi="Times New Roman" w:cs="Times New Roman"/>
                <w:color w:val="000000"/>
                <w:sz w:val="18"/>
                <w:szCs w:val="18"/>
              </w:rPr>
              <w:t>0.0</w:t>
            </w:r>
          </w:p>
        </w:tc>
        <w:tc>
          <w:tcPr>
            <w:tcW w:w="0" w:type="auto"/>
            <w:vAlign w:val="center"/>
            <w:hideMark/>
          </w:tcPr>
          <w:p w14:paraId="33D098D7" w14:textId="77777777" w:rsidR="002C1ABC" w:rsidRPr="002C1ABC" w:rsidRDefault="002C1ABC" w:rsidP="002C1ABC">
            <w:pPr>
              <w:spacing w:after="0" w:line="240" w:lineRule="auto"/>
              <w:jc w:val="right"/>
              <w:rPr>
                <w:rFonts w:ascii="Times New Roman" w:eastAsia="Times New Roman" w:hAnsi="Times New Roman" w:cs="Times New Roman"/>
                <w:color w:val="000000"/>
                <w:sz w:val="18"/>
                <w:szCs w:val="18"/>
              </w:rPr>
            </w:pPr>
            <w:r w:rsidRPr="002C1ABC">
              <w:rPr>
                <w:rFonts w:ascii="Times New Roman" w:eastAsia="Times New Roman" w:hAnsi="Times New Roman" w:cs="Times New Roman"/>
                <w:color w:val="000000"/>
                <w:sz w:val="18"/>
                <w:szCs w:val="18"/>
              </w:rPr>
              <w:t>4.0</w:t>
            </w:r>
          </w:p>
        </w:tc>
        <w:tc>
          <w:tcPr>
            <w:tcW w:w="0" w:type="auto"/>
            <w:shd w:val="clear" w:color="auto" w:fill="E7F9F9"/>
            <w:noWrap/>
            <w:vAlign w:val="bottom"/>
            <w:hideMark/>
          </w:tcPr>
          <w:p w14:paraId="648442E6" w14:textId="77777777" w:rsidR="002C1ABC" w:rsidRPr="002C1ABC" w:rsidRDefault="002C1ABC" w:rsidP="002C1ABC">
            <w:pPr>
              <w:spacing w:after="0" w:line="240" w:lineRule="auto"/>
              <w:jc w:val="right"/>
              <w:rPr>
                <w:rFonts w:ascii="Times New Roman" w:eastAsia="Times New Roman" w:hAnsi="Times New Roman" w:cs="Times New Roman"/>
                <w:color w:val="000000"/>
                <w:sz w:val="18"/>
                <w:szCs w:val="18"/>
              </w:rPr>
            </w:pPr>
            <w:r w:rsidRPr="002C1ABC">
              <w:rPr>
                <w:rFonts w:ascii="Times New Roman" w:eastAsia="Times New Roman" w:hAnsi="Times New Roman" w:cs="Times New Roman"/>
                <w:color w:val="000000"/>
                <w:sz w:val="18"/>
                <w:szCs w:val="18"/>
              </w:rPr>
              <w:t>0.0</w:t>
            </w:r>
          </w:p>
        </w:tc>
        <w:tc>
          <w:tcPr>
            <w:tcW w:w="655" w:type="dxa"/>
            <w:shd w:val="clear" w:color="auto" w:fill="E7F9F9"/>
            <w:noWrap/>
            <w:vAlign w:val="bottom"/>
            <w:hideMark/>
          </w:tcPr>
          <w:p w14:paraId="410766BE" w14:textId="77777777" w:rsidR="002C1ABC" w:rsidRPr="002C1ABC" w:rsidRDefault="002C1ABC" w:rsidP="002C1ABC">
            <w:pPr>
              <w:spacing w:after="0" w:line="240" w:lineRule="auto"/>
              <w:jc w:val="right"/>
              <w:rPr>
                <w:rFonts w:ascii="Times New Roman" w:eastAsia="Times New Roman" w:hAnsi="Times New Roman" w:cs="Times New Roman"/>
                <w:color w:val="000000"/>
                <w:sz w:val="18"/>
                <w:szCs w:val="18"/>
              </w:rPr>
            </w:pPr>
            <w:r w:rsidRPr="002C1ABC">
              <w:rPr>
                <w:rFonts w:ascii="Times New Roman" w:eastAsia="Times New Roman" w:hAnsi="Times New Roman" w:cs="Times New Roman"/>
                <w:color w:val="000000"/>
                <w:sz w:val="18"/>
                <w:szCs w:val="18"/>
              </w:rPr>
              <w:t>44.0</w:t>
            </w:r>
          </w:p>
        </w:tc>
      </w:tr>
      <w:tr w:rsidR="002C1ABC" w:rsidRPr="002C1ABC" w14:paraId="2CDCE240" w14:textId="77777777" w:rsidTr="625E6571">
        <w:trPr>
          <w:trHeight w:val="70"/>
        </w:trPr>
        <w:tc>
          <w:tcPr>
            <w:tcW w:w="1726" w:type="dxa"/>
            <w:vAlign w:val="center"/>
            <w:hideMark/>
          </w:tcPr>
          <w:p w14:paraId="3AF84A44" w14:textId="77777777" w:rsidR="002C1ABC" w:rsidRPr="002C1ABC" w:rsidRDefault="002C1ABC" w:rsidP="002C1ABC">
            <w:pPr>
              <w:spacing w:after="0" w:line="240" w:lineRule="auto"/>
              <w:rPr>
                <w:rFonts w:ascii="Times New Roman" w:eastAsia="Times New Roman" w:hAnsi="Times New Roman" w:cs="Times New Roman"/>
                <w:color w:val="000000"/>
                <w:sz w:val="18"/>
                <w:szCs w:val="18"/>
              </w:rPr>
            </w:pPr>
            <w:r w:rsidRPr="002C1ABC">
              <w:rPr>
                <w:rFonts w:ascii="Times New Roman" w:eastAsia="Times New Roman" w:hAnsi="Times New Roman" w:cs="Times New Roman"/>
                <w:color w:val="000000"/>
                <w:sz w:val="18"/>
                <w:szCs w:val="18"/>
              </w:rPr>
              <w:t> </w:t>
            </w:r>
          </w:p>
        </w:tc>
        <w:tc>
          <w:tcPr>
            <w:tcW w:w="0" w:type="auto"/>
            <w:vAlign w:val="center"/>
            <w:hideMark/>
          </w:tcPr>
          <w:p w14:paraId="6245F695" w14:textId="77777777" w:rsidR="002C1ABC" w:rsidRPr="002C1ABC" w:rsidRDefault="002C1ABC" w:rsidP="002C1ABC">
            <w:pPr>
              <w:spacing w:after="0" w:line="240" w:lineRule="auto"/>
              <w:rPr>
                <w:rFonts w:ascii="Times New Roman" w:eastAsia="Times New Roman" w:hAnsi="Times New Roman" w:cs="Times New Roman"/>
                <w:b/>
                <w:bCs/>
                <w:color w:val="000000"/>
                <w:sz w:val="18"/>
                <w:szCs w:val="18"/>
              </w:rPr>
            </w:pPr>
            <w:r w:rsidRPr="002C1ABC">
              <w:rPr>
                <w:rFonts w:ascii="Times New Roman" w:eastAsia="Times New Roman" w:hAnsi="Times New Roman" w:cs="Times New Roman"/>
                <w:b/>
                <w:bCs/>
                <w:color w:val="000000"/>
                <w:sz w:val="18"/>
                <w:szCs w:val="18"/>
              </w:rPr>
              <w:t>AS 9110</w:t>
            </w:r>
          </w:p>
        </w:tc>
        <w:tc>
          <w:tcPr>
            <w:tcW w:w="0" w:type="auto"/>
            <w:vAlign w:val="center"/>
            <w:hideMark/>
          </w:tcPr>
          <w:p w14:paraId="311190D7" w14:textId="77777777" w:rsidR="002C1ABC" w:rsidRPr="002C1ABC" w:rsidRDefault="002C1ABC" w:rsidP="002C1ABC">
            <w:pPr>
              <w:spacing w:after="0" w:line="240" w:lineRule="auto"/>
              <w:jc w:val="right"/>
              <w:rPr>
                <w:rFonts w:ascii="Times New Roman" w:eastAsia="Times New Roman" w:hAnsi="Times New Roman" w:cs="Times New Roman"/>
                <w:color w:val="000000"/>
                <w:sz w:val="18"/>
                <w:szCs w:val="18"/>
              </w:rPr>
            </w:pPr>
            <w:r w:rsidRPr="002C1ABC">
              <w:rPr>
                <w:rFonts w:ascii="Times New Roman" w:eastAsia="Times New Roman" w:hAnsi="Times New Roman" w:cs="Times New Roman"/>
                <w:color w:val="000000"/>
                <w:sz w:val="18"/>
                <w:szCs w:val="18"/>
              </w:rPr>
              <w:t>0.0</w:t>
            </w:r>
          </w:p>
        </w:tc>
        <w:tc>
          <w:tcPr>
            <w:tcW w:w="0" w:type="auto"/>
            <w:vAlign w:val="center"/>
            <w:hideMark/>
          </w:tcPr>
          <w:p w14:paraId="09EE525D" w14:textId="77777777" w:rsidR="002C1ABC" w:rsidRPr="002C1ABC" w:rsidRDefault="002C1ABC" w:rsidP="002C1ABC">
            <w:pPr>
              <w:spacing w:after="0" w:line="240" w:lineRule="auto"/>
              <w:jc w:val="right"/>
              <w:rPr>
                <w:rFonts w:ascii="Times New Roman" w:eastAsia="Times New Roman" w:hAnsi="Times New Roman" w:cs="Times New Roman"/>
                <w:color w:val="000000"/>
                <w:sz w:val="18"/>
                <w:szCs w:val="18"/>
              </w:rPr>
            </w:pPr>
            <w:r w:rsidRPr="002C1ABC">
              <w:rPr>
                <w:rFonts w:ascii="Times New Roman" w:eastAsia="Times New Roman" w:hAnsi="Times New Roman" w:cs="Times New Roman"/>
                <w:color w:val="000000"/>
                <w:sz w:val="18"/>
                <w:szCs w:val="18"/>
              </w:rPr>
              <w:t>8.0</w:t>
            </w:r>
          </w:p>
        </w:tc>
        <w:tc>
          <w:tcPr>
            <w:tcW w:w="0" w:type="auto"/>
            <w:vAlign w:val="center"/>
            <w:hideMark/>
          </w:tcPr>
          <w:p w14:paraId="16DA6D7D" w14:textId="77777777" w:rsidR="002C1ABC" w:rsidRPr="002C1ABC" w:rsidRDefault="002C1ABC" w:rsidP="002C1ABC">
            <w:pPr>
              <w:spacing w:after="0" w:line="240" w:lineRule="auto"/>
              <w:jc w:val="right"/>
              <w:rPr>
                <w:rFonts w:ascii="Times New Roman" w:eastAsia="Times New Roman" w:hAnsi="Times New Roman" w:cs="Times New Roman"/>
                <w:color w:val="000000"/>
                <w:sz w:val="18"/>
                <w:szCs w:val="18"/>
              </w:rPr>
            </w:pPr>
            <w:r w:rsidRPr="002C1ABC">
              <w:rPr>
                <w:rFonts w:ascii="Times New Roman" w:eastAsia="Times New Roman" w:hAnsi="Times New Roman" w:cs="Times New Roman"/>
                <w:color w:val="000000"/>
                <w:sz w:val="18"/>
                <w:szCs w:val="18"/>
              </w:rPr>
              <w:t>0.0</w:t>
            </w:r>
          </w:p>
        </w:tc>
        <w:tc>
          <w:tcPr>
            <w:tcW w:w="0" w:type="auto"/>
            <w:vAlign w:val="center"/>
            <w:hideMark/>
          </w:tcPr>
          <w:p w14:paraId="54A7149F" w14:textId="77777777" w:rsidR="002C1ABC" w:rsidRPr="002C1ABC" w:rsidRDefault="002C1ABC" w:rsidP="002C1ABC">
            <w:pPr>
              <w:spacing w:after="0" w:line="240" w:lineRule="auto"/>
              <w:jc w:val="right"/>
              <w:rPr>
                <w:rFonts w:ascii="Times New Roman" w:eastAsia="Times New Roman" w:hAnsi="Times New Roman" w:cs="Times New Roman"/>
                <w:color w:val="000000"/>
                <w:sz w:val="18"/>
                <w:szCs w:val="18"/>
              </w:rPr>
            </w:pPr>
            <w:r w:rsidRPr="002C1ABC">
              <w:rPr>
                <w:rFonts w:ascii="Times New Roman" w:eastAsia="Times New Roman" w:hAnsi="Times New Roman" w:cs="Times New Roman"/>
                <w:color w:val="000000"/>
                <w:sz w:val="18"/>
                <w:szCs w:val="18"/>
              </w:rPr>
              <w:t>8.0</w:t>
            </w:r>
          </w:p>
        </w:tc>
        <w:tc>
          <w:tcPr>
            <w:tcW w:w="0" w:type="auto"/>
            <w:vAlign w:val="center"/>
            <w:hideMark/>
          </w:tcPr>
          <w:p w14:paraId="28CF0B27" w14:textId="77777777" w:rsidR="002C1ABC" w:rsidRPr="002C1ABC" w:rsidRDefault="002C1ABC" w:rsidP="002C1ABC">
            <w:pPr>
              <w:spacing w:after="0" w:line="240" w:lineRule="auto"/>
              <w:jc w:val="right"/>
              <w:rPr>
                <w:rFonts w:ascii="Times New Roman" w:eastAsia="Times New Roman" w:hAnsi="Times New Roman" w:cs="Times New Roman"/>
                <w:color w:val="000000"/>
                <w:sz w:val="18"/>
                <w:szCs w:val="18"/>
              </w:rPr>
            </w:pPr>
            <w:r w:rsidRPr="002C1ABC">
              <w:rPr>
                <w:rFonts w:ascii="Times New Roman" w:eastAsia="Times New Roman" w:hAnsi="Times New Roman" w:cs="Times New Roman"/>
                <w:color w:val="000000"/>
                <w:sz w:val="18"/>
                <w:szCs w:val="18"/>
              </w:rPr>
              <w:t>15.0</w:t>
            </w:r>
          </w:p>
        </w:tc>
        <w:tc>
          <w:tcPr>
            <w:tcW w:w="0" w:type="auto"/>
            <w:vAlign w:val="center"/>
            <w:hideMark/>
          </w:tcPr>
          <w:p w14:paraId="29EBA685" w14:textId="77777777" w:rsidR="002C1ABC" w:rsidRPr="002C1ABC" w:rsidRDefault="002C1ABC" w:rsidP="002C1ABC">
            <w:pPr>
              <w:spacing w:after="0" w:line="240" w:lineRule="auto"/>
              <w:jc w:val="right"/>
              <w:rPr>
                <w:rFonts w:ascii="Times New Roman" w:eastAsia="Times New Roman" w:hAnsi="Times New Roman" w:cs="Times New Roman"/>
                <w:color w:val="000000"/>
                <w:sz w:val="18"/>
                <w:szCs w:val="18"/>
              </w:rPr>
            </w:pPr>
            <w:r w:rsidRPr="002C1ABC">
              <w:rPr>
                <w:rFonts w:ascii="Times New Roman" w:eastAsia="Times New Roman" w:hAnsi="Times New Roman" w:cs="Times New Roman"/>
                <w:color w:val="000000"/>
                <w:sz w:val="18"/>
                <w:szCs w:val="18"/>
              </w:rPr>
              <w:t>0.0</w:t>
            </w:r>
          </w:p>
        </w:tc>
        <w:tc>
          <w:tcPr>
            <w:tcW w:w="0" w:type="auto"/>
            <w:vAlign w:val="center"/>
            <w:hideMark/>
          </w:tcPr>
          <w:p w14:paraId="505FFD81" w14:textId="77777777" w:rsidR="002C1ABC" w:rsidRPr="002C1ABC" w:rsidRDefault="002C1ABC" w:rsidP="002C1ABC">
            <w:pPr>
              <w:spacing w:after="0" w:line="240" w:lineRule="auto"/>
              <w:jc w:val="right"/>
              <w:rPr>
                <w:rFonts w:ascii="Times New Roman" w:eastAsia="Times New Roman" w:hAnsi="Times New Roman" w:cs="Times New Roman"/>
                <w:color w:val="000000"/>
                <w:sz w:val="18"/>
                <w:szCs w:val="18"/>
              </w:rPr>
            </w:pPr>
            <w:r w:rsidRPr="002C1ABC">
              <w:rPr>
                <w:rFonts w:ascii="Times New Roman" w:eastAsia="Times New Roman" w:hAnsi="Times New Roman" w:cs="Times New Roman"/>
                <w:color w:val="000000"/>
                <w:sz w:val="18"/>
                <w:szCs w:val="18"/>
              </w:rPr>
              <w:t>0.0</w:t>
            </w:r>
          </w:p>
        </w:tc>
        <w:tc>
          <w:tcPr>
            <w:tcW w:w="0" w:type="auto"/>
            <w:vAlign w:val="center"/>
            <w:hideMark/>
          </w:tcPr>
          <w:p w14:paraId="0D8D18C1" w14:textId="77777777" w:rsidR="002C1ABC" w:rsidRPr="002C1ABC" w:rsidRDefault="002C1ABC" w:rsidP="002C1ABC">
            <w:pPr>
              <w:spacing w:after="0" w:line="240" w:lineRule="auto"/>
              <w:jc w:val="right"/>
              <w:rPr>
                <w:rFonts w:ascii="Times New Roman" w:eastAsia="Times New Roman" w:hAnsi="Times New Roman" w:cs="Times New Roman"/>
                <w:color w:val="000000"/>
                <w:sz w:val="18"/>
                <w:szCs w:val="18"/>
              </w:rPr>
            </w:pPr>
            <w:r w:rsidRPr="002C1ABC">
              <w:rPr>
                <w:rFonts w:ascii="Times New Roman" w:eastAsia="Times New Roman" w:hAnsi="Times New Roman" w:cs="Times New Roman"/>
                <w:color w:val="000000"/>
                <w:sz w:val="18"/>
                <w:szCs w:val="18"/>
              </w:rPr>
              <w:t>8.0</w:t>
            </w:r>
          </w:p>
        </w:tc>
        <w:tc>
          <w:tcPr>
            <w:tcW w:w="0" w:type="auto"/>
            <w:vAlign w:val="center"/>
            <w:hideMark/>
          </w:tcPr>
          <w:p w14:paraId="78FB6440" w14:textId="77777777" w:rsidR="002C1ABC" w:rsidRPr="002C1ABC" w:rsidRDefault="002C1ABC" w:rsidP="002C1ABC">
            <w:pPr>
              <w:spacing w:after="0" w:line="240" w:lineRule="auto"/>
              <w:jc w:val="right"/>
              <w:rPr>
                <w:rFonts w:ascii="Times New Roman" w:eastAsia="Times New Roman" w:hAnsi="Times New Roman" w:cs="Times New Roman"/>
                <w:color w:val="000000"/>
                <w:sz w:val="18"/>
                <w:szCs w:val="18"/>
              </w:rPr>
            </w:pPr>
            <w:r w:rsidRPr="002C1ABC">
              <w:rPr>
                <w:rFonts w:ascii="Times New Roman" w:eastAsia="Times New Roman" w:hAnsi="Times New Roman" w:cs="Times New Roman"/>
                <w:color w:val="000000"/>
                <w:sz w:val="18"/>
                <w:szCs w:val="18"/>
              </w:rPr>
              <w:t>0.0</w:t>
            </w:r>
          </w:p>
        </w:tc>
        <w:tc>
          <w:tcPr>
            <w:tcW w:w="0" w:type="auto"/>
            <w:vAlign w:val="center"/>
            <w:hideMark/>
          </w:tcPr>
          <w:p w14:paraId="5F41D7AB" w14:textId="77777777" w:rsidR="002C1ABC" w:rsidRPr="002C1ABC" w:rsidRDefault="002C1ABC" w:rsidP="002C1ABC">
            <w:pPr>
              <w:spacing w:after="0" w:line="240" w:lineRule="auto"/>
              <w:jc w:val="right"/>
              <w:rPr>
                <w:rFonts w:ascii="Times New Roman" w:eastAsia="Times New Roman" w:hAnsi="Times New Roman" w:cs="Times New Roman"/>
                <w:color w:val="000000"/>
                <w:sz w:val="18"/>
                <w:szCs w:val="18"/>
              </w:rPr>
            </w:pPr>
            <w:r w:rsidRPr="002C1ABC">
              <w:rPr>
                <w:rFonts w:ascii="Times New Roman" w:eastAsia="Times New Roman" w:hAnsi="Times New Roman" w:cs="Times New Roman"/>
                <w:color w:val="000000"/>
                <w:sz w:val="18"/>
                <w:szCs w:val="18"/>
              </w:rPr>
              <w:t>8.0</w:t>
            </w:r>
          </w:p>
        </w:tc>
        <w:tc>
          <w:tcPr>
            <w:tcW w:w="0" w:type="auto"/>
            <w:vAlign w:val="center"/>
            <w:hideMark/>
          </w:tcPr>
          <w:p w14:paraId="7BFBB507" w14:textId="77777777" w:rsidR="002C1ABC" w:rsidRPr="002C1ABC" w:rsidRDefault="002C1ABC" w:rsidP="002C1ABC">
            <w:pPr>
              <w:spacing w:after="0" w:line="240" w:lineRule="auto"/>
              <w:jc w:val="right"/>
              <w:rPr>
                <w:rFonts w:ascii="Times New Roman" w:eastAsia="Times New Roman" w:hAnsi="Times New Roman" w:cs="Times New Roman"/>
                <w:color w:val="000000"/>
                <w:sz w:val="18"/>
                <w:szCs w:val="18"/>
              </w:rPr>
            </w:pPr>
            <w:r w:rsidRPr="002C1ABC">
              <w:rPr>
                <w:rFonts w:ascii="Times New Roman" w:eastAsia="Times New Roman" w:hAnsi="Times New Roman" w:cs="Times New Roman"/>
                <w:color w:val="000000"/>
                <w:sz w:val="18"/>
                <w:szCs w:val="18"/>
              </w:rPr>
              <w:t>0.0</w:t>
            </w:r>
          </w:p>
        </w:tc>
        <w:tc>
          <w:tcPr>
            <w:tcW w:w="0" w:type="auto"/>
            <w:vAlign w:val="center"/>
            <w:hideMark/>
          </w:tcPr>
          <w:p w14:paraId="025CBBB1" w14:textId="77777777" w:rsidR="002C1ABC" w:rsidRPr="002C1ABC" w:rsidRDefault="002C1ABC" w:rsidP="002C1ABC">
            <w:pPr>
              <w:spacing w:after="0" w:line="240" w:lineRule="auto"/>
              <w:jc w:val="right"/>
              <w:rPr>
                <w:rFonts w:ascii="Times New Roman" w:eastAsia="Times New Roman" w:hAnsi="Times New Roman" w:cs="Times New Roman"/>
                <w:color w:val="000000"/>
                <w:sz w:val="18"/>
                <w:szCs w:val="18"/>
              </w:rPr>
            </w:pPr>
            <w:r w:rsidRPr="002C1ABC">
              <w:rPr>
                <w:rFonts w:ascii="Times New Roman" w:eastAsia="Times New Roman" w:hAnsi="Times New Roman" w:cs="Times New Roman"/>
                <w:color w:val="000000"/>
                <w:sz w:val="18"/>
                <w:szCs w:val="18"/>
              </w:rPr>
              <w:t>4.0</w:t>
            </w:r>
          </w:p>
        </w:tc>
        <w:tc>
          <w:tcPr>
            <w:tcW w:w="0" w:type="auto"/>
            <w:shd w:val="clear" w:color="auto" w:fill="E7F9F9"/>
            <w:noWrap/>
            <w:vAlign w:val="bottom"/>
            <w:hideMark/>
          </w:tcPr>
          <w:p w14:paraId="3A992960" w14:textId="77777777" w:rsidR="002C1ABC" w:rsidRPr="002C1ABC" w:rsidRDefault="002C1ABC" w:rsidP="002C1ABC">
            <w:pPr>
              <w:spacing w:after="0" w:line="240" w:lineRule="auto"/>
              <w:jc w:val="right"/>
              <w:rPr>
                <w:rFonts w:ascii="Times New Roman" w:eastAsia="Times New Roman" w:hAnsi="Times New Roman" w:cs="Times New Roman"/>
                <w:color w:val="000000"/>
                <w:sz w:val="18"/>
                <w:szCs w:val="18"/>
              </w:rPr>
            </w:pPr>
            <w:r w:rsidRPr="002C1ABC">
              <w:rPr>
                <w:rFonts w:ascii="Times New Roman" w:eastAsia="Times New Roman" w:hAnsi="Times New Roman" w:cs="Times New Roman"/>
                <w:color w:val="000000"/>
                <w:sz w:val="18"/>
                <w:szCs w:val="18"/>
              </w:rPr>
              <w:t>15.0</w:t>
            </w:r>
          </w:p>
        </w:tc>
        <w:tc>
          <w:tcPr>
            <w:tcW w:w="655" w:type="dxa"/>
            <w:shd w:val="clear" w:color="auto" w:fill="E7F9F9"/>
            <w:noWrap/>
            <w:vAlign w:val="bottom"/>
            <w:hideMark/>
          </w:tcPr>
          <w:p w14:paraId="20D52AEF" w14:textId="77777777" w:rsidR="002C1ABC" w:rsidRPr="002C1ABC" w:rsidRDefault="002C1ABC" w:rsidP="002C1ABC">
            <w:pPr>
              <w:spacing w:after="0" w:line="240" w:lineRule="auto"/>
              <w:jc w:val="right"/>
              <w:rPr>
                <w:rFonts w:ascii="Times New Roman" w:eastAsia="Times New Roman" w:hAnsi="Times New Roman" w:cs="Times New Roman"/>
                <w:color w:val="000000"/>
                <w:sz w:val="18"/>
                <w:szCs w:val="18"/>
              </w:rPr>
            </w:pPr>
            <w:r w:rsidRPr="002C1ABC">
              <w:rPr>
                <w:rFonts w:ascii="Times New Roman" w:eastAsia="Times New Roman" w:hAnsi="Times New Roman" w:cs="Times New Roman"/>
                <w:color w:val="000000"/>
                <w:sz w:val="18"/>
                <w:szCs w:val="18"/>
              </w:rPr>
              <w:t>36.0</w:t>
            </w:r>
          </w:p>
        </w:tc>
      </w:tr>
      <w:tr w:rsidR="002C1ABC" w:rsidRPr="002C1ABC" w14:paraId="381F0084" w14:textId="77777777" w:rsidTr="625E6571">
        <w:trPr>
          <w:trHeight w:val="70"/>
        </w:trPr>
        <w:tc>
          <w:tcPr>
            <w:tcW w:w="1726" w:type="dxa"/>
            <w:vAlign w:val="center"/>
            <w:hideMark/>
          </w:tcPr>
          <w:p w14:paraId="30E07968" w14:textId="77777777" w:rsidR="002C1ABC" w:rsidRPr="002C1ABC" w:rsidRDefault="002C1ABC" w:rsidP="002C1ABC">
            <w:pPr>
              <w:spacing w:after="0" w:line="240" w:lineRule="auto"/>
              <w:rPr>
                <w:rFonts w:ascii="Times New Roman" w:eastAsia="Times New Roman" w:hAnsi="Times New Roman" w:cs="Times New Roman"/>
                <w:color w:val="000000"/>
                <w:sz w:val="18"/>
                <w:szCs w:val="18"/>
              </w:rPr>
            </w:pPr>
            <w:r w:rsidRPr="002C1ABC">
              <w:rPr>
                <w:rFonts w:ascii="Times New Roman" w:eastAsia="Times New Roman" w:hAnsi="Times New Roman" w:cs="Times New Roman"/>
                <w:color w:val="000000"/>
                <w:sz w:val="18"/>
                <w:szCs w:val="18"/>
              </w:rPr>
              <w:t> </w:t>
            </w:r>
          </w:p>
        </w:tc>
        <w:tc>
          <w:tcPr>
            <w:tcW w:w="0" w:type="auto"/>
            <w:vAlign w:val="center"/>
            <w:hideMark/>
          </w:tcPr>
          <w:p w14:paraId="2E9E618D" w14:textId="77777777" w:rsidR="002C1ABC" w:rsidRPr="002C1ABC" w:rsidRDefault="002C1ABC" w:rsidP="002C1ABC">
            <w:pPr>
              <w:spacing w:after="0" w:line="240" w:lineRule="auto"/>
              <w:rPr>
                <w:rFonts w:ascii="Times New Roman" w:eastAsia="Times New Roman" w:hAnsi="Times New Roman" w:cs="Times New Roman"/>
                <w:b/>
                <w:bCs/>
                <w:color w:val="000000"/>
                <w:sz w:val="18"/>
                <w:szCs w:val="18"/>
              </w:rPr>
            </w:pPr>
            <w:r w:rsidRPr="002C1ABC">
              <w:rPr>
                <w:rFonts w:ascii="Times New Roman" w:eastAsia="Times New Roman" w:hAnsi="Times New Roman" w:cs="Times New Roman"/>
                <w:b/>
                <w:bCs/>
                <w:color w:val="000000"/>
                <w:sz w:val="18"/>
                <w:szCs w:val="18"/>
              </w:rPr>
              <w:t>ISO 14001</w:t>
            </w:r>
          </w:p>
        </w:tc>
        <w:tc>
          <w:tcPr>
            <w:tcW w:w="0" w:type="auto"/>
            <w:vAlign w:val="center"/>
            <w:hideMark/>
          </w:tcPr>
          <w:p w14:paraId="0D111EBD" w14:textId="77777777" w:rsidR="002C1ABC" w:rsidRPr="002C1ABC" w:rsidRDefault="002C1ABC" w:rsidP="002C1ABC">
            <w:pPr>
              <w:spacing w:after="0" w:line="240" w:lineRule="auto"/>
              <w:jc w:val="right"/>
              <w:rPr>
                <w:rFonts w:ascii="Times New Roman" w:eastAsia="Times New Roman" w:hAnsi="Times New Roman" w:cs="Times New Roman"/>
                <w:color w:val="000000"/>
                <w:sz w:val="18"/>
                <w:szCs w:val="18"/>
              </w:rPr>
            </w:pPr>
            <w:r w:rsidRPr="002C1ABC">
              <w:rPr>
                <w:rFonts w:ascii="Times New Roman" w:eastAsia="Times New Roman" w:hAnsi="Times New Roman" w:cs="Times New Roman"/>
                <w:color w:val="000000"/>
                <w:sz w:val="18"/>
                <w:szCs w:val="18"/>
              </w:rPr>
              <w:t>15.0</w:t>
            </w:r>
          </w:p>
        </w:tc>
        <w:tc>
          <w:tcPr>
            <w:tcW w:w="0" w:type="auto"/>
            <w:vAlign w:val="center"/>
            <w:hideMark/>
          </w:tcPr>
          <w:p w14:paraId="64D4FB32" w14:textId="77777777" w:rsidR="002C1ABC" w:rsidRPr="002C1ABC" w:rsidRDefault="002C1ABC" w:rsidP="002C1ABC">
            <w:pPr>
              <w:spacing w:after="0" w:line="240" w:lineRule="auto"/>
              <w:jc w:val="right"/>
              <w:rPr>
                <w:rFonts w:ascii="Times New Roman" w:eastAsia="Times New Roman" w:hAnsi="Times New Roman" w:cs="Times New Roman"/>
                <w:color w:val="000000"/>
                <w:sz w:val="18"/>
                <w:szCs w:val="18"/>
              </w:rPr>
            </w:pPr>
            <w:r w:rsidRPr="002C1ABC">
              <w:rPr>
                <w:rFonts w:ascii="Times New Roman" w:eastAsia="Times New Roman" w:hAnsi="Times New Roman" w:cs="Times New Roman"/>
                <w:color w:val="000000"/>
                <w:sz w:val="18"/>
                <w:szCs w:val="18"/>
              </w:rPr>
              <w:t>0.0</w:t>
            </w:r>
          </w:p>
        </w:tc>
        <w:tc>
          <w:tcPr>
            <w:tcW w:w="0" w:type="auto"/>
            <w:vAlign w:val="center"/>
            <w:hideMark/>
          </w:tcPr>
          <w:p w14:paraId="59B59264" w14:textId="77777777" w:rsidR="002C1ABC" w:rsidRPr="002C1ABC" w:rsidRDefault="002C1ABC" w:rsidP="002C1ABC">
            <w:pPr>
              <w:spacing w:after="0" w:line="240" w:lineRule="auto"/>
              <w:jc w:val="right"/>
              <w:rPr>
                <w:rFonts w:ascii="Times New Roman" w:eastAsia="Times New Roman" w:hAnsi="Times New Roman" w:cs="Times New Roman"/>
                <w:color w:val="000000"/>
                <w:sz w:val="18"/>
                <w:szCs w:val="18"/>
              </w:rPr>
            </w:pPr>
            <w:r w:rsidRPr="002C1ABC">
              <w:rPr>
                <w:rFonts w:ascii="Times New Roman" w:eastAsia="Times New Roman" w:hAnsi="Times New Roman" w:cs="Times New Roman"/>
                <w:color w:val="000000"/>
                <w:sz w:val="18"/>
                <w:szCs w:val="18"/>
              </w:rPr>
              <w:t>0.0</w:t>
            </w:r>
          </w:p>
        </w:tc>
        <w:tc>
          <w:tcPr>
            <w:tcW w:w="0" w:type="auto"/>
            <w:vAlign w:val="center"/>
            <w:hideMark/>
          </w:tcPr>
          <w:p w14:paraId="25BDEF61" w14:textId="77777777" w:rsidR="002C1ABC" w:rsidRPr="002C1ABC" w:rsidRDefault="002C1ABC" w:rsidP="002C1ABC">
            <w:pPr>
              <w:spacing w:after="0" w:line="240" w:lineRule="auto"/>
              <w:jc w:val="right"/>
              <w:rPr>
                <w:rFonts w:ascii="Times New Roman" w:eastAsia="Times New Roman" w:hAnsi="Times New Roman" w:cs="Times New Roman"/>
                <w:color w:val="000000"/>
                <w:sz w:val="18"/>
                <w:szCs w:val="18"/>
              </w:rPr>
            </w:pPr>
            <w:r w:rsidRPr="002C1ABC">
              <w:rPr>
                <w:rFonts w:ascii="Times New Roman" w:eastAsia="Times New Roman" w:hAnsi="Times New Roman" w:cs="Times New Roman"/>
                <w:color w:val="000000"/>
                <w:sz w:val="18"/>
                <w:szCs w:val="18"/>
              </w:rPr>
              <w:t>8.0</w:t>
            </w:r>
          </w:p>
        </w:tc>
        <w:tc>
          <w:tcPr>
            <w:tcW w:w="0" w:type="auto"/>
            <w:vAlign w:val="center"/>
            <w:hideMark/>
          </w:tcPr>
          <w:p w14:paraId="0295290B" w14:textId="77777777" w:rsidR="002C1ABC" w:rsidRPr="002C1ABC" w:rsidRDefault="002C1ABC" w:rsidP="002C1ABC">
            <w:pPr>
              <w:spacing w:after="0" w:line="240" w:lineRule="auto"/>
              <w:jc w:val="right"/>
              <w:rPr>
                <w:rFonts w:ascii="Times New Roman" w:eastAsia="Times New Roman" w:hAnsi="Times New Roman" w:cs="Times New Roman"/>
                <w:color w:val="000000"/>
                <w:sz w:val="18"/>
                <w:szCs w:val="18"/>
              </w:rPr>
            </w:pPr>
            <w:r w:rsidRPr="002C1ABC">
              <w:rPr>
                <w:rFonts w:ascii="Times New Roman" w:eastAsia="Times New Roman" w:hAnsi="Times New Roman" w:cs="Times New Roman"/>
                <w:color w:val="000000"/>
                <w:sz w:val="18"/>
                <w:szCs w:val="18"/>
              </w:rPr>
              <w:t>0.0</w:t>
            </w:r>
          </w:p>
        </w:tc>
        <w:tc>
          <w:tcPr>
            <w:tcW w:w="0" w:type="auto"/>
            <w:vAlign w:val="center"/>
            <w:hideMark/>
          </w:tcPr>
          <w:p w14:paraId="2F544571" w14:textId="77777777" w:rsidR="002C1ABC" w:rsidRPr="002C1ABC" w:rsidRDefault="002C1ABC" w:rsidP="002C1ABC">
            <w:pPr>
              <w:spacing w:after="0" w:line="240" w:lineRule="auto"/>
              <w:jc w:val="right"/>
              <w:rPr>
                <w:rFonts w:ascii="Times New Roman" w:eastAsia="Times New Roman" w:hAnsi="Times New Roman" w:cs="Times New Roman"/>
                <w:color w:val="000000"/>
                <w:sz w:val="18"/>
                <w:szCs w:val="18"/>
              </w:rPr>
            </w:pPr>
            <w:r w:rsidRPr="002C1ABC">
              <w:rPr>
                <w:rFonts w:ascii="Times New Roman" w:eastAsia="Times New Roman" w:hAnsi="Times New Roman" w:cs="Times New Roman"/>
                <w:color w:val="000000"/>
                <w:sz w:val="18"/>
                <w:szCs w:val="18"/>
              </w:rPr>
              <w:t>8.0</w:t>
            </w:r>
          </w:p>
        </w:tc>
        <w:tc>
          <w:tcPr>
            <w:tcW w:w="0" w:type="auto"/>
            <w:vAlign w:val="center"/>
            <w:hideMark/>
          </w:tcPr>
          <w:p w14:paraId="4EF8CD9A" w14:textId="77777777" w:rsidR="002C1ABC" w:rsidRPr="002C1ABC" w:rsidRDefault="002C1ABC" w:rsidP="002C1ABC">
            <w:pPr>
              <w:spacing w:after="0" w:line="240" w:lineRule="auto"/>
              <w:jc w:val="right"/>
              <w:rPr>
                <w:rFonts w:ascii="Times New Roman" w:eastAsia="Times New Roman" w:hAnsi="Times New Roman" w:cs="Times New Roman"/>
                <w:color w:val="000000"/>
                <w:sz w:val="18"/>
                <w:szCs w:val="18"/>
              </w:rPr>
            </w:pPr>
            <w:r w:rsidRPr="002C1ABC">
              <w:rPr>
                <w:rFonts w:ascii="Times New Roman" w:eastAsia="Times New Roman" w:hAnsi="Times New Roman" w:cs="Times New Roman"/>
                <w:color w:val="000000"/>
                <w:sz w:val="18"/>
                <w:szCs w:val="18"/>
              </w:rPr>
              <w:t>15.0</w:t>
            </w:r>
          </w:p>
        </w:tc>
        <w:tc>
          <w:tcPr>
            <w:tcW w:w="0" w:type="auto"/>
            <w:vAlign w:val="center"/>
            <w:hideMark/>
          </w:tcPr>
          <w:p w14:paraId="39F47DB7" w14:textId="77777777" w:rsidR="002C1ABC" w:rsidRPr="002C1ABC" w:rsidRDefault="002C1ABC" w:rsidP="002C1ABC">
            <w:pPr>
              <w:spacing w:after="0" w:line="240" w:lineRule="auto"/>
              <w:jc w:val="right"/>
              <w:rPr>
                <w:rFonts w:ascii="Times New Roman" w:eastAsia="Times New Roman" w:hAnsi="Times New Roman" w:cs="Times New Roman"/>
                <w:color w:val="000000"/>
                <w:sz w:val="18"/>
                <w:szCs w:val="18"/>
              </w:rPr>
            </w:pPr>
            <w:r w:rsidRPr="002C1ABC">
              <w:rPr>
                <w:rFonts w:ascii="Times New Roman" w:eastAsia="Times New Roman" w:hAnsi="Times New Roman" w:cs="Times New Roman"/>
                <w:color w:val="000000"/>
                <w:sz w:val="18"/>
                <w:szCs w:val="18"/>
              </w:rPr>
              <w:t>0.0</w:t>
            </w:r>
          </w:p>
        </w:tc>
        <w:tc>
          <w:tcPr>
            <w:tcW w:w="0" w:type="auto"/>
            <w:vAlign w:val="center"/>
            <w:hideMark/>
          </w:tcPr>
          <w:p w14:paraId="7387971D" w14:textId="77777777" w:rsidR="002C1ABC" w:rsidRPr="002C1ABC" w:rsidRDefault="002C1ABC" w:rsidP="002C1ABC">
            <w:pPr>
              <w:spacing w:after="0" w:line="240" w:lineRule="auto"/>
              <w:jc w:val="right"/>
              <w:rPr>
                <w:rFonts w:ascii="Times New Roman" w:eastAsia="Times New Roman" w:hAnsi="Times New Roman" w:cs="Times New Roman"/>
                <w:color w:val="000000"/>
                <w:sz w:val="18"/>
                <w:szCs w:val="18"/>
              </w:rPr>
            </w:pPr>
            <w:r w:rsidRPr="002C1ABC">
              <w:rPr>
                <w:rFonts w:ascii="Times New Roman" w:eastAsia="Times New Roman" w:hAnsi="Times New Roman" w:cs="Times New Roman"/>
                <w:color w:val="000000"/>
                <w:sz w:val="18"/>
                <w:szCs w:val="18"/>
              </w:rPr>
              <w:t>0.0</w:t>
            </w:r>
          </w:p>
        </w:tc>
        <w:tc>
          <w:tcPr>
            <w:tcW w:w="0" w:type="auto"/>
            <w:vAlign w:val="center"/>
            <w:hideMark/>
          </w:tcPr>
          <w:p w14:paraId="33BD383C" w14:textId="77777777" w:rsidR="002C1ABC" w:rsidRPr="002C1ABC" w:rsidRDefault="002C1ABC" w:rsidP="002C1ABC">
            <w:pPr>
              <w:spacing w:after="0" w:line="240" w:lineRule="auto"/>
              <w:jc w:val="right"/>
              <w:rPr>
                <w:rFonts w:ascii="Times New Roman" w:eastAsia="Times New Roman" w:hAnsi="Times New Roman" w:cs="Times New Roman"/>
                <w:color w:val="000000"/>
                <w:sz w:val="18"/>
                <w:szCs w:val="18"/>
              </w:rPr>
            </w:pPr>
            <w:r w:rsidRPr="002C1ABC">
              <w:rPr>
                <w:rFonts w:ascii="Times New Roman" w:eastAsia="Times New Roman" w:hAnsi="Times New Roman" w:cs="Times New Roman"/>
                <w:color w:val="000000"/>
                <w:sz w:val="18"/>
                <w:szCs w:val="18"/>
              </w:rPr>
              <w:t>8.0</w:t>
            </w:r>
          </w:p>
        </w:tc>
        <w:tc>
          <w:tcPr>
            <w:tcW w:w="0" w:type="auto"/>
            <w:vAlign w:val="center"/>
            <w:hideMark/>
          </w:tcPr>
          <w:p w14:paraId="7D2323A5" w14:textId="77777777" w:rsidR="002C1ABC" w:rsidRPr="002C1ABC" w:rsidRDefault="002C1ABC" w:rsidP="002C1ABC">
            <w:pPr>
              <w:spacing w:after="0" w:line="240" w:lineRule="auto"/>
              <w:jc w:val="right"/>
              <w:rPr>
                <w:rFonts w:ascii="Times New Roman" w:eastAsia="Times New Roman" w:hAnsi="Times New Roman" w:cs="Times New Roman"/>
                <w:color w:val="000000"/>
                <w:sz w:val="18"/>
                <w:szCs w:val="18"/>
              </w:rPr>
            </w:pPr>
            <w:r w:rsidRPr="002C1ABC">
              <w:rPr>
                <w:rFonts w:ascii="Times New Roman" w:eastAsia="Times New Roman" w:hAnsi="Times New Roman" w:cs="Times New Roman"/>
                <w:color w:val="000000"/>
                <w:sz w:val="18"/>
                <w:szCs w:val="18"/>
              </w:rPr>
              <w:t>0.0</w:t>
            </w:r>
          </w:p>
        </w:tc>
        <w:tc>
          <w:tcPr>
            <w:tcW w:w="0" w:type="auto"/>
            <w:vAlign w:val="center"/>
            <w:hideMark/>
          </w:tcPr>
          <w:p w14:paraId="481B6694" w14:textId="77777777" w:rsidR="002C1ABC" w:rsidRPr="002C1ABC" w:rsidRDefault="002C1ABC" w:rsidP="002C1ABC">
            <w:pPr>
              <w:spacing w:after="0" w:line="240" w:lineRule="auto"/>
              <w:jc w:val="right"/>
              <w:rPr>
                <w:rFonts w:ascii="Times New Roman" w:eastAsia="Times New Roman" w:hAnsi="Times New Roman" w:cs="Times New Roman"/>
                <w:color w:val="000000"/>
                <w:sz w:val="18"/>
                <w:szCs w:val="18"/>
              </w:rPr>
            </w:pPr>
            <w:r w:rsidRPr="002C1ABC">
              <w:rPr>
                <w:rFonts w:ascii="Times New Roman" w:eastAsia="Times New Roman" w:hAnsi="Times New Roman" w:cs="Times New Roman"/>
                <w:color w:val="000000"/>
                <w:sz w:val="18"/>
                <w:szCs w:val="18"/>
              </w:rPr>
              <w:t>4.0</w:t>
            </w:r>
          </w:p>
        </w:tc>
        <w:tc>
          <w:tcPr>
            <w:tcW w:w="0" w:type="auto"/>
            <w:shd w:val="clear" w:color="auto" w:fill="E7F9F9"/>
            <w:noWrap/>
            <w:vAlign w:val="bottom"/>
            <w:hideMark/>
          </w:tcPr>
          <w:p w14:paraId="5E3B1C7F" w14:textId="77777777" w:rsidR="002C1ABC" w:rsidRPr="002C1ABC" w:rsidRDefault="002C1ABC" w:rsidP="002C1ABC">
            <w:pPr>
              <w:spacing w:after="0" w:line="240" w:lineRule="auto"/>
              <w:jc w:val="right"/>
              <w:rPr>
                <w:rFonts w:ascii="Times New Roman" w:eastAsia="Times New Roman" w:hAnsi="Times New Roman" w:cs="Times New Roman"/>
                <w:color w:val="000000"/>
                <w:sz w:val="18"/>
                <w:szCs w:val="18"/>
              </w:rPr>
            </w:pPr>
            <w:r w:rsidRPr="002C1ABC">
              <w:rPr>
                <w:rFonts w:ascii="Times New Roman" w:eastAsia="Times New Roman" w:hAnsi="Times New Roman" w:cs="Times New Roman"/>
                <w:color w:val="000000"/>
                <w:sz w:val="18"/>
                <w:szCs w:val="18"/>
              </w:rPr>
              <w:t>30.0</w:t>
            </w:r>
          </w:p>
        </w:tc>
        <w:tc>
          <w:tcPr>
            <w:tcW w:w="655" w:type="dxa"/>
            <w:shd w:val="clear" w:color="auto" w:fill="E7F9F9"/>
            <w:noWrap/>
            <w:vAlign w:val="bottom"/>
            <w:hideMark/>
          </w:tcPr>
          <w:p w14:paraId="1CC12116" w14:textId="77777777" w:rsidR="002C1ABC" w:rsidRPr="002C1ABC" w:rsidRDefault="002C1ABC" w:rsidP="002C1ABC">
            <w:pPr>
              <w:spacing w:after="0" w:line="240" w:lineRule="auto"/>
              <w:jc w:val="right"/>
              <w:rPr>
                <w:rFonts w:ascii="Times New Roman" w:eastAsia="Times New Roman" w:hAnsi="Times New Roman" w:cs="Times New Roman"/>
                <w:color w:val="000000"/>
                <w:sz w:val="18"/>
                <w:szCs w:val="18"/>
              </w:rPr>
            </w:pPr>
            <w:r w:rsidRPr="002C1ABC">
              <w:rPr>
                <w:rFonts w:ascii="Times New Roman" w:eastAsia="Times New Roman" w:hAnsi="Times New Roman" w:cs="Times New Roman"/>
                <w:color w:val="000000"/>
                <w:sz w:val="18"/>
                <w:szCs w:val="18"/>
              </w:rPr>
              <w:t>28.0</w:t>
            </w:r>
          </w:p>
        </w:tc>
      </w:tr>
      <w:tr w:rsidR="002C1ABC" w:rsidRPr="002C1ABC" w14:paraId="082B94B5" w14:textId="77777777" w:rsidTr="625E6571">
        <w:trPr>
          <w:trHeight w:val="70"/>
        </w:trPr>
        <w:tc>
          <w:tcPr>
            <w:tcW w:w="1726" w:type="dxa"/>
            <w:vAlign w:val="center"/>
            <w:hideMark/>
          </w:tcPr>
          <w:p w14:paraId="18639249" w14:textId="77777777" w:rsidR="002C1ABC" w:rsidRPr="002C1ABC" w:rsidRDefault="002C1ABC" w:rsidP="002C1ABC">
            <w:pPr>
              <w:spacing w:after="0" w:line="240" w:lineRule="auto"/>
              <w:rPr>
                <w:rFonts w:ascii="Times New Roman" w:eastAsia="Times New Roman" w:hAnsi="Times New Roman" w:cs="Times New Roman"/>
                <w:color w:val="000000"/>
                <w:sz w:val="18"/>
                <w:szCs w:val="18"/>
              </w:rPr>
            </w:pPr>
            <w:r w:rsidRPr="002C1ABC">
              <w:rPr>
                <w:rFonts w:ascii="Times New Roman" w:eastAsia="Times New Roman" w:hAnsi="Times New Roman" w:cs="Times New Roman"/>
                <w:color w:val="000000"/>
                <w:sz w:val="18"/>
                <w:szCs w:val="18"/>
              </w:rPr>
              <w:t> </w:t>
            </w:r>
          </w:p>
        </w:tc>
        <w:tc>
          <w:tcPr>
            <w:tcW w:w="0" w:type="auto"/>
            <w:vAlign w:val="center"/>
            <w:hideMark/>
          </w:tcPr>
          <w:p w14:paraId="3EEFB530" w14:textId="77777777" w:rsidR="002C1ABC" w:rsidRPr="002C1ABC" w:rsidRDefault="002C1ABC" w:rsidP="002C1ABC">
            <w:pPr>
              <w:spacing w:after="0" w:line="240" w:lineRule="auto"/>
              <w:rPr>
                <w:rFonts w:ascii="Times New Roman" w:eastAsia="Times New Roman" w:hAnsi="Times New Roman" w:cs="Times New Roman"/>
                <w:b/>
                <w:bCs/>
                <w:color w:val="000000"/>
                <w:sz w:val="18"/>
                <w:szCs w:val="18"/>
              </w:rPr>
            </w:pPr>
            <w:r w:rsidRPr="002C1ABC">
              <w:rPr>
                <w:rFonts w:ascii="Times New Roman" w:eastAsia="Times New Roman" w:hAnsi="Times New Roman" w:cs="Times New Roman"/>
                <w:b/>
                <w:bCs/>
                <w:color w:val="000000"/>
                <w:sz w:val="18"/>
                <w:szCs w:val="18"/>
              </w:rPr>
              <w:t>ISO 45001</w:t>
            </w:r>
          </w:p>
        </w:tc>
        <w:tc>
          <w:tcPr>
            <w:tcW w:w="0" w:type="auto"/>
            <w:vAlign w:val="center"/>
            <w:hideMark/>
          </w:tcPr>
          <w:p w14:paraId="0D06D4E6" w14:textId="77777777" w:rsidR="002C1ABC" w:rsidRPr="002C1ABC" w:rsidRDefault="002C1ABC" w:rsidP="002C1ABC">
            <w:pPr>
              <w:spacing w:after="0" w:line="240" w:lineRule="auto"/>
              <w:jc w:val="right"/>
              <w:rPr>
                <w:rFonts w:ascii="Times New Roman" w:eastAsia="Times New Roman" w:hAnsi="Times New Roman" w:cs="Times New Roman"/>
                <w:color w:val="000000"/>
                <w:sz w:val="18"/>
                <w:szCs w:val="18"/>
              </w:rPr>
            </w:pPr>
            <w:r w:rsidRPr="002C1ABC">
              <w:rPr>
                <w:rFonts w:ascii="Times New Roman" w:eastAsia="Times New Roman" w:hAnsi="Times New Roman" w:cs="Times New Roman"/>
                <w:color w:val="000000"/>
                <w:sz w:val="18"/>
                <w:szCs w:val="18"/>
              </w:rPr>
              <w:t>15.0</w:t>
            </w:r>
          </w:p>
        </w:tc>
        <w:tc>
          <w:tcPr>
            <w:tcW w:w="0" w:type="auto"/>
            <w:vAlign w:val="center"/>
            <w:hideMark/>
          </w:tcPr>
          <w:p w14:paraId="5A222297" w14:textId="77777777" w:rsidR="002C1ABC" w:rsidRPr="002C1ABC" w:rsidRDefault="002C1ABC" w:rsidP="002C1ABC">
            <w:pPr>
              <w:spacing w:after="0" w:line="240" w:lineRule="auto"/>
              <w:jc w:val="right"/>
              <w:rPr>
                <w:rFonts w:ascii="Times New Roman" w:eastAsia="Times New Roman" w:hAnsi="Times New Roman" w:cs="Times New Roman"/>
                <w:color w:val="000000"/>
                <w:sz w:val="18"/>
                <w:szCs w:val="18"/>
              </w:rPr>
            </w:pPr>
            <w:r w:rsidRPr="002C1ABC">
              <w:rPr>
                <w:rFonts w:ascii="Times New Roman" w:eastAsia="Times New Roman" w:hAnsi="Times New Roman" w:cs="Times New Roman"/>
                <w:color w:val="000000"/>
                <w:sz w:val="18"/>
                <w:szCs w:val="18"/>
              </w:rPr>
              <w:t>0.0</w:t>
            </w:r>
          </w:p>
        </w:tc>
        <w:tc>
          <w:tcPr>
            <w:tcW w:w="0" w:type="auto"/>
            <w:vAlign w:val="center"/>
            <w:hideMark/>
          </w:tcPr>
          <w:p w14:paraId="6A95ED0B" w14:textId="77777777" w:rsidR="002C1ABC" w:rsidRPr="002C1ABC" w:rsidRDefault="002C1ABC" w:rsidP="002C1ABC">
            <w:pPr>
              <w:spacing w:after="0" w:line="240" w:lineRule="auto"/>
              <w:jc w:val="right"/>
              <w:rPr>
                <w:rFonts w:ascii="Times New Roman" w:eastAsia="Times New Roman" w:hAnsi="Times New Roman" w:cs="Times New Roman"/>
                <w:color w:val="000000"/>
                <w:sz w:val="18"/>
                <w:szCs w:val="18"/>
              </w:rPr>
            </w:pPr>
            <w:r w:rsidRPr="002C1ABC">
              <w:rPr>
                <w:rFonts w:ascii="Times New Roman" w:eastAsia="Times New Roman" w:hAnsi="Times New Roman" w:cs="Times New Roman"/>
                <w:color w:val="000000"/>
                <w:sz w:val="18"/>
                <w:szCs w:val="18"/>
              </w:rPr>
              <w:t>0.0</w:t>
            </w:r>
          </w:p>
        </w:tc>
        <w:tc>
          <w:tcPr>
            <w:tcW w:w="0" w:type="auto"/>
            <w:vAlign w:val="center"/>
            <w:hideMark/>
          </w:tcPr>
          <w:p w14:paraId="14B3B84F" w14:textId="77777777" w:rsidR="002C1ABC" w:rsidRPr="002C1ABC" w:rsidRDefault="002C1ABC" w:rsidP="002C1ABC">
            <w:pPr>
              <w:spacing w:after="0" w:line="240" w:lineRule="auto"/>
              <w:jc w:val="right"/>
              <w:rPr>
                <w:rFonts w:ascii="Times New Roman" w:eastAsia="Times New Roman" w:hAnsi="Times New Roman" w:cs="Times New Roman"/>
                <w:color w:val="000000"/>
                <w:sz w:val="18"/>
                <w:szCs w:val="18"/>
              </w:rPr>
            </w:pPr>
            <w:r w:rsidRPr="002C1ABC">
              <w:rPr>
                <w:rFonts w:ascii="Times New Roman" w:eastAsia="Times New Roman" w:hAnsi="Times New Roman" w:cs="Times New Roman"/>
                <w:color w:val="000000"/>
                <w:sz w:val="18"/>
                <w:szCs w:val="18"/>
              </w:rPr>
              <w:t>8.0</w:t>
            </w:r>
          </w:p>
        </w:tc>
        <w:tc>
          <w:tcPr>
            <w:tcW w:w="0" w:type="auto"/>
            <w:vAlign w:val="center"/>
            <w:hideMark/>
          </w:tcPr>
          <w:p w14:paraId="4DB26519" w14:textId="77777777" w:rsidR="002C1ABC" w:rsidRPr="002C1ABC" w:rsidRDefault="002C1ABC" w:rsidP="002C1ABC">
            <w:pPr>
              <w:spacing w:after="0" w:line="240" w:lineRule="auto"/>
              <w:jc w:val="right"/>
              <w:rPr>
                <w:rFonts w:ascii="Times New Roman" w:eastAsia="Times New Roman" w:hAnsi="Times New Roman" w:cs="Times New Roman"/>
                <w:color w:val="000000"/>
                <w:sz w:val="18"/>
                <w:szCs w:val="18"/>
              </w:rPr>
            </w:pPr>
            <w:r w:rsidRPr="002C1ABC">
              <w:rPr>
                <w:rFonts w:ascii="Times New Roman" w:eastAsia="Times New Roman" w:hAnsi="Times New Roman" w:cs="Times New Roman"/>
                <w:color w:val="000000"/>
                <w:sz w:val="18"/>
                <w:szCs w:val="18"/>
              </w:rPr>
              <w:t>0.0</w:t>
            </w:r>
          </w:p>
        </w:tc>
        <w:tc>
          <w:tcPr>
            <w:tcW w:w="0" w:type="auto"/>
            <w:vAlign w:val="center"/>
            <w:hideMark/>
          </w:tcPr>
          <w:p w14:paraId="4FDD44FA" w14:textId="77777777" w:rsidR="002C1ABC" w:rsidRPr="002C1ABC" w:rsidRDefault="002C1ABC" w:rsidP="002C1ABC">
            <w:pPr>
              <w:spacing w:after="0" w:line="240" w:lineRule="auto"/>
              <w:jc w:val="right"/>
              <w:rPr>
                <w:rFonts w:ascii="Times New Roman" w:eastAsia="Times New Roman" w:hAnsi="Times New Roman" w:cs="Times New Roman"/>
                <w:color w:val="000000"/>
                <w:sz w:val="18"/>
                <w:szCs w:val="18"/>
              </w:rPr>
            </w:pPr>
            <w:r w:rsidRPr="002C1ABC">
              <w:rPr>
                <w:rFonts w:ascii="Times New Roman" w:eastAsia="Times New Roman" w:hAnsi="Times New Roman" w:cs="Times New Roman"/>
                <w:color w:val="000000"/>
                <w:sz w:val="18"/>
                <w:szCs w:val="18"/>
              </w:rPr>
              <w:t>8.0</w:t>
            </w:r>
          </w:p>
        </w:tc>
        <w:tc>
          <w:tcPr>
            <w:tcW w:w="0" w:type="auto"/>
            <w:vAlign w:val="center"/>
            <w:hideMark/>
          </w:tcPr>
          <w:p w14:paraId="76ABFCF0" w14:textId="77777777" w:rsidR="002C1ABC" w:rsidRPr="002C1ABC" w:rsidRDefault="002C1ABC" w:rsidP="002C1ABC">
            <w:pPr>
              <w:spacing w:after="0" w:line="240" w:lineRule="auto"/>
              <w:jc w:val="right"/>
              <w:rPr>
                <w:rFonts w:ascii="Times New Roman" w:eastAsia="Times New Roman" w:hAnsi="Times New Roman" w:cs="Times New Roman"/>
                <w:color w:val="000000"/>
                <w:sz w:val="18"/>
                <w:szCs w:val="18"/>
              </w:rPr>
            </w:pPr>
            <w:r w:rsidRPr="002C1ABC">
              <w:rPr>
                <w:rFonts w:ascii="Times New Roman" w:eastAsia="Times New Roman" w:hAnsi="Times New Roman" w:cs="Times New Roman"/>
                <w:color w:val="000000"/>
                <w:sz w:val="18"/>
                <w:szCs w:val="18"/>
              </w:rPr>
              <w:t>15.0</w:t>
            </w:r>
          </w:p>
        </w:tc>
        <w:tc>
          <w:tcPr>
            <w:tcW w:w="0" w:type="auto"/>
            <w:vAlign w:val="center"/>
            <w:hideMark/>
          </w:tcPr>
          <w:p w14:paraId="3F138663" w14:textId="77777777" w:rsidR="002C1ABC" w:rsidRPr="002C1ABC" w:rsidRDefault="002C1ABC" w:rsidP="002C1ABC">
            <w:pPr>
              <w:spacing w:after="0" w:line="240" w:lineRule="auto"/>
              <w:jc w:val="right"/>
              <w:rPr>
                <w:rFonts w:ascii="Times New Roman" w:eastAsia="Times New Roman" w:hAnsi="Times New Roman" w:cs="Times New Roman"/>
                <w:color w:val="000000"/>
                <w:sz w:val="18"/>
                <w:szCs w:val="18"/>
              </w:rPr>
            </w:pPr>
            <w:r w:rsidRPr="002C1ABC">
              <w:rPr>
                <w:rFonts w:ascii="Times New Roman" w:eastAsia="Times New Roman" w:hAnsi="Times New Roman" w:cs="Times New Roman"/>
                <w:color w:val="000000"/>
                <w:sz w:val="18"/>
                <w:szCs w:val="18"/>
              </w:rPr>
              <w:t>0.0</w:t>
            </w:r>
          </w:p>
        </w:tc>
        <w:tc>
          <w:tcPr>
            <w:tcW w:w="0" w:type="auto"/>
            <w:vAlign w:val="center"/>
            <w:hideMark/>
          </w:tcPr>
          <w:p w14:paraId="6B175FE6" w14:textId="77777777" w:rsidR="002C1ABC" w:rsidRPr="002C1ABC" w:rsidRDefault="002C1ABC" w:rsidP="002C1ABC">
            <w:pPr>
              <w:spacing w:after="0" w:line="240" w:lineRule="auto"/>
              <w:jc w:val="right"/>
              <w:rPr>
                <w:rFonts w:ascii="Times New Roman" w:eastAsia="Times New Roman" w:hAnsi="Times New Roman" w:cs="Times New Roman"/>
                <w:color w:val="000000"/>
                <w:sz w:val="18"/>
                <w:szCs w:val="18"/>
              </w:rPr>
            </w:pPr>
            <w:r w:rsidRPr="002C1ABC">
              <w:rPr>
                <w:rFonts w:ascii="Times New Roman" w:eastAsia="Times New Roman" w:hAnsi="Times New Roman" w:cs="Times New Roman"/>
                <w:color w:val="000000"/>
                <w:sz w:val="18"/>
                <w:szCs w:val="18"/>
              </w:rPr>
              <w:t>0.0</w:t>
            </w:r>
          </w:p>
        </w:tc>
        <w:tc>
          <w:tcPr>
            <w:tcW w:w="0" w:type="auto"/>
            <w:vAlign w:val="center"/>
            <w:hideMark/>
          </w:tcPr>
          <w:p w14:paraId="7AC6F5E2" w14:textId="77777777" w:rsidR="002C1ABC" w:rsidRPr="002C1ABC" w:rsidRDefault="002C1ABC" w:rsidP="002C1ABC">
            <w:pPr>
              <w:spacing w:after="0" w:line="240" w:lineRule="auto"/>
              <w:jc w:val="right"/>
              <w:rPr>
                <w:rFonts w:ascii="Times New Roman" w:eastAsia="Times New Roman" w:hAnsi="Times New Roman" w:cs="Times New Roman"/>
                <w:color w:val="000000"/>
                <w:sz w:val="18"/>
                <w:szCs w:val="18"/>
              </w:rPr>
            </w:pPr>
            <w:r w:rsidRPr="002C1ABC">
              <w:rPr>
                <w:rFonts w:ascii="Times New Roman" w:eastAsia="Times New Roman" w:hAnsi="Times New Roman" w:cs="Times New Roman"/>
                <w:color w:val="000000"/>
                <w:sz w:val="18"/>
                <w:szCs w:val="18"/>
              </w:rPr>
              <w:t>8.0</w:t>
            </w:r>
          </w:p>
        </w:tc>
        <w:tc>
          <w:tcPr>
            <w:tcW w:w="0" w:type="auto"/>
            <w:vAlign w:val="center"/>
            <w:hideMark/>
          </w:tcPr>
          <w:p w14:paraId="3DD3DEB4" w14:textId="77777777" w:rsidR="002C1ABC" w:rsidRPr="002C1ABC" w:rsidRDefault="002C1ABC" w:rsidP="002C1ABC">
            <w:pPr>
              <w:spacing w:after="0" w:line="240" w:lineRule="auto"/>
              <w:jc w:val="right"/>
              <w:rPr>
                <w:rFonts w:ascii="Times New Roman" w:eastAsia="Times New Roman" w:hAnsi="Times New Roman" w:cs="Times New Roman"/>
                <w:color w:val="000000"/>
                <w:sz w:val="18"/>
                <w:szCs w:val="18"/>
              </w:rPr>
            </w:pPr>
            <w:r w:rsidRPr="002C1ABC">
              <w:rPr>
                <w:rFonts w:ascii="Times New Roman" w:eastAsia="Times New Roman" w:hAnsi="Times New Roman" w:cs="Times New Roman"/>
                <w:color w:val="000000"/>
                <w:sz w:val="18"/>
                <w:szCs w:val="18"/>
              </w:rPr>
              <w:t>0.0</w:t>
            </w:r>
          </w:p>
        </w:tc>
        <w:tc>
          <w:tcPr>
            <w:tcW w:w="0" w:type="auto"/>
            <w:vAlign w:val="center"/>
            <w:hideMark/>
          </w:tcPr>
          <w:p w14:paraId="0413861F" w14:textId="77777777" w:rsidR="002C1ABC" w:rsidRPr="002C1ABC" w:rsidRDefault="002C1ABC" w:rsidP="002C1ABC">
            <w:pPr>
              <w:spacing w:after="0" w:line="240" w:lineRule="auto"/>
              <w:jc w:val="right"/>
              <w:rPr>
                <w:rFonts w:ascii="Times New Roman" w:eastAsia="Times New Roman" w:hAnsi="Times New Roman" w:cs="Times New Roman"/>
                <w:color w:val="000000"/>
                <w:sz w:val="18"/>
                <w:szCs w:val="18"/>
              </w:rPr>
            </w:pPr>
            <w:r w:rsidRPr="002C1ABC">
              <w:rPr>
                <w:rFonts w:ascii="Times New Roman" w:eastAsia="Times New Roman" w:hAnsi="Times New Roman" w:cs="Times New Roman"/>
                <w:color w:val="000000"/>
                <w:sz w:val="18"/>
                <w:szCs w:val="18"/>
              </w:rPr>
              <w:t>4.0</w:t>
            </w:r>
          </w:p>
        </w:tc>
        <w:tc>
          <w:tcPr>
            <w:tcW w:w="0" w:type="auto"/>
            <w:shd w:val="clear" w:color="auto" w:fill="E7F9F9"/>
            <w:noWrap/>
            <w:vAlign w:val="bottom"/>
            <w:hideMark/>
          </w:tcPr>
          <w:p w14:paraId="7C0D07DC" w14:textId="77777777" w:rsidR="002C1ABC" w:rsidRPr="002C1ABC" w:rsidRDefault="002C1ABC" w:rsidP="002C1ABC">
            <w:pPr>
              <w:spacing w:after="0" w:line="240" w:lineRule="auto"/>
              <w:jc w:val="right"/>
              <w:rPr>
                <w:rFonts w:ascii="Times New Roman" w:eastAsia="Times New Roman" w:hAnsi="Times New Roman" w:cs="Times New Roman"/>
                <w:color w:val="000000"/>
                <w:sz w:val="18"/>
                <w:szCs w:val="18"/>
              </w:rPr>
            </w:pPr>
            <w:r w:rsidRPr="002C1ABC">
              <w:rPr>
                <w:rFonts w:ascii="Times New Roman" w:eastAsia="Times New Roman" w:hAnsi="Times New Roman" w:cs="Times New Roman"/>
                <w:color w:val="000000"/>
                <w:sz w:val="18"/>
                <w:szCs w:val="18"/>
              </w:rPr>
              <w:t>30.0</w:t>
            </w:r>
          </w:p>
        </w:tc>
        <w:tc>
          <w:tcPr>
            <w:tcW w:w="655" w:type="dxa"/>
            <w:shd w:val="clear" w:color="auto" w:fill="E7F9F9"/>
            <w:noWrap/>
            <w:vAlign w:val="bottom"/>
            <w:hideMark/>
          </w:tcPr>
          <w:p w14:paraId="1AF37065" w14:textId="77777777" w:rsidR="002C1ABC" w:rsidRPr="002C1ABC" w:rsidRDefault="002C1ABC" w:rsidP="002C1ABC">
            <w:pPr>
              <w:spacing w:after="0" w:line="240" w:lineRule="auto"/>
              <w:jc w:val="right"/>
              <w:rPr>
                <w:rFonts w:ascii="Times New Roman" w:eastAsia="Times New Roman" w:hAnsi="Times New Roman" w:cs="Times New Roman"/>
                <w:color w:val="000000"/>
                <w:sz w:val="18"/>
                <w:szCs w:val="18"/>
              </w:rPr>
            </w:pPr>
            <w:r w:rsidRPr="002C1ABC">
              <w:rPr>
                <w:rFonts w:ascii="Times New Roman" w:eastAsia="Times New Roman" w:hAnsi="Times New Roman" w:cs="Times New Roman"/>
                <w:color w:val="000000"/>
                <w:sz w:val="18"/>
                <w:szCs w:val="18"/>
              </w:rPr>
              <w:t>28.0</w:t>
            </w:r>
          </w:p>
        </w:tc>
      </w:tr>
      <w:tr w:rsidR="002C1ABC" w:rsidRPr="002C1ABC" w14:paraId="30FBF4FF" w14:textId="77777777" w:rsidTr="625E6571">
        <w:trPr>
          <w:trHeight w:val="330"/>
        </w:trPr>
        <w:tc>
          <w:tcPr>
            <w:tcW w:w="1726" w:type="dxa"/>
            <w:shd w:val="clear" w:color="auto" w:fill="EAF0F6"/>
            <w:vAlign w:val="center"/>
            <w:hideMark/>
          </w:tcPr>
          <w:p w14:paraId="0AF49835" w14:textId="77777777" w:rsidR="002C1ABC" w:rsidRPr="002C1ABC" w:rsidRDefault="002C1ABC" w:rsidP="002C1ABC">
            <w:pPr>
              <w:spacing w:after="0" w:line="240" w:lineRule="auto"/>
              <w:rPr>
                <w:rFonts w:ascii="Times New Roman" w:eastAsia="Times New Roman" w:hAnsi="Times New Roman" w:cs="Times New Roman"/>
                <w:b/>
                <w:bCs/>
                <w:color w:val="000000"/>
                <w:sz w:val="18"/>
                <w:szCs w:val="18"/>
              </w:rPr>
            </w:pPr>
            <w:r w:rsidRPr="002C1ABC">
              <w:rPr>
                <w:rFonts w:ascii="Times New Roman" w:eastAsia="Times New Roman" w:hAnsi="Times New Roman" w:cs="Times New Roman"/>
                <w:b/>
                <w:bCs/>
                <w:color w:val="000000"/>
                <w:sz w:val="18"/>
                <w:szCs w:val="18"/>
              </w:rPr>
              <w:t>FRCSW</w:t>
            </w:r>
          </w:p>
        </w:tc>
        <w:tc>
          <w:tcPr>
            <w:tcW w:w="0" w:type="auto"/>
            <w:shd w:val="clear" w:color="auto" w:fill="EAF0F6"/>
            <w:vAlign w:val="center"/>
            <w:hideMark/>
          </w:tcPr>
          <w:p w14:paraId="647FE26C" w14:textId="77777777" w:rsidR="002C1ABC" w:rsidRPr="002C1ABC" w:rsidRDefault="002C1ABC" w:rsidP="002C1ABC">
            <w:pPr>
              <w:spacing w:after="0" w:line="240" w:lineRule="auto"/>
              <w:rPr>
                <w:rFonts w:ascii="Times New Roman" w:eastAsia="Times New Roman" w:hAnsi="Times New Roman" w:cs="Times New Roman"/>
                <w:b/>
                <w:bCs/>
                <w:color w:val="000000"/>
                <w:sz w:val="18"/>
                <w:szCs w:val="18"/>
              </w:rPr>
            </w:pPr>
            <w:r w:rsidRPr="002C1ABC">
              <w:rPr>
                <w:rFonts w:ascii="Times New Roman" w:eastAsia="Times New Roman" w:hAnsi="Times New Roman" w:cs="Times New Roman"/>
                <w:b/>
                <w:bCs/>
                <w:color w:val="000000"/>
                <w:sz w:val="18"/>
                <w:szCs w:val="18"/>
              </w:rPr>
              <w:t>ISO 9001</w:t>
            </w:r>
          </w:p>
        </w:tc>
        <w:tc>
          <w:tcPr>
            <w:tcW w:w="0" w:type="auto"/>
            <w:shd w:val="clear" w:color="auto" w:fill="EAF0F6"/>
            <w:vAlign w:val="center"/>
            <w:hideMark/>
          </w:tcPr>
          <w:p w14:paraId="191E39C8" w14:textId="77777777" w:rsidR="002C1ABC" w:rsidRPr="002C1ABC" w:rsidRDefault="002C1ABC" w:rsidP="002C1ABC">
            <w:pPr>
              <w:spacing w:after="0" w:line="240" w:lineRule="auto"/>
              <w:jc w:val="right"/>
              <w:rPr>
                <w:rFonts w:ascii="Times New Roman" w:eastAsia="Times New Roman" w:hAnsi="Times New Roman" w:cs="Times New Roman"/>
                <w:color w:val="000000"/>
                <w:sz w:val="18"/>
                <w:szCs w:val="18"/>
              </w:rPr>
            </w:pPr>
            <w:r w:rsidRPr="002C1ABC">
              <w:rPr>
                <w:rFonts w:ascii="Times New Roman" w:eastAsia="Times New Roman" w:hAnsi="Times New Roman" w:cs="Times New Roman"/>
                <w:color w:val="000000"/>
                <w:sz w:val="18"/>
                <w:szCs w:val="18"/>
              </w:rPr>
              <w:t>0.0</w:t>
            </w:r>
          </w:p>
        </w:tc>
        <w:tc>
          <w:tcPr>
            <w:tcW w:w="0" w:type="auto"/>
            <w:shd w:val="clear" w:color="auto" w:fill="EAF0F6"/>
            <w:vAlign w:val="center"/>
            <w:hideMark/>
          </w:tcPr>
          <w:p w14:paraId="379B5A64" w14:textId="77777777" w:rsidR="002C1ABC" w:rsidRPr="002C1ABC" w:rsidRDefault="002C1ABC" w:rsidP="002C1ABC">
            <w:pPr>
              <w:spacing w:after="0" w:line="240" w:lineRule="auto"/>
              <w:jc w:val="right"/>
              <w:rPr>
                <w:rFonts w:ascii="Times New Roman" w:eastAsia="Times New Roman" w:hAnsi="Times New Roman" w:cs="Times New Roman"/>
                <w:color w:val="000000"/>
                <w:sz w:val="18"/>
                <w:szCs w:val="18"/>
              </w:rPr>
            </w:pPr>
            <w:r w:rsidRPr="002C1ABC">
              <w:rPr>
                <w:rFonts w:ascii="Times New Roman" w:eastAsia="Times New Roman" w:hAnsi="Times New Roman" w:cs="Times New Roman"/>
                <w:color w:val="000000"/>
                <w:sz w:val="18"/>
                <w:szCs w:val="18"/>
              </w:rPr>
              <w:t>8.0</w:t>
            </w:r>
          </w:p>
        </w:tc>
        <w:tc>
          <w:tcPr>
            <w:tcW w:w="0" w:type="auto"/>
            <w:shd w:val="clear" w:color="auto" w:fill="EAF0F6"/>
            <w:vAlign w:val="center"/>
            <w:hideMark/>
          </w:tcPr>
          <w:p w14:paraId="5DE772A9" w14:textId="77777777" w:rsidR="002C1ABC" w:rsidRPr="002C1ABC" w:rsidRDefault="002C1ABC" w:rsidP="002C1ABC">
            <w:pPr>
              <w:spacing w:after="0" w:line="240" w:lineRule="auto"/>
              <w:jc w:val="right"/>
              <w:rPr>
                <w:rFonts w:ascii="Times New Roman" w:eastAsia="Times New Roman" w:hAnsi="Times New Roman" w:cs="Times New Roman"/>
                <w:color w:val="000000"/>
                <w:sz w:val="18"/>
                <w:szCs w:val="18"/>
              </w:rPr>
            </w:pPr>
            <w:r w:rsidRPr="002C1ABC">
              <w:rPr>
                <w:rFonts w:ascii="Times New Roman" w:eastAsia="Times New Roman" w:hAnsi="Times New Roman" w:cs="Times New Roman"/>
                <w:color w:val="000000"/>
                <w:sz w:val="18"/>
                <w:szCs w:val="18"/>
              </w:rPr>
              <w:t>0.0</w:t>
            </w:r>
          </w:p>
        </w:tc>
        <w:tc>
          <w:tcPr>
            <w:tcW w:w="0" w:type="auto"/>
            <w:shd w:val="clear" w:color="auto" w:fill="EAF0F6"/>
            <w:vAlign w:val="center"/>
            <w:hideMark/>
          </w:tcPr>
          <w:p w14:paraId="1326B06A" w14:textId="77777777" w:rsidR="002C1ABC" w:rsidRPr="002C1ABC" w:rsidRDefault="002C1ABC" w:rsidP="002C1ABC">
            <w:pPr>
              <w:spacing w:after="0" w:line="240" w:lineRule="auto"/>
              <w:jc w:val="right"/>
              <w:rPr>
                <w:rFonts w:ascii="Times New Roman" w:eastAsia="Times New Roman" w:hAnsi="Times New Roman" w:cs="Times New Roman"/>
                <w:color w:val="000000"/>
                <w:sz w:val="18"/>
                <w:szCs w:val="18"/>
              </w:rPr>
            </w:pPr>
            <w:r w:rsidRPr="002C1ABC">
              <w:rPr>
                <w:rFonts w:ascii="Times New Roman" w:eastAsia="Times New Roman" w:hAnsi="Times New Roman" w:cs="Times New Roman"/>
                <w:color w:val="000000"/>
                <w:sz w:val="18"/>
                <w:szCs w:val="18"/>
              </w:rPr>
              <w:t>8.0</w:t>
            </w:r>
          </w:p>
        </w:tc>
        <w:tc>
          <w:tcPr>
            <w:tcW w:w="0" w:type="auto"/>
            <w:shd w:val="clear" w:color="auto" w:fill="EAF0F6"/>
            <w:vAlign w:val="center"/>
            <w:hideMark/>
          </w:tcPr>
          <w:p w14:paraId="4E4A7F04" w14:textId="77777777" w:rsidR="002C1ABC" w:rsidRPr="002C1ABC" w:rsidRDefault="002C1ABC" w:rsidP="002C1ABC">
            <w:pPr>
              <w:spacing w:after="0" w:line="240" w:lineRule="auto"/>
              <w:jc w:val="right"/>
              <w:rPr>
                <w:rFonts w:ascii="Times New Roman" w:eastAsia="Times New Roman" w:hAnsi="Times New Roman" w:cs="Times New Roman"/>
                <w:color w:val="000000"/>
                <w:sz w:val="18"/>
                <w:szCs w:val="18"/>
              </w:rPr>
            </w:pPr>
            <w:r w:rsidRPr="002C1ABC">
              <w:rPr>
                <w:rFonts w:ascii="Times New Roman" w:eastAsia="Times New Roman" w:hAnsi="Times New Roman" w:cs="Times New Roman"/>
                <w:color w:val="000000"/>
                <w:sz w:val="18"/>
                <w:szCs w:val="18"/>
              </w:rPr>
              <w:t>0.0</w:t>
            </w:r>
          </w:p>
        </w:tc>
        <w:tc>
          <w:tcPr>
            <w:tcW w:w="0" w:type="auto"/>
            <w:shd w:val="clear" w:color="auto" w:fill="EAF0F6"/>
            <w:vAlign w:val="center"/>
            <w:hideMark/>
          </w:tcPr>
          <w:p w14:paraId="1AF79240" w14:textId="77777777" w:rsidR="002C1ABC" w:rsidRPr="002C1ABC" w:rsidRDefault="002C1ABC" w:rsidP="002C1ABC">
            <w:pPr>
              <w:spacing w:after="0" w:line="240" w:lineRule="auto"/>
              <w:jc w:val="right"/>
              <w:rPr>
                <w:rFonts w:ascii="Times New Roman" w:eastAsia="Times New Roman" w:hAnsi="Times New Roman" w:cs="Times New Roman"/>
                <w:color w:val="000000"/>
                <w:sz w:val="18"/>
                <w:szCs w:val="18"/>
              </w:rPr>
            </w:pPr>
            <w:r w:rsidRPr="002C1ABC">
              <w:rPr>
                <w:rFonts w:ascii="Times New Roman" w:eastAsia="Times New Roman" w:hAnsi="Times New Roman" w:cs="Times New Roman"/>
                <w:color w:val="000000"/>
                <w:sz w:val="18"/>
                <w:szCs w:val="18"/>
              </w:rPr>
              <w:t>8.0</w:t>
            </w:r>
          </w:p>
        </w:tc>
        <w:tc>
          <w:tcPr>
            <w:tcW w:w="0" w:type="auto"/>
            <w:shd w:val="clear" w:color="auto" w:fill="EAF0F6"/>
            <w:vAlign w:val="center"/>
            <w:hideMark/>
          </w:tcPr>
          <w:p w14:paraId="26B253E7" w14:textId="77777777" w:rsidR="002C1ABC" w:rsidRPr="002C1ABC" w:rsidRDefault="002C1ABC" w:rsidP="002C1ABC">
            <w:pPr>
              <w:spacing w:after="0" w:line="240" w:lineRule="auto"/>
              <w:jc w:val="right"/>
              <w:rPr>
                <w:rFonts w:ascii="Times New Roman" w:eastAsia="Times New Roman" w:hAnsi="Times New Roman" w:cs="Times New Roman"/>
                <w:color w:val="000000"/>
                <w:sz w:val="18"/>
                <w:szCs w:val="18"/>
              </w:rPr>
            </w:pPr>
            <w:r w:rsidRPr="002C1ABC">
              <w:rPr>
                <w:rFonts w:ascii="Times New Roman" w:eastAsia="Times New Roman" w:hAnsi="Times New Roman" w:cs="Times New Roman"/>
                <w:color w:val="000000"/>
                <w:sz w:val="18"/>
                <w:szCs w:val="18"/>
              </w:rPr>
              <w:t>0.0</w:t>
            </w:r>
          </w:p>
        </w:tc>
        <w:tc>
          <w:tcPr>
            <w:tcW w:w="0" w:type="auto"/>
            <w:shd w:val="clear" w:color="auto" w:fill="EAF0F6"/>
            <w:vAlign w:val="center"/>
            <w:hideMark/>
          </w:tcPr>
          <w:p w14:paraId="224996AB" w14:textId="77777777" w:rsidR="002C1ABC" w:rsidRPr="002C1ABC" w:rsidRDefault="002C1ABC" w:rsidP="002C1ABC">
            <w:pPr>
              <w:spacing w:after="0" w:line="240" w:lineRule="auto"/>
              <w:jc w:val="right"/>
              <w:rPr>
                <w:rFonts w:ascii="Times New Roman" w:eastAsia="Times New Roman" w:hAnsi="Times New Roman" w:cs="Times New Roman"/>
                <w:color w:val="000000"/>
                <w:sz w:val="18"/>
                <w:szCs w:val="18"/>
              </w:rPr>
            </w:pPr>
            <w:r w:rsidRPr="002C1ABC">
              <w:rPr>
                <w:rFonts w:ascii="Times New Roman" w:eastAsia="Times New Roman" w:hAnsi="Times New Roman" w:cs="Times New Roman"/>
                <w:color w:val="000000"/>
                <w:sz w:val="18"/>
                <w:szCs w:val="18"/>
              </w:rPr>
              <w:t>8.0</w:t>
            </w:r>
          </w:p>
        </w:tc>
        <w:tc>
          <w:tcPr>
            <w:tcW w:w="0" w:type="auto"/>
            <w:shd w:val="clear" w:color="auto" w:fill="EAF0F6"/>
            <w:vAlign w:val="center"/>
            <w:hideMark/>
          </w:tcPr>
          <w:p w14:paraId="7C25D81D" w14:textId="77777777" w:rsidR="002C1ABC" w:rsidRPr="002C1ABC" w:rsidRDefault="002C1ABC" w:rsidP="002C1ABC">
            <w:pPr>
              <w:spacing w:after="0" w:line="240" w:lineRule="auto"/>
              <w:jc w:val="right"/>
              <w:rPr>
                <w:rFonts w:ascii="Times New Roman" w:eastAsia="Times New Roman" w:hAnsi="Times New Roman" w:cs="Times New Roman"/>
                <w:color w:val="000000"/>
                <w:sz w:val="18"/>
                <w:szCs w:val="18"/>
              </w:rPr>
            </w:pPr>
            <w:r w:rsidRPr="002C1ABC">
              <w:rPr>
                <w:rFonts w:ascii="Times New Roman" w:eastAsia="Times New Roman" w:hAnsi="Times New Roman" w:cs="Times New Roman"/>
                <w:color w:val="000000"/>
                <w:sz w:val="18"/>
                <w:szCs w:val="18"/>
              </w:rPr>
              <w:t>0.0</w:t>
            </w:r>
          </w:p>
        </w:tc>
        <w:tc>
          <w:tcPr>
            <w:tcW w:w="0" w:type="auto"/>
            <w:shd w:val="clear" w:color="auto" w:fill="EAF0F6"/>
            <w:vAlign w:val="center"/>
            <w:hideMark/>
          </w:tcPr>
          <w:p w14:paraId="52E0C100" w14:textId="77777777" w:rsidR="002C1ABC" w:rsidRPr="002C1ABC" w:rsidRDefault="002C1ABC" w:rsidP="002C1ABC">
            <w:pPr>
              <w:spacing w:after="0" w:line="240" w:lineRule="auto"/>
              <w:jc w:val="right"/>
              <w:rPr>
                <w:rFonts w:ascii="Times New Roman" w:eastAsia="Times New Roman" w:hAnsi="Times New Roman" w:cs="Times New Roman"/>
                <w:color w:val="000000"/>
                <w:sz w:val="18"/>
                <w:szCs w:val="18"/>
              </w:rPr>
            </w:pPr>
            <w:r w:rsidRPr="002C1ABC">
              <w:rPr>
                <w:rFonts w:ascii="Times New Roman" w:eastAsia="Times New Roman" w:hAnsi="Times New Roman" w:cs="Times New Roman"/>
                <w:color w:val="000000"/>
                <w:sz w:val="18"/>
                <w:szCs w:val="18"/>
              </w:rPr>
              <w:t>8.0</w:t>
            </w:r>
          </w:p>
        </w:tc>
        <w:tc>
          <w:tcPr>
            <w:tcW w:w="0" w:type="auto"/>
            <w:shd w:val="clear" w:color="auto" w:fill="EAF0F6"/>
            <w:vAlign w:val="center"/>
            <w:hideMark/>
          </w:tcPr>
          <w:p w14:paraId="13590F92" w14:textId="77777777" w:rsidR="002C1ABC" w:rsidRPr="002C1ABC" w:rsidRDefault="002C1ABC" w:rsidP="002C1ABC">
            <w:pPr>
              <w:spacing w:after="0" w:line="240" w:lineRule="auto"/>
              <w:jc w:val="right"/>
              <w:rPr>
                <w:rFonts w:ascii="Times New Roman" w:eastAsia="Times New Roman" w:hAnsi="Times New Roman" w:cs="Times New Roman"/>
                <w:color w:val="000000"/>
                <w:sz w:val="18"/>
                <w:szCs w:val="18"/>
              </w:rPr>
            </w:pPr>
            <w:r w:rsidRPr="002C1ABC">
              <w:rPr>
                <w:rFonts w:ascii="Times New Roman" w:eastAsia="Times New Roman" w:hAnsi="Times New Roman" w:cs="Times New Roman"/>
                <w:color w:val="000000"/>
                <w:sz w:val="18"/>
                <w:szCs w:val="18"/>
              </w:rPr>
              <w:t>0.0</w:t>
            </w:r>
          </w:p>
        </w:tc>
        <w:tc>
          <w:tcPr>
            <w:tcW w:w="0" w:type="auto"/>
            <w:shd w:val="clear" w:color="auto" w:fill="EAF0F6"/>
            <w:vAlign w:val="center"/>
            <w:hideMark/>
          </w:tcPr>
          <w:p w14:paraId="5AB6FD19" w14:textId="77777777" w:rsidR="002C1ABC" w:rsidRPr="002C1ABC" w:rsidRDefault="002C1ABC" w:rsidP="002C1ABC">
            <w:pPr>
              <w:spacing w:after="0" w:line="240" w:lineRule="auto"/>
              <w:jc w:val="right"/>
              <w:rPr>
                <w:rFonts w:ascii="Times New Roman" w:eastAsia="Times New Roman" w:hAnsi="Times New Roman" w:cs="Times New Roman"/>
                <w:color w:val="000000"/>
                <w:sz w:val="18"/>
                <w:szCs w:val="18"/>
              </w:rPr>
            </w:pPr>
            <w:r w:rsidRPr="002C1ABC">
              <w:rPr>
                <w:rFonts w:ascii="Times New Roman" w:eastAsia="Times New Roman" w:hAnsi="Times New Roman" w:cs="Times New Roman"/>
                <w:color w:val="000000"/>
                <w:sz w:val="18"/>
                <w:szCs w:val="18"/>
              </w:rPr>
              <w:t>4.0</w:t>
            </w:r>
          </w:p>
        </w:tc>
        <w:tc>
          <w:tcPr>
            <w:tcW w:w="0" w:type="auto"/>
            <w:shd w:val="clear" w:color="auto" w:fill="E7F9F9"/>
            <w:vAlign w:val="center"/>
            <w:hideMark/>
          </w:tcPr>
          <w:p w14:paraId="3918969A" w14:textId="77777777" w:rsidR="002C1ABC" w:rsidRPr="002C1ABC" w:rsidRDefault="002C1ABC" w:rsidP="002C1ABC">
            <w:pPr>
              <w:spacing w:after="0" w:line="240" w:lineRule="auto"/>
              <w:jc w:val="right"/>
              <w:rPr>
                <w:rFonts w:ascii="Times New Roman" w:eastAsia="Times New Roman" w:hAnsi="Times New Roman" w:cs="Times New Roman"/>
                <w:color w:val="000000"/>
                <w:sz w:val="18"/>
                <w:szCs w:val="18"/>
              </w:rPr>
            </w:pPr>
            <w:r w:rsidRPr="002C1ABC">
              <w:rPr>
                <w:rFonts w:ascii="Times New Roman" w:eastAsia="Times New Roman" w:hAnsi="Times New Roman" w:cs="Times New Roman"/>
                <w:color w:val="000000"/>
                <w:sz w:val="18"/>
                <w:szCs w:val="18"/>
              </w:rPr>
              <w:t>0.0</w:t>
            </w:r>
          </w:p>
        </w:tc>
        <w:tc>
          <w:tcPr>
            <w:tcW w:w="655" w:type="dxa"/>
            <w:shd w:val="clear" w:color="auto" w:fill="E7F9F9"/>
            <w:vAlign w:val="center"/>
            <w:hideMark/>
          </w:tcPr>
          <w:p w14:paraId="7F5668B5" w14:textId="77777777" w:rsidR="002C1ABC" w:rsidRPr="002C1ABC" w:rsidRDefault="002C1ABC" w:rsidP="002C1ABC">
            <w:pPr>
              <w:spacing w:after="0" w:line="240" w:lineRule="auto"/>
              <w:jc w:val="right"/>
              <w:rPr>
                <w:rFonts w:ascii="Times New Roman" w:eastAsia="Times New Roman" w:hAnsi="Times New Roman" w:cs="Times New Roman"/>
                <w:color w:val="000000"/>
                <w:sz w:val="18"/>
                <w:szCs w:val="18"/>
              </w:rPr>
            </w:pPr>
            <w:r w:rsidRPr="002C1ABC">
              <w:rPr>
                <w:rFonts w:ascii="Times New Roman" w:eastAsia="Times New Roman" w:hAnsi="Times New Roman" w:cs="Times New Roman"/>
                <w:color w:val="000000"/>
                <w:sz w:val="18"/>
                <w:szCs w:val="18"/>
              </w:rPr>
              <w:t>44.0</w:t>
            </w:r>
          </w:p>
        </w:tc>
      </w:tr>
      <w:tr w:rsidR="002C1ABC" w:rsidRPr="002C1ABC" w14:paraId="675CCDFB" w14:textId="77777777" w:rsidTr="625E6571">
        <w:trPr>
          <w:trHeight w:val="70"/>
        </w:trPr>
        <w:tc>
          <w:tcPr>
            <w:tcW w:w="1726" w:type="dxa"/>
            <w:shd w:val="clear" w:color="auto" w:fill="EAF0F6"/>
            <w:vAlign w:val="center"/>
            <w:hideMark/>
          </w:tcPr>
          <w:p w14:paraId="4CF29D3F" w14:textId="77777777" w:rsidR="002C1ABC" w:rsidRPr="002C1ABC" w:rsidRDefault="002C1ABC" w:rsidP="002C1ABC">
            <w:pPr>
              <w:spacing w:after="0" w:line="240" w:lineRule="auto"/>
              <w:rPr>
                <w:rFonts w:ascii="Times New Roman" w:eastAsia="Times New Roman" w:hAnsi="Times New Roman" w:cs="Times New Roman"/>
                <w:color w:val="000000"/>
                <w:sz w:val="18"/>
                <w:szCs w:val="18"/>
              </w:rPr>
            </w:pPr>
            <w:r w:rsidRPr="002C1ABC">
              <w:rPr>
                <w:rFonts w:ascii="Times New Roman" w:eastAsia="Times New Roman" w:hAnsi="Times New Roman" w:cs="Times New Roman"/>
                <w:color w:val="000000"/>
                <w:sz w:val="18"/>
                <w:szCs w:val="18"/>
              </w:rPr>
              <w:t> </w:t>
            </w:r>
          </w:p>
        </w:tc>
        <w:tc>
          <w:tcPr>
            <w:tcW w:w="0" w:type="auto"/>
            <w:shd w:val="clear" w:color="auto" w:fill="EAF0F6"/>
            <w:vAlign w:val="center"/>
            <w:hideMark/>
          </w:tcPr>
          <w:p w14:paraId="12876616" w14:textId="77777777" w:rsidR="002C1ABC" w:rsidRPr="002C1ABC" w:rsidRDefault="002C1ABC" w:rsidP="002C1ABC">
            <w:pPr>
              <w:spacing w:after="0" w:line="240" w:lineRule="auto"/>
              <w:rPr>
                <w:rFonts w:ascii="Times New Roman" w:eastAsia="Times New Roman" w:hAnsi="Times New Roman" w:cs="Times New Roman"/>
                <w:b/>
                <w:bCs/>
                <w:color w:val="000000"/>
                <w:sz w:val="18"/>
                <w:szCs w:val="18"/>
              </w:rPr>
            </w:pPr>
            <w:r w:rsidRPr="002C1ABC">
              <w:rPr>
                <w:rFonts w:ascii="Times New Roman" w:eastAsia="Times New Roman" w:hAnsi="Times New Roman" w:cs="Times New Roman"/>
                <w:b/>
                <w:bCs/>
                <w:color w:val="000000"/>
                <w:sz w:val="18"/>
                <w:szCs w:val="18"/>
              </w:rPr>
              <w:t>AS 9110</w:t>
            </w:r>
          </w:p>
        </w:tc>
        <w:tc>
          <w:tcPr>
            <w:tcW w:w="0" w:type="auto"/>
            <w:shd w:val="clear" w:color="auto" w:fill="EAF0F6"/>
            <w:vAlign w:val="center"/>
            <w:hideMark/>
          </w:tcPr>
          <w:p w14:paraId="6F64188E" w14:textId="77777777" w:rsidR="002C1ABC" w:rsidRPr="002C1ABC" w:rsidRDefault="002C1ABC" w:rsidP="002C1ABC">
            <w:pPr>
              <w:spacing w:after="0" w:line="240" w:lineRule="auto"/>
              <w:jc w:val="right"/>
              <w:rPr>
                <w:rFonts w:ascii="Times New Roman" w:eastAsia="Times New Roman" w:hAnsi="Times New Roman" w:cs="Times New Roman"/>
                <w:color w:val="000000"/>
                <w:sz w:val="18"/>
                <w:szCs w:val="18"/>
              </w:rPr>
            </w:pPr>
            <w:r w:rsidRPr="002C1ABC">
              <w:rPr>
                <w:rFonts w:ascii="Times New Roman" w:eastAsia="Times New Roman" w:hAnsi="Times New Roman" w:cs="Times New Roman"/>
                <w:color w:val="000000"/>
                <w:sz w:val="18"/>
                <w:szCs w:val="18"/>
              </w:rPr>
              <w:t>14.0</w:t>
            </w:r>
          </w:p>
        </w:tc>
        <w:tc>
          <w:tcPr>
            <w:tcW w:w="0" w:type="auto"/>
            <w:shd w:val="clear" w:color="auto" w:fill="EAF0F6"/>
            <w:vAlign w:val="center"/>
            <w:hideMark/>
          </w:tcPr>
          <w:p w14:paraId="6E0EF31F" w14:textId="77777777" w:rsidR="002C1ABC" w:rsidRPr="002C1ABC" w:rsidRDefault="002C1ABC" w:rsidP="002C1ABC">
            <w:pPr>
              <w:spacing w:after="0" w:line="240" w:lineRule="auto"/>
              <w:jc w:val="right"/>
              <w:rPr>
                <w:rFonts w:ascii="Times New Roman" w:eastAsia="Times New Roman" w:hAnsi="Times New Roman" w:cs="Times New Roman"/>
                <w:color w:val="000000"/>
                <w:sz w:val="18"/>
                <w:szCs w:val="18"/>
              </w:rPr>
            </w:pPr>
            <w:r w:rsidRPr="002C1ABC">
              <w:rPr>
                <w:rFonts w:ascii="Times New Roman" w:eastAsia="Times New Roman" w:hAnsi="Times New Roman" w:cs="Times New Roman"/>
                <w:color w:val="000000"/>
                <w:sz w:val="18"/>
                <w:szCs w:val="18"/>
              </w:rPr>
              <w:t>0.0</w:t>
            </w:r>
          </w:p>
        </w:tc>
        <w:tc>
          <w:tcPr>
            <w:tcW w:w="0" w:type="auto"/>
            <w:shd w:val="clear" w:color="auto" w:fill="EAF0F6"/>
            <w:vAlign w:val="center"/>
            <w:hideMark/>
          </w:tcPr>
          <w:p w14:paraId="4E91F00F" w14:textId="77777777" w:rsidR="002C1ABC" w:rsidRPr="002C1ABC" w:rsidRDefault="002C1ABC" w:rsidP="002C1ABC">
            <w:pPr>
              <w:spacing w:after="0" w:line="240" w:lineRule="auto"/>
              <w:jc w:val="right"/>
              <w:rPr>
                <w:rFonts w:ascii="Times New Roman" w:eastAsia="Times New Roman" w:hAnsi="Times New Roman" w:cs="Times New Roman"/>
                <w:color w:val="000000"/>
                <w:sz w:val="18"/>
                <w:szCs w:val="18"/>
              </w:rPr>
            </w:pPr>
            <w:r w:rsidRPr="002C1ABC">
              <w:rPr>
                <w:rFonts w:ascii="Times New Roman" w:eastAsia="Times New Roman" w:hAnsi="Times New Roman" w:cs="Times New Roman"/>
                <w:color w:val="000000"/>
                <w:sz w:val="18"/>
                <w:szCs w:val="18"/>
              </w:rPr>
              <w:t>0.0</w:t>
            </w:r>
          </w:p>
        </w:tc>
        <w:tc>
          <w:tcPr>
            <w:tcW w:w="0" w:type="auto"/>
            <w:shd w:val="clear" w:color="auto" w:fill="EAF0F6"/>
            <w:vAlign w:val="center"/>
            <w:hideMark/>
          </w:tcPr>
          <w:p w14:paraId="4FB35CC5" w14:textId="77777777" w:rsidR="002C1ABC" w:rsidRPr="002C1ABC" w:rsidRDefault="002C1ABC" w:rsidP="002C1ABC">
            <w:pPr>
              <w:spacing w:after="0" w:line="240" w:lineRule="auto"/>
              <w:jc w:val="right"/>
              <w:rPr>
                <w:rFonts w:ascii="Times New Roman" w:eastAsia="Times New Roman" w:hAnsi="Times New Roman" w:cs="Times New Roman"/>
                <w:color w:val="000000"/>
                <w:sz w:val="18"/>
                <w:szCs w:val="18"/>
              </w:rPr>
            </w:pPr>
            <w:r w:rsidRPr="002C1ABC">
              <w:rPr>
                <w:rFonts w:ascii="Times New Roman" w:eastAsia="Times New Roman" w:hAnsi="Times New Roman" w:cs="Times New Roman"/>
                <w:color w:val="000000"/>
                <w:sz w:val="18"/>
                <w:szCs w:val="18"/>
              </w:rPr>
              <w:t>8.0</w:t>
            </w:r>
          </w:p>
        </w:tc>
        <w:tc>
          <w:tcPr>
            <w:tcW w:w="0" w:type="auto"/>
            <w:shd w:val="clear" w:color="auto" w:fill="EAF0F6"/>
            <w:vAlign w:val="center"/>
            <w:hideMark/>
          </w:tcPr>
          <w:p w14:paraId="2EFACBEE" w14:textId="77777777" w:rsidR="002C1ABC" w:rsidRPr="002C1ABC" w:rsidRDefault="002C1ABC" w:rsidP="002C1ABC">
            <w:pPr>
              <w:spacing w:after="0" w:line="240" w:lineRule="auto"/>
              <w:jc w:val="right"/>
              <w:rPr>
                <w:rFonts w:ascii="Times New Roman" w:eastAsia="Times New Roman" w:hAnsi="Times New Roman" w:cs="Times New Roman"/>
                <w:color w:val="000000"/>
                <w:sz w:val="18"/>
                <w:szCs w:val="18"/>
              </w:rPr>
            </w:pPr>
            <w:r w:rsidRPr="002C1ABC">
              <w:rPr>
                <w:rFonts w:ascii="Times New Roman" w:eastAsia="Times New Roman" w:hAnsi="Times New Roman" w:cs="Times New Roman"/>
                <w:color w:val="000000"/>
                <w:sz w:val="18"/>
                <w:szCs w:val="18"/>
              </w:rPr>
              <w:t>0.0</w:t>
            </w:r>
          </w:p>
        </w:tc>
        <w:tc>
          <w:tcPr>
            <w:tcW w:w="0" w:type="auto"/>
            <w:shd w:val="clear" w:color="auto" w:fill="EAF0F6"/>
            <w:vAlign w:val="center"/>
            <w:hideMark/>
          </w:tcPr>
          <w:p w14:paraId="666E458C" w14:textId="77777777" w:rsidR="002C1ABC" w:rsidRPr="002C1ABC" w:rsidRDefault="002C1ABC" w:rsidP="002C1ABC">
            <w:pPr>
              <w:spacing w:after="0" w:line="240" w:lineRule="auto"/>
              <w:jc w:val="right"/>
              <w:rPr>
                <w:rFonts w:ascii="Times New Roman" w:eastAsia="Times New Roman" w:hAnsi="Times New Roman" w:cs="Times New Roman"/>
                <w:color w:val="000000"/>
                <w:sz w:val="18"/>
                <w:szCs w:val="18"/>
              </w:rPr>
            </w:pPr>
            <w:r w:rsidRPr="002C1ABC">
              <w:rPr>
                <w:rFonts w:ascii="Times New Roman" w:eastAsia="Times New Roman" w:hAnsi="Times New Roman" w:cs="Times New Roman"/>
                <w:color w:val="000000"/>
                <w:sz w:val="18"/>
                <w:szCs w:val="18"/>
              </w:rPr>
              <w:t>8.0</w:t>
            </w:r>
          </w:p>
        </w:tc>
        <w:tc>
          <w:tcPr>
            <w:tcW w:w="0" w:type="auto"/>
            <w:shd w:val="clear" w:color="auto" w:fill="EAF0F6"/>
            <w:vAlign w:val="center"/>
            <w:hideMark/>
          </w:tcPr>
          <w:p w14:paraId="2F6EEEC4" w14:textId="77777777" w:rsidR="002C1ABC" w:rsidRPr="002C1ABC" w:rsidRDefault="002C1ABC" w:rsidP="002C1ABC">
            <w:pPr>
              <w:spacing w:after="0" w:line="240" w:lineRule="auto"/>
              <w:jc w:val="right"/>
              <w:rPr>
                <w:rFonts w:ascii="Times New Roman" w:eastAsia="Times New Roman" w:hAnsi="Times New Roman" w:cs="Times New Roman"/>
                <w:color w:val="000000"/>
                <w:sz w:val="18"/>
                <w:szCs w:val="18"/>
              </w:rPr>
            </w:pPr>
            <w:r w:rsidRPr="002C1ABC">
              <w:rPr>
                <w:rFonts w:ascii="Times New Roman" w:eastAsia="Times New Roman" w:hAnsi="Times New Roman" w:cs="Times New Roman"/>
                <w:color w:val="000000"/>
                <w:sz w:val="18"/>
                <w:szCs w:val="18"/>
              </w:rPr>
              <w:t>14.0</w:t>
            </w:r>
          </w:p>
        </w:tc>
        <w:tc>
          <w:tcPr>
            <w:tcW w:w="0" w:type="auto"/>
            <w:shd w:val="clear" w:color="auto" w:fill="EAF0F6"/>
            <w:vAlign w:val="center"/>
            <w:hideMark/>
          </w:tcPr>
          <w:p w14:paraId="4DCAA60D" w14:textId="77777777" w:rsidR="002C1ABC" w:rsidRPr="002C1ABC" w:rsidRDefault="002C1ABC" w:rsidP="002C1ABC">
            <w:pPr>
              <w:spacing w:after="0" w:line="240" w:lineRule="auto"/>
              <w:jc w:val="right"/>
              <w:rPr>
                <w:rFonts w:ascii="Times New Roman" w:eastAsia="Times New Roman" w:hAnsi="Times New Roman" w:cs="Times New Roman"/>
                <w:color w:val="000000"/>
                <w:sz w:val="18"/>
                <w:szCs w:val="18"/>
              </w:rPr>
            </w:pPr>
            <w:r w:rsidRPr="002C1ABC">
              <w:rPr>
                <w:rFonts w:ascii="Times New Roman" w:eastAsia="Times New Roman" w:hAnsi="Times New Roman" w:cs="Times New Roman"/>
                <w:color w:val="000000"/>
                <w:sz w:val="18"/>
                <w:szCs w:val="18"/>
              </w:rPr>
              <w:t>0.0</w:t>
            </w:r>
          </w:p>
        </w:tc>
        <w:tc>
          <w:tcPr>
            <w:tcW w:w="0" w:type="auto"/>
            <w:shd w:val="clear" w:color="auto" w:fill="EAF0F6"/>
            <w:vAlign w:val="center"/>
            <w:hideMark/>
          </w:tcPr>
          <w:p w14:paraId="72511A2F" w14:textId="77777777" w:rsidR="002C1ABC" w:rsidRPr="002C1ABC" w:rsidRDefault="002C1ABC" w:rsidP="002C1ABC">
            <w:pPr>
              <w:spacing w:after="0" w:line="240" w:lineRule="auto"/>
              <w:jc w:val="right"/>
              <w:rPr>
                <w:rFonts w:ascii="Times New Roman" w:eastAsia="Times New Roman" w:hAnsi="Times New Roman" w:cs="Times New Roman"/>
                <w:color w:val="000000"/>
                <w:sz w:val="18"/>
                <w:szCs w:val="18"/>
              </w:rPr>
            </w:pPr>
            <w:r w:rsidRPr="002C1ABC">
              <w:rPr>
                <w:rFonts w:ascii="Times New Roman" w:eastAsia="Times New Roman" w:hAnsi="Times New Roman" w:cs="Times New Roman"/>
                <w:color w:val="000000"/>
                <w:sz w:val="18"/>
                <w:szCs w:val="18"/>
              </w:rPr>
              <w:t>0.0</w:t>
            </w:r>
          </w:p>
        </w:tc>
        <w:tc>
          <w:tcPr>
            <w:tcW w:w="0" w:type="auto"/>
            <w:shd w:val="clear" w:color="auto" w:fill="EAF0F6"/>
            <w:vAlign w:val="center"/>
            <w:hideMark/>
          </w:tcPr>
          <w:p w14:paraId="2C6678A2" w14:textId="77777777" w:rsidR="002C1ABC" w:rsidRPr="002C1ABC" w:rsidRDefault="002C1ABC" w:rsidP="002C1ABC">
            <w:pPr>
              <w:spacing w:after="0" w:line="240" w:lineRule="auto"/>
              <w:jc w:val="right"/>
              <w:rPr>
                <w:rFonts w:ascii="Times New Roman" w:eastAsia="Times New Roman" w:hAnsi="Times New Roman" w:cs="Times New Roman"/>
                <w:color w:val="000000"/>
                <w:sz w:val="18"/>
                <w:szCs w:val="18"/>
              </w:rPr>
            </w:pPr>
            <w:r w:rsidRPr="002C1ABC">
              <w:rPr>
                <w:rFonts w:ascii="Times New Roman" w:eastAsia="Times New Roman" w:hAnsi="Times New Roman" w:cs="Times New Roman"/>
                <w:color w:val="000000"/>
                <w:sz w:val="18"/>
                <w:szCs w:val="18"/>
              </w:rPr>
              <w:t>8.0</w:t>
            </w:r>
          </w:p>
        </w:tc>
        <w:tc>
          <w:tcPr>
            <w:tcW w:w="0" w:type="auto"/>
            <w:shd w:val="clear" w:color="auto" w:fill="EAF0F6"/>
            <w:vAlign w:val="center"/>
            <w:hideMark/>
          </w:tcPr>
          <w:p w14:paraId="722EA68E" w14:textId="77777777" w:rsidR="002C1ABC" w:rsidRPr="002C1ABC" w:rsidRDefault="002C1ABC" w:rsidP="002C1ABC">
            <w:pPr>
              <w:spacing w:after="0" w:line="240" w:lineRule="auto"/>
              <w:jc w:val="right"/>
              <w:rPr>
                <w:rFonts w:ascii="Times New Roman" w:eastAsia="Times New Roman" w:hAnsi="Times New Roman" w:cs="Times New Roman"/>
                <w:color w:val="000000"/>
                <w:sz w:val="18"/>
                <w:szCs w:val="18"/>
              </w:rPr>
            </w:pPr>
            <w:r w:rsidRPr="002C1ABC">
              <w:rPr>
                <w:rFonts w:ascii="Times New Roman" w:eastAsia="Times New Roman" w:hAnsi="Times New Roman" w:cs="Times New Roman"/>
                <w:color w:val="000000"/>
                <w:sz w:val="18"/>
                <w:szCs w:val="18"/>
              </w:rPr>
              <w:t>0.0</w:t>
            </w:r>
          </w:p>
        </w:tc>
        <w:tc>
          <w:tcPr>
            <w:tcW w:w="0" w:type="auto"/>
            <w:shd w:val="clear" w:color="auto" w:fill="EAF0F6"/>
            <w:vAlign w:val="center"/>
            <w:hideMark/>
          </w:tcPr>
          <w:p w14:paraId="02B88F46" w14:textId="77777777" w:rsidR="002C1ABC" w:rsidRPr="002C1ABC" w:rsidRDefault="002C1ABC" w:rsidP="002C1ABC">
            <w:pPr>
              <w:spacing w:after="0" w:line="240" w:lineRule="auto"/>
              <w:jc w:val="right"/>
              <w:rPr>
                <w:rFonts w:ascii="Times New Roman" w:eastAsia="Times New Roman" w:hAnsi="Times New Roman" w:cs="Times New Roman"/>
                <w:color w:val="000000"/>
                <w:sz w:val="18"/>
                <w:szCs w:val="18"/>
              </w:rPr>
            </w:pPr>
            <w:r w:rsidRPr="002C1ABC">
              <w:rPr>
                <w:rFonts w:ascii="Times New Roman" w:eastAsia="Times New Roman" w:hAnsi="Times New Roman" w:cs="Times New Roman"/>
                <w:color w:val="000000"/>
                <w:sz w:val="18"/>
                <w:szCs w:val="18"/>
              </w:rPr>
              <w:t>4.0</w:t>
            </w:r>
          </w:p>
        </w:tc>
        <w:tc>
          <w:tcPr>
            <w:tcW w:w="0" w:type="auto"/>
            <w:shd w:val="clear" w:color="auto" w:fill="E7F9F9"/>
            <w:vAlign w:val="center"/>
            <w:hideMark/>
          </w:tcPr>
          <w:p w14:paraId="7D5D234D" w14:textId="77777777" w:rsidR="002C1ABC" w:rsidRPr="002C1ABC" w:rsidRDefault="002C1ABC" w:rsidP="002C1ABC">
            <w:pPr>
              <w:spacing w:after="0" w:line="240" w:lineRule="auto"/>
              <w:jc w:val="right"/>
              <w:rPr>
                <w:rFonts w:ascii="Times New Roman" w:eastAsia="Times New Roman" w:hAnsi="Times New Roman" w:cs="Times New Roman"/>
                <w:color w:val="000000"/>
                <w:sz w:val="18"/>
                <w:szCs w:val="18"/>
              </w:rPr>
            </w:pPr>
            <w:r w:rsidRPr="002C1ABC">
              <w:rPr>
                <w:rFonts w:ascii="Times New Roman" w:eastAsia="Times New Roman" w:hAnsi="Times New Roman" w:cs="Times New Roman"/>
                <w:color w:val="000000"/>
                <w:sz w:val="18"/>
                <w:szCs w:val="18"/>
              </w:rPr>
              <w:t>28.0</w:t>
            </w:r>
          </w:p>
        </w:tc>
        <w:tc>
          <w:tcPr>
            <w:tcW w:w="655" w:type="dxa"/>
            <w:shd w:val="clear" w:color="auto" w:fill="E7F9F9"/>
            <w:vAlign w:val="center"/>
            <w:hideMark/>
          </w:tcPr>
          <w:p w14:paraId="79204DFD" w14:textId="77777777" w:rsidR="002C1ABC" w:rsidRPr="002C1ABC" w:rsidRDefault="002C1ABC" w:rsidP="002C1ABC">
            <w:pPr>
              <w:spacing w:after="0" w:line="240" w:lineRule="auto"/>
              <w:jc w:val="right"/>
              <w:rPr>
                <w:rFonts w:ascii="Times New Roman" w:eastAsia="Times New Roman" w:hAnsi="Times New Roman" w:cs="Times New Roman"/>
                <w:color w:val="000000"/>
                <w:sz w:val="18"/>
                <w:szCs w:val="18"/>
              </w:rPr>
            </w:pPr>
            <w:r w:rsidRPr="002C1ABC">
              <w:rPr>
                <w:rFonts w:ascii="Times New Roman" w:eastAsia="Times New Roman" w:hAnsi="Times New Roman" w:cs="Times New Roman"/>
                <w:color w:val="000000"/>
                <w:sz w:val="18"/>
                <w:szCs w:val="18"/>
              </w:rPr>
              <w:t>28.0</w:t>
            </w:r>
          </w:p>
        </w:tc>
      </w:tr>
      <w:tr w:rsidR="002C1ABC" w:rsidRPr="002C1ABC" w14:paraId="099EE113" w14:textId="77777777" w:rsidTr="625E6571">
        <w:trPr>
          <w:trHeight w:val="330"/>
        </w:trPr>
        <w:tc>
          <w:tcPr>
            <w:tcW w:w="1726" w:type="dxa"/>
            <w:shd w:val="clear" w:color="auto" w:fill="EAF0F6"/>
            <w:vAlign w:val="center"/>
            <w:hideMark/>
          </w:tcPr>
          <w:p w14:paraId="6E5705C0" w14:textId="77777777" w:rsidR="002C1ABC" w:rsidRPr="002C1ABC" w:rsidRDefault="002C1ABC" w:rsidP="002C1ABC">
            <w:pPr>
              <w:spacing w:after="0" w:line="240" w:lineRule="auto"/>
              <w:rPr>
                <w:rFonts w:ascii="Times New Roman" w:eastAsia="Times New Roman" w:hAnsi="Times New Roman" w:cs="Times New Roman"/>
                <w:color w:val="000000"/>
                <w:sz w:val="18"/>
                <w:szCs w:val="18"/>
              </w:rPr>
            </w:pPr>
            <w:r w:rsidRPr="002C1ABC">
              <w:rPr>
                <w:rFonts w:ascii="Times New Roman" w:eastAsia="Times New Roman" w:hAnsi="Times New Roman" w:cs="Times New Roman"/>
                <w:color w:val="000000"/>
                <w:sz w:val="18"/>
                <w:szCs w:val="18"/>
              </w:rPr>
              <w:t> </w:t>
            </w:r>
          </w:p>
        </w:tc>
        <w:tc>
          <w:tcPr>
            <w:tcW w:w="0" w:type="auto"/>
            <w:shd w:val="clear" w:color="auto" w:fill="EAF0F6"/>
            <w:vAlign w:val="center"/>
            <w:hideMark/>
          </w:tcPr>
          <w:p w14:paraId="1B848259" w14:textId="77777777" w:rsidR="002C1ABC" w:rsidRPr="002C1ABC" w:rsidRDefault="002C1ABC" w:rsidP="002C1ABC">
            <w:pPr>
              <w:spacing w:after="0" w:line="240" w:lineRule="auto"/>
              <w:rPr>
                <w:rFonts w:ascii="Times New Roman" w:eastAsia="Times New Roman" w:hAnsi="Times New Roman" w:cs="Times New Roman"/>
                <w:b/>
                <w:bCs/>
                <w:color w:val="000000"/>
                <w:sz w:val="18"/>
                <w:szCs w:val="18"/>
              </w:rPr>
            </w:pPr>
            <w:r w:rsidRPr="002C1ABC">
              <w:rPr>
                <w:rFonts w:ascii="Times New Roman" w:eastAsia="Times New Roman" w:hAnsi="Times New Roman" w:cs="Times New Roman"/>
                <w:b/>
                <w:bCs/>
                <w:color w:val="000000"/>
                <w:sz w:val="18"/>
                <w:szCs w:val="18"/>
              </w:rPr>
              <w:t>ISO 14001</w:t>
            </w:r>
          </w:p>
        </w:tc>
        <w:tc>
          <w:tcPr>
            <w:tcW w:w="0" w:type="auto"/>
            <w:shd w:val="clear" w:color="auto" w:fill="EAF0F6"/>
            <w:vAlign w:val="center"/>
            <w:hideMark/>
          </w:tcPr>
          <w:p w14:paraId="458963E1" w14:textId="77777777" w:rsidR="002C1ABC" w:rsidRPr="002C1ABC" w:rsidRDefault="002C1ABC" w:rsidP="002C1ABC">
            <w:pPr>
              <w:spacing w:after="0" w:line="240" w:lineRule="auto"/>
              <w:jc w:val="right"/>
              <w:rPr>
                <w:rFonts w:ascii="Times New Roman" w:eastAsia="Times New Roman" w:hAnsi="Times New Roman" w:cs="Times New Roman"/>
                <w:color w:val="000000"/>
                <w:sz w:val="18"/>
                <w:szCs w:val="18"/>
              </w:rPr>
            </w:pPr>
            <w:r w:rsidRPr="002C1ABC">
              <w:rPr>
                <w:rFonts w:ascii="Times New Roman" w:eastAsia="Times New Roman" w:hAnsi="Times New Roman" w:cs="Times New Roman"/>
                <w:color w:val="000000"/>
                <w:sz w:val="18"/>
                <w:szCs w:val="18"/>
              </w:rPr>
              <w:t>14.0</w:t>
            </w:r>
          </w:p>
        </w:tc>
        <w:tc>
          <w:tcPr>
            <w:tcW w:w="0" w:type="auto"/>
            <w:shd w:val="clear" w:color="auto" w:fill="EAF0F6"/>
            <w:vAlign w:val="center"/>
            <w:hideMark/>
          </w:tcPr>
          <w:p w14:paraId="42C97685" w14:textId="77777777" w:rsidR="002C1ABC" w:rsidRPr="002C1ABC" w:rsidRDefault="002C1ABC" w:rsidP="002C1ABC">
            <w:pPr>
              <w:spacing w:after="0" w:line="240" w:lineRule="auto"/>
              <w:jc w:val="right"/>
              <w:rPr>
                <w:rFonts w:ascii="Times New Roman" w:eastAsia="Times New Roman" w:hAnsi="Times New Roman" w:cs="Times New Roman"/>
                <w:color w:val="000000"/>
                <w:sz w:val="18"/>
                <w:szCs w:val="18"/>
              </w:rPr>
            </w:pPr>
            <w:r w:rsidRPr="002C1ABC">
              <w:rPr>
                <w:rFonts w:ascii="Times New Roman" w:eastAsia="Times New Roman" w:hAnsi="Times New Roman" w:cs="Times New Roman"/>
                <w:color w:val="000000"/>
                <w:sz w:val="18"/>
                <w:szCs w:val="18"/>
              </w:rPr>
              <w:t>0.0</w:t>
            </w:r>
          </w:p>
        </w:tc>
        <w:tc>
          <w:tcPr>
            <w:tcW w:w="0" w:type="auto"/>
            <w:shd w:val="clear" w:color="auto" w:fill="EAF0F6"/>
            <w:vAlign w:val="center"/>
            <w:hideMark/>
          </w:tcPr>
          <w:p w14:paraId="45D4A69B" w14:textId="77777777" w:rsidR="002C1ABC" w:rsidRPr="002C1ABC" w:rsidRDefault="002C1ABC" w:rsidP="002C1ABC">
            <w:pPr>
              <w:spacing w:after="0" w:line="240" w:lineRule="auto"/>
              <w:jc w:val="right"/>
              <w:rPr>
                <w:rFonts w:ascii="Times New Roman" w:eastAsia="Times New Roman" w:hAnsi="Times New Roman" w:cs="Times New Roman"/>
                <w:color w:val="000000"/>
                <w:sz w:val="18"/>
                <w:szCs w:val="18"/>
              </w:rPr>
            </w:pPr>
            <w:r w:rsidRPr="002C1ABC">
              <w:rPr>
                <w:rFonts w:ascii="Times New Roman" w:eastAsia="Times New Roman" w:hAnsi="Times New Roman" w:cs="Times New Roman"/>
                <w:color w:val="000000"/>
                <w:sz w:val="18"/>
                <w:szCs w:val="18"/>
              </w:rPr>
              <w:t>0.0</w:t>
            </w:r>
          </w:p>
        </w:tc>
        <w:tc>
          <w:tcPr>
            <w:tcW w:w="0" w:type="auto"/>
            <w:shd w:val="clear" w:color="auto" w:fill="EAF0F6"/>
            <w:vAlign w:val="center"/>
            <w:hideMark/>
          </w:tcPr>
          <w:p w14:paraId="0A085D6E" w14:textId="77777777" w:rsidR="002C1ABC" w:rsidRPr="002C1ABC" w:rsidRDefault="002C1ABC" w:rsidP="002C1ABC">
            <w:pPr>
              <w:spacing w:after="0" w:line="240" w:lineRule="auto"/>
              <w:jc w:val="right"/>
              <w:rPr>
                <w:rFonts w:ascii="Times New Roman" w:eastAsia="Times New Roman" w:hAnsi="Times New Roman" w:cs="Times New Roman"/>
                <w:color w:val="000000"/>
                <w:sz w:val="18"/>
                <w:szCs w:val="18"/>
              </w:rPr>
            </w:pPr>
            <w:r w:rsidRPr="002C1ABC">
              <w:rPr>
                <w:rFonts w:ascii="Times New Roman" w:eastAsia="Times New Roman" w:hAnsi="Times New Roman" w:cs="Times New Roman"/>
                <w:color w:val="000000"/>
                <w:sz w:val="18"/>
                <w:szCs w:val="18"/>
              </w:rPr>
              <w:t>8.0</w:t>
            </w:r>
          </w:p>
        </w:tc>
        <w:tc>
          <w:tcPr>
            <w:tcW w:w="0" w:type="auto"/>
            <w:shd w:val="clear" w:color="auto" w:fill="EAF0F6"/>
            <w:vAlign w:val="center"/>
            <w:hideMark/>
          </w:tcPr>
          <w:p w14:paraId="7DF5059F" w14:textId="77777777" w:rsidR="002C1ABC" w:rsidRPr="002C1ABC" w:rsidRDefault="002C1ABC" w:rsidP="002C1ABC">
            <w:pPr>
              <w:spacing w:after="0" w:line="240" w:lineRule="auto"/>
              <w:jc w:val="right"/>
              <w:rPr>
                <w:rFonts w:ascii="Times New Roman" w:eastAsia="Times New Roman" w:hAnsi="Times New Roman" w:cs="Times New Roman"/>
                <w:color w:val="000000"/>
                <w:sz w:val="18"/>
                <w:szCs w:val="18"/>
              </w:rPr>
            </w:pPr>
            <w:r w:rsidRPr="002C1ABC">
              <w:rPr>
                <w:rFonts w:ascii="Times New Roman" w:eastAsia="Times New Roman" w:hAnsi="Times New Roman" w:cs="Times New Roman"/>
                <w:color w:val="000000"/>
                <w:sz w:val="18"/>
                <w:szCs w:val="18"/>
              </w:rPr>
              <w:t>0.0</w:t>
            </w:r>
          </w:p>
        </w:tc>
        <w:tc>
          <w:tcPr>
            <w:tcW w:w="0" w:type="auto"/>
            <w:shd w:val="clear" w:color="auto" w:fill="EAF0F6"/>
            <w:vAlign w:val="center"/>
            <w:hideMark/>
          </w:tcPr>
          <w:p w14:paraId="3BE59B99" w14:textId="77777777" w:rsidR="002C1ABC" w:rsidRPr="002C1ABC" w:rsidRDefault="002C1ABC" w:rsidP="002C1ABC">
            <w:pPr>
              <w:spacing w:after="0" w:line="240" w:lineRule="auto"/>
              <w:jc w:val="right"/>
              <w:rPr>
                <w:rFonts w:ascii="Times New Roman" w:eastAsia="Times New Roman" w:hAnsi="Times New Roman" w:cs="Times New Roman"/>
                <w:color w:val="000000"/>
                <w:sz w:val="18"/>
                <w:szCs w:val="18"/>
              </w:rPr>
            </w:pPr>
            <w:r w:rsidRPr="002C1ABC">
              <w:rPr>
                <w:rFonts w:ascii="Times New Roman" w:eastAsia="Times New Roman" w:hAnsi="Times New Roman" w:cs="Times New Roman"/>
                <w:color w:val="000000"/>
                <w:sz w:val="18"/>
                <w:szCs w:val="18"/>
              </w:rPr>
              <w:t>8.0</w:t>
            </w:r>
          </w:p>
        </w:tc>
        <w:tc>
          <w:tcPr>
            <w:tcW w:w="0" w:type="auto"/>
            <w:shd w:val="clear" w:color="auto" w:fill="EAF0F6"/>
            <w:vAlign w:val="center"/>
            <w:hideMark/>
          </w:tcPr>
          <w:p w14:paraId="728F19B7" w14:textId="77777777" w:rsidR="002C1ABC" w:rsidRPr="002C1ABC" w:rsidRDefault="002C1ABC" w:rsidP="002C1ABC">
            <w:pPr>
              <w:spacing w:after="0" w:line="240" w:lineRule="auto"/>
              <w:jc w:val="right"/>
              <w:rPr>
                <w:rFonts w:ascii="Times New Roman" w:eastAsia="Times New Roman" w:hAnsi="Times New Roman" w:cs="Times New Roman"/>
                <w:color w:val="000000"/>
                <w:sz w:val="18"/>
                <w:szCs w:val="18"/>
              </w:rPr>
            </w:pPr>
            <w:r w:rsidRPr="002C1ABC">
              <w:rPr>
                <w:rFonts w:ascii="Times New Roman" w:eastAsia="Times New Roman" w:hAnsi="Times New Roman" w:cs="Times New Roman"/>
                <w:color w:val="000000"/>
                <w:sz w:val="18"/>
                <w:szCs w:val="18"/>
              </w:rPr>
              <w:t>14.0</w:t>
            </w:r>
          </w:p>
        </w:tc>
        <w:tc>
          <w:tcPr>
            <w:tcW w:w="0" w:type="auto"/>
            <w:shd w:val="clear" w:color="auto" w:fill="EAF0F6"/>
            <w:vAlign w:val="center"/>
            <w:hideMark/>
          </w:tcPr>
          <w:p w14:paraId="76DA7936" w14:textId="77777777" w:rsidR="002C1ABC" w:rsidRPr="002C1ABC" w:rsidRDefault="002C1ABC" w:rsidP="002C1ABC">
            <w:pPr>
              <w:spacing w:after="0" w:line="240" w:lineRule="auto"/>
              <w:jc w:val="right"/>
              <w:rPr>
                <w:rFonts w:ascii="Times New Roman" w:eastAsia="Times New Roman" w:hAnsi="Times New Roman" w:cs="Times New Roman"/>
                <w:color w:val="000000"/>
                <w:sz w:val="18"/>
                <w:szCs w:val="18"/>
              </w:rPr>
            </w:pPr>
            <w:r w:rsidRPr="002C1ABC">
              <w:rPr>
                <w:rFonts w:ascii="Times New Roman" w:eastAsia="Times New Roman" w:hAnsi="Times New Roman" w:cs="Times New Roman"/>
                <w:color w:val="000000"/>
                <w:sz w:val="18"/>
                <w:szCs w:val="18"/>
              </w:rPr>
              <w:t>0.0</w:t>
            </w:r>
          </w:p>
        </w:tc>
        <w:tc>
          <w:tcPr>
            <w:tcW w:w="0" w:type="auto"/>
            <w:shd w:val="clear" w:color="auto" w:fill="EAF0F6"/>
            <w:vAlign w:val="center"/>
            <w:hideMark/>
          </w:tcPr>
          <w:p w14:paraId="36691703" w14:textId="77777777" w:rsidR="002C1ABC" w:rsidRPr="002C1ABC" w:rsidRDefault="002C1ABC" w:rsidP="002C1ABC">
            <w:pPr>
              <w:spacing w:after="0" w:line="240" w:lineRule="auto"/>
              <w:jc w:val="right"/>
              <w:rPr>
                <w:rFonts w:ascii="Times New Roman" w:eastAsia="Times New Roman" w:hAnsi="Times New Roman" w:cs="Times New Roman"/>
                <w:color w:val="000000"/>
                <w:sz w:val="18"/>
                <w:szCs w:val="18"/>
              </w:rPr>
            </w:pPr>
            <w:r w:rsidRPr="002C1ABC">
              <w:rPr>
                <w:rFonts w:ascii="Times New Roman" w:eastAsia="Times New Roman" w:hAnsi="Times New Roman" w:cs="Times New Roman"/>
                <w:color w:val="000000"/>
                <w:sz w:val="18"/>
                <w:szCs w:val="18"/>
              </w:rPr>
              <w:t>0.0</w:t>
            </w:r>
          </w:p>
        </w:tc>
        <w:tc>
          <w:tcPr>
            <w:tcW w:w="0" w:type="auto"/>
            <w:shd w:val="clear" w:color="auto" w:fill="EAF0F6"/>
            <w:vAlign w:val="center"/>
            <w:hideMark/>
          </w:tcPr>
          <w:p w14:paraId="78A49472" w14:textId="77777777" w:rsidR="002C1ABC" w:rsidRPr="002C1ABC" w:rsidRDefault="002C1ABC" w:rsidP="002C1ABC">
            <w:pPr>
              <w:spacing w:after="0" w:line="240" w:lineRule="auto"/>
              <w:jc w:val="right"/>
              <w:rPr>
                <w:rFonts w:ascii="Times New Roman" w:eastAsia="Times New Roman" w:hAnsi="Times New Roman" w:cs="Times New Roman"/>
                <w:color w:val="000000"/>
                <w:sz w:val="18"/>
                <w:szCs w:val="18"/>
              </w:rPr>
            </w:pPr>
            <w:r w:rsidRPr="002C1ABC">
              <w:rPr>
                <w:rFonts w:ascii="Times New Roman" w:eastAsia="Times New Roman" w:hAnsi="Times New Roman" w:cs="Times New Roman"/>
                <w:color w:val="000000"/>
                <w:sz w:val="18"/>
                <w:szCs w:val="18"/>
              </w:rPr>
              <w:t>8.0</w:t>
            </w:r>
          </w:p>
        </w:tc>
        <w:tc>
          <w:tcPr>
            <w:tcW w:w="0" w:type="auto"/>
            <w:shd w:val="clear" w:color="auto" w:fill="EAF0F6"/>
            <w:vAlign w:val="center"/>
            <w:hideMark/>
          </w:tcPr>
          <w:p w14:paraId="5CDFC8C2" w14:textId="77777777" w:rsidR="002C1ABC" w:rsidRPr="002C1ABC" w:rsidRDefault="002C1ABC" w:rsidP="002C1ABC">
            <w:pPr>
              <w:spacing w:after="0" w:line="240" w:lineRule="auto"/>
              <w:jc w:val="right"/>
              <w:rPr>
                <w:rFonts w:ascii="Times New Roman" w:eastAsia="Times New Roman" w:hAnsi="Times New Roman" w:cs="Times New Roman"/>
                <w:color w:val="000000"/>
                <w:sz w:val="18"/>
                <w:szCs w:val="18"/>
              </w:rPr>
            </w:pPr>
            <w:r w:rsidRPr="002C1ABC">
              <w:rPr>
                <w:rFonts w:ascii="Times New Roman" w:eastAsia="Times New Roman" w:hAnsi="Times New Roman" w:cs="Times New Roman"/>
                <w:color w:val="000000"/>
                <w:sz w:val="18"/>
                <w:szCs w:val="18"/>
              </w:rPr>
              <w:t>0.0</w:t>
            </w:r>
          </w:p>
        </w:tc>
        <w:tc>
          <w:tcPr>
            <w:tcW w:w="0" w:type="auto"/>
            <w:shd w:val="clear" w:color="auto" w:fill="EAF0F6"/>
            <w:vAlign w:val="center"/>
            <w:hideMark/>
          </w:tcPr>
          <w:p w14:paraId="10259152" w14:textId="77777777" w:rsidR="002C1ABC" w:rsidRPr="002C1ABC" w:rsidRDefault="002C1ABC" w:rsidP="002C1ABC">
            <w:pPr>
              <w:spacing w:after="0" w:line="240" w:lineRule="auto"/>
              <w:jc w:val="right"/>
              <w:rPr>
                <w:rFonts w:ascii="Times New Roman" w:eastAsia="Times New Roman" w:hAnsi="Times New Roman" w:cs="Times New Roman"/>
                <w:color w:val="000000"/>
                <w:sz w:val="18"/>
                <w:szCs w:val="18"/>
              </w:rPr>
            </w:pPr>
            <w:r w:rsidRPr="002C1ABC">
              <w:rPr>
                <w:rFonts w:ascii="Times New Roman" w:eastAsia="Times New Roman" w:hAnsi="Times New Roman" w:cs="Times New Roman"/>
                <w:color w:val="000000"/>
                <w:sz w:val="18"/>
                <w:szCs w:val="18"/>
              </w:rPr>
              <w:t>4.0</w:t>
            </w:r>
          </w:p>
        </w:tc>
        <w:tc>
          <w:tcPr>
            <w:tcW w:w="0" w:type="auto"/>
            <w:shd w:val="clear" w:color="auto" w:fill="E7F9F9"/>
            <w:vAlign w:val="center"/>
            <w:hideMark/>
          </w:tcPr>
          <w:p w14:paraId="0C44BE46" w14:textId="77777777" w:rsidR="002C1ABC" w:rsidRPr="002C1ABC" w:rsidRDefault="002C1ABC" w:rsidP="002C1ABC">
            <w:pPr>
              <w:spacing w:after="0" w:line="240" w:lineRule="auto"/>
              <w:jc w:val="right"/>
              <w:rPr>
                <w:rFonts w:ascii="Times New Roman" w:eastAsia="Times New Roman" w:hAnsi="Times New Roman" w:cs="Times New Roman"/>
                <w:color w:val="000000"/>
                <w:sz w:val="18"/>
                <w:szCs w:val="18"/>
              </w:rPr>
            </w:pPr>
            <w:r w:rsidRPr="002C1ABC">
              <w:rPr>
                <w:rFonts w:ascii="Times New Roman" w:eastAsia="Times New Roman" w:hAnsi="Times New Roman" w:cs="Times New Roman"/>
                <w:color w:val="000000"/>
                <w:sz w:val="18"/>
                <w:szCs w:val="18"/>
              </w:rPr>
              <w:t>28.0</w:t>
            </w:r>
          </w:p>
        </w:tc>
        <w:tc>
          <w:tcPr>
            <w:tcW w:w="655" w:type="dxa"/>
            <w:shd w:val="clear" w:color="auto" w:fill="E7F9F9"/>
            <w:vAlign w:val="center"/>
            <w:hideMark/>
          </w:tcPr>
          <w:p w14:paraId="444441D8" w14:textId="77777777" w:rsidR="002C1ABC" w:rsidRPr="002C1ABC" w:rsidRDefault="002C1ABC" w:rsidP="002C1ABC">
            <w:pPr>
              <w:spacing w:after="0" w:line="240" w:lineRule="auto"/>
              <w:jc w:val="right"/>
              <w:rPr>
                <w:rFonts w:ascii="Times New Roman" w:eastAsia="Times New Roman" w:hAnsi="Times New Roman" w:cs="Times New Roman"/>
                <w:color w:val="000000"/>
                <w:sz w:val="18"/>
                <w:szCs w:val="18"/>
              </w:rPr>
            </w:pPr>
            <w:r w:rsidRPr="002C1ABC">
              <w:rPr>
                <w:rFonts w:ascii="Times New Roman" w:eastAsia="Times New Roman" w:hAnsi="Times New Roman" w:cs="Times New Roman"/>
                <w:color w:val="000000"/>
                <w:sz w:val="18"/>
                <w:szCs w:val="18"/>
              </w:rPr>
              <w:t>28.0</w:t>
            </w:r>
          </w:p>
        </w:tc>
      </w:tr>
      <w:tr w:rsidR="002C1ABC" w:rsidRPr="002C1ABC" w14:paraId="439D6BC7" w14:textId="77777777" w:rsidTr="625E6571">
        <w:trPr>
          <w:trHeight w:val="70"/>
        </w:trPr>
        <w:tc>
          <w:tcPr>
            <w:tcW w:w="1726" w:type="dxa"/>
            <w:shd w:val="clear" w:color="auto" w:fill="EAF0F6"/>
            <w:vAlign w:val="center"/>
            <w:hideMark/>
          </w:tcPr>
          <w:p w14:paraId="2F2D5511" w14:textId="77777777" w:rsidR="002C1ABC" w:rsidRPr="002C1ABC" w:rsidRDefault="002C1ABC" w:rsidP="002C1ABC">
            <w:pPr>
              <w:spacing w:after="0" w:line="240" w:lineRule="auto"/>
              <w:rPr>
                <w:rFonts w:ascii="Times New Roman" w:eastAsia="Times New Roman" w:hAnsi="Times New Roman" w:cs="Times New Roman"/>
                <w:color w:val="000000"/>
                <w:sz w:val="18"/>
                <w:szCs w:val="18"/>
              </w:rPr>
            </w:pPr>
            <w:r w:rsidRPr="002C1ABC">
              <w:rPr>
                <w:rFonts w:ascii="Times New Roman" w:eastAsia="Times New Roman" w:hAnsi="Times New Roman" w:cs="Times New Roman"/>
                <w:color w:val="000000"/>
                <w:sz w:val="18"/>
                <w:szCs w:val="18"/>
              </w:rPr>
              <w:t> </w:t>
            </w:r>
          </w:p>
        </w:tc>
        <w:tc>
          <w:tcPr>
            <w:tcW w:w="0" w:type="auto"/>
            <w:shd w:val="clear" w:color="auto" w:fill="EAF0F6"/>
            <w:vAlign w:val="center"/>
            <w:hideMark/>
          </w:tcPr>
          <w:p w14:paraId="79254BBB" w14:textId="77777777" w:rsidR="002C1ABC" w:rsidRPr="002C1ABC" w:rsidRDefault="002C1ABC" w:rsidP="002C1ABC">
            <w:pPr>
              <w:spacing w:after="0" w:line="240" w:lineRule="auto"/>
              <w:rPr>
                <w:rFonts w:ascii="Times New Roman" w:eastAsia="Times New Roman" w:hAnsi="Times New Roman" w:cs="Times New Roman"/>
                <w:b/>
                <w:bCs/>
                <w:color w:val="000000"/>
                <w:sz w:val="18"/>
                <w:szCs w:val="18"/>
              </w:rPr>
            </w:pPr>
            <w:r w:rsidRPr="002C1ABC">
              <w:rPr>
                <w:rFonts w:ascii="Times New Roman" w:eastAsia="Times New Roman" w:hAnsi="Times New Roman" w:cs="Times New Roman"/>
                <w:b/>
                <w:bCs/>
                <w:color w:val="000000"/>
                <w:sz w:val="18"/>
                <w:szCs w:val="18"/>
              </w:rPr>
              <w:t>ISO 45001</w:t>
            </w:r>
          </w:p>
        </w:tc>
        <w:tc>
          <w:tcPr>
            <w:tcW w:w="0" w:type="auto"/>
            <w:shd w:val="clear" w:color="auto" w:fill="EAF0F6"/>
            <w:vAlign w:val="center"/>
            <w:hideMark/>
          </w:tcPr>
          <w:p w14:paraId="26D74DFB" w14:textId="77777777" w:rsidR="002C1ABC" w:rsidRPr="002C1ABC" w:rsidRDefault="002C1ABC" w:rsidP="002C1ABC">
            <w:pPr>
              <w:spacing w:after="0" w:line="240" w:lineRule="auto"/>
              <w:jc w:val="right"/>
              <w:rPr>
                <w:rFonts w:ascii="Times New Roman" w:eastAsia="Times New Roman" w:hAnsi="Times New Roman" w:cs="Times New Roman"/>
                <w:color w:val="000000"/>
                <w:sz w:val="18"/>
                <w:szCs w:val="18"/>
              </w:rPr>
            </w:pPr>
            <w:r w:rsidRPr="002C1ABC">
              <w:rPr>
                <w:rFonts w:ascii="Times New Roman" w:eastAsia="Times New Roman" w:hAnsi="Times New Roman" w:cs="Times New Roman"/>
                <w:color w:val="000000"/>
                <w:sz w:val="18"/>
                <w:szCs w:val="18"/>
              </w:rPr>
              <w:t>14.0</w:t>
            </w:r>
          </w:p>
        </w:tc>
        <w:tc>
          <w:tcPr>
            <w:tcW w:w="0" w:type="auto"/>
            <w:shd w:val="clear" w:color="auto" w:fill="EAF0F6"/>
            <w:vAlign w:val="center"/>
            <w:hideMark/>
          </w:tcPr>
          <w:p w14:paraId="2CD75234" w14:textId="77777777" w:rsidR="002C1ABC" w:rsidRPr="002C1ABC" w:rsidRDefault="002C1ABC" w:rsidP="002C1ABC">
            <w:pPr>
              <w:spacing w:after="0" w:line="240" w:lineRule="auto"/>
              <w:jc w:val="right"/>
              <w:rPr>
                <w:rFonts w:ascii="Times New Roman" w:eastAsia="Times New Roman" w:hAnsi="Times New Roman" w:cs="Times New Roman"/>
                <w:color w:val="000000"/>
                <w:sz w:val="18"/>
                <w:szCs w:val="18"/>
              </w:rPr>
            </w:pPr>
            <w:r w:rsidRPr="002C1ABC">
              <w:rPr>
                <w:rFonts w:ascii="Times New Roman" w:eastAsia="Times New Roman" w:hAnsi="Times New Roman" w:cs="Times New Roman"/>
                <w:color w:val="000000"/>
                <w:sz w:val="18"/>
                <w:szCs w:val="18"/>
              </w:rPr>
              <w:t>0.0</w:t>
            </w:r>
          </w:p>
        </w:tc>
        <w:tc>
          <w:tcPr>
            <w:tcW w:w="0" w:type="auto"/>
            <w:shd w:val="clear" w:color="auto" w:fill="EAF0F6"/>
            <w:vAlign w:val="center"/>
            <w:hideMark/>
          </w:tcPr>
          <w:p w14:paraId="5B795B52" w14:textId="77777777" w:rsidR="002C1ABC" w:rsidRPr="002C1ABC" w:rsidRDefault="002C1ABC" w:rsidP="002C1ABC">
            <w:pPr>
              <w:spacing w:after="0" w:line="240" w:lineRule="auto"/>
              <w:jc w:val="right"/>
              <w:rPr>
                <w:rFonts w:ascii="Times New Roman" w:eastAsia="Times New Roman" w:hAnsi="Times New Roman" w:cs="Times New Roman"/>
                <w:color w:val="000000"/>
                <w:sz w:val="18"/>
                <w:szCs w:val="18"/>
              </w:rPr>
            </w:pPr>
            <w:r w:rsidRPr="002C1ABC">
              <w:rPr>
                <w:rFonts w:ascii="Times New Roman" w:eastAsia="Times New Roman" w:hAnsi="Times New Roman" w:cs="Times New Roman"/>
                <w:color w:val="000000"/>
                <w:sz w:val="18"/>
                <w:szCs w:val="18"/>
              </w:rPr>
              <w:t>0.0</w:t>
            </w:r>
          </w:p>
        </w:tc>
        <w:tc>
          <w:tcPr>
            <w:tcW w:w="0" w:type="auto"/>
            <w:shd w:val="clear" w:color="auto" w:fill="EAF0F6"/>
            <w:vAlign w:val="center"/>
            <w:hideMark/>
          </w:tcPr>
          <w:p w14:paraId="59B14F19" w14:textId="77777777" w:rsidR="002C1ABC" w:rsidRPr="002C1ABC" w:rsidRDefault="002C1ABC" w:rsidP="002C1ABC">
            <w:pPr>
              <w:spacing w:after="0" w:line="240" w:lineRule="auto"/>
              <w:jc w:val="right"/>
              <w:rPr>
                <w:rFonts w:ascii="Times New Roman" w:eastAsia="Times New Roman" w:hAnsi="Times New Roman" w:cs="Times New Roman"/>
                <w:color w:val="000000"/>
                <w:sz w:val="18"/>
                <w:szCs w:val="18"/>
              </w:rPr>
            </w:pPr>
            <w:r w:rsidRPr="002C1ABC">
              <w:rPr>
                <w:rFonts w:ascii="Times New Roman" w:eastAsia="Times New Roman" w:hAnsi="Times New Roman" w:cs="Times New Roman"/>
                <w:color w:val="000000"/>
                <w:sz w:val="18"/>
                <w:szCs w:val="18"/>
              </w:rPr>
              <w:t>8.0</w:t>
            </w:r>
          </w:p>
        </w:tc>
        <w:tc>
          <w:tcPr>
            <w:tcW w:w="0" w:type="auto"/>
            <w:shd w:val="clear" w:color="auto" w:fill="EAF0F6"/>
            <w:vAlign w:val="center"/>
            <w:hideMark/>
          </w:tcPr>
          <w:p w14:paraId="02346B05" w14:textId="77777777" w:rsidR="002C1ABC" w:rsidRPr="002C1ABC" w:rsidRDefault="002C1ABC" w:rsidP="002C1ABC">
            <w:pPr>
              <w:spacing w:after="0" w:line="240" w:lineRule="auto"/>
              <w:jc w:val="right"/>
              <w:rPr>
                <w:rFonts w:ascii="Times New Roman" w:eastAsia="Times New Roman" w:hAnsi="Times New Roman" w:cs="Times New Roman"/>
                <w:color w:val="000000"/>
                <w:sz w:val="18"/>
                <w:szCs w:val="18"/>
              </w:rPr>
            </w:pPr>
            <w:r w:rsidRPr="002C1ABC">
              <w:rPr>
                <w:rFonts w:ascii="Times New Roman" w:eastAsia="Times New Roman" w:hAnsi="Times New Roman" w:cs="Times New Roman"/>
                <w:color w:val="000000"/>
                <w:sz w:val="18"/>
                <w:szCs w:val="18"/>
              </w:rPr>
              <w:t>0.0</w:t>
            </w:r>
          </w:p>
        </w:tc>
        <w:tc>
          <w:tcPr>
            <w:tcW w:w="0" w:type="auto"/>
            <w:shd w:val="clear" w:color="auto" w:fill="EAF0F6"/>
            <w:vAlign w:val="center"/>
            <w:hideMark/>
          </w:tcPr>
          <w:p w14:paraId="2FFA58BD" w14:textId="77777777" w:rsidR="002C1ABC" w:rsidRPr="002C1ABC" w:rsidRDefault="002C1ABC" w:rsidP="002C1ABC">
            <w:pPr>
              <w:spacing w:after="0" w:line="240" w:lineRule="auto"/>
              <w:jc w:val="right"/>
              <w:rPr>
                <w:rFonts w:ascii="Times New Roman" w:eastAsia="Times New Roman" w:hAnsi="Times New Roman" w:cs="Times New Roman"/>
                <w:color w:val="000000"/>
                <w:sz w:val="18"/>
                <w:szCs w:val="18"/>
              </w:rPr>
            </w:pPr>
            <w:r w:rsidRPr="002C1ABC">
              <w:rPr>
                <w:rFonts w:ascii="Times New Roman" w:eastAsia="Times New Roman" w:hAnsi="Times New Roman" w:cs="Times New Roman"/>
                <w:color w:val="000000"/>
                <w:sz w:val="18"/>
                <w:szCs w:val="18"/>
              </w:rPr>
              <w:t>8.0</w:t>
            </w:r>
          </w:p>
        </w:tc>
        <w:tc>
          <w:tcPr>
            <w:tcW w:w="0" w:type="auto"/>
            <w:shd w:val="clear" w:color="auto" w:fill="EAF0F6"/>
            <w:vAlign w:val="center"/>
            <w:hideMark/>
          </w:tcPr>
          <w:p w14:paraId="322B0DCD" w14:textId="77777777" w:rsidR="002C1ABC" w:rsidRPr="002C1ABC" w:rsidRDefault="002C1ABC" w:rsidP="002C1ABC">
            <w:pPr>
              <w:spacing w:after="0" w:line="240" w:lineRule="auto"/>
              <w:jc w:val="right"/>
              <w:rPr>
                <w:rFonts w:ascii="Times New Roman" w:eastAsia="Times New Roman" w:hAnsi="Times New Roman" w:cs="Times New Roman"/>
                <w:color w:val="000000"/>
                <w:sz w:val="18"/>
                <w:szCs w:val="18"/>
              </w:rPr>
            </w:pPr>
            <w:r w:rsidRPr="002C1ABC">
              <w:rPr>
                <w:rFonts w:ascii="Times New Roman" w:eastAsia="Times New Roman" w:hAnsi="Times New Roman" w:cs="Times New Roman"/>
                <w:color w:val="000000"/>
                <w:sz w:val="18"/>
                <w:szCs w:val="18"/>
              </w:rPr>
              <w:t>14.0</w:t>
            </w:r>
          </w:p>
        </w:tc>
        <w:tc>
          <w:tcPr>
            <w:tcW w:w="0" w:type="auto"/>
            <w:shd w:val="clear" w:color="auto" w:fill="EAF0F6"/>
            <w:vAlign w:val="center"/>
            <w:hideMark/>
          </w:tcPr>
          <w:p w14:paraId="38BD325D" w14:textId="77777777" w:rsidR="002C1ABC" w:rsidRPr="002C1ABC" w:rsidRDefault="002C1ABC" w:rsidP="002C1ABC">
            <w:pPr>
              <w:spacing w:after="0" w:line="240" w:lineRule="auto"/>
              <w:jc w:val="right"/>
              <w:rPr>
                <w:rFonts w:ascii="Times New Roman" w:eastAsia="Times New Roman" w:hAnsi="Times New Roman" w:cs="Times New Roman"/>
                <w:color w:val="000000"/>
                <w:sz w:val="18"/>
                <w:szCs w:val="18"/>
              </w:rPr>
            </w:pPr>
            <w:r w:rsidRPr="002C1ABC">
              <w:rPr>
                <w:rFonts w:ascii="Times New Roman" w:eastAsia="Times New Roman" w:hAnsi="Times New Roman" w:cs="Times New Roman"/>
                <w:color w:val="000000"/>
                <w:sz w:val="18"/>
                <w:szCs w:val="18"/>
              </w:rPr>
              <w:t>0.0</w:t>
            </w:r>
          </w:p>
        </w:tc>
        <w:tc>
          <w:tcPr>
            <w:tcW w:w="0" w:type="auto"/>
            <w:shd w:val="clear" w:color="auto" w:fill="EAF0F6"/>
            <w:vAlign w:val="center"/>
            <w:hideMark/>
          </w:tcPr>
          <w:p w14:paraId="4D41D8CD" w14:textId="77777777" w:rsidR="002C1ABC" w:rsidRPr="002C1ABC" w:rsidRDefault="002C1ABC" w:rsidP="002C1ABC">
            <w:pPr>
              <w:spacing w:after="0" w:line="240" w:lineRule="auto"/>
              <w:jc w:val="right"/>
              <w:rPr>
                <w:rFonts w:ascii="Times New Roman" w:eastAsia="Times New Roman" w:hAnsi="Times New Roman" w:cs="Times New Roman"/>
                <w:color w:val="000000"/>
                <w:sz w:val="18"/>
                <w:szCs w:val="18"/>
              </w:rPr>
            </w:pPr>
            <w:r w:rsidRPr="002C1ABC">
              <w:rPr>
                <w:rFonts w:ascii="Times New Roman" w:eastAsia="Times New Roman" w:hAnsi="Times New Roman" w:cs="Times New Roman"/>
                <w:color w:val="000000"/>
                <w:sz w:val="18"/>
                <w:szCs w:val="18"/>
              </w:rPr>
              <w:t>0.0</w:t>
            </w:r>
          </w:p>
        </w:tc>
        <w:tc>
          <w:tcPr>
            <w:tcW w:w="0" w:type="auto"/>
            <w:shd w:val="clear" w:color="auto" w:fill="EAF0F6"/>
            <w:vAlign w:val="center"/>
            <w:hideMark/>
          </w:tcPr>
          <w:p w14:paraId="72270118" w14:textId="77777777" w:rsidR="002C1ABC" w:rsidRPr="002C1ABC" w:rsidRDefault="002C1ABC" w:rsidP="002C1ABC">
            <w:pPr>
              <w:spacing w:after="0" w:line="240" w:lineRule="auto"/>
              <w:jc w:val="right"/>
              <w:rPr>
                <w:rFonts w:ascii="Times New Roman" w:eastAsia="Times New Roman" w:hAnsi="Times New Roman" w:cs="Times New Roman"/>
                <w:color w:val="000000"/>
                <w:sz w:val="18"/>
                <w:szCs w:val="18"/>
              </w:rPr>
            </w:pPr>
            <w:r w:rsidRPr="002C1ABC">
              <w:rPr>
                <w:rFonts w:ascii="Times New Roman" w:eastAsia="Times New Roman" w:hAnsi="Times New Roman" w:cs="Times New Roman"/>
                <w:color w:val="000000"/>
                <w:sz w:val="18"/>
                <w:szCs w:val="18"/>
              </w:rPr>
              <w:t>8.0</w:t>
            </w:r>
          </w:p>
        </w:tc>
        <w:tc>
          <w:tcPr>
            <w:tcW w:w="0" w:type="auto"/>
            <w:shd w:val="clear" w:color="auto" w:fill="EAF0F6"/>
            <w:vAlign w:val="center"/>
            <w:hideMark/>
          </w:tcPr>
          <w:p w14:paraId="5D61E0A4" w14:textId="77777777" w:rsidR="002C1ABC" w:rsidRPr="002C1ABC" w:rsidRDefault="002C1ABC" w:rsidP="002C1ABC">
            <w:pPr>
              <w:spacing w:after="0" w:line="240" w:lineRule="auto"/>
              <w:jc w:val="right"/>
              <w:rPr>
                <w:rFonts w:ascii="Times New Roman" w:eastAsia="Times New Roman" w:hAnsi="Times New Roman" w:cs="Times New Roman"/>
                <w:color w:val="000000"/>
                <w:sz w:val="18"/>
                <w:szCs w:val="18"/>
              </w:rPr>
            </w:pPr>
            <w:r w:rsidRPr="002C1ABC">
              <w:rPr>
                <w:rFonts w:ascii="Times New Roman" w:eastAsia="Times New Roman" w:hAnsi="Times New Roman" w:cs="Times New Roman"/>
                <w:color w:val="000000"/>
                <w:sz w:val="18"/>
                <w:szCs w:val="18"/>
              </w:rPr>
              <w:t>0.0</w:t>
            </w:r>
          </w:p>
        </w:tc>
        <w:tc>
          <w:tcPr>
            <w:tcW w:w="0" w:type="auto"/>
            <w:shd w:val="clear" w:color="auto" w:fill="EAF0F6"/>
            <w:vAlign w:val="center"/>
            <w:hideMark/>
          </w:tcPr>
          <w:p w14:paraId="0EF3D537" w14:textId="77777777" w:rsidR="002C1ABC" w:rsidRPr="002C1ABC" w:rsidRDefault="002C1ABC" w:rsidP="002C1ABC">
            <w:pPr>
              <w:spacing w:after="0" w:line="240" w:lineRule="auto"/>
              <w:jc w:val="right"/>
              <w:rPr>
                <w:rFonts w:ascii="Times New Roman" w:eastAsia="Times New Roman" w:hAnsi="Times New Roman" w:cs="Times New Roman"/>
                <w:color w:val="000000"/>
                <w:sz w:val="18"/>
                <w:szCs w:val="18"/>
              </w:rPr>
            </w:pPr>
            <w:r w:rsidRPr="002C1ABC">
              <w:rPr>
                <w:rFonts w:ascii="Times New Roman" w:eastAsia="Times New Roman" w:hAnsi="Times New Roman" w:cs="Times New Roman"/>
                <w:color w:val="000000"/>
                <w:sz w:val="18"/>
                <w:szCs w:val="18"/>
              </w:rPr>
              <w:t>4.0</w:t>
            </w:r>
          </w:p>
        </w:tc>
        <w:tc>
          <w:tcPr>
            <w:tcW w:w="0" w:type="auto"/>
            <w:shd w:val="clear" w:color="auto" w:fill="E7F9F9"/>
            <w:vAlign w:val="center"/>
            <w:hideMark/>
          </w:tcPr>
          <w:p w14:paraId="3B474618" w14:textId="77777777" w:rsidR="002C1ABC" w:rsidRPr="002C1ABC" w:rsidRDefault="002C1ABC" w:rsidP="002C1ABC">
            <w:pPr>
              <w:spacing w:after="0" w:line="240" w:lineRule="auto"/>
              <w:jc w:val="right"/>
              <w:rPr>
                <w:rFonts w:ascii="Times New Roman" w:eastAsia="Times New Roman" w:hAnsi="Times New Roman" w:cs="Times New Roman"/>
                <w:color w:val="000000"/>
                <w:sz w:val="18"/>
                <w:szCs w:val="18"/>
              </w:rPr>
            </w:pPr>
            <w:r w:rsidRPr="002C1ABC">
              <w:rPr>
                <w:rFonts w:ascii="Times New Roman" w:eastAsia="Times New Roman" w:hAnsi="Times New Roman" w:cs="Times New Roman"/>
                <w:color w:val="000000"/>
                <w:sz w:val="18"/>
                <w:szCs w:val="18"/>
              </w:rPr>
              <w:t>28.0</w:t>
            </w:r>
          </w:p>
        </w:tc>
        <w:tc>
          <w:tcPr>
            <w:tcW w:w="655" w:type="dxa"/>
            <w:shd w:val="clear" w:color="auto" w:fill="E7F9F9"/>
            <w:vAlign w:val="center"/>
            <w:hideMark/>
          </w:tcPr>
          <w:p w14:paraId="3858D984" w14:textId="77777777" w:rsidR="002C1ABC" w:rsidRPr="002C1ABC" w:rsidRDefault="002C1ABC" w:rsidP="002C1ABC">
            <w:pPr>
              <w:spacing w:after="0" w:line="240" w:lineRule="auto"/>
              <w:jc w:val="right"/>
              <w:rPr>
                <w:rFonts w:ascii="Times New Roman" w:eastAsia="Times New Roman" w:hAnsi="Times New Roman" w:cs="Times New Roman"/>
                <w:color w:val="000000"/>
                <w:sz w:val="18"/>
                <w:szCs w:val="18"/>
              </w:rPr>
            </w:pPr>
            <w:r w:rsidRPr="002C1ABC">
              <w:rPr>
                <w:rFonts w:ascii="Times New Roman" w:eastAsia="Times New Roman" w:hAnsi="Times New Roman" w:cs="Times New Roman"/>
                <w:color w:val="000000"/>
                <w:sz w:val="18"/>
                <w:szCs w:val="18"/>
              </w:rPr>
              <w:t>28.0</w:t>
            </w:r>
          </w:p>
        </w:tc>
      </w:tr>
      <w:tr w:rsidR="002C1ABC" w:rsidRPr="002C1ABC" w14:paraId="6E182F96" w14:textId="77777777" w:rsidTr="625E6571">
        <w:trPr>
          <w:trHeight w:val="330"/>
        </w:trPr>
        <w:tc>
          <w:tcPr>
            <w:tcW w:w="1726" w:type="dxa"/>
            <w:vAlign w:val="center"/>
            <w:hideMark/>
          </w:tcPr>
          <w:p w14:paraId="093C8E6F" w14:textId="77777777" w:rsidR="002C1ABC" w:rsidRPr="002C1ABC" w:rsidRDefault="002C1ABC" w:rsidP="002C1ABC">
            <w:pPr>
              <w:spacing w:after="0" w:line="240" w:lineRule="auto"/>
              <w:rPr>
                <w:rFonts w:ascii="Times New Roman" w:eastAsia="Times New Roman" w:hAnsi="Times New Roman" w:cs="Times New Roman"/>
                <w:b/>
                <w:bCs/>
                <w:color w:val="000000"/>
                <w:sz w:val="18"/>
                <w:szCs w:val="18"/>
              </w:rPr>
            </w:pPr>
            <w:r w:rsidRPr="002C1ABC">
              <w:rPr>
                <w:rFonts w:ascii="Times New Roman" w:eastAsia="Times New Roman" w:hAnsi="Times New Roman" w:cs="Times New Roman"/>
                <w:b/>
                <w:bCs/>
                <w:color w:val="000000"/>
                <w:sz w:val="18"/>
                <w:szCs w:val="18"/>
              </w:rPr>
              <w:t>FRCMA</w:t>
            </w:r>
          </w:p>
        </w:tc>
        <w:tc>
          <w:tcPr>
            <w:tcW w:w="0" w:type="auto"/>
            <w:vAlign w:val="center"/>
            <w:hideMark/>
          </w:tcPr>
          <w:p w14:paraId="7330E355" w14:textId="77777777" w:rsidR="002C1ABC" w:rsidRPr="002C1ABC" w:rsidRDefault="002C1ABC" w:rsidP="002C1ABC">
            <w:pPr>
              <w:spacing w:after="0" w:line="240" w:lineRule="auto"/>
              <w:rPr>
                <w:rFonts w:ascii="Times New Roman" w:eastAsia="Times New Roman" w:hAnsi="Times New Roman" w:cs="Times New Roman"/>
                <w:b/>
                <w:bCs/>
                <w:color w:val="000000"/>
                <w:sz w:val="18"/>
                <w:szCs w:val="18"/>
              </w:rPr>
            </w:pPr>
            <w:r w:rsidRPr="002C1ABC">
              <w:rPr>
                <w:rFonts w:ascii="Times New Roman" w:eastAsia="Times New Roman" w:hAnsi="Times New Roman" w:cs="Times New Roman"/>
                <w:b/>
                <w:bCs/>
                <w:color w:val="000000"/>
                <w:sz w:val="18"/>
                <w:szCs w:val="18"/>
              </w:rPr>
              <w:t>ISO 9001</w:t>
            </w:r>
          </w:p>
        </w:tc>
        <w:tc>
          <w:tcPr>
            <w:tcW w:w="0" w:type="auto"/>
            <w:noWrap/>
            <w:vAlign w:val="bottom"/>
            <w:hideMark/>
          </w:tcPr>
          <w:p w14:paraId="358E17C2" w14:textId="77777777" w:rsidR="002C1ABC" w:rsidRPr="002C1ABC" w:rsidRDefault="002C1ABC" w:rsidP="002C1ABC">
            <w:pPr>
              <w:spacing w:after="0" w:line="240" w:lineRule="auto"/>
              <w:jc w:val="right"/>
              <w:rPr>
                <w:rFonts w:ascii="Times New Roman" w:eastAsia="Times New Roman" w:hAnsi="Times New Roman" w:cs="Times New Roman"/>
                <w:color w:val="000000"/>
                <w:sz w:val="18"/>
                <w:szCs w:val="18"/>
              </w:rPr>
            </w:pPr>
            <w:r w:rsidRPr="002C1ABC">
              <w:rPr>
                <w:rFonts w:ascii="Times New Roman" w:eastAsia="Times New Roman" w:hAnsi="Times New Roman" w:cs="Times New Roman"/>
                <w:color w:val="000000"/>
                <w:sz w:val="18"/>
                <w:szCs w:val="18"/>
              </w:rPr>
              <w:t>0.0</w:t>
            </w:r>
          </w:p>
        </w:tc>
        <w:tc>
          <w:tcPr>
            <w:tcW w:w="0" w:type="auto"/>
            <w:noWrap/>
            <w:vAlign w:val="bottom"/>
            <w:hideMark/>
          </w:tcPr>
          <w:p w14:paraId="27324C43" w14:textId="77777777" w:rsidR="002C1ABC" w:rsidRPr="002C1ABC" w:rsidRDefault="002C1ABC" w:rsidP="002C1ABC">
            <w:pPr>
              <w:spacing w:after="0" w:line="240" w:lineRule="auto"/>
              <w:jc w:val="right"/>
              <w:rPr>
                <w:rFonts w:ascii="Times New Roman" w:eastAsia="Times New Roman" w:hAnsi="Times New Roman" w:cs="Times New Roman"/>
                <w:color w:val="000000"/>
                <w:sz w:val="18"/>
                <w:szCs w:val="18"/>
              </w:rPr>
            </w:pPr>
            <w:r w:rsidRPr="002C1ABC">
              <w:rPr>
                <w:rFonts w:ascii="Times New Roman" w:eastAsia="Times New Roman" w:hAnsi="Times New Roman" w:cs="Times New Roman"/>
                <w:color w:val="000000"/>
                <w:sz w:val="18"/>
                <w:szCs w:val="18"/>
              </w:rPr>
              <w:t>5.0</w:t>
            </w:r>
          </w:p>
        </w:tc>
        <w:tc>
          <w:tcPr>
            <w:tcW w:w="0" w:type="auto"/>
            <w:noWrap/>
            <w:vAlign w:val="bottom"/>
            <w:hideMark/>
          </w:tcPr>
          <w:p w14:paraId="4FA47790" w14:textId="77777777" w:rsidR="002C1ABC" w:rsidRPr="002C1ABC" w:rsidRDefault="002C1ABC" w:rsidP="002C1ABC">
            <w:pPr>
              <w:spacing w:after="0" w:line="240" w:lineRule="auto"/>
              <w:jc w:val="right"/>
              <w:rPr>
                <w:rFonts w:ascii="Times New Roman" w:eastAsia="Times New Roman" w:hAnsi="Times New Roman" w:cs="Times New Roman"/>
                <w:color w:val="000000"/>
                <w:sz w:val="18"/>
                <w:szCs w:val="18"/>
              </w:rPr>
            </w:pPr>
            <w:r w:rsidRPr="002C1ABC">
              <w:rPr>
                <w:rFonts w:ascii="Times New Roman" w:eastAsia="Times New Roman" w:hAnsi="Times New Roman" w:cs="Times New Roman"/>
                <w:color w:val="000000"/>
                <w:sz w:val="18"/>
                <w:szCs w:val="18"/>
              </w:rPr>
              <w:t>0.0</w:t>
            </w:r>
          </w:p>
        </w:tc>
        <w:tc>
          <w:tcPr>
            <w:tcW w:w="0" w:type="auto"/>
            <w:noWrap/>
            <w:vAlign w:val="bottom"/>
            <w:hideMark/>
          </w:tcPr>
          <w:p w14:paraId="738BA541" w14:textId="77777777" w:rsidR="002C1ABC" w:rsidRPr="002C1ABC" w:rsidRDefault="002C1ABC" w:rsidP="002C1ABC">
            <w:pPr>
              <w:spacing w:after="0" w:line="240" w:lineRule="auto"/>
              <w:jc w:val="right"/>
              <w:rPr>
                <w:rFonts w:ascii="Times New Roman" w:eastAsia="Times New Roman" w:hAnsi="Times New Roman" w:cs="Times New Roman"/>
                <w:color w:val="000000"/>
                <w:sz w:val="18"/>
                <w:szCs w:val="18"/>
              </w:rPr>
            </w:pPr>
            <w:r w:rsidRPr="002C1ABC">
              <w:rPr>
                <w:rFonts w:ascii="Times New Roman" w:eastAsia="Times New Roman" w:hAnsi="Times New Roman" w:cs="Times New Roman"/>
                <w:color w:val="000000"/>
                <w:sz w:val="18"/>
                <w:szCs w:val="18"/>
              </w:rPr>
              <w:t>5.0</w:t>
            </w:r>
          </w:p>
        </w:tc>
        <w:tc>
          <w:tcPr>
            <w:tcW w:w="0" w:type="auto"/>
            <w:noWrap/>
            <w:vAlign w:val="bottom"/>
            <w:hideMark/>
          </w:tcPr>
          <w:p w14:paraId="4F4F9590" w14:textId="77777777" w:rsidR="002C1ABC" w:rsidRPr="002C1ABC" w:rsidRDefault="002C1ABC" w:rsidP="002C1ABC">
            <w:pPr>
              <w:spacing w:after="0" w:line="240" w:lineRule="auto"/>
              <w:jc w:val="right"/>
              <w:rPr>
                <w:rFonts w:ascii="Times New Roman" w:eastAsia="Times New Roman" w:hAnsi="Times New Roman" w:cs="Times New Roman"/>
                <w:color w:val="000000"/>
                <w:sz w:val="18"/>
                <w:szCs w:val="18"/>
              </w:rPr>
            </w:pPr>
            <w:r w:rsidRPr="002C1ABC">
              <w:rPr>
                <w:rFonts w:ascii="Times New Roman" w:eastAsia="Times New Roman" w:hAnsi="Times New Roman" w:cs="Times New Roman"/>
                <w:color w:val="000000"/>
                <w:sz w:val="18"/>
                <w:szCs w:val="18"/>
              </w:rPr>
              <w:t>0.0</w:t>
            </w:r>
          </w:p>
        </w:tc>
        <w:tc>
          <w:tcPr>
            <w:tcW w:w="0" w:type="auto"/>
            <w:noWrap/>
            <w:vAlign w:val="bottom"/>
            <w:hideMark/>
          </w:tcPr>
          <w:p w14:paraId="3B29A555" w14:textId="77777777" w:rsidR="002C1ABC" w:rsidRPr="002C1ABC" w:rsidRDefault="002C1ABC" w:rsidP="002C1ABC">
            <w:pPr>
              <w:spacing w:after="0" w:line="240" w:lineRule="auto"/>
              <w:jc w:val="right"/>
              <w:rPr>
                <w:rFonts w:ascii="Times New Roman" w:eastAsia="Times New Roman" w:hAnsi="Times New Roman" w:cs="Times New Roman"/>
                <w:color w:val="000000"/>
                <w:sz w:val="18"/>
                <w:szCs w:val="18"/>
              </w:rPr>
            </w:pPr>
            <w:r w:rsidRPr="002C1ABC">
              <w:rPr>
                <w:rFonts w:ascii="Times New Roman" w:eastAsia="Times New Roman" w:hAnsi="Times New Roman" w:cs="Times New Roman"/>
                <w:color w:val="000000"/>
                <w:sz w:val="18"/>
                <w:szCs w:val="18"/>
              </w:rPr>
              <w:t>5.0</w:t>
            </w:r>
          </w:p>
        </w:tc>
        <w:tc>
          <w:tcPr>
            <w:tcW w:w="0" w:type="auto"/>
            <w:noWrap/>
            <w:vAlign w:val="bottom"/>
            <w:hideMark/>
          </w:tcPr>
          <w:p w14:paraId="47B8768F" w14:textId="77777777" w:rsidR="002C1ABC" w:rsidRPr="002C1ABC" w:rsidRDefault="002C1ABC" w:rsidP="002C1ABC">
            <w:pPr>
              <w:spacing w:after="0" w:line="240" w:lineRule="auto"/>
              <w:jc w:val="right"/>
              <w:rPr>
                <w:rFonts w:ascii="Times New Roman" w:eastAsia="Times New Roman" w:hAnsi="Times New Roman" w:cs="Times New Roman"/>
                <w:color w:val="000000"/>
                <w:sz w:val="18"/>
                <w:szCs w:val="18"/>
              </w:rPr>
            </w:pPr>
            <w:r w:rsidRPr="002C1ABC">
              <w:rPr>
                <w:rFonts w:ascii="Times New Roman" w:eastAsia="Times New Roman" w:hAnsi="Times New Roman" w:cs="Times New Roman"/>
                <w:color w:val="000000"/>
                <w:sz w:val="18"/>
                <w:szCs w:val="18"/>
              </w:rPr>
              <w:t>0.0</w:t>
            </w:r>
          </w:p>
        </w:tc>
        <w:tc>
          <w:tcPr>
            <w:tcW w:w="0" w:type="auto"/>
            <w:noWrap/>
            <w:vAlign w:val="bottom"/>
            <w:hideMark/>
          </w:tcPr>
          <w:p w14:paraId="0AA92D23" w14:textId="77777777" w:rsidR="002C1ABC" w:rsidRPr="002C1ABC" w:rsidRDefault="002C1ABC" w:rsidP="002C1ABC">
            <w:pPr>
              <w:spacing w:after="0" w:line="240" w:lineRule="auto"/>
              <w:jc w:val="right"/>
              <w:rPr>
                <w:rFonts w:ascii="Times New Roman" w:eastAsia="Times New Roman" w:hAnsi="Times New Roman" w:cs="Times New Roman"/>
                <w:color w:val="000000"/>
                <w:sz w:val="18"/>
                <w:szCs w:val="18"/>
              </w:rPr>
            </w:pPr>
            <w:r w:rsidRPr="002C1ABC">
              <w:rPr>
                <w:rFonts w:ascii="Times New Roman" w:eastAsia="Times New Roman" w:hAnsi="Times New Roman" w:cs="Times New Roman"/>
                <w:color w:val="000000"/>
                <w:sz w:val="18"/>
                <w:szCs w:val="18"/>
              </w:rPr>
              <w:t>5.0</w:t>
            </w:r>
          </w:p>
        </w:tc>
        <w:tc>
          <w:tcPr>
            <w:tcW w:w="0" w:type="auto"/>
            <w:noWrap/>
            <w:vAlign w:val="bottom"/>
            <w:hideMark/>
          </w:tcPr>
          <w:p w14:paraId="17353B62" w14:textId="77777777" w:rsidR="002C1ABC" w:rsidRPr="002C1ABC" w:rsidRDefault="002C1ABC" w:rsidP="002C1ABC">
            <w:pPr>
              <w:spacing w:after="0" w:line="240" w:lineRule="auto"/>
              <w:jc w:val="right"/>
              <w:rPr>
                <w:rFonts w:ascii="Times New Roman" w:eastAsia="Times New Roman" w:hAnsi="Times New Roman" w:cs="Times New Roman"/>
                <w:color w:val="000000"/>
                <w:sz w:val="18"/>
                <w:szCs w:val="18"/>
              </w:rPr>
            </w:pPr>
            <w:r w:rsidRPr="002C1ABC">
              <w:rPr>
                <w:rFonts w:ascii="Times New Roman" w:eastAsia="Times New Roman" w:hAnsi="Times New Roman" w:cs="Times New Roman"/>
                <w:color w:val="000000"/>
                <w:sz w:val="18"/>
                <w:szCs w:val="18"/>
              </w:rPr>
              <w:t>0.0</w:t>
            </w:r>
          </w:p>
        </w:tc>
        <w:tc>
          <w:tcPr>
            <w:tcW w:w="0" w:type="auto"/>
            <w:noWrap/>
            <w:vAlign w:val="bottom"/>
            <w:hideMark/>
          </w:tcPr>
          <w:p w14:paraId="7033E3C2" w14:textId="77777777" w:rsidR="002C1ABC" w:rsidRPr="002C1ABC" w:rsidRDefault="002C1ABC" w:rsidP="002C1ABC">
            <w:pPr>
              <w:spacing w:after="0" w:line="240" w:lineRule="auto"/>
              <w:jc w:val="right"/>
              <w:rPr>
                <w:rFonts w:ascii="Times New Roman" w:eastAsia="Times New Roman" w:hAnsi="Times New Roman" w:cs="Times New Roman"/>
                <w:color w:val="000000"/>
                <w:sz w:val="18"/>
                <w:szCs w:val="18"/>
              </w:rPr>
            </w:pPr>
            <w:r w:rsidRPr="002C1ABC">
              <w:rPr>
                <w:rFonts w:ascii="Times New Roman" w:eastAsia="Times New Roman" w:hAnsi="Times New Roman" w:cs="Times New Roman"/>
                <w:color w:val="000000"/>
                <w:sz w:val="18"/>
                <w:szCs w:val="18"/>
              </w:rPr>
              <w:t>5.0</w:t>
            </w:r>
          </w:p>
        </w:tc>
        <w:tc>
          <w:tcPr>
            <w:tcW w:w="0" w:type="auto"/>
            <w:noWrap/>
            <w:vAlign w:val="bottom"/>
            <w:hideMark/>
          </w:tcPr>
          <w:p w14:paraId="11B57C6B" w14:textId="77777777" w:rsidR="002C1ABC" w:rsidRPr="002C1ABC" w:rsidRDefault="002C1ABC" w:rsidP="002C1ABC">
            <w:pPr>
              <w:spacing w:after="0" w:line="240" w:lineRule="auto"/>
              <w:jc w:val="right"/>
              <w:rPr>
                <w:rFonts w:ascii="Times New Roman" w:eastAsia="Times New Roman" w:hAnsi="Times New Roman" w:cs="Times New Roman"/>
                <w:color w:val="000000"/>
                <w:sz w:val="18"/>
                <w:szCs w:val="18"/>
              </w:rPr>
            </w:pPr>
            <w:r w:rsidRPr="002C1ABC">
              <w:rPr>
                <w:rFonts w:ascii="Times New Roman" w:eastAsia="Times New Roman" w:hAnsi="Times New Roman" w:cs="Times New Roman"/>
                <w:color w:val="000000"/>
                <w:sz w:val="18"/>
                <w:szCs w:val="18"/>
              </w:rPr>
              <w:t>0.0</w:t>
            </w:r>
          </w:p>
        </w:tc>
        <w:tc>
          <w:tcPr>
            <w:tcW w:w="0" w:type="auto"/>
            <w:noWrap/>
            <w:vAlign w:val="bottom"/>
            <w:hideMark/>
          </w:tcPr>
          <w:p w14:paraId="7A72E0EC" w14:textId="77777777" w:rsidR="002C1ABC" w:rsidRPr="002C1ABC" w:rsidRDefault="002C1ABC" w:rsidP="002C1ABC">
            <w:pPr>
              <w:spacing w:after="0" w:line="240" w:lineRule="auto"/>
              <w:jc w:val="right"/>
              <w:rPr>
                <w:rFonts w:ascii="Times New Roman" w:eastAsia="Times New Roman" w:hAnsi="Times New Roman" w:cs="Times New Roman"/>
                <w:color w:val="000000"/>
                <w:sz w:val="18"/>
                <w:szCs w:val="18"/>
              </w:rPr>
            </w:pPr>
            <w:r w:rsidRPr="002C1ABC">
              <w:rPr>
                <w:rFonts w:ascii="Times New Roman" w:eastAsia="Times New Roman" w:hAnsi="Times New Roman" w:cs="Times New Roman"/>
                <w:color w:val="000000"/>
                <w:sz w:val="18"/>
                <w:szCs w:val="18"/>
              </w:rPr>
              <w:t>2.5</w:t>
            </w:r>
          </w:p>
        </w:tc>
        <w:tc>
          <w:tcPr>
            <w:tcW w:w="0" w:type="auto"/>
            <w:shd w:val="clear" w:color="auto" w:fill="E7F9F9"/>
            <w:noWrap/>
            <w:vAlign w:val="bottom"/>
            <w:hideMark/>
          </w:tcPr>
          <w:p w14:paraId="242BA596" w14:textId="77777777" w:rsidR="002C1ABC" w:rsidRPr="002C1ABC" w:rsidRDefault="002C1ABC" w:rsidP="002C1ABC">
            <w:pPr>
              <w:spacing w:after="0" w:line="240" w:lineRule="auto"/>
              <w:jc w:val="right"/>
              <w:rPr>
                <w:rFonts w:ascii="Times New Roman" w:eastAsia="Times New Roman" w:hAnsi="Times New Roman" w:cs="Times New Roman"/>
                <w:color w:val="000000"/>
                <w:sz w:val="18"/>
                <w:szCs w:val="18"/>
              </w:rPr>
            </w:pPr>
            <w:r w:rsidRPr="002C1ABC">
              <w:rPr>
                <w:rFonts w:ascii="Times New Roman" w:eastAsia="Times New Roman" w:hAnsi="Times New Roman" w:cs="Times New Roman"/>
                <w:color w:val="000000"/>
                <w:sz w:val="18"/>
                <w:szCs w:val="18"/>
              </w:rPr>
              <w:t>0.0</w:t>
            </w:r>
          </w:p>
        </w:tc>
        <w:tc>
          <w:tcPr>
            <w:tcW w:w="655" w:type="dxa"/>
            <w:shd w:val="clear" w:color="auto" w:fill="E7F9F9"/>
            <w:noWrap/>
            <w:vAlign w:val="bottom"/>
            <w:hideMark/>
          </w:tcPr>
          <w:p w14:paraId="397C3C0A" w14:textId="77777777" w:rsidR="002C1ABC" w:rsidRPr="002C1ABC" w:rsidRDefault="002C1ABC" w:rsidP="002C1ABC">
            <w:pPr>
              <w:spacing w:after="0" w:line="240" w:lineRule="auto"/>
              <w:jc w:val="right"/>
              <w:rPr>
                <w:rFonts w:ascii="Times New Roman" w:eastAsia="Times New Roman" w:hAnsi="Times New Roman" w:cs="Times New Roman"/>
                <w:color w:val="000000"/>
                <w:sz w:val="18"/>
                <w:szCs w:val="18"/>
              </w:rPr>
            </w:pPr>
            <w:r w:rsidRPr="002C1ABC">
              <w:rPr>
                <w:rFonts w:ascii="Times New Roman" w:eastAsia="Times New Roman" w:hAnsi="Times New Roman" w:cs="Times New Roman"/>
                <w:color w:val="000000"/>
                <w:sz w:val="18"/>
                <w:szCs w:val="18"/>
              </w:rPr>
              <w:t>27.5</w:t>
            </w:r>
          </w:p>
        </w:tc>
      </w:tr>
      <w:tr w:rsidR="002C1ABC" w:rsidRPr="002C1ABC" w14:paraId="5D05376E" w14:textId="77777777" w:rsidTr="625E6571">
        <w:trPr>
          <w:trHeight w:val="330"/>
        </w:trPr>
        <w:tc>
          <w:tcPr>
            <w:tcW w:w="1726" w:type="dxa"/>
            <w:vAlign w:val="center"/>
            <w:hideMark/>
          </w:tcPr>
          <w:p w14:paraId="30E6732C" w14:textId="77777777" w:rsidR="002C1ABC" w:rsidRPr="002C1ABC" w:rsidRDefault="002C1ABC" w:rsidP="002C1ABC">
            <w:pPr>
              <w:spacing w:after="0" w:line="240" w:lineRule="auto"/>
              <w:rPr>
                <w:rFonts w:ascii="Times New Roman" w:eastAsia="Times New Roman" w:hAnsi="Times New Roman" w:cs="Times New Roman"/>
                <w:color w:val="000000"/>
                <w:sz w:val="18"/>
                <w:szCs w:val="18"/>
              </w:rPr>
            </w:pPr>
            <w:r w:rsidRPr="002C1ABC">
              <w:rPr>
                <w:rFonts w:ascii="Times New Roman" w:eastAsia="Times New Roman" w:hAnsi="Times New Roman" w:cs="Times New Roman"/>
                <w:color w:val="000000"/>
                <w:sz w:val="18"/>
                <w:szCs w:val="18"/>
              </w:rPr>
              <w:t> </w:t>
            </w:r>
          </w:p>
        </w:tc>
        <w:tc>
          <w:tcPr>
            <w:tcW w:w="0" w:type="auto"/>
            <w:vAlign w:val="center"/>
            <w:hideMark/>
          </w:tcPr>
          <w:p w14:paraId="13DD2532" w14:textId="77777777" w:rsidR="002C1ABC" w:rsidRPr="002C1ABC" w:rsidRDefault="002C1ABC" w:rsidP="002C1ABC">
            <w:pPr>
              <w:spacing w:after="0" w:line="240" w:lineRule="auto"/>
              <w:rPr>
                <w:rFonts w:ascii="Times New Roman" w:eastAsia="Times New Roman" w:hAnsi="Times New Roman" w:cs="Times New Roman"/>
                <w:b/>
                <w:bCs/>
                <w:color w:val="000000"/>
                <w:sz w:val="18"/>
                <w:szCs w:val="18"/>
              </w:rPr>
            </w:pPr>
            <w:r w:rsidRPr="002C1ABC">
              <w:rPr>
                <w:rFonts w:ascii="Times New Roman" w:eastAsia="Times New Roman" w:hAnsi="Times New Roman" w:cs="Times New Roman"/>
                <w:b/>
                <w:bCs/>
                <w:color w:val="000000"/>
                <w:sz w:val="18"/>
                <w:szCs w:val="18"/>
              </w:rPr>
              <w:t>AS 9110</w:t>
            </w:r>
          </w:p>
        </w:tc>
        <w:tc>
          <w:tcPr>
            <w:tcW w:w="0" w:type="auto"/>
            <w:noWrap/>
            <w:vAlign w:val="bottom"/>
            <w:hideMark/>
          </w:tcPr>
          <w:p w14:paraId="25E8AA36" w14:textId="77777777" w:rsidR="002C1ABC" w:rsidRPr="002C1ABC" w:rsidRDefault="002C1ABC" w:rsidP="002C1ABC">
            <w:pPr>
              <w:spacing w:after="0" w:line="240" w:lineRule="auto"/>
              <w:jc w:val="right"/>
              <w:rPr>
                <w:rFonts w:ascii="Times New Roman" w:eastAsia="Times New Roman" w:hAnsi="Times New Roman" w:cs="Times New Roman"/>
                <w:color w:val="000000"/>
                <w:sz w:val="18"/>
                <w:szCs w:val="18"/>
              </w:rPr>
            </w:pPr>
            <w:r w:rsidRPr="002C1ABC">
              <w:rPr>
                <w:rFonts w:ascii="Times New Roman" w:eastAsia="Times New Roman" w:hAnsi="Times New Roman" w:cs="Times New Roman"/>
                <w:color w:val="000000"/>
                <w:sz w:val="18"/>
                <w:szCs w:val="18"/>
              </w:rPr>
              <w:t>0.0</w:t>
            </w:r>
          </w:p>
        </w:tc>
        <w:tc>
          <w:tcPr>
            <w:tcW w:w="0" w:type="auto"/>
            <w:noWrap/>
            <w:vAlign w:val="bottom"/>
            <w:hideMark/>
          </w:tcPr>
          <w:p w14:paraId="69D69230" w14:textId="77777777" w:rsidR="002C1ABC" w:rsidRPr="002C1ABC" w:rsidRDefault="002C1ABC" w:rsidP="002C1ABC">
            <w:pPr>
              <w:spacing w:after="0" w:line="240" w:lineRule="auto"/>
              <w:jc w:val="right"/>
              <w:rPr>
                <w:rFonts w:ascii="Times New Roman" w:eastAsia="Times New Roman" w:hAnsi="Times New Roman" w:cs="Times New Roman"/>
                <w:color w:val="000000"/>
                <w:sz w:val="18"/>
                <w:szCs w:val="18"/>
              </w:rPr>
            </w:pPr>
            <w:r w:rsidRPr="002C1ABC">
              <w:rPr>
                <w:rFonts w:ascii="Times New Roman" w:eastAsia="Times New Roman" w:hAnsi="Times New Roman" w:cs="Times New Roman"/>
                <w:color w:val="000000"/>
                <w:sz w:val="18"/>
                <w:szCs w:val="18"/>
              </w:rPr>
              <w:t>5.0</w:t>
            </w:r>
          </w:p>
        </w:tc>
        <w:tc>
          <w:tcPr>
            <w:tcW w:w="0" w:type="auto"/>
            <w:noWrap/>
            <w:vAlign w:val="bottom"/>
            <w:hideMark/>
          </w:tcPr>
          <w:p w14:paraId="67B31A98" w14:textId="77777777" w:rsidR="002C1ABC" w:rsidRPr="002C1ABC" w:rsidRDefault="002C1ABC" w:rsidP="002C1ABC">
            <w:pPr>
              <w:spacing w:after="0" w:line="240" w:lineRule="auto"/>
              <w:jc w:val="right"/>
              <w:rPr>
                <w:rFonts w:ascii="Times New Roman" w:eastAsia="Times New Roman" w:hAnsi="Times New Roman" w:cs="Times New Roman"/>
                <w:color w:val="000000"/>
                <w:sz w:val="18"/>
                <w:szCs w:val="18"/>
              </w:rPr>
            </w:pPr>
            <w:r w:rsidRPr="002C1ABC">
              <w:rPr>
                <w:rFonts w:ascii="Times New Roman" w:eastAsia="Times New Roman" w:hAnsi="Times New Roman" w:cs="Times New Roman"/>
                <w:color w:val="000000"/>
                <w:sz w:val="18"/>
                <w:szCs w:val="18"/>
              </w:rPr>
              <w:t>0.0</w:t>
            </w:r>
          </w:p>
        </w:tc>
        <w:tc>
          <w:tcPr>
            <w:tcW w:w="0" w:type="auto"/>
            <w:noWrap/>
            <w:vAlign w:val="bottom"/>
            <w:hideMark/>
          </w:tcPr>
          <w:p w14:paraId="5D102D48" w14:textId="77777777" w:rsidR="002C1ABC" w:rsidRPr="002C1ABC" w:rsidRDefault="002C1ABC" w:rsidP="002C1ABC">
            <w:pPr>
              <w:spacing w:after="0" w:line="240" w:lineRule="auto"/>
              <w:jc w:val="right"/>
              <w:rPr>
                <w:rFonts w:ascii="Times New Roman" w:eastAsia="Times New Roman" w:hAnsi="Times New Roman" w:cs="Times New Roman"/>
                <w:color w:val="000000"/>
                <w:sz w:val="18"/>
                <w:szCs w:val="18"/>
              </w:rPr>
            </w:pPr>
            <w:r w:rsidRPr="002C1ABC">
              <w:rPr>
                <w:rFonts w:ascii="Times New Roman" w:eastAsia="Times New Roman" w:hAnsi="Times New Roman" w:cs="Times New Roman"/>
                <w:color w:val="000000"/>
                <w:sz w:val="18"/>
                <w:szCs w:val="18"/>
              </w:rPr>
              <w:t>5.0</w:t>
            </w:r>
          </w:p>
        </w:tc>
        <w:tc>
          <w:tcPr>
            <w:tcW w:w="0" w:type="auto"/>
            <w:noWrap/>
            <w:vAlign w:val="bottom"/>
            <w:hideMark/>
          </w:tcPr>
          <w:p w14:paraId="50A60ADB" w14:textId="77777777" w:rsidR="002C1ABC" w:rsidRPr="002C1ABC" w:rsidRDefault="002C1ABC" w:rsidP="002C1ABC">
            <w:pPr>
              <w:spacing w:after="0" w:line="240" w:lineRule="auto"/>
              <w:jc w:val="right"/>
              <w:rPr>
                <w:rFonts w:ascii="Times New Roman" w:eastAsia="Times New Roman" w:hAnsi="Times New Roman" w:cs="Times New Roman"/>
                <w:color w:val="000000"/>
                <w:sz w:val="18"/>
                <w:szCs w:val="18"/>
              </w:rPr>
            </w:pPr>
            <w:r w:rsidRPr="002C1ABC">
              <w:rPr>
                <w:rFonts w:ascii="Times New Roman" w:eastAsia="Times New Roman" w:hAnsi="Times New Roman" w:cs="Times New Roman"/>
                <w:color w:val="000000"/>
                <w:sz w:val="18"/>
                <w:szCs w:val="18"/>
              </w:rPr>
              <w:t>9.0</w:t>
            </w:r>
          </w:p>
        </w:tc>
        <w:tc>
          <w:tcPr>
            <w:tcW w:w="0" w:type="auto"/>
            <w:noWrap/>
            <w:vAlign w:val="bottom"/>
            <w:hideMark/>
          </w:tcPr>
          <w:p w14:paraId="0CFB5C63" w14:textId="77777777" w:rsidR="002C1ABC" w:rsidRPr="002C1ABC" w:rsidRDefault="002C1ABC" w:rsidP="002C1ABC">
            <w:pPr>
              <w:spacing w:after="0" w:line="240" w:lineRule="auto"/>
              <w:jc w:val="right"/>
              <w:rPr>
                <w:rFonts w:ascii="Times New Roman" w:eastAsia="Times New Roman" w:hAnsi="Times New Roman" w:cs="Times New Roman"/>
                <w:color w:val="000000"/>
                <w:sz w:val="18"/>
                <w:szCs w:val="18"/>
              </w:rPr>
            </w:pPr>
            <w:r w:rsidRPr="002C1ABC">
              <w:rPr>
                <w:rFonts w:ascii="Times New Roman" w:eastAsia="Times New Roman" w:hAnsi="Times New Roman" w:cs="Times New Roman"/>
                <w:color w:val="000000"/>
                <w:sz w:val="18"/>
                <w:szCs w:val="18"/>
              </w:rPr>
              <w:t>0.0</w:t>
            </w:r>
          </w:p>
        </w:tc>
        <w:tc>
          <w:tcPr>
            <w:tcW w:w="0" w:type="auto"/>
            <w:noWrap/>
            <w:vAlign w:val="bottom"/>
            <w:hideMark/>
          </w:tcPr>
          <w:p w14:paraId="2213F9DD" w14:textId="77777777" w:rsidR="002C1ABC" w:rsidRPr="002C1ABC" w:rsidRDefault="002C1ABC" w:rsidP="002C1ABC">
            <w:pPr>
              <w:spacing w:after="0" w:line="240" w:lineRule="auto"/>
              <w:jc w:val="right"/>
              <w:rPr>
                <w:rFonts w:ascii="Times New Roman" w:eastAsia="Times New Roman" w:hAnsi="Times New Roman" w:cs="Times New Roman"/>
                <w:color w:val="000000"/>
                <w:sz w:val="18"/>
                <w:szCs w:val="18"/>
              </w:rPr>
            </w:pPr>
            <w:r w:rsidRPr="002C1ABC">
              <w:rPr>
                <w:rFonts w:ascii="Times New Roman" w:eastAsia="Times New Roman" w:hAnsi="Times New Roman" w:cs="Times New Roman"/>
                <w:color w:val="000000"/>
                <w:sz w:val="18"/>
                <w:szCs w:val="18"/>
              </w:rPr>
              <w:t>0.0</w:t>
            </w:r>
          </w:p>
        </w:tc>
        <w:tc>
          <w:tcPr>
            <w:tcW w:w="0" w:type="auto"/>
            <w:noWrap/>
            <w:vAlign w:val="bottom"/>
            <w:hideMark/>
          </w:tcPr>
          <w:p w14:paraId="73655A17" w14:textId="77777777" w:rsidR="002C1ABC" w:rsidRPr="002C1ABC" w:rsidRDefault="002C1ABC" w:rsidP="002C1ABC">
            <w:pPr>
              <w:spacing w:after="0" w:line="240" w:lineRule="auto"/>
              <w:jc w:val="right"/>
              <w:rPr>
                <w:rFonts w:ascii="Times New Roman" w:eastAsia="Times New Roman" w:hAnsi="Times New Roman" w:cs="Times New Roman"/>
                <w:color w:val="000000"/>
                <w:sz w:val="18"/>
                <w:szCs w:val="18"/>
              </w:rPr>
            </w:pPr>
            <w:r w:rsidRPr="002C1ABC">
              <w:rPr>
                <w:rFonts w:ascii="Times New Roman" w:eastAsia="Times New Roman" w:hAnsi="Times New Roman" w:cs="Times New Roman"/>
                <w:color w:val="000000"/>
                <w:sz w:val="18"/>
                <w:szCs w:val="18"/>
              </w:rPr>
              <w:t>5.0</w:t>
            </w:r>
          </w:p>
        </w:tc>
        <w:tc>
          <w:tcPr>
            <w:tcW w:w="0" w:type="auto"/>
            <w:noWrap/>
            <w:vAlign w:val="bottom"/>
            <w:hideMark/>
          </w:tcPr>
          <w:p w14:paraId="123E1726" w14:textId="77777777" w:rsidR="002C1ABC" w:rsidRPr="002C1ABC" w:rsidRDefault="002C1ABC" w:rsidP="002C1ABC">
            <w:pPr>
              <w:spacing w:after="0" w:line="240" w:lineRule="auto"/>
              <w:jc w:val="right"/>
              <w:rPr>
                <w:rFonts w:ascii="Times New Roman" w:eastAsia="Times New Roman" w:hAnsi="Times New Roman" w:cs="Times New Roman"/>
                <w:color w:val="000000"/>
                <w:sz w:val="18"/>
                <w:szCs w:val="18"/>
              </w:rPr>
            </w:pPr>
            <w:r w:rsidRPr="002C1ABC">
              <w:rPr>
                <w:rFonts w:ascii="Times New Roman" w:eastAsia="Times New Roman" w:hAnsi="Times New Roman" w:cs="Times New Roman"/>
                <w:color w:val="000000"/>
                <w:sz w:val="18"/>
                <w:szCs w:val="18"/>
              </w:rPr>
              <w:t>0.0</w:t>
            </w:r>
          </w:p>
        </w:tc>
        <w:tc>
          <w:tcPr>
            <w:tcW w:w="0" w:type="auto"/>
            <w:noWrap/>
            <w:vAlign w:val="bottom"/>
            <w:hideMark/>
          </w:tcPr>
          <w:p w14:paraId="730ACAC5" w14:textId="77777777" w:rsidR="002C1ABC" w:rsidRPr="002C1ABC" w:rsidRDefault="002C1ABC" w:rsidP="002C1ABC">
            <w:pPr>
              <w:spacing w:after="0" w:line="240" w:lineRule="auto"/>
              <w:jc w:val="right"/>
              <w:rPr>
                <w:rFonts w:ascii="Times New Roman" w:eastAsia="Times New Roman" w:hAnsi="Times New Roman" w:cs="Times New Roman"/>
                <w:color w:val="000000"/>
                <w:sz w:val="18"/>
                <w:szCs w:val="18"/>
              </w:rPr>
            </w:pPr>
            <w:r w:rsidRPr="002C1ABC">
              <w:rPr>
                <w:rFonts w:ascii="Times New Roman" w:eastAsia="Times New Roman" w:hAnsi="Times New Roman" w:cs="Times New Roman"/>
                <w:color w:val="000000"/>
                <w:sz w:val="18"/>
                <w:szCs w:val="18"/>
              </w:rPr>
              <w:t>5.0</w:t>
            </w:r>
          </w:p>
        </w:tc>
        <w:tc>
          <w:tcPr>
            <w:tcW w:w="0" w:type="auto"/>
            <w:noWrap/>
            <w:vAlign w:val="bottom"/>
            <w:hideMark/>
          </w:tcPr>
          <w:p w14:paraId="0011C9BA" w14:textId="77777777" w:rsidR="002C1ABC" w:rsidRPr="002C1ABC" w:rsidRDefault="002C1ABC" w:rsidP="002C1ABC">
            <w:pPr>
              <w:spacing w:after="0" w:line="240" w:lineRule="auto"/>
              <w:jc w:val="right"/>
              <w:rPr>
                <w:rFonts w:ascii="Times New Roman" w:eastAsia="Times New Roman" w:hAnsi="Times New Roman" w:cs="Times New Roman"/>
                <w:color w:val="000000"/>
                <w:sz w:val="18"/>
                <w:szCs w:val="18"/>
              </w:rPr>
            </w:pPr>
            <w:r w:rsidRPr="002C1ABC">
              <w:rPr>
                <w:rFonts w:ascii="Times New Roman" w:eastAsia="Times New Roman" w:hAnsi="Times New Roman" w:cs="Times New Roman"/>
                <w:color w:val="000000"/>
                <w:sz w:val="18"/>
                <w:szCs w:val="18"/>
              </w:rPr>
              <w:t>0.0</w:t>
            </w:r>
          </w:p>
        </w:tc>
        <w:tc>
          <w:tcPr>
            <w:tcW w:w="0" w:type="auto"/>
            <w:noWrap/>
            <w:vAlign w:val="bottom"/>
            <w:hideMark/>
          </w:tcPr>
          <w:p w14:paraId="4574963F" w14:textId="77777777" w:rsidR="002C1ABC" w:rsidRPr="002C1ABC" w:rsidRDefault="002C1ABC" w:rsidP="002C1ABC">
            <w:pPr>
              <w:spacing w:after="0" w:line="240" w:lineRule="auto"/>
              <w:jc w:val="right"/>
              <w:rPr>
                <w:rFonts w:ascii="Times New Roman" w:eastAsia="Times New Roman" w:hAnsi="Times New Roman" w:cs="Times New Roman"/>
                <w:color w:val="000000"/>
                <w:sz w:val="18"/>
                <w:szCs w:val="18"/>
              </w:rPr>
            </w:pPr>
            <w:r w:rsidRPr="002C1ABC">
              <w:rPr>
                <w:rFonts w:ascii="Times New Roman" w:eastAsia="Times New Roman" w:hAnsi="Times New Roman" w:cs="Times New Roman"/>
                <w:color w:val="000000"/>
                <w:sz w:val="18"/>
                <w:szCs w:val="18"/>
              </w:rPr>
              <w:t>2.5</w:t>
            </w:r>
          </w:p>
        </w:tc>
        <w:tc>
          <w:tcPr>
            <w:tcW w:w="0" w:type="auto"/>
            <w:shd w:val="clear" w:color="auto" w:fill="E7F9F9"/>
            <w:noWrap/>
            <w:vAlign w:val="bottom"/>
            <w:hideMark/>
          </w:tcPr>
          <w:p w14:paraId="24B4D923" w14:textId="77777777" w:rsidR="002C1ABC" w:rsidRPr="002C1ABC" w:rsidRDefault="002C1ABC" w:rsidP="002C1ABC">
            <w:pPr>
              <w:spacing w:after="0" w:line="240" w:lineRule="auto"/>
              <w:jc w:val="right"/>
              <w:rPr>
                <w:rFonts w:ascii="Times New Roman" w:eastAsia="Times New Roman" w:hAnsi="Times New Roman" w:cs="Times New Roman"/>
                <w:color w:val="000000"/>
                <w:sz w:val="18"/>
                <w:szCs w:val="18"/>
              </w:rPr>
            </w:pPr>
            <w:r w:rsidRPr="002C1ABC">
              <w:rPr>
                <w:rFonts w:ascii="Times New Roman" w:eastAsia="Times New Roman" w:hAnsi="Times New Roman" w:cs="Times New Roman"/>
                <w:color w:val="000000"/>
                <w:sz w:val="18"/>
                <w:szCs w:val="18"/>
              </w:rPr>
              <w:t>9.0</w:t>
            </w:r>
          </w:p>
        </w:tc>
        <w:tc>
          <w:tcPr>
            <w:tcW w:w="655" w:type="dxa"/>
            <w:shd w:val="clear" w:color="auto" w:fill="E7F9F9"/>
            <w:noWrap/>
            <w:vAlign w:val="bottom"/>
            <w:hideMark/>
          </w:tcPr>
          <w:p w14:paraId="48FAEA8E" w14:textId="77777777" w:rsidR="002C1ABC" w:rsidRPr="002C1ABC" w:rsidRDefault="002C1ABC" w:rsidP="002C1ABC">
            <w:pPr>
              <w:spacing w:after="0" w:line="240" w:lineRule="auto"/>
              <w:jc w:val="right"/>
              <w:rPr>
                <w:rFonts w:ascii="Times New Roman" w:eastAsia="Times New Roman" w:hAnsi="Times New Roman" w:cs="Times New Roman"/>
                <w:color w:val="000000"/>
                <w:sz w:val="18"/>
                <w:szCs w:val="18"/>
              </w:rPr>
            </w:pPr>
            <w:r w:rsidRPr="002C1ABC">
              <w:rPr>
                <w:rFonts w:ascii="Times New Roman" w:eastAsia="Times New Roman" w:hAnsi="Times New Roman" w:cs="Times New Roman"/>
                <w:color w:val="000000"/>
                <w:sz w:val="18"/>
                <w:szCs w:val="18"/>
              </w:rPr>
              <w:t>22.5</w:t>
            </w:r>
          </w:p>
        </w:tc>
      </w:tr>
      <w:tr w:rsidR="002C1ABC" w:rsidRPr="002C1ABC" w14:paraId="17AB774B" w14:textId="77777777" w:rsidTr="625E6571">
        <w:trPr>
          <w:trHeight w:val="70"/>
        </w:trPr>
        <w:tc>
          <w:tcPr>
            <w:tcW w:w="1726" w:type="dxa"/>
            <w:shd w:val="clear" w:color="auto" w:fill="EAF0F6"/>
            <w:vAlign w:val="center"/>
            <w:hideMark/>
          </w:tcPr>
          <w:p w14:paraId="2C2C5BBE" w14:textId="77777777" w:rsidR="002C1ABC" w:rsidRPr="002C1ABC" w:rsidRDefault="002C1ABC" w:rsidP="002C1ABC">
            <w:pPr>
              <w:spacing w:after="0" w:line="240" w:lineRule="auto"/>
              <w:rPr>
                <w:rFonts w:ascii="Times New Roman" w:eastAsia="Times New Roman" w:hAnsi="Times New Roman" w:cs="Times New Roman"/>
                <w:b/>
                <w:bCs/>
                <w:color w:val="000000"/>
                <w:sz w:val="18"/>
                <w:szCs w:val="18"/>
              </w:rPr>
            </w:pPr>
            <w:r w:rsidRPr="002C1ABC">
              <w:rPr>
                <w:rFonts w:ascii="Times New Roman" w:eastAsia="Times New Roman" w:hAnsi="Times New Roman" w:cs="Times New Roman"/>
                <w:b/>
                <w:bCs/>
                <w:color w:val="000000"/>
                <w:sz w:val="18"/>
                <w:szCs w:val="18"/>
              </w:rPr>
              <w:t>LAMOORE CA</w:t>
            </w:r>
          </w:p>
        </w:tc>
        <w:tc>
          <w:tcPr>
            <w:tcW w:w="0" w:type="auto"/>
            <w:shd w:val="clear" w:color="auto" w:fill="EAF0F6"/>
            <w:vAlign w:val="center"/>
            <w:hideMark/>
          </w:tcPr>
          <w:p w14:paraId="3CC84743" w14:textId="77777777" w:rsidR="002C1ABC" w:rsidRPr="002C1ABC" w:rsidRDefault="002C1ABC" w:rsidP="002C1ABC">
            <w:pPr>
              <w:spacing w:after="0" w:line="240" w:lineRule="auto"/>
              <w:rPr>
                <w:rFonts w:ascii="Times New Roman" w:eastAsia="Times New Roman" w:hAnsi="Times New Roman" w:cs="Times New Roman"/>
                <w:b/>
                <w:bCs/>
                <w:color w:val="000000"/>
                <w:sz w:val="18"/>
                <w:szCs w:val="18"/>
              </w:rPr>
            </w:pPr>
            <w:r w:rsidRPr="002C1ABC">
              <w:rPr>
                <w:rFonts w:ascii="Times New Roman" w:eastAsia="Times New Roman" w:hAnsi="Times New Roman" w:cs="Times New Roman"/>
                <w:b/>
                <w:bCs/>
                <w:color w:val="000000"/>
                <w:sz w:val="18"/>
                <w:szCs w:val="18"/>
              </w:rPr>
              <w:t>ISO 9001</w:t>
            </w:r>
          </w:p>
        </w:tc>
        <w:tc>
          <w:tcPr>
            <w:tcW w:w="0" w:type="auto"/>
            <w:shd w:val="clear" w:color="auto" w:fill="EAF0F6"/>
            <w:noWrap/>
            <w:vAlign w:val="bottom"/>
            <w:hideMark/>
          </w:tcPr>
          <w:p w14:paraId="6A62BADE" w14:textId="77777777" w:rsidR="002C1ABC" w:rsidRPr="002C1ABC" w:rsidRDefault="002C1ABC" w:rsidP="002C1ABC">
            <w:pPr>
              <w:spacing w:after="0" w:line="240" w:lineRule="auto"/>
              <w:jc w:val="right"/>
              <w:rPr>
                <w:rFonts w:ascii="Times New Roman" w:eastAsia="Times New Roman" w:hAnsi="Times New Roman" w:cs="Times New Roman"/>
                <w:color w:val="000000"/>
                <w:sz w:val="18"/>
                <w:szCs w:val="18"/>
              </w:rPr>
            </w:pPr>
            <w:r w:rsidRPr="002C1ABC">
              <w:rPr>
                <w:rFonts w:ascii="Times New Roman" w:eastAsia="Times New Roman" w:hAnsi="Times New Roman" w:cs="Times New Roman"/>
                <w:color w:val="000000"/>
                <w:sz w:val="18"/>
                <w:szCs w:val="18"/>
              </w:rPr>
              <w:t>0.0</w:t>
            </w:r>
          </w:p>
        </w:tc>
        <w:tc>
          <w:tcPr>
            <w:tcW w:w="0" w:type="auto"/>
            <w:shd w:val="clear" w:color="auto" w:fill="EAF0F6"/>
            <w:noWrap/>
            <w:vAlign w:val="bottom"/>
            <w:hideMark/>
          </w:tcPr>
          <w:p w14:paraId="68A7B535" w14:textId="77777777" w:rsidR="002C1ABC" w:rsidRPr="002C1ABC" w:rsidRDefault="002C1ABC" w:rsidP="002C1ABC">
            <w:pPr>
              <w:spacing w:after="0" w:line="240" w:lineRule="auto"/>
              <w:jc w:val="right"/>
              <w:rPr>
                <w:rFonts w:ascii="Times New Roman" w:eastAsia="Times New Roman" w:hAnsi="Times New Roman" w:cs="Times New Roman"/>
                <w:color w:val="000000"/>
                <w:sz w:val="18"/>
                <w:szCs w:val="18"/>
              </w:rPr>
            </w:pPr>
            <w:r w:rsidRPr="002C1ABC">
              <w:rPr>
                <w:rFonts w:ascii="Times New Roman" w:eastAsia="Times New Roman" w:hAnsi="Times New Roman" w:cs="Times New Roman"/>
                <w:color w:val="000000"/>
                <w:sz w:val="18"/>
                <w:szCs w:val="18"/>
              </w:rPr>
              <w:t>4.0</w:t>
            </w:r>
          </w:p>
        </w:tc>
        <w:tc>
          <w:tcPr>
            <w:tcW w:w="0" w:type="auto"/>
            <w:shd w:val="clear" w:color="auto" w:fill="EAF0F6"/>
            <w:noWrap/>
            <w:vAlign w:val="bottom"/>
            <w:hideMark/>
          </w:tcPr>
          <w:p w14:paraId="04DF94F0" w14:textId="77777777" w:rsidR="002C1ABC" w:rsidRPr="002C1ABC" w:rsidRDefault="002C1ABC" w:rsidP="002C1ABC">
            <w:pPr>
              <w:spacing w:after="0" w:line="240" w:lineRule="auto"/>
              <w:jc w:val="right"/>
              <w:rPr>
                <w:rFonts w:ascii="Times New Roman" w:eastAsia="Times New Roman" w:hAnsi="Times New Roman" w:cs="Times New Roman"/>
                <w:color w:val="000000"/>
                <w:sz w:val="18"/>
                <w:szCs w:val="18"/>
              </w:rPr>
            </w:pPr>
            <w:r w:rsidRPr="002C1ABC">
              <w:rPr>
                <w:rFonts w:ascii="Times New Roman" w:eastAsia="Times New Roman" w:hAnsi="Times New Roman" w:cs="Times New Roman"/>
                <w:color w:val="000000"/>
                <w:sz w:val="18"/>
                <w:szCs w:val="18"/>
              </w:rPr>
              <w:t>0.0</w:t>
            </w:r>
          </w:p>
        </w:tc>
        <w:tc>
          <w:tcPr>
            <w:tcW w:w="0" w:type="auto"/>
            <w:shd w:val="clear" w:color="auto" w:fill="EAF0F6"/>
            <w:noWrap/>
            <w:vAlign w:val="bottom"/>
            <w:hideMark/>
          </w:tcPr>
          <w:p w14:paraId="10617722" w14:textId="77777777" w:rsidR="002C1ABC" w:rsidRPr="002C1ABC" w:rsidRDefault="002C1ABC" w:rsidP="002C1ABC">
            <w:pPr>
              <w:spacing w:after="0" w:line="240" w:lineRule="auto"/>
              <w:jc w:val="right"/>
              <w:rPr>
                <w:rFonts w:ascii="Times New Roman" w:eastAsia="Times New Roman" w:hAnsi="Times New Roman" w:cs="Times New Roman"/>
                <w:color w:val="000000"/>
                <w:sz w:val="18"/>
                <w:szCs w:val="18"/>
              </w:rPr>
            </w:pPr>
            <w:r w:rsidRPr="002C1ABC">
              <w:rPr>
                <w:rFonts w:ascii="Times New Roman" w:eastAsia="Times New Roman" w:hAnsi="Times New Roman" w:cs="Times New Roman"/>
                <w:color w:val="000000"/>
                <w:sz w:val="18"/>
                <w:szCs w:val="18"/>
              </w:rPr>
              <w:t>4.0</w:t>
            </w:r>
          </w:p>
        </w:tc>
        <w:tc>
          <w:tcPr>
            <w:tcW w:w="0" w:type="auto"/>
            <w:shd w:val="clear" w:color="auto" w:fill="EAF0F6"/>
            <w:noWrap/>
            <w:vAlign w:val="bottom"/>
            <w:hideMark/>
          </w:tcPr>
          <w:p w14:paraId="062412D2" w14:textId="77777777" w:rsidR="002C1ABC" w:rsidRPr="002C1ABC" w:rsidRDefault="002C1ABC" w:rsidP="002C1ABC">
            <w:pPr>
              <w:spacing w:after="0" w:line="240" w:lineRule="auto"/>
              <w:jc w:val="right"/>
              <w:rPr>
                <w:rFonts w:ascii="Times New Roman" w:eastAsia="Times New Roman" w:hAnsi="Times New Roman" w:cs="Times New Roman"/>
                <w:color w:val="000000"/>
                <w:sz w:val="18"/>
                <w:szCs w:val="18"/>
              </w:rPr>
            </w:pPr>
            <w:r w:rsidRPr="002C1ABC">
              <w:rPr>
                <w:rFonts w:ascii="Times New Roman" w:eastAsia="Times New Roman" w:hAnsi="Times New Roman" w:cs="Times New Roman"/>
                <w:color w:val="000000"/>
                <w:sz w:val="18"/>
                <w:szCs w:val="18"/>
              </w:rPr>
              <w:t>0.0</w:t>
            </w:r>
          </w:p>
        </w:tc>
        <w:tc>
          <w:tcPr>
            <w:tcW w:w="0" w:type="auto"/>
            <w:shd w:val="clear" w:color="auto" w:fill="EAF0F6"/>
            <w:noWrap/>
            <w:vAlign w:val="bottom"/>
            <w:hideMark/>
          </w:tcPr>
          <w:p w14:paraId="30F2AFFF" w14:textId="77777777" w:rsidR="002C1ABC" w:rsidRPr="002C1ABC" w:rsidRDefault="002C1ABC" w:rsidP="002C1ABC">
            <w:pPr>
              <w:spacing w:after="0" w:line="240" w:lineRule="auto"/>
              <w:jc w:val="right"/>
              <w:rPr>
                <w:rFonts w:ascii="Times New Roman" w:eastAsia="Times New Roman" w:hAnsi="Times New Roman" w:cs="Times New Roman"/>
                <w:color w:val="000000"/>
                <w:sz w:val="18"/>
                <w:szCs w:val="18"/>
              </w:rPr>
            </w:pPr>
            <w:r w:rsidRPr="002C1ABC">
              <w:rPr>
                <w:rFonts w:ascii="Times New Roman" w:eastAsia="Times New Roman" w:hAnsi="Times New Roman" w:cs="Times New Roman"/>
                <w:color w:val="000000"/>
                <w:sz w:val="18"/>
                <w:szCs w:val="18"/>
              </w:rPr>
              <w:t>4.0</w:t>
            </w:r>
          </w:p>
        </w:tc>
        <w:tc>
          <w:tcPr>
            <w:tcW w:w="0" w:type="auto"/>
            <w:shd w:val="clear" w:color="auto" w:fill="EAF0F6"/>
            <w:noWrap/>
            <w:vAlign w:val="bottom"/>
            <w:hideMark/>
          </w:tcPr>
          <w:p w14:paraId="69569BD5" w14:textId="77777777" w:rsidR="002C1ABC" w:rsidRPr="002C1ABC" w:rsidRDefault="002C1ABC" w:rsidP="002C1ABC">
            <w:pPr>
              <w:spacing w:after="0" w:line="240" w:lineRule="auto"/>
              <w:jc w:val="right"/>
              <w:rPr>
                <w:rFonts w:ascii="Times New Roman" w:eastAsia="Times New Roman" w:hAnsi="Times New Roman" w:cs="Times New Roman"/>
                <w:color w:val="000000"/>
                <w:sz w:val="18"/>
                <w:szCs w:val="18"/>
              </w:rPr>
            </w:pPr>
            <w:r w:rsidRPr="002C1ABC">
              <w:rPr>
                <w:rFonts w:ascii="Times New Roman" w:eastAsia="Times New Roman" w:hAnsi="Times New Roman" w:cs="Times New Roman"/>
                <w:color w:val="000000"/>
                <w:sz w:val="18"/>
                <w:szCs w:val="18"/>
              </w:rPr>
              <w:t>0.0</w:t>
            </w:r>
          </w:p>
        </w:tc>
        <w:tc>
          <w:tcPr>
            <w:tcW w:w="0" w:type="auto"/>
            <w:shd w:val="clear" w:color="auto" w:fill="EAF0F6"/>
            <w:noWrap/>
            <w:vAlign w:val="bottom"/>
            <w:hideMark/>
          </w:tcPr>
          <w:p w14:paraId="3AA51E2F" w14:textId="77777777" w:rsidR="002C1ABC" w:rsidRPr="002C1ABC" w:rsidRDefault="002C1ABC" w:rsidP="002C1ABC">
            <w:pPr>
              <w:spacing w:after="0" w:line="240" w:lineRule="auto"/>
              <w:jc w:val="right"/>
              <w:rPr>
                <w:rFonts w:ascii="Times New Roman" w:eastAsia="Times New Roman" w:hAnsi="Times New Roman" w:cs="Times New Roman"/>
                <w:color w:val="000000"/>
                <w:sz w:val="18"/>
                <w:szCs w:val="18"/>
              </w:rPr>
            </w:pPr>
            <w:r w:rsidRPr="002C1ABC">
              <w:rPr>
                <w:rFonts w:ascii="Times New Roman" w:eastAsia="Times New Roman" w:hAnsi="Times New Roman" w:cs="Times New Roman"/>
                <w:color w:val="000000"/>
                <w:sz w:val="18"/>
                <w:szCs w:val="18"/>
              </w:rPr>
              <w:t>4.0</w:t>
            </w:r>
          </w:p>
        </w:tc>
        <w:tc>
          <w:tcPr>
            <w:tcW w:w="0" w:type="auto"/>
            <w:shd w:val="clear" w:color="auto" w:fill="EAF0F6"/>
            <w:noWrap/>
            <w:vAlign w:val="bottom"/>
            <w:hideMark/>
          </w:tcPr>
          <w:p w14:paraId="6B83C8D0" w14:textId="77777777" w:rsidR="002C1ABC" w:rsidRPr="002C1ABC" w:rsidRDefault="002C1ABC" w:rsidP="002C1ABC">
            <w:pPr>
              <w:spacing w:after="0" w:line="240" w:lineRule="auto"/>
              <w:jc w:val="right"/>
              <w:rPr>
                <w:rFonts w:ascii="Times New Roman" w:eastAsia="Times New Roman" w:hAnsi="Times New Roman" w:cs="Times New Roman"/>
                <w:color w:val="000000"/>
                <w:sz w:val="18"/>
                <w:szCs w:val="18"/>
              </w:rPr>
            </w:pPr>
            <w:r w:rsidRPr="002C1ABC">
              <w:rPr>
                <w:rFonts w:ascii="Times New Roman" w:eastAsia="Times New Roman" w:hAnsi="Times New Roman" w:cs="Times New Roman"/>
                <w:color w:val="000000"/>
                <w:sz w:val="18"/>
                <w:szCs w:val="18"/>
              </w:rPr>
              <w:t>0.0</w:t>
            </w:r>
          </w:p>
        </w:tc>
        <w:tc>
          <w:tcPr>
            <w:tcW w:w="0" w:type="auto"/>
            <w:shd w:val="clear" w:color="auto" w:fill="EAF0F6"/>
            <w:noWrap/>
            <w:vAlign w:val="bottom"/>
            <w:hideMark/>
          </w:tcPr>
          <w:p w14:paraId="39BBC84D" w14:textId="77777777" w:rsidR="002C1ABC" w:rsidRPr="002C1ABC" w:rsidRDefault="002C1ABC" w:rsidP="002C1ABC">
            <w:pPr>
              <w:spacing w:after="0" w:line="240" w:lineRule="auto"/>
              <w:jc w:val="right"/>
              <w:rPr>
                <w:rFonts w:ascii="Times New Roman" w:eastAsia="Times New Roman" w:hAnsi="Times New Roman" w:cs="Times New Roman"/>
                <w:color w:val="000000"/>
                <w:sz w:val="18"/>
                <w:szCs w:val="18"/>
              </w:rPr>
            </w:pPr>
            <w:r w:rsidRPr="002C1ABC">
              <w:rPr>
                <w:rFonts w:ascii="Times New Roman" w:eastAsia="Times New Roman" w:hAnsi="Times New Roman" w:cs="Times New Roman"/>
                <w:color w:val="000000"/>
                <w:sz w:val="18"/>
                <w:szCs w:val="18"/>
              </w:rPr>
              <w:t>4.0</w:t>
            </w:r>
          </w:p>
        </w:tc>
        <w:tc>
          <w:tcPr>
            <w:tcW w:w="0" w:type="auto"/>
            <w:shd w:val="clear" w:color="auto" w:fill="EAF0F6"/>
            <w:noWrap/>
            <w:vAlign w:val="bottom"/>
            <w:hideMark/>
          </w:tcPr>
          <w:p w14:paraId="74000BCF" w14:textId="77777777" w:rsidR="002C1ABC" w:rsidRPr="002C1ABC" w:rsidRDefault="002C1ABC" w:rsidP="002C1ABC">
            <w:pPr>
              <w:spacing w:after="0" w:line="240" w:lineRule="auto"/>
              <w:jc w:val="right"/>
              <w:rPr>
                <w:rFonts w:ascii="Times New Roman" w:eastAsia="Times New Roman" w:hAnsi="Times New Roman" w:cs="Times New Roman"/>
                <w:color w:val="000000"/>
                <w:sz w:val="18"/>
                <w:szCs w:val="18"/>
              </w:rPr>
            </w:pPr>
            <w:r w:rsidRPr="002C1ABC">
              <w:rPr>
                <w:rFonts w:ascii="Times New Roman" w:eastAsia="Times New Roman" w:hAnsi="Times New Roman" w:cs="Times New Roman"/>
                <w:color w:val="000000"/>
                <w:sz w:val="18"/>
                <w:szCs w:val="18"/>
              </w:rPr>
              <w:t>0.0</w:t>
            </w:r>
          </w:p>
        </w:tc>
        <w:tc>
          <w:tcPr>
            <w:tcW w:w="0" w:type="auto"/>
            <w:shd w:val="clear" w:color="auto" w:fill="EAF0F6"/>
            <w:noWrap/>
            <w:vAlign w:val="bottom"/>
            <w:hideMark/>
          </w:tcPr>
          <w:p w14:paraId="40D1FC3C" w14:textId="77777777" w:rsidR="002C1ABC" w:rsidRPr="002C1ABC" w:rsidRDefault="002C1ABC" w:rsidP="002C1ABC">
            <w:pPr>
              <w:spacing w:after="0" w:line="240" w:lineRule="auto"/>
              <w:jc w:val="right"/>
              <w:rPr>
                <w:rFonts w:ascii="Times New Roman" w:eastAsia="Times New Roman" w:hAnsi="Times New Roman" w:cs="Times New Roman"/>
                <w:color w:val="000000"/>
                <w:sz w:val="18"/>
                <w:szCs w:val="18"/>
              </w:rPr>
            </w:pPr>
            <w:r w:rsidRPr="002C1ABC">
              <w:rPr>
                <w:rFonts w:ascii="Times New Roman" w:eastAsia="Times New Roman" w:hAnsi="Times New Roman" w:cs="Times New Roman"/>
                <w:color w:val="000000"/>
                <w:sz w:val="18"/>
                <w:szCs w:val="18"/>
              </w:rPr>
              <w:t>2.0</w:t>
            </w:r>
          </w:p>
        </w:tc>
        <w:tc>
          <w:tcPr>
            <w:tcW w:w="0" w:type="auto"/>
            <w:shd w:val="clear" w:color="auto" w:fill="E7F9F9"/>
            <w:vAlign w:val="center"/>
            <w:hideMark/>
          </w:tcPr>
          <w:p w14:paraId="52C66356" w14:textId="77777777" w:rsidR="002C1ABC" w:rsidRPr="002C1ABC" w:rsidRDefault="002C1ABC" w:rsidP="002C1ABC">
            <w:pPr>
              <w:spacing w:after="0" w:line="240" w:lineRule="auto"/>
              <w:jc w:val="right"/>
              <w:rPr>
                <w:rFonts w:ascii="Times New Roman" w:eastAsia="Times New Roman" w:hAnsi="Times New Roman" w:cs="Times New Roman"/>
                <w:color w:val="000000"/>
                <w:sz w:val="18"/>
                <w:szCs w:val="18"/>
              </w:rPr>
            </w:pPr>
            <w:r w:rsidRPr="002C1ABC">
              <w:rPr>
                <w:rFonts w:ascii="Times New Roman" w:eastAsia="Times New Roman" w:hAnsi="Times New Roman" w:cs="Times New Roman"/>
                <w:color w:val="000000"/>
                <w:sz w:val="18"/>
                <w:szCs w:val="18"/>
              </w:rPr>
              <w:t>0.0</w:t>
            </w:r>
          </w:p>
        </w:tc>
        <w:tc>
          <w:tcPr>
            <w:tcW w:w="655" w:type="dxa"/>
            <w:shd w:val="clear" w:color="auto" w:fill="E7F9F9"/>
            <w:vAlign w:val="center"/>
            <w:hideMark/>
          </w:tcPr>
          <w:p w14:paraId="1FDDB668" w14:textId="77777777" w:rsidR="002C1ABC" w:rsidRPr="002C1ABC" w:rsidRDefault="002C1ABC" w:rsidP="002C1ABC">
            <w:pPr>
              <w:spacing w:after="0" w:line="240" w:lineRule="auto"/>
              <w:jc w:val="right"/>
              <w:rPr>
                <w:rFonts w:ascii="Times New Roman" w:eastAsia="Times New Roman" w:hAnsi="Times New Roman" w:cs="Times New Roman"/>
                <w:color w:val="000000"/>
                <w:sz w:val="18"/>
                <w:szCs w:val="18"/>
              </w:rPr>
            </w:pPr>
            <w:r w:rsidRPr="002C1ABC">
              <w:rPr>
                <w:rFonts w:ascii="Times New Roman" w:eastAsia="Times New Roman" w:hAnsi="Times New Roman" w:cs="Times New Roman"/>
                <w:color w:val="000000"/>
                <w:sz w:val="18"/>
                <w:szCs w:val="18"/>
              </w:rPr>
              <w:t>22.0</w:t>
            </w:r>
          </w:p>
        </w:tc>
      </w:tr>
      <w:tr w:rsidR="002C1ABC" w:rsidRPr="002C1ABC" w14:paraId="7872CDC0" w14:textId="77777777" w:rsidTr="625E6571">
        <w:trPr>
          <w:trHeight w:val="70"/>
        </w:trPr>
        <w:tc>
          <w:tcPr>
            <w:tcW w:w="1726" w:type="dxa"/>
            <w:shd w:val="clear" w:color="auto" w:fill="EAF0F6"/>
            <w:vAlign w:val="center"/>
            <w:hideMark/>
          </w:tcPr>
          <w:p w14:paraId="280C44F9" w14:textId="77777777" w:rsidR="002C1ABC" w:rsidRPr="002C1ABC" w:rsidRDefault="002C1ABC" w:rsidP="002C1ABC">
            <w:pPr>
              <w:spacing w:after="0" w:line="240" w:lineRule="auto"/>
              <w:rPr>
                <w:rFonts w:ascii="Times New Roman" w:eastAsia="Times New Roman" w:hAnsi="Times New Roman" w:cs="Times New Roman"/>
                <w:color w:val="000000"/>
                <w:sz w:val="18"/>
                <w:szCs w:val="18"/>
              </w:rPr>
            </w:pPr>
            <w:r w:rsidRPr="002C1ABC">
              <w:rPr>
                <w:rFonts w:ascii="Times New Roman" w:eastAsia="Times New Roman" w:hAnsi="Times New Roman" w:cs="Times New Roman"/>
                <w:color w:val="000000"/>
                <w:sz w:val="18"/>
                <w:szCs w:val="18"/>
              </w:rPr>
              <w:t> </w:t>
            </w:r>
          </w:p>
        </w:tc>
        <w:tc>
          <w:tcPr>
            <w:tcW w:w="0" w:type="auto"/>
            <w:shd w:val="clear" w:color="auto" w:fill="EAF0F6"/>
            <w:vAlign w:val="center"/>
            <w:hideMark/>
          </w:tcPr>
          <w:p w14:paraId="79BEDE4B" w14:textId="77777777" w:rsidR="002C1ABC" w:rsidRPr="002C1ABC" w:rsidRDefault="002C1ABC" w:rsidP="002C1ABC">
            <w:pPr>
              <w:spacing w:after="0" w:line="240" w:lineRule="auto"/>
              <w:rPr>
                <w:rFonts w:ascii="Times New Roman" w:eastAsia="Times New Roman" w:hAnsi="Times New Roman" w:cs="Times New Roman"/>
                <w:b/>
                <w:bCs/>
                <w:color w:val="000000"/>
                <w:sz w:val="18"/>
                <w:szCs w:val="18"/>
              </w:rPr>
            </w:pPr>
            <w:r w:rsidRPr="002C1ABC">
              <w:rPr>
                <w:rFonts w:ascii="Times New Roman" w:eastAsia="Times New Roman" w:hAnsi="Times New Roman" w:cs="Times New Roman"/>
                <w:b/>
                <w:bCs/>
                <w:color w:val="000000"/>
                <w:sz w:val="18"/>
                <w:szCs w:val="18"/>
              </w:rPr>
              <w:t>AS 9110</w:t>
            </w:r>
          </w:p>
        </w:tc>
        <w:tc>
          <w:tcPr>
            <w:tcW w:w="0" w:type="auto"/>
            <w:shd w:val="clear" w:color="auto" w:fill="EAF0F6"/>
            <w:noWrap/>
            <w:vAlign w:val="bottom"/>
            <w:hideMark/>
          </w:tcPr>
          <w:p w14:paraId="2A62DB48" w14:textId="77777777" w:rsidR="002C1ABC" w:rsidRPr="002C1ABC" w:rsidRDefault="002C1ABC" w:rsidP="002C1ABC">
            <w:pPr>
              <w:spacing w:after="0" w:line="240" w:lineRule="auto"/>
              <w:jc w:val="right"/>
              <w:rPr>
                <w:rFonts w:ascii="Times New Roman" w:eastAsia="Times New Roman" w:hAnsi="Times New Roman" w:cs="Times New Roman"/>
                <w:color w:val="000000"/>
                <w:sz w:val="18"/>
                <w:szCs w:val="18"/>
              </w:rPr>
            </w:pPr>
            <w:r w:rsidRPr="002C1ABC">
              <w:rPr>
                <w:rFonts w:ascii="Times New Roman" w:eastAsia="Times New Roman" w:hAnsi="Times New Roman" w:cs="Times New Roman"/>
                <w:color w:val="000000"/>
                <w:sz w:val="18"/>
                <w:szCs w:val="18"/>
              </w:rPr>
              <w:t>0.0</w:t>
            </w:r>
          </w:p>
        </w:tc>
        <w:tc>
          <w:tcPr>
            <w:tcW w:w="0" w:type="auto"/>
            <w:shd w:val="clear" w:color="auto" w:fill="EAF0F6"/>
            <w:noWrap/>
            <w:vAlign w:val="bottom"/>
            <w:hideMark/>
          </w:tcPr>
          <w:p w14:paraId="2D8332B2" w14:textId="77777777" w:rsidR="002C1ABC" w:rsidRPr="002C1ABC" w:rsidRDefault="002C1ABC" w:rsidP="002C1ABC">
            <w:pPr>
              <w:spacing w:after="0" w:line="240" w:lineRule="auto"/>
              <w:jc w:val="right"/>
              <w:rPr>
                <w:rFonts w:ascii="Times New Roman" w:eastAsia="Times New Roman" w:hAnsi="Times New Roman" w:cs="Times New Roman"/>
                <w:color w:val="000000"/>
                <w:sz w:val="18"/>
                <w:szCs w:val="18"/>
              </w:rPr>
            </w:pPr>
            <w:r w:rsidRPr="002C1ABC">
              <w:rPr>
                <w:rFonts w:ascii="Times New Roman" w:eastAsia="Times New Roman" w:hAnsi="Times New Roman" w:cs="Times New Roman"/>
                <w:color w:val="000000"/>
                <w:sz w:val="18"/>
                <w:szCs w:val="18"/>
              </w:rPr>
              <w:t>4.0</w:t>
            </w:r>
          </w:p>
        </w:tc>
        <w:tc>
          <w:tcPr>
            <w:tcW w:w="0" w:type="auto"/>
            <w:shd w:val="clear" w:color="auto" w:fill="EAF0F6"/>
            <w:noWrap/>
            <w:vAlign w:val="bottom"/>
            <w:hideMark/>
          </w:tcPr>
          <w:p w14:paraId="1D3CB2D4" w14:textId="77777777" w:rsidR="002C1ABC" w:rsidRPr="002C1ABC" w:rsidRDefault="002C1ABC" w:rsidP="002C1ABC">
            <w:pPr>
              <w:spacing w:after="0" w:line="240" w:lineRule="auto"/>
              <w:jc w:val="right"/>
              <w:rPr>
                <w:rFonts w:ascii="Times New Roman" w:eastAsia="Times New Roman" w:hAnsi="Times New Roman" w:cs="Times New Roman"/>
                <w:color w:val="000000"/>
                <w:sz w:val="18"/>
                <w:szCs w:val="18"/>
              </w:rPr>
            </w:pPr>
            <w:r w:rsidRPr="002C1ABC">
              <w:rPr>
                <w:rFonts w:ascii="Times New Roman" w:eastAsia="Times New Roman" w:hAnsi="Times New Roman" w:cs="Times New Roman"/>
                <w:color w:val="000000"/>
                <w:sz w:val="18"/>
                <w:szCs w:val="18"/>
              </w:rPr>
              <w:t>0.0</w:t>
            </w:r>
          </w:p>
        </w:tc>
        <w:tc>
          <w:tcPr>
            <w:tcW w:w="0" w:type="auto"/>
            <w:shd w:val="clear" w:color="auto" w:fill="EAF0F6"/>
            <w:noWrap/>
            <w:vAlign w:val="bottom"/>
            <w:hideMark/>
          </w:tcPr>
          <w:p w14:paraId="3CA53287" w14:textId="77777777" w:rsidR="002C1ABC" w:rsidRPr="002C1ABC" w:rsidRDefault="002C1ABC" w:rsidP="002C1ABC">
            <w:pPr>
              <w:spacing w:after="0" w:line="240" w:lineRule="auto"/>
              <w:jc w:val="right"/>
              <w:rPr>
                <w:rFonts w:ascii="Times New Roman" w:eastAsia="Times New Roman" w:hAnsi="Times New Roman" w:cs="Times New Roman"/>
                <w:color w:val="000000"/>
                <w:sz w:val="18"/>
                <w:szCs w:val="18"/>
              </w:rPr>
            </w:pPr>
            <w:r w:rsidRPr="002C1ABC">
              <w:rPr>
                <w:rFonts w:ascii="Times New Roman" w:eastAsia="Times New Roman" w:hAnsi="Times New Roman" w:cs="Times New Roman"/>
                <w:color w:val="000000"/>
                <w:sz w:val="18"/>
                <w:szCs w:val="18"/>
              </w:rPr>
              <w:t>4.0</w:t>
            </w:r>
          </w:p>
        </w:tc>
        <w:tc>
          <w:tcPr>
            <w:tcW w:w="0" w:type="auto"/>
            <w:shd w:val="clear" w:color="auto" w:fill="EAF0F6"/>
            <w:noWrap/>
            <w:vAlign w:val="bottom"/>
            <w:hideMark/>
          </w:tcPr>
          <w:p w14:paraId="289031C5" w14:textId="77777777" w:rsidR="002C1ABC" w:rsidRPr="002C1ABC" w:rsidRDefault="002C1ABC" w:rsidP="002C1ABC">
            <w:pPr>
              <w:spacing w:after="0" w:line="240" w:lineRule="auto"/>
              <w:jc w:val="right"/>
              <w:rPr>
                <w:rFonts w:ascii="Times New Roman" w:eastAsia="Times New Roman" w:hAnsi="Times New Roman" w:cs="Times New Roman"/>
                <w:color w:val="000000"/>
                <w:sz w:val="18"/>
                <w:szCs w:val="18"/>
              </w:rPr>
            </w:pPr>
            <w:r w:rsidRPr="002C1ABC">
              <w:rPr>
                <w:rFonts w:ascii="Times New Roman" w:eastAsia="Times New Roman" w:hAnsi="Times New Roman" w:cs="Times New Roman"/>
                <w:color w:val="000000"/>
                <w:sz w:val="18"/>
                <w:szCs w:val="18"/>
              </w:rPr>
              <w:t>7.0</w:t>
            </w:r>
          </w:p>
        </w:tc>
        <w:tc>
          <w:tcPr>
            <w:tcW w:w="0" w:type="auto"/>
            <w:shd w:val="clear" w:color="auto" w:fill="EAF0F6"/>
            <w:noWrap/>
            <w:vAlign w:val="bottom"/>
            <w:hideMark/>
          </w:tcPr>
          <w:p w14:paraId="3ED22C68" w14:textId="77777777" w:rsidR="002C1ABC" w:rsidRPr="002C1ABC" w:rsidRDefault="002C1ABC" w:rsidP="002C1ABC">
            <w:pPr>
              <w:spacing w:after="0" w:line="240" w:lineRule="auto"/>
              <w:jc w:val="right"/>
              <w:rPr>
                <w:rFonts w:ascii="Times New Roman" w:eastAsia="Times New Roman" w:hAnsi="Times New Roman" w:cs="Times New Roman"/>
                <w:color w:val="000000"/>
                <w:sz w:val="18"/>
                <w:szCs w:val="18"/>
              </w:rPr>
            </w:pPr>
            <w:r w:rsidRPr="002C1ABC">
              <w:rPr>
                <w:rFonts w:ascii="Times New Roman" w:eastAsia="Times New Roman" w:hAnsi="Times New Roman" w:cs="Times New Roman"/>
                <w:color w:val="000000"/>
                <w:sz w:val="18"/>
                <w:szCs w:val="18"/>
              </w:rPr>
              <w:t>0.0</w:t>
            </w:r>
          </w:p>
        </w:tc>
        <w:tc>
          <w:tcPr>
            <w:tcW w:w="0" w:type="auto"/>
            <w:shd w:val="clear" w:color="auto" w:fill="EAF0F6"/>
            <w:noWrap/>
            <w:vAlign w:val="bottom"/>
            <w:hideMark/>
          </w:tcPr>
          <w:p w14:paraId="1FFE6375" w14:textId="77777777" w:rsidR="002C1ABC" w:rsidRPr="002C1ABC" w:rsidRDefault="002C1ABC" w:rsidP="002C1ABC">
            <w:pPr>
              <w:spacing w:after="0" w:line="240" w:lineRule="auto"/>
              <w:jc w:val="right"/>
              <w:rPr>
                <w:rFonts w:ascii="Times New Roman" w:eastAsia="Times New Roman" w:hAnsi="Times New Roman" w:cs="Times New Roman"/>
                <w:color w:val="000000"/>
                <w:sz w:val="18"/>
                <w:szCs w:val="18"/>
              </w:rPr>
            </w:pPr>
            <w:r w:rsidRPr="002C1ABC">
              <w:rPr>
                <w:rFonts w:ascii="Times New Roman" w:eastAsia="Times New Roman" w:hAnsi="Times New Roman" w:cs="Times New Roman"/>
                <w:color w:val="000000"/>
                <w:sz w:val="18"/>
                <w:szCs w:val="18"/>
              </w:rPr>
              <w:t>0.0</w:t>
            </w:r>
          </w:p>
        </w:tc>
        <w:tc>
          <w:tcPr>
            <w:tcW w:w="0" w:type="auto"/>
            <w:shd w:val="clear" w:color="auto" w:fill="EAF0F6"/>
            <w:noWrap/>
            <w:vAlign w:val="bottom"/>
            <w:hideMark/>
          </w:tcPr>
          <w:p w14:paraId="7D3A3287" w14:textId="77777777" w:rsidR="002C1ABC" w:rsidRPr="002C1ABC" w:rsidRDefault="002C1ABC" w:rsidP="002C1ABC">
            <w:pPr>
              <w:spacing w:after="0" w:line="240" w:lineRule="auto"/>
              <w:jc w:val="right"/>
              <w:rPr>
                <w:rFonts w:ascii="Times New Roman" w:eastAsia="Times New Roman" w:hAnsi="Times New Roman" w:cs="Times New Roman"/>
                <w:color w:val="000000"/>
                <w:sz w:val="18"/>
                <w:szCs w:val="18"/>
              </w:rPr>
            </w:pPr>
            <w:r w:rsidRPr="002C1ABC">
              <w:rPr>
                <w:rFonts w:ascii="Times New Roman" w:eastAsia="Times New Roman" w:hAnsi="Times New Roman" w:cs="Times New Roman"/>
                <w:color w:val="000000"/>
                <w:sz w:val="18"/>
                <w:szCs w:val="18"/>
              </w:rPr>
              <w:t>4.0</w:t>
            </w:r>
          </w:p>
        </w:tc>
        <w:tc>
          <w:tcPr>
            <w:tcW w:w="0" w:type="auto"/>
            <w:shd w:val="clear" w:color="auto" w:fill="EAF0F6"/>
            <w:noWrap/>
            <w:vAlign w:val="bottom"/>
            <w:hideMark/>
          </w:tcPr>
          <w:p w14:paraId="3CB159A2" w14:textId="77777777" w:rsidR="002C1ABC" w:rsidRPr="002C1ABC" w:rsidRDefault="002C1ABC" w:rsidP="002C1ABC">
            <w:pPr>
              <w:spacing w:after="0" w:line="240" w:lineRule="auto"/>
              <w:jc w:val="right"/>
              <w:rPr>
                <w:rFonts w:ascii="Times New Roman" w:eastAsia="Times New Roman" w:hAnsi="Times New Roman" w:cs="Times New Roman"/>
                <w:color w:val="000000"/>
                <w:sz w:val="18"/>
                <w:szCs w:val="18"/>
              </w:rPr>
            </w:pPr>
            <w:r w:rsidRPr="002C1ABC">
              <w:rPr>
                <w:rFonts w:ascii="Times New Roman" w:eastAsia="Times New Roman" w:hAnsi="Times New Roman" w:cs="Times New Roman"/>
                <w:color w:val="000000"/>
                <w:sz w:val="18"/>
                <w:szCs w:val="18"/>
              </w:rPr>
              <w:t>0.0</w:t>
            </w:r>
          </w:p>
        </w:tc>
        <w:tc>
          <w:tcPr>
            <w:tcW w:w="0" w:type="auto"/>
            <w:shd w:val="clear" w:color="auto" w:fill="EAF0F6"/>
            <w:noWrap/>
            <w:vAlign w:val="bottom"/>
            <w:hideMark/>
          </w:tcPr>
          <w:p w14:paraId="7AC8679A" w14:textId="77777777" w:rsidR="002C1ABC" w:rsidRPr="002C1ABC" w:rsidRDefault="002C1ABC" w:rsidP="002C1ABC">
            <w:pPr>
              <w:spacing w:after="0" w:line="240" w:lineRule="auto"/>
              <w:jc w:val="right"/>
              <w:rPr>
                <w:rFonts w:ascii="Times New Roman" w:eastAsia="Times New Roman" w:hAnsi="Times New Roman" w:cs="Times New Roman"/>
                <w:color w:val="000000"/>
                <w:sz w:val="18"/>
                <w:szCs w:val="18"/>
              </w:rPr>
            </w:pPr>
            <w:r w:rsidRPr="002C1ABC">
              <w:rPr>
                <w:rFonts w:ascii="Times New Roman" w:eastAsia="Times New Roman" w:hAnsi="Times New Roman" w:cs="Times New Roman"/>
                <w:color w:val="000000"/>
                <w:sz w:val="18"/>
                <w:szCs w:val="18"/>
              </w:rPr>
              <w:t>4.0</w:t>
            </w:r>
          </w:p>
        </w:tc>
        <w:tc>
          <w:tcPr>
            <w:tcW w:w="0" w:type="auto"/>
            <w:shd w:val="clear" w:color="auto" w:fill="EAF0F6"/>
            <w:noWrap/>
            <w:vAlign w:val="bottom"/>
            <w:hideMark/>
          </w:tcPr>
          <w:p w14:paraId="753B7148" w14:textId="77777777" w:rsidR="002C1ABC" w:rsidRPr="002C1ABC" w:rsidRDefault="002C1ABC" w:rsidP="002C1ABC">
            <w:pPr>
              <w:spacing w:after="0" w:line="240" w:lineRule="auto"/>
              <w:jc w:val="right"/>
              <w:rPr>
                <w:rFonts w:ascii="Times New Roman" w:eastAsia="Times New Roman" w:hAnsi="Times New Roman" w:cs="Times New Roman"/>
                <w:color w:val="000000"/>
                <w:sz w:val="18"/>
                <w:szCs w:val="18"/>
              </w:rPr>
            </w:pPr>
            <w:r w:rsidRPr="002C1ABC">
              <w:rPr>
                <w:rFonts w:ascii="Times New Roman" w:eastAsia="Times New Roman" w:hAnsi="Times New Roman" w:cs="Times New Roman"/>
                <w:color w:val="000000"/>
                <w:sz w:val="18"/>
                <w:szCs w:val="18"/>
              </w:rPr>
              <w:t>0.0</w:t>
            </w:r>
          </w:p>
        </w:tc>
        <w:tc>
          <w:tcPr>
            <w:tcW w:w="0" w:type="auto"/>
            <w:shd w:val="clear" w:color="auto" w:fill="EAF0F6"/>
            <w:noWrap/>
            <w:vAlign w:val="bottom"/>
            <w:hideMark/>
          </w:tcPr>
          <w:p w14:paraId="0475DE8E" w14:textId="77777777" w:rsidR="002C1ABC" w:rsidRPr="002C1ABC" w:rsidRDefault="002C1ABC" w:rsidP="002C1ABC">
            <w:pPr>
              <w:spacing w:after="0" w:line="240" w:lineRule="auto"/>
              <w:jc w:val="right"/>
              <w:rPr>
                <w:rFonts w:ascii="Times New Roman" w:eastAsia="Times New Roman" w:hAnsi="Times New Roman" w:cs="Times New Roman"/>
                <w:color w:val="000000"/>
                <w:sz w:val="18"/>
                <w:szCs w:val="18"/>
              </w:rPr>
            </w:pPr>
            <w:r w:rsidRPr="002C1ABC">
              <w:rPr>
                <w:rFonts w:ascii="Times New Roman" w:eastAsia="Times New Roman" w:hAnsi="Times New Roman" w:cs="Times New Roman"/>
                <w:color w:val="000000"/>
                <w:sz w:val="18"/>
                <w:szCs w:val="18"/>
              </w:rPr>
              <w:t>2.0</w:t>
            </w:r>
          </w:p>
        </w:tc>
        <w:tc>
          <w:tcPr>
            <w:tcW w:w="0" w:type="auto"/>
            <w:shd w:val="clear" w:color="auto" w:fill="E7F9F9"/>
            <w:vAlign w:val="center"/>
            <w:hideMark/>
          </w:tcPr>
          <w:p w14:paraId="38E7A9C1" w14:textId="77777777" w:rsidR="002C1ABC" w:rsidRPr="002C1ABC" w:rsidRDefault="002C1ABC" w:rsidP="002C1ABC">
            <w:pPr>
              <w:spacing w:after="0" w:line="240" w:lineRule="auto"/>
              <w:jc w:val="right"/>
              <w:rPr>
                <w:rFonts w:ascii="Times New Roman" w:eastAsia="Times New Roman" w:hAnsi="Times New Roman" w:cs="Times New Roman"/>
                <w:color w:val="000000"/>
                <w:sz w:val="18"/>
                <w:szCs w:val="18"/>
              </w:rPr>
            </w:pPr>
            <w:r w:rsidRPr="002C1ABC">
              <w:rPr>
                <w:rFonts w:ascii="Times New Roman" w:eastAsia="Times New Roman" w:hAnsi="Times New Roman" w:cs="Times New Roman"/>
                <w:color w:val="000000"/>
                <w:sz w:val="18"/>
                <w:szCs w:val="18"/>
              </w:rPr>
              <w:t>7.0</w:t>
            </w:r>
          </w:p>
        </w:tc>
        <w:tc>
          <w:tcPr>
            <w:tcW w:w="655" w:type="dxa"/>
            <w:shd w:val="clear" w:color="auto" w:fill="E7F9F9"/>
            <w:vAlign w:val="center"/>
            <w:hideMark/>
          </w:tcPr>
          <w:p w14:paraId="2A68257C" w14:textId="77777777" w:rsidR="002C1ABC" w:rsidRPr="002C1ABC" w:rsidRDefault="002C1ABC" w:rsidP="002C1ABC">
            <w:pPr>
              <w:spacing w:after="0" w:line="240" w:lineRule="auto"/>
              <w:jc w:val="right"/>
              <w:rPr>
                <w:rFonts w:ascii="Times New Roman" w:eastAsia="Times New Roman" w:hAnsi="Times New Roman" w:cs="Times New Roman"/>
                <w:color w:val="000000"/>
                <w:sz w:val="18"/>
                <w:szCs w:val="18"/>
              </w:rPr>
            </w:pPr>
            <w:r w:rsidRPr="002C1ABC">
              <w:rPr>
                <w:rFonts w:ascii="Times New Roman" w:eastAsia="Times New Roman" w:hAnsi="Times New Roman" w:cs="Times New Roman"/>
                <w:color w:val="000000"/>
                <w:sz w:val="18"/>
                <w:szCs w:val="18"/>
              </w:rPr>
              <w:t>18.0</w:t>
            </w:r>
          </w:p>
        </w:tc>
      </w:tr>
      <w:tr w:rsidR="002C1ABC" w:rsidRPr="002C1ABC" w14:paraId="2965968C" w14:textId="77777777" w:rsidTr="625E6571">
        <w:trPr>
          <w:trHeight w:val="330"/>
        </w:trPr>
        <w:tc>
          <w:tcPr>
            <w:tcW w:w="2972" w:type="dxa"/>
            <w:gridSpan w:val="2"/>
            <w:shd w:val="clear" w:color="auto" w:fill="E7F9F9"/>
            <w:noWrap/>
            <w:vAlign w:val="center"/>
            <w:hideMark/>
          </w:tcPr>
          <w:p w14:paraId="674C386E" w14:textId="77777777" w:rsidR="002C1ABC" w:rsidRPr="002C1ABC" w:rsidRDefault="002C1ABC" w:rsidP="002C1ABC">
            <w:pPr>
              <w:spacing w:after="0" w:line="240" w:lineRule="auto"/>
              <w:rPr>
                <w:rFonts w:ascii="Times New Roman" w:eastAsia="Times New Roman" w:hAnsi="Times New Roman" w:cs="Times New Roman"/>
                <w:b/>
                <w:bCs/>
                <w:color w:val="000000"/>
                <w:sz w:val="18"/>
                <w:szCs w:val="18"/>
              </w:rPr>
            </w:pPr>
            <w:r w:rsidRPr="002C1ABC">
              <w:rPr>
                <w:rFonts w:ascii="Times New Roman" w:eastAsia="Times New Roman" w:hAnsi="Times New Roman" w:cs="Times New Roman"/>
                <w:b/>
                <w:bCs/>
                <w:color w:val="000000"/>
                <w:sz w:val="18"/>
                <w:szCs w:val="18"/>
              </w:rPr>
              <w:t>Travel Sites</w:t>
            </w:r>
          </w:p>
        </w:tc>
        <w:tc>
          <w:tcPr>
            <w:tcW w:w="0" w:type="auto"/>
            <w:shd w:val="clear" w:color="auto" w:fill="E7F9F9"/>
            <w:noWrap/>
            <w:vAlign w:val="bottom"/>
            <w:hideMark/>
          </w:tcPr>
          <w:p w14:paraId="721DD390" w14:textId="77777777" w:rsidR="002C1ABC" w:rsidRPr="002C1ABC" w:rsidRDefault="002C1ABC" w:rsidP="002C1ABC">
            <w:pPr>
              <w:spacing w:after="0" w:line="240" w:lineRule="auto"/>
              <w:jc w:val="right"/>
              <w:rPr>
                <w:rFonts w:ascii="Times New Roman" w:eastAsia="Times New Roman" w:hAnsi="Times New Roman" w:cs="Times New Roman"/>
                <w:b/>
                <w:bCs/>
                <w:color w:val="000000"/>
                <w:sz w:val="18"/>
                <w:szCs w:val="18"/>
              </w:rPr>
            </w:pPr>
            <w:r w:rsidRPr="002C1ABC">
              <w:rPr>
                <w:rFonts w:ascii="Times New Roman" w:eastAsia="Times New Roman" w:hAnsi="Times New Roman" w:cs="Times New Roman"/>
                <w:b/>
                <w:bCs/>
                <w:color w:val="000000"/>
                <w:sz w:val="18"/>
                <w:szCs w:val="18"/>
              </w:rPr>
              <w:t>72.0</w:t>
            </w:r>
          </w:p>
        </w:tc>
        <w:tc>
          <w:tcPr>
            <w:tcW w:w="0" w:type="auto"/>
            <w:shd w:val="clear" w:color="auto" w:fill="E7F9F9"/>
            <w:noWrap/>
            <w:vAlign w:val="bottom"/>
            <w:hideMark/>
          </w:tcPr>
          <w:p w14:paraId="7D4A21F6" w14:textId="77777777" w:rsidR="002C1ABC" w:rsidRPr="002C1ABC" w:rsidRDefault="002C1ABC" w:rsidP="002C1ABC">
            <w:pPr>
              <w:spacing w:after="0" w:line="240" w:lineRule="auto"/>
              <w:jc w:val="right"/>
              <w:rPr>
                <w:rFonts w:ascii="Times New Roman" w:eastAsia="Times New Roman" w:hAnsi="Times New Roman" w:cs="Times New Roman"/>
                <w:b/>
                <w:bCs/>
                <w:color w:val="000000"/>
                <w:sz w:val="18"/>
                <w:szCs w:val="18"/>
              </w:rPr>
            </w:pPr>
            <w:r w:rsidRPr="002C1ABC">
              <w:rPr>
                <w:rFonts w:ascii="Times New Roman" w:eastAsia="Times New Roman" w:hAnsi="Times New Roman" w:cs="Times New Roman"/>
                <w:b/>
                <w:bCs/>
                <w:color w:val="000000"/>
                <w:sz w:val="18"/>
                <w:szCs w:val="18"/>
              </w:rPr>
              <w:t>74.0</w:t>
            </w:r>
          </w:p>
        </w:tc>
        <w:tc>
          <w:tcPr>
            <w:tcW w:w="0" w:type="auto"/>
            <w:shd w:val="clear" w:color="auto" w:fill="E7F9F9"/>
            <w:noWrap/>
            <w:vAlign w:val="bottom"/>
            <w:hideMark/>
          </w:tcPr>
          <w:p w14:paraId="2005D4E1" w14:textId="77777777" w:rsidR="002C1ABC" w:rsidRPr="002C1ABC" w:rsidRDefault="002C1ABC" w:rsidP="002C1ABC">
            <w:pPr>
              <w:spacing w:after="0" w:line="240" w:lineRule="auto"/>
              <w:jc w:val="right"/>
              <w:rPr>
                <w:rFonts w:ascii="Times New Roman" w:eastAsia="Times New Roman" w:hAnsi="Times New Roman" w:cs="Times New Roman"/>
                <w:b/>
                <w:bCs/>
                <w:color w:val="000000"/>
                <w:sz w:val="18"/>
                <w:szCs w:val="18"/>
              </w:rPr>
            </w:pPr>
            <w:r w:rsidRPr="002C1ABC">
              <w:rPr>
                <w:rFonts w:ascii="Times New Roman" w:eastAsia="Times New Roman" w:hAnsi="Times New Roman" w:cs="Times New Roman"/>
                <w:b/>
                <w:bCs/>
                <w:color w:val="000000"/>
                <w:sz w:val="18"/>
                <w:szCs w:val="18"/>
              </w:rPr>
              <w:t>16.0</w:t>
            </w:r>
          </w:p>
        </w:tc>
        <w:tc>
          <w:tcPr>
            <w:tcW w:w="0" w:type="auto"/>
            <w:shd w:val="clear" w:color="auto" w:fill="E7F9F9"/>
            <w:noWrap/>
            <w:vAlign w:val="bottom"/>
            <w:hideMark/>
          </w:tcPr>
          <w:p w14:paraId="1AC46E9E" w14:textId="77777777" w:rsidR="002C1ABC" w:rsidRPr="002C1ABC" w:rsidRDefault="002C1ABC" w:rsidP="002C1ABC">
            <w:pPr>
              <w:spacing w:after="0" w:line="240" w:lineRule="auto"/>
              <w:jc w:val="right"/>
              <w:rPr>
                <w:rFonts w:ascii="Times New Roman" w:eastAsia="Times New Roman" w:hAnsi="Times New Roman" w:cs="Times New Roman"/>
                <w:b/>
                <w:bCs/>
                <w:color w:val="000000"/>
                <w:sz w:val="18"/>
                <w:szCs w:val="18"/>
              </w:rPr>
            </w:pPr>
            <w:r w:rsidRPr="002C1ABC">
              <w:rPr>
                <w:rFonts w:ascii="Times New Roman" w:eastAsia="Times New Roman" w:hAnsi="Times New Roman" w:cs="Times New Roman"/>
                <w:b/>
                <w:bCs/>
                <w:color w:val="000000"/>
                <w:sz w:val="18"/>
                <w:szCs w:val="18"/>
              </w:rPr>
              <w:t>106.0</w:t>
            </w:r>
          </w:p>
        </w:tc>
        <w:tc>
          <w:tcPr>
            <w:tcW w:w="0" w:type="auto"/>
            <w:shd w:val="clear" w:color="auto" w:fill="E7F9F9"/>
            <w:noWrap/>
            <w:vAlign w:val="bottom"/>
            <w:hideMark/>
          </w:tcPr>
          <w:p w14:paraId="7CD463AF" w14:textId="77777777" w:rsidR="002C1ABC" w:rsidRPr="002C1ABC" w:rsidRDefault="002C1ABC" w:rsidP="002C1ABC">
            <w:pPr>
              <w:spacing w:after="0" w:line="240" w:lineRule="auto"/>
              <w:jc w:val="right"/>
              <w:rPr>
                <w:rFonts w:ascii="Times New Roman" w:eastAsia="Times New Roman" w:hAnsi="Times New Roman" w:cs="Times New Roman"/>
                <w:b/>
                <w:bCs/>
                <w:color w:val="000000"/>
                <w:sz w:val="18"/>
                <w:szCs w:val="18"/>
              </w:rPr>
            </w:pPr>
            <w:r w:rsidRPr="002C1ABC">
              <w:rPr>
                <w:rFonts w:ascii="Times New Roman" w:eastAsia="Times New Roman" w:hAnsi="Times New Roman" w:cs="Times New Roman"/>
                <w:b/>
                <w:bCs/>
                <w:color w:val="000000"/>
                <w:sz w:val="18"/>
                <w:szCs w:val="18"/>
              </w:rPr>
              <w:t>62.0</w:t>
            </w:r>
          </w:p>
        </w:tc>
        <w:tc>
          <w:tcPr>
            <w:tcW w:w="0" w:type="auto"/>
            <w:shd w:val="clear" w:color="auto" w:fill="E7F9F9"/>
            <w:noWrap/>
            <w:vAlign w:val="bottom"/>
            <w:hideMark/>
          </w:tcPr>
          <w:p w14:paraId="7B012AEE" w14:textId="77777777" w:rsidR="002C1ABC" w:rsidRPr="002C1ABC" w:rsidRDefault="002C1ABC" w:rsidP="002C1ABC">
            <w:pPr>
              <w:spacing w:after="0" w:line="240" w:lineRule="auto"/>
              <w:jc w:val="right"/>
              <w:rPr>
                <w:rFonts w:ascii="Times New Roman" w:eastAsia="Times New Roman" w:hAnsi="Times New Roman" w:cs="Times New Roman"/>
                <w:b/>
                <w:bCs/>
                <w:color w:val="000000"/>
                <w:sz w:val="18"/>
                <w:szCs w:val="18"/>
              </w:rPr>
            </w:pPr>
            <w:r w:rsidRPr="002C1ABC">
              <w:rPr>
                <w:rFonts w:ascii="Times New Roman" w:eastAsia="Times New Roman" w:hAnsi="Times New Roman" w:cs="Times New Roman"/>
                <w:b/>
                <w:bCs/>
                <w:color w:val="000000"/>
                <w:sz w:val="18"/>
                <w:szCs w:val="18"/>
              </w:rPr>
              <w:t>81.0</w:t>
            </w:r>
          </w:p>
        </w:tc>
        <w:tc>
          <w:tcPr>
            <w:tcW w:w="0" w:type="auto"/>
            <w:shd w:val="clear" w:color="auto" w:fill="E7F9F9"/>
            <w:noWrap/>
            <w:vAlign w:val="bottom"/>
            <w:hideMark/>
          </w:tcPr>
          <w:p w14:paraId="76D8DE20" w14:textId="77777777" w:rsidR="002C1ABC" w:rsidRPr="002C1ABC" w:rsidRDefault="002C1ABC" w:rsidP="002C1ABC">
            <w:pPr>
              <w:spacing w:after="0" w:line="240" w:lineRule="auto"/>
              <w:jc w:val="right"/>
              <w:rPr>
                <w:rFonts w:ascii="Times New Roman" w:eastAsia="Times New Roman" w:hAnsi="Times New Roman" w:cs="Times New Roman"/>
                <w:b/>
                <w:bCs/>
                <w:color w:val="000000"/>
                <w:sz w:val="18"/>
                <w:szCs w:val="18"/>
              </w:rPr>
            </w:pPr>
            <w:r w:rsidRPr="002C1ABC">
              <w:rPr>
                <w:rFonts w:ascii="Times New Roman" w:eastAsia="Times New Roman" w:hAnsi="Times New Roman" w:cs="Times New Roman"/>
                <w:b/>
                <w:bCs/>
                <w:color w:val="000000"/>
                <w:sz w:val="18"/>
                <w:szCs w:val="18"/>
              </w:rPr>
              <w:t>72.0</w:t>
            </w:r>
          </w:p>
        </w:tc>
        <w:tc>
          <w:tcPr>
            <w:tcW w:w="0" w:type="auto"/>
            <w:shd w:val="clear" w:color="auto" w:fill="E7F9F9"/>
            <w:noWrap/>
            <w:vAlign w:val="bottom"/>
            <w:hideMark/>
          </w:tcPr>
          <w:p w14:paraId="78CE6097" w14:textId="77777777" w:rsidR="002C1ABC" w:rsidRPr="002C1ABC" w:rsidRDefault="002C1ABC" w:rsidP="002C1ABC">
            <w:pPr>
              <w:spacing w:after="0" w:line="240" w:lineRule="auto"/>
              <w:jc w:val="right"/>
              <w:rPr>
                <w:rFonts w:ascii="Times New Roman" w:eastAsia="Times New Roman" w:hAnsi="Times New Roman" w:cs="Times New Roman"/>
                <w:b/>
                <w:bCs/>
                <w:color w:val="000000"/>
                <w:sz w:val="18"/>
                <w:szCs w:val="18"/>
              </w:rPr>
            </w:pPr>
            <w:r w:rsidRPr="002C1ABC">
              <w:rPr>
                <w:rFonts w:ascii="Times New Roman" w:eastAsia="Times New Roman" w:hAnsi="Times New Roman" w:cs="Times New Roman"/>
                <w:b/>
                <w:bCs/>
                <w:color w:val="000000"/>
                <w:sz w:val="18"/>
                <w:szCs w:val="18"/>
              </w:rPr>
              <w:t>74.0</w:t>
            </w:r>
          </w:p>
        </w:tc>
        <w:tc>
          <w:tcPr>
            <w:tcW w:w="0" w:type="auto"/>
            <w:shd w:val="clear" w:color="auto" w:fill="E7F9F9"/>
            <w:noWrap/>
            <w:vAlign w:val="bottom"/>
            <w:hideMark/>
          </w:tcPr>
          <w:p w14:paraId="205C8182" w14:textId="77777777" w:rsidR="002C1ABC" w:rsidRPr="002C1ABC" w:rsidRDefault="002C1ABC" w:rsidP="002C1ABC">
            <w:pPr>
              <w:spacing w:after="0" w:line="240" w:lineRule="auto"/>
              <w:jc w:val="right"/>
              <w:rPr>
                <w:rFonts w:ascii="Times New Roman" w:eastAsia="Times New Roman" w:hAnsi="Times New Roman" w:cs="Times New Roman"/>
                <w:b/>
                <w:bCs/>
                <w:color w:val="000000"/>
                <w:sz w:val="18"/>
                <w:szCs w:val="18"/>
              </w:rPr>
            </w:pPr>
            <w:r w:rsidRPr="002C1ABC">
              <w:rPr>
                <w:rFonts w:ascii="Times New Roman" w:eastAsia="Times New Roman" w:hAnsi="Times New Roman" w:cs="Times New Roman"/>
                <w:b/>
                <w:bCs/>
                <w:color w:val="000000"/>
                <w:sz w:val="18"/>
                <w:szCs w:val="18"/>
              </w:rPr>
              <w:t>15.0</w:t>
            </w:r>
          </w:p>
        </w:tc>
        <w:tc>
          <w:tcPr>
            <w:tcW w:w="0" w:type="auto"/>
            <w:shd w:val="clear" w:color="auto" w:fill="E7F9F9"/>
            <w:noWrap/>
            <w:vAlign w:val="bottom"/>
            <w:hideMark/>
          </w:tcPr>
          <w:p w14:paraId="17E12D6C" w14:textId="77777777" w:rsidR="002C1ABC" w:rsidRPr="002C1ABC" w:rsidRDefault="002C1ABC" w:rsidP="002C1ABC">
            <w:pPr>
              <w:spacing w:after="0" w:line="240" w:lineRule="auto"/>
              <w:jc w:val="right"/>
              <w:rPr>
                <w:rFonts w:ascii="Times New Roman" w:eastAsia="Times New Roman" w:hAnsi="Times New Roman" w:cs="Times New Roman"/>
                <w:b/>
                <w:bCs/>
                <w:color w:val="000000"/>
                <w:sz w:val="18"/>
                <w:szCs w:val="18"/>
              </w:rPr>
            </w:pPr>
            <w:r w:rsidRPr="002C1ABC">
              <w:rPr>
                <w:rFonts w:ascii="Times New Roman" w:eastAsia="Times New Roman" w:hAnsi="Times New Roman" w:cs="Times New Roman"/>
                <w:b/>
                <w:bCs/>
                <w:color w:val="000000"/>
                <w:sz w:val="18"/>
                <w:szCs w:val="18"/>
              </w:rPr>
              <w:t>106.0</w:t>
            </w:r>
          </w:p>
        </w:tc>
        <w:tc>
          <w:tcPr>
            <w:tcW w:w="0" w:type="auto"/>
            <w:shd w:val="clear" w:color="auto" w:fill="E7F9F9"/>
            <w:noWrap/>
            <w:vAlign w:val="bottom"/>
            <w:hideMark/>
          </w:tcPr>
          <w:p w14:paraId="34984FDE" w14:textId="77777777" w:rsidR="002C1ABC" w:rsidRPr="002C1ABC" w:rsidRDefault="002C1ABC" w:rsidP="002C1ABC">
            <w:pPr>
              <w:spacing w:after="0" w:line="240" w:lineRule="auto"/>
              <w:jc w:val="right"/>
              <w:rPr>
                <w:rFonts w:ascii="Times New Roman" w:eastAsia="Times New Roman" w:hAnsi="Times New Roman" w:cs="Times New Roman"/>
                <w:b/>
                <w:bCs/>
                <w:color w:val="000000"/>
                <w:sz w:val="18"/>
                <w:szCs w:val="18"/>
              </w:rPr>
            </w:pPr>
            <w:r w:rsidRPr="002C1ABC">
              <w:rPr>
                <w:rFonts w:ascii="Times New Roman" w:eastAsia="Times New Roman" w:hAnsi="Times New Roman" w:cs="Times New Roman"/>
                <w:b/>
                <w:bCs/>
                <w:color w:val="000000"/>
                <w:sz w:val="18"/>
                <w:szCs w:val="18"/>
              </w:rPr>
              <w:t>7.5</w:t>
            </w:r>
          </w:p>
        </w:tc>
        <w:tc>
          <w:tcPr>
            <w:tcW w:w="0" w:type="auto"/>
            <w:shd w:val="clear" w:color="auto" w:fill="E7F9F9"/>
            <w:noWrap/>
            <w:vAlign w:val="bottom"/>
            <w:hideMark/>
          </w:tcPr>
          <w:p w14:paraId="523CC400" w14:textId="77777777" w:rsidR="002C1ABC" w:rsidRPr="002C1ABC" w:rsidRDefault="002C1ABC" w:rsidP="002C1ABC">
            <w:pPr>
              <w:spacing w:after="0" w:line="240" w:lineRule="auto"/>
              <w:jc w:val="right"/>
              <w:rPr>
                <w:rFonts w:ascii="Times New Roman" w:eastAsia="Times New Roman" w:hAnsi="Times New Roman" w:cs="Times New Roman"/>
                <w:b/>
                <w:bCs/>
                <w:color w:val="000000"/>
                <w:sz w:val="18"/>
                <w:szCs w:val="18"/>
              </w:rPr>
            </w:pPr>
            <w:r w:rsidRPr="002C1ABC">
              <w:rPr>
                <w:rFonts w:ascii="Times New Roman" w:eastAsia="Times New Roman" w:hAnsi="Times New Roman" w:cs="Times New Roman"/>
                <w:b/>
                <w:bCs/>
                <w:color w:val="000000"/>
                <w:sz w:val="18"/>
                <w:szCs w:val="18"/>
              </w:rPr>
              <w:t>53.0</w:t>
            </w:r>
          </w:p>
        </w:tc>
        <w:tc>
          <w:tcPr>
            <w:tcW w:w="0" w:type="auto"/>
            <w:shd w:val="clear" w:color="auto" w:fill="E7F9F9"/>
            <w:noWrap/>
            <w:vAlign w:val="bottom"/>
            <w:hideMark/>
          </w:tcPr>
          <w:p w14:paraId="0038115D" w14:textId="77777777" w:rsidR="002C1ABC" w:rsidRPr="002C1ABC" w:rsidRDefault="002C1ABC" w:rsidP="002C1ABC">
            <w:pPr>
              <w:spacing w:after="0" w:line="240" w:lineRule="auto"/>
              <w:jc w:val="right"/>
              <w:rPr>
                <w:rFonts w:ascii="Times New Roman" w:eastAsia="Times New Roman" w:hAnsi="Times New Roman" w:cs="Times New Roman"/>
                <w:b/>
                <w:bCs/>
                <w:color w:val="000000"/>
                <w:sz w:val="18"/>
                <w:szCs w:val="18"/>
              </w:rPr>
            </w:pPr>
            <w:r w:rsidRPr="002C1ABC">
              <w:rPr>
                <w:rFonts w:ascii="Times New Roman" w:eastAsia="Times New Roman" w:hAnsi="Times New Roman" w:cs="Times New Roman"/>
                <w:b/>
                <w:bCs/>
                <w:color w:val="000000"/>
                <w:sz w:val="18"/>
                <w:szCs w:val="18"/>
              </w:rPr>
              <w:t>244.5</w:t>
            </w:r>
          </w:p>
        </w:tc>
        <w:tc>
          <w:tcPr>
            <w:tcW w:w="655" w:type="dxa"/>
            <w:shd w:val="clear" w:color="auto" w:fill="E7F9F9"/>
            <w:noWrap/>
            <w:vAlign w:val="bottom"/>
            <w:hideMark/>
          </w:tcPr>
          <w:p w14:paraId="01FEDCB4" w14:textId="77777777" w:rsidR="002C1ABC" w:rsidRPr="002C1ABC" w:rsidRDefault="002C1ABC" w:rsidP="002C1ABC">
            <w:pPr>
              <w:spacing w:after="0" w:line="240" w:lineRule="auto"/>
              <w:jc w:val="right"/>
              <w:rPr>
                <w:rFonts w:ascii="Times New Roman" w:eastAsia="Times New Roman" w:hAnsi="Times New Roman" w:cs="Times New Roman"/>
                <w:b/>
                <w:bCs/>
                <w:color w:val="000000"/>
                <w:sz w:val="18"/>
                <w:szCs w:val="18"/>
              </w:rPr>
            </w:pPr>
            <w:r w:rsidRPr="002C1ABC">
              <w:rPr>
                <w:rFonts w:ascii="Times New Roman" w:eastAsia="Times New Roman" w:hAnsi="Times New Roman" w:cs="Times New Roman"/>
                <w:b/>
                <w:bCs/>
                <w:color w:val="000000"/>
                <w:sz w:val="18"/>
                <w:szCs w:val="18"/>
              </w:rPr>
              <w:t>494.0</w:t>
            </w:r>
          </w:p>
        </w:tc>
      </w:tr>
      <w:tr w:rsidR="002C1ABC" w:rsidRPr="002C1ABC" w14:paraId="41E33314" w14:textId="77777777" w:rsidTr="625E6571">
        <w:trPr>
          <w:trHeight w:val="285"/>
        </w:trPr>
        <w:tc>
          <w:tcPr>
            <w:tcW w:w="2972" w:type="dxa"/>
            <w:gridSpan w:val="2"/>
            <w:shd w:val="clear" w:color="auto" w:fill="E7F9F9"/>
            <w:noWrap/>
            <w:vAlign w:val="center"/>
            <w:hideMark/>
          </w:tcPr>
          <w:p w14:paraId="394D40B4" w14:textId="77777777" w:rsidR="002C1ABC" w:rsidRPr="002C1ABC" w:rsidRDefault="002C1ABC" w:rsidP="002C1ABC">
            <w:pPr>
              <w:spacing w:after="0" w:line="240" w:lineRule="auto"/>
              <w:rPr>
                <w:rFonts w:ascii="Times New Roman" w:eastAsia="Times New Roman" w:hAnsi="Times New Roman" w:cs="Times New Roman"/>
                <w:b/>
                <w:bCs/>
                <w:color w:val="000000"/>
                <w:sz w:val="18"/>
                <w:szCs w:val="18"/>
              </w:rPr>
            </w:pPr>
            <w:r w:rsidRPr="002C1ABC">
              <w:rPr>
                <w:rFonts w:ascii="Times New Roman" w:eastAsia="Times New Roman" w:hAnsi="Times New Roman" w:cs="Times New Roman"/>
                <w:b/>
                <w:bCs/>
                <w:color w:val="000000"/>
                <w:sz w:val="18"/>
                <w:szCs w:val="18"/>
              </w:rPr>
              <w:t>Audit Training</w:t>
            </w:r>
          </w:p>
        </w:tc>
        <w:tc>
          <w:tcPr>
            <w:tcW w:w="0" w:type="auto"/>
            <w:shd w:val="clear" w:color="auto" w:fill="E7F9F9"/>
            <w:vAlign w:val="center"/>
            <w:hideMark/>
          </w:tcPr>
          <w:p w14:paraId="63B81AC2" w14:textId="77777777" w:rsidR="002C1ABC" w:rsidRPr="002C1ABC" w:rsidRDefault="002C1ABC" w:rsidP="002C1ABC">
            <w:pPr>
              <w:spacing w:after="0" w:line="240" w:lineRule="auto"/>
              <w:jc w:val="right"/>
              <w:rPr>
                <w:rFonts w:ascii="Times New Roman" w:eastAsia="Times New Roman" w:hAnsi="Times New Roman" w:cs="Times New Roman"/>
                <w:b/>
                <w:bCs/>
                <w:color w:val="000000"/>
                <w:sz w:val="18"/>
                <w:szCs w:val="18"/>
              </w:rPr>
            </w:pPr>
            <w:r w:rsidRPr="002C1ABC">
              <w:rPr>
                <w:rFonts w:ascii="Times New Roman" w:eastAsia="Times New Roman" w:hAnsi="Times New Roman" w:cs="Times New Roman"/>
                <w:b/>
                <w:bCs/>
                <w:color w:val="000000"/>
                <w:sz w:val="18"/>
                <w:szCs w:val="18"/>
              </w:rPr>
              <w:t>16.0</w:t>
            </w:r>
          </w:p>
        </w:tc>
        <w:tc>
          <w:tcPr>
            <w:tcW w:w="0" w:type="auto"/>
            <w:shd w:val="clear" w:color="auto" w:fill="E7F9F9"/>
            <w:vAlign w:val="center"/>
            <w:hideMark/>
          </w:tcPr>
          <w:p w14:paraId="28E77313" w14:textId="77777777" w:rsidR="002C1ABC" w:rsidRPr="002C1ABC" w:rsidRDefault="002C1ABC" w:rsidP="002C1ABC">
            <w:pPr>
              <w:spacing w:after="0" w:line="240" w:lineRule="auto"/>
              <w:jc w:val="right"/>
              <w:rPr>
                <w:rFonts w:ascii="Times New Roman" w:eastAsia="Times New Roman" w:hAnsi="Times New Roman" w:cs="Times New Roman"/>
                <w:b/>
                <w:bCs/>
                <w:color w:val="000000"/>
                <w:sz w:val="18"/>
                <w:szCs w:val="18"/>
              </w:rPr>
            </w:pPr>
            <w:r w:rsidRPr="002C1ABC">
              <w:rPr>
                <w:rFonts w:ascii="Times New Roman" w:eastAsia="Times New Roman" w:hAnsi="Times New Roman" w:cs="Times New Roman"/>
                <w:b/>
                <w:bCs/>
                <w:color w:val="000000"/>
                <w:sz w:val="18"/>
                <w:szCs w:val="18"/>
              </w:rPr>
              <w:t>0.0</w:t>
            </w:r>
          </w:p>
        </w:tc>
        <w:tc>
          <w:tcPr>
            <w:tcW w:w="0" w:type="auto"/>
            <w:shd w:val="clear" w:color="auto" w:fill="E7F9F9"/>
            <w:vAlign w:val="center"/>
            <w:hideMark/>
          </w:tcPr>
          <w:p w14:paraId="52365746" w14:textId="77777777" w:rsidR="002C1ABC" w:rsidRPr="002C1ABC" w:rsidRDefault="002C1ABC" w:rsidP="002C1ABC">
            <w:pPr>
              <w:spacing w:after="0" w:line="240" w:lineRule="auto"/>
              <w:jc w:val="right"/>
              <w:rPr>
                <w:rFonts w:ascii="Times New Roman" w:eastAsia="Times New Roman" w:hAnsi="Times New Roman" w:cs="Times New Roman"/>
                <w:b/>
                <w:bCs/>
                <w:color w:val="000000"/>
                <w:sz w:val="18"/>
                <w:szCs w:val="18"/>
              </w:rPr>
            </w:pPr>
            <w:r w:rsidRPr="002C1ABC">
              <w:rPr>
                <w:rFonts w:ascii="Times New Roman" w:eastAsia="Times New Roman" w:hAnsi="Times New Roman" w:cs="Times New Roman"/>
                <w:b/>
                <w:bCs/>
                <w:color w:val="000000"/>
                <w:sz w:val="18"/>
                <w:szCs w:val="18"/>
              </w:rPr>
              <w:t>15.0</w:t>
            </w:r>
          </w:p>
        </w:tc>
        <w:tc>
          <w:tcPr>
            <w:tcW w:w="0" w:type="auto"/>
            <w:shd w:val="clear" w:color="auto" w:fill="E7F9F9"/>
            <w:vAlign w:val="center"/>
            <w:hideMark/>
          </w:tcPr>
          <w:p w14:paraId="09BEFB30" w14:textId="77777777" w:rsidR="002C1ABC" w:rsidRPr="002C1ABC" w:rsidRDefault="002C1ABC" w:rsidP="002C1ABC">
            <w:pPr>
              <w:spacing w:after="0" w:line="240" w:lineRule="auto"/>
              <w:jc w:val="right"/>
              <w:rPr>
                <w:rFonts w:ascii="Times New Roman" w:eastAsia="Times New Roman" w:hAnsi="Times New Roman" w:cs="Times New Roman"/>
                <w:b/>
                <w:bCs/>
                <w:color w:val="000000"/>
                <w:sz w:val="18"/>
                <w:szCs w:val="18"/>
              </w:rPr>
            </w:pPr>
            <w:r w:rsidRPr="002C1ABC">
              <w:rPr>
                <w:rFonts w:ascii="Times New Roman" w:eastAsia="Times New Roman" w:hAnsi="Times New Roman" w:cs="Times New Roman"/>
                <w:b/>
                <w:bCs/>
                <w:color w:val="000000"/>
                <w:sz w:val="18"/>
                <w:szCs w:val="18"/>
              </w:rPr>
              <w:t>0.0</w:t>
            </w:r>
          </w:p>
        </w:tc>
        <w:tc>
          <w:tcPr>
            <w:tcW w:w="0" w:type="auto"/>
            <w:shd w:val="clear" w:color="auto" w:fill="E7F9F9"/>
            <w:vAlign w:val="center"/>
            <w:hideMark/>
          </w:tcPr>
          <w:p w14:paraId="7EB72358" w14:textId="77777777" w:rsidR="002C1ABC" w:rsidRPr="002C1ABC" w:rsidRDefault="002C1ABC" w:rsidP="002C1ABC">
            <w:pPr>
              <w:spacing w:after="0" w:line="240" w:lineRule="auto"/>
              <w:jc w:val="right"/>
              <w:rPr>
                <w:rFonts w:ascii="Times New Roman" w:eastAsia="Times New Roman" w:hAnsi="Times New Roman" w:cs="Times New Roman"/>
                <w:b/>
                <w:bCs/>
                <w:color w:val="000000"/>
                <w:sz w:val="18"/>
                <w:szCs w:val="18"/>
              </w:rPr>
            </w:pPr>
            <w:r w:rsidRPr="002C1ABC">
              <w:rPr>
                <w:rFonts w:ascii="Times New Roman" w:eastAsia="Times New Roman" w:hAnsi="Times New Roman" w:cs="Times New Roman"/>
                <w:b/>
                <w:bCs/>
                <w:color w:val="000000"/>
                <w:sz w:val="18"/>
                <w:szCs w:val="18"/>
              </w:rPr>
              <w:t>16.0</w:t>
            </w:r>
          </w:p>
        </w:tc>
        <w:tc>
          <w:tcPr>
            <w:tcW w:w="0" w:type="auto"/>
            <w:shd w:val="clear" w:color="auto" w:fill="E7F9F9"/>
            <w:vAlign w:val="center"/>
            <w:hideMark/>
          </w:tcPr>
          <w:p w14:paraId="52D3EF0A" w14:textId="77777777" w:rsidR="002C1ABC" w:rsidRPr="002C1ABC" w:rsidRDefault="002C1ABC" w:rsidP="002C1ABC">
            <w:pPr>
              <w:spacing w:after="0" w:line="240" w:lineRule="auto"/>
              <w:jc w:val="right"/>
              <w:rPr>
                <w:rFonts w:ascii="Times New Roman" w:eastAsia="Times New Roman" w:hAnsi="Times New Roman" w:cs="Times New Roman"/>
                <w:b/>
                <w:bCs/>
                <w:color w:val="000000"/>
                <w:sz w:val="18"/>
                <w:szCs w:val="18"/>
              </w:rPr>
            </w:pPr>
            <w:r w:rsidRPr="002C1ABC">
              <w:rPr>
                <w:rFonts w:ascii="Times New Roman" w:eastAsia="Times New Roman" w:hAnsi="Times New Roman" w:cs="Times New Roman"/>
                <w:b/>
                <w:bCs/>
                <w:color w:val="000000"/>
                <w:sz w:val="18"/>
                <w:szCs w:val="18"/>
              </w:rPr>
              <w:t>0.0</w:t>
            </w:r>
          </w:p>
        </w:tc>
        <w:tc>
          <w:tcPr>
            <w:tcW w:w="0" w:type="auto"/>
            <w:shd w:val="clear" w:color="auto" w:fill="E7F9F9"/>
            <w:vAlign w:val="center"/>
            <w:hideMark/>
          </w:tcPr>
          <w:p w14:paraId="27862714" w14:textId="77777777" w:rsidR="002C1ABC" w:rsidRPr="002C1ABC" w:rsidRDefault="002C1ABC" w:rsidP="002C1ABC">
            <w:pPr>
              <w:spacing w:after="0" w:line="240" w:lineRule="auto"/>
              <w:jc w:val="right"/>
              <w:rPr>
                <w:rFonts w:ascii="Times New Roman" w:eastAsia="Times New Roman" w:hAnsi="Times New Roman" w:cs="Times New Roman"/>
                <w:b/>
                <w:bCs/>
                <w:color w:val="000000"/>
                <w:sz w:val="18"/>
                <w:szCs w:val="18"/>
              </w:rPr>
            </w:pPr>
            <w:r w:rsidRPr="002C1ABC">
              <w:rPr>
                <w:rFonts w:ascii="Times New Roman" w:eastAsia="Times New Roman" w:hAnsi="Times New Roman" w:cs="Times New Roman"/>
                <w:b/>
                <w:bCs/>
                <w:color w:val="000000"/>
                <w:sz w:val="18"/>
                <w:szCs w:val="18"/>
              </w:rPr>
              <w:t>16.0</w:t>
            </w:r>
          </w:p>
        </w:tc>
        <w:tc>
          <w:tcPr>
            <w:tcW w:w="0" w:type="auto"/>
            <w:shd w:val="clear" w:color="auto" w:fill="E7F9F9"/>
            <w:vAlign w:val="center"/>
            <w:hideMark/>
          </w:tcPr>
          <w:p w14:paraId="6095F8F0" w14:textId="77777777" w:rsidR="002C1ABC" w:rsidRPr="002C1ABC" w:rsidRDefault="002C1ABC" w:rsidP="002C1ABC">
            <w:pPr>
              <w:spacing w:after="0" w:line="240" w:lineRule="auto"/>
              <w:jc w:val="right"/>
              <w:rPr>
                <w:rFonts w:ascii="Times New Roman" w:eastAsia="Times New Roman" w:hAnsi="Times New Roman" w:cs="Times New Roman"/>
                <w:b/>
                <w:bCs/>
                <w:color w:val="000000"/>
                <w:sz w:val="18"/>
                <w:szCs w:val="18"/>
              </w:rPr>
            </w:pPr>
            <w:r w:rsidRPr="002C1ABC">
              <w:rPr>
                <w:rFonts w:ascii="Times New Roman" w:eastAsia="Times New Roman" w:hAnsi="Times New Roman" w:cs="Times New Roman"/>
                <w:b/>
                <w:bCs/>
                <w:color w:val="000000"/>
                <w:sz w:val="18"/>
                <w:szCs w:val="18"/>
              </w:rPr>
              <w:t>0.0</w:t>
            </w:r>
          </w:p>
        </w:tc>
        <w:tc>
          <w:tcPr>
            <w:tcW w:w="0" w:type="auto"/>
            <w:shd w:val="clear" w:color="auto" w:fill="E7F9F9"/>
            <w:vAlign w:val="center"/>
            <w:hideMark/>
          </w:tcPr>
          <w:p w14:paraId="747C04BF" w14:textId="77777777" w:rsidR="002C1ABC" w:rsidRPr="002C1ABC" w:rsidRDefault="002C1ABC" w:rsidP="002C1ABC">
            <w:pPr>
              <w:spacing w:after="0" w:line="240" w:lineRule="auto"/>
              <w:jc w:val="right"/>
              <w:rPr>
                <w:rFonts w:ascii="Times New Roman" w:eastAsia="Times New Roman" w:hAnsi="Times New Roman" w:cs="Times New Roman"/>
                <w:b/>
                <w:bCs/>
                <w:color w:val="000000"/>
                <w:sz w:val="18"/>
                <w:szCs w:val="18"/>
              </w:rPr>
            </w:pPr>
            <w:r w:rsidRPr="002C1ABC">
              <w:rPr>
                <w:rFonts w:ascii="Times New Roman" w:eastAsia="Times New Roman" w:hAnsi="Times New Roman" w:cs="Times New Roman"/>
                <w:b/>
                <w:bCs/>
                <w:color w:val="000000"/>
                <w:sz w:val="18"/>
                <w:szCs w:val="18"/>
              </w:rPr>
              <w:t>16.0</w:t>
            </w:r>
          </w:p>
        </w:tc>
        <w:tc>
          <w:tcPr>
            <w:tcW w:w="0" w:type="auto"/>
            <w:shd w:val="clear" w:color="auto" w:fill="E7F9F9"/>
            <w:vAlign w:val="center"/>
            <w:hideMark/>
          </w:tcPr>
          <w:p w14:paraId="54CF135D" w14:textId="77777777" w:rsidR="002C1ABC" w:rsidRPr="002C1ABC" w:rsidRDefault="002C1ABC" w:rsidP="002C1ABC">
            <w:pPr>
              <w:spacing w:after="0" w:line="240" w:lineRule="auto"/>
              <w:jc w:val="right"/>
              <w:rPr>
                <w:rFonts w:ascii="Times New Roman" w:eastAsia="Times New Roman" w:hAnsi="Times New Roman" w:cs="Times New Roman"/>
                <w:b/>
                <w:bCs/>
                <w:color w:val="000000"/>
                <w:sz w:val="18"/>
                <w:szCs w:val="18"/>
              </w:rPr>
            </w:pPr>
            <w:r w:rsidRPr="002C1ABC">
              <w:rPr>
                <w:rFonts w:ascii="Times New Roman" w:eastAsia="Times New Roman" w:hAnsi="Times New Roman" w:cs="Times New Roman"/>
                <w:b/>
                <w:bCs/>
                <w:color w:val="000000"/>
                <w:sz w:val="18"/>
                <w:szCs w:val="18"/>
              </w:rPr>
              <w:t>0.0</w:t>
            </w:r>
          </w:p>
        </w:tc>
        <w:tc>
          <w:tcPr>
            <w:tcW w:w="0" w:type="auto"/>
            <w:shd w:val="clear" w:color="auto" w:fill="E7F9F9"/>
            <w:vAlign w:val="center"/>
            <w:hideMark/>
          </w:tcPr>
          <w:p w14:paraId="2726B9EB" w14:textId="77777777" w:rsidR="002C1ABC" w:rsidRPr="002C1ABC" w:rsidRDefault="002C1ABC" w:rsidP="002C1ABC">
            <w:pPr>
              <w:spacing w:after="0" w:line="240" w:lineRule="auto"/>
              <w:jc w:val="right"/>
              <w:rPr>
                <w:rFonts w:ascii="Times New Roman" w:eastAsia="Times New Roman" w:hAnsi="Times New Roman" w:cs="Times New Roman"/>
                <w:b/>
                <w:bCs/>
                <w:color w:val="000000"/>
                <w:sz w:val="18"/>
                <w:szCs w:val="18"/>
              </w:rPr>
            </w:pPr>
            <w:r w:rsidRPr="002C1ABC">
              <w:rPr>
                <w:rFonts w:ascii="Times New Roman" w:eastAsia="Times New Roman" w:hAnsi="Times New Roman" w:cs="Times New Roman"/>
                <w:b/>
                <w:bCs/>
                <w:color w:val="000000"/>
                <w:sz w:val="18"/>
                <w:szCs w:val="18"/>
              </w:rPr>
              <w:t>8.0</w:t>
            </w:r>
          </w:p>
        </w:tc>
        <w:tc>
          <w:tcPr>
            <w:tcW w:w="0" w:type="auto"/>
            <w:shd w:val="clear" w:color="auto" w:fill="E7F9F9"/>
            <w:vAlign w:val="center"/>
            <w:hideMark/>
          </w:tcPr>
          <w:p w14:paraId="13B72BC3" w14:textId="77777777" w:rsidR="002C1ABC" w:rsidRPr="002C1ABC" w:rsidRDefault="002C1ABC" w:rsidP="002C1ABC">
            <w:pPr>
              <w:spacing w:after="0" w:line="240" w:lineRule="auto"/>
              <w:jc w:val="right"/>
              <w:rPr>
                <w:rFonts w:ascii="Times New Roman" w:eastAsia="Times New Roman" w:hAnsi="Times New Roman" w:cs="Times New Roman"/>
                <w:b/>
                <w:bCs/>
                <w:color w:val="000000"/>
                <w:sz w:val="18"/>
                <w:szCs w:val="18"/>
              </w:rPr>
            </w:pPr>
            <w:r w:rsidRPr="002C1ABC">
              <w:rPr>
                <w:rFonts w:ascii="Times New Roman" w:eastAsia="Times New Roman" w:hAnsi="Times New Roman" w:cs="Times New Roman"/>
                <w:b/>
                <w:bCs/>
                <w:color w:val="000000"/>
                <w:sz w:val="18"/>
                <w:szCs w:val="18"/>
              </w:rPr>
              <w:t>0.0</w:t>
            </w:r>
          </w:p>
        </w:tc>
        <w:tc>
          <w:tcPr>
            <w:tcW w:w="0" w:type="auto"/>
            <w:shd w:val="clear" w:color="auto" w:fill="E7F9F9"/>
            <w:vAlign w:val="center"/>
            <w:hideMark/>
          </w:tcPr>
          <w:p w14:paraId="7516A4F0" w14:textId="77777777" w:rsidR="002C1ABC" w:rsidRPr="002C1ABC" w:rsidRDefault="002C1ABC" w:rsidP="002C1ABC">
            <w:pPr>
              <w:spacing w:after="0" w:line="240" w:lineRule="auto"/>
              <w:jc w:val="right"/>
              <w:rPr>
                <w:rFonts w:ascii="Times New Roman" w:eastAsia="Times New Roman" w:hAnsi="Times New Roman" w:cs="Times New Roman"/>
                <w:b/>
                <w:bCs/>
                <w:color w:val="000000"/>
                <w:sz w:val="18"/>
                <w:szCs w:val="18"/>
              </w:rPr>
            </w:pPr>
            <w:r w:rsidRPr="002C1ABC">
              <w:rPr>
                <w:rFonts w:ascii="Times New Roman" w:eastAsia="Times New Roman" w:hAnsi="Times New Roman" w:cs="Times New Roman"/>
                <w:b/>
                <w:bCs/>
                <w:color w:val="000000"/>
                <w:sz w:val="18"/>
                <w:szCs w:val="18"/>
              </w:rPr>
              <w:t>87.0</w:t>
            </w:r>
          </w:p>
        </w:tc>
        <w:tc>
          <w:tcPr>
            <w:tcW w:w="655" w:type="dxa"/>
            <w:shd w:val="clear" w:color="auto" w:fill="E7F9F9"/>
            <w:vAlign w:val="center"/>
            <w:hideMark/>
          </w:tcPr>
          <w:p w14:paraId="00C287DF" w14:textId="77777777" w:rsidR="002C1ABC" w:rsidRPr="002C1ABC" w:rsidRDefault="002C1ABC" w:rsidP="002C1ABC">
            <w:pPr>
              <w:spacing w:after="0" w:line="240" w:lineRule="auto"/>
              <w:jc w:val="right"/>
              <w:rPr>
                <w:rFonts w:ascii="Times New Roman" w:eastAsia="Times New Roman" w:hAnsi="Times New Roman" w:cs="Times New Roman"/>
                <w:b/>
                <w:bCs/>
                <w:color w:val="000000"/>
                <w:sz w:val="18"/>
                <w:szCs w:val="18"/>
              </w:rPr>
            </w:pPr>
            <w:r w:rsidRPr="002C1ABC">
              <w:rPr>
                <w:rFonts w:ascii="Times New Roman" w:eastAsia="Times New Roman" w:hAnsi="Times New Roman" w:cs="Times New Roman"/>
                <w:b/>
                <w:bCs/>
                <w:color w:val="000000"/>
                <w:sz w:val="18"/>
                <w:szCs w:val="18"/>
              </w:rPr>
              <w:t>0.0</w:t>
            </w:r>
          </w:p>
        </w:tc>
      </w:tr>
      <w:tr w:rsidR="002C1ABC" w:rsidRPr="002C1ABC" w14:paraId="3D4C93EF" w14:textId="77777777" w:rsidTr="625E6571">
        <w:trPr>
          <w:trHeight w:val="197"/>
        </w:trPr>
        <w:tc>
          <w:tcPr>
            <w:tcW w:w="2972" w:type="dxa"/>
            <w:gridSpan w:val="2"/>
            <w:shd w:val="clear" w:color="auto" w:fill="E7F9F9"/>
            <w:noWrap/>
            <w:vAlign w:val="center"/>
            <w:hideMark/>
          </w:tcPr>
          <w:p w14:paraId="442B6188" w14:textId="77777777" w:rsidR="002C1ABC" w:rsidRPr="002C1ABC" w:rsidRDefault="002C1ABC" w:rsidP="002C1ABC">
            <w:pPr>
              <w:spacing w:after="0" w:line="240" w:lineRule="auto"/>
              <w:rPr>
                <w:rFonts w:ascii="Times New Roman" w:eastAsia="Times New Roman" w:hAnsi="Times New Roman" w:cs="Times New Roman"/>
                <w:b/>
                <w:bCs/>
                <w:color w:val="000000"/>
                <w:sz w:val="18"/>
                <w:szCs w:val="18"/>
              </w:rPr>
            </w:pPr>
            <w:r w:rsidRPr="002C1ABC">
              <w:rPr>
                <w:rFonts w:ascii="Times New Roman" w:eastAsia="Times New Roman" w:hAnsi="Times New Roman" w:cs="Times New Roman"/>
                <w:b/>
                <w:bCs/>
                <w:color w:val="000000"/>
                <w:sz w:val="18"/>
                <w:szCs w:val="18"/>
              </w:rPr>
              <w:t>Special Surveillance</w:t>
            </w:r>
          </w:p>
        </w:tc>
        <w:tc>
          <w:tcPr>
            <w:tcW w:w="0" w:type="auto"/>
            <w:shd w:val="clear" w:color="auto" w:fill="E7F9F9"/>
            <w:vAlign w:val="center"/>
            <w:hideMark/>
          </w:tcPr>
          <w:p w14:paraId="4F49667D" w14:textId="77777777" w:rsidR="002C1ABC" w:rsidRPr="002C1ABC" w:rsidRDefault="002C1ABC" w:rsidP="002C1ABC">
            <w:pPr>
              <w:spacing w:after="0" w:line="240" w:lineRule="auto"/>
              <w:jc w:val="right"/>
              <w:rPr>
                <w:rFonts w:ascii="Times New Roman" w:eastAsia="Times New Roman" w:hAnsi="Times New Roman" w:cs="Times New Roman"/>
                <w:b/>
                <w:bCs/>
                <w:color w:val="000000"/>
                <w:sz w:val="18"/>
                <w:szCs w:val="18"/>
              </w:rPr>
            </w:pPr>
            <w:r w:rsidRPr="002C1ABC">
              <w:rPr>
                <w:rFonts w:ascii="Times New Roman" w:eastAsia="Times New Roman" w:hAnsi="Times New Roman" w:cs="Times New Roman"/>
                <w:b/>
                <w:bCs/>
                <w:color w:val="000000"/>
                <w:sz w:val="18"/>
                <w:szCs w:val="18"/>
              </w:rPr>
              <w:t>17.0</w:t>
            </w:r>
          </w:p>
        </w:tc>
        <w:tc>
          <w:tcPr>
            <w:tcW w:w="0" w:type="auto"/>
            <w:shd w:val="clear" w:color="auto" w:fill="E7F9F9"/>
            <w:vAlign w:val="center"/>
            <w:hideMark/>
          </w:tcPr>
          <w:p w14:paraId="4DED9935" w14:textId="77777777" w:rsidR="002C1ABC" w:rsidRPr="002C1ABC" w:rsidRDefault="002C1ABC" w:rsidP="002C1ABC">
            <w:pPr>
              <w:spacing w:after="0" w:line="240" w:lineRule="auto"/>
              <w:jc w:val="right"/>
              <w:rPr>
                <w:rFonts w:ascii="Times New Roman" w:eastAsia="Times New Roman" w:hAnsi="Times New Roman" w:cs="Times New Roman"/>
                <w:b/>
                <w:bCs/>
                <w:color w:val="000000"/>
                <w:sz w:val="18"/>
                <w:szCs w:val="18"/>
              </w:rPr>
            </w:pPr>
            <w:r w:rsidRPr="002C1ABC">
              <w:rPr>
                <w:rFonts w:ascii="Times New Roman" w:eastAsia="Times New Roman" w:hAnsi="Times New Roman" w:cs="Times New Roman"/>
                <w:b/>
                <w:bCs/>
                <w:color w:val="000000"/>
                <w:sz w:val="18"/>
                <w:szCs w:val="18"/>
              </w:rPr>
              <w:t>0.0</w:t>
            </w:r>
          </w:p>
        </w:tc>
        <w:tc>
          <w:tcPr>
            <w:tcW w:w="0" w:type="auto"/>
            <w:shd w:val="clear" w:color="auto" w:fill="E7F9F9"/>
            <w:vAlign w:val="center"/>
            <w:hideMark/>
          </w:tcPr>
          <w:p w14:paraId="2F1B7141" w14:textId="77777777" w:rsidR="002C1ABC" w:rsidRPr="002C1ABC" w:rsidRDefault="002C1ABC" w:rsidP="002C1ABC">
            <w:pPr>
              <w:spacing w:after="0" w:line="240" w:lineRule="auto"/>
              <w:jc w:val="right"/>
              <w:rPr>
                <w:rFonts w:ascii="Times New Roman" w:eastAsia="Times New Roman" w:hAnsi="Times New Roman" w:cs="Times New Roman"/>
                <w:b/>
                <w:bCs/>
                <w:color w:val="000000"/>
                <w:sz w:val="18"/>
                <w:szCs w:val="18"/>
              </w:rPr>
            </w:pPr>
            <w:r w:rsidRPr="002C1ABC">
              <w:rPr>
                <w:rFonts w:ascii="Times New Roman" w:eastAsia="Times New Roman" w:hAnsi="Times New Roman" w:cs="Times New Roman"/>
                <w:b/>
                <w:bCs/>
                <w:color w:val="000000"/>
                <w:sz w:val="18"/>
                <w:szCs w:val="18"/>
              </w:rPr>
              <w:t>17.0</w:t>
            </w:r>
          </w:p>
        </w:tc>
        <w:tc>
          <w:tcPr>
            <w:tcW w:w="0" w:type="auto"/>
            <w:shd w:val="clear" w:color="auto" w:fill="E7F9F9"/>
            <w:vAlign w:val="center"/>
            <w:hideMark/>
          </w:tcPr>
          <w:p w14:paraId="4AD48CC6" w14:textId="77777777" w:rsidR="002C1ABC" w:rsidRPr="002C1ABC" w:rsidRDefault="002C1ABC" w:rsidP="002C1ABC">
            <w:pPr>
              <w:spacing w:after="0" w:line="240" w:lineRule="auto"/>
              <w:jc w:val="right"/>
              <w:rPr>
                <w:rFonts w:ascii="Times New Roman" w:eastAsia="Times New Roman" w:hAnsi="Times New Roman" w:cs="Times New Roman"/>
                <w:b/>
                <w:bCs/>
                <w:color w:val="000000"/>
                <w:sz w:val="18"/>
                <w:szCs w:val="18"/>
              </w:rPr>
            </w:pPr>
            <w:r w:rsidRPr="002C1ABC">
              <w:rPr>
                <w:rFonts w:ascii="Times New Roman" w:eastAsia="Times New Roman" w:hAnsi="Times New Roman" w:cs="Times New Roman"/>
                <w:b/>
                <w:bCs/>
                <w:color w:val="000000"/>
                <w:sz w:val="18"/>
                <w:szCs w:val="18"/>
              </w:rPr>
              <w:t>0.0</w:t>
            </w:r>
          </w:p>
        </w:tc>
        <w:tc>
          <w:tcPr>
            <w:tcW w:w="0" w:type="auto"/>
            <w:shd w:val="clear" w:color="auto" w:fill="E7F9F9"/>
            <w:vAlign w:val="center"/>
            <w:hideMark/>
          </w:tcPr>
          <w:p w14:paraId="572970AE" w14:textId="77777777" w:rsidR="002C1ABC" w:rsidRPr="002C1ABC" w:rsidRDefault="002C1ABC" w:rsidP="002C1ABC">
            <w:pPr>
              <w:spacing w:after="0" w:line="240" w:lineRule="auto"/>
              <w:jc w:val="right"/>
              <w:rPr>
                <w:rFonts w:ascii="Times New Roman" w:eastAsia="Times New Roman" w:hAnsi="Times New Roman" w:cs="Times New Roman"/>
                <w:b/>
                <w:bCs/>
                <w:color w:val="000000"/>
                <w:sz w:val="18"/>
                <w:szCs w:val="18"/>
              </w:rPr>
            </w:pPr>
            <w:r w:rsidRPr="002C1ABC">
              <w:rPr>
                <w:rFonts w:ascii="Times New Roman" w:eastAsia="Times New Roman" w:hAnsi="Times New Roman" w:cs="Times New Roman"/>
                <w:b/>
                <w:bCs/>
                <w:color w:val="000000"/>
                <w:sz w:val="18"/>
                <w:szCs w:val="18"/>
              </w:rPr>
              <w:t>17.0</w:t>
            </w:r>
          </w:p>
        </w:tc>
        <w:tc>
          <w:tcPr>
            <w:tcW w:w="0" w:type="auto"/>
            <w:shd w:val="clear" w:color="auto" w:fill="E7F9F9"/>
            <w:vAlign w:val="center"/>
            <w:hideMark/>
          </w:tcPr>
          <w:p w14:paraId="6BD49A80" w14:textId="77777777" w:rsidR="002C1ABC" w:rsidRPr="002C1ABC" w:rsidRDefault="002C1ABC" w:rsidP="002C1ABC">
            <w:pPr>
              <w:spacing w:after="0" w:line="240" w:lineRule="auto"/>
              <w:jc w:val="right"/>
              <w:rPr>
                <w:rFonts w:ascii="Times New Roman" w:eastAsia="Times New Roman" w:hAnsi="Times New Roman" w:cs="Times New Roman"/>
                <w:b/>
                <w:bCs/>
                <w:color w:val="000000"/>
                <w:sz w:val="18"/>
                <w:szCs w:val="18"/>
              </w:rPr>
            </w:pPr>
            <w:r w:rsidRPr="002C1ABC">
              <w:rPr>
                <w:rFonts w:ascii="Times New Roman" w:eastAsia="Times New Roman" w:hAnsi="Times New Roman" w:cs="Times New Roman"/>
                <w:b/>
                <w:bCs/>
                <w:color w:val="000000"/>
                <w:sz w:val="18"/>
                <w:szCs w:val="18"/>
              </w:rPr>
              <w:t>0.0</w:t>
            </w:r>
          </w:p>
        </w:tc>
        <w:tc>
          <w:tcPr>
            <w:tcW w:w="0" w:type="auto"/>
            <w:shd w:val="clear" w:color="auto" w:fill="E7F9F9"/>
            <w:vAlign w:val="center"/>
            <w:hideMark/>
          </w:tcPr>
          <w:p w14:paraId="563811CA" w14:textId="77777777" w:rsidR="002C1ABC" w:rsidRPr="002C1ABC" w:rsidRDefault="002C1ABC" w:rsidP="002C1ABC">
            <w:pPr>
              <w:spacing w:after="0" w:line="240" w:lineRule="auto"/>
              <w:jc w:val="right"/>
              <w:rPr>
                <w:rFonts w:ascii="Times New Roman" w:eastAsia="Times New Roman" w:hAnsi="Times New Roman" w:cs="Times New Roman"/>
                <w:b/>
                <w:bCs/>
                <w:color w:val="000000"/>
                <w:sz w:val="18"/>
                <w:szCs w:val="18"/>
              </w:rPr>
            </w:pPr>
            <w:r w:rsidRPr="002C1ABC">
              <w:rPr>
                <w:rFonts w:ascii="Times New Roman" w:eastAsia="Times New Roman" w:hAnsi="Times New Roman" w:cs="Times New Roman"/>
                <w:b/>
                <w:bCs/>
                <w:color w:val="000000"/>
                <w:sz w:val="18"/>
                <w:szCs w:val="18"/>
              </w:rPr>
              <w:t>17.0</w:t>
            </w:r>
          </w:p>
        </w:tc>
        <w:tc>
          <w:tcPr>
            <w:tcW w:w="0" w:type="auto"/>
            <w:shd w:val="clear" w:color="auto" w:fill="E7F9F9"/>
            <w:vAlign w:val="center"/>
            <w:hideMark/>
          </w:tcPr>
          <w:p w14:paraId="400F64CC" w14:textId="77777777" w:rsidR="002C1ABC" w:rsidRPr="002C1ABC" w:rsidRDefault="002C1ABC" w:rsidP="002C1ABC">
            <w:pPr>
              <w:spacing w:after="0" w:line="240" w:lineRule="auto"/>
              <w:jc w:val="right"/>
              <w:rPr>
                <w:rFonts w:ascii="Times New Roman" w:eastAsia="Times New Roman" w:hAnsi="Times New Roman" w:cs="Times New Roman"/>
                <w:b/>
                <w:bCs/>
                <w:color w:val="000000"/>
                <w:sz w:val="18"/>
                <w:szCs w:val="18"/>
              </w:rPr>
            </w:pPr>
            <w:r w:rsidRPr="002C1ABC">
              <w:rPr>
                <w:rFonts w:ascii="Times New Roman" w:eastAsia="Times New Roman" w:hAnsi="Times New Roman" w:cs="Times New Roman"/>
                <w:b/>
                <w:bCs/>
                <w:color w:val="000000"/>
                <w:sz w:val="18"/>
                <w:szCs w:val="18"/>
              </w:rPr>
              <w:t>0.0</w:t>
            </w:r>
          </w:p>
        </w:tc>
        <w:tc>
          <w:tcPr>
            <w:tcW w:w="0" w:type="auto"/>
            <w:shd w:val="clear" w:color="auto" w:fill="E7F9F9"/>
            <w:vAlign w:val="center"/>
            <w:hideMark/>
          </w:tcPr>
          <w:p w14:paraId="299ACDF6" w14:textId="77777777" w:rsidR="002C1ABC" w:rsidRPr="002C1ABC" w:rsidRDefault="002C1ABC" w:rsidP="002C1ABC">
            <w:pPr>
              <w:spacing w:after="0" w:line="240" w:lineRule="auto"/>
              <w:jc w:val="right"/>
              <w:rPr>
                <w:rFonts w:ascii="Times New Roman" w:eastAsia="Times New Roman" w:hAnsi="Times New Roman" w:cs="Times New Roman"/>
                <w:b/>
                <w:bCs/>
                <w:color w:val="000000"/>
                <w:sz w:val="18"/>
                <w:szCs w:val="18"/>
              </w:rPr>
            </w:pPr>
            <w:r w:rsidRPr="002C1ABC">
              <w:rPr>
                <w:rFonts w:ascii="Times New Roman" w:eastAsia="Times New Roman" w:hAnsi="Times New Roman" w:cs="Times New Roman"/>
                <w:b/>
                <w:bCs/>
                <w:color w:val="000000"/>
                <w:sz w:val="18"/>
                <w:szCs w:val="18"/>
              </w:rPr>
              <w:t>17.0</w:t>
            </w:r>
          </w:p>
        </w:tc>
        <w:tc>
          <w:tcPr>
            <w:tcW w:w="0" w:type="auto"/>
            <w:shd w:val="clear" w:color="auto" w:fill="E7F9F9"/>
            <w:vAlign w:val="center"/>
            <w:hideMark/>
          </w:tcPr>
          <w:p w14:paraId="32DC26C4" w14:textId="77777777" w:rsidR="002C1ABC" w:rsidRPr="002C1ABC" w:rsidRDefault="002C1ABC" w:rsidP="002C1ABC">
            <w:pPr>
              <w:spacing w:after="0" w:line="240" w:lineRule="auto"/>
              <w:jc w:val="right"/>
              <w:rPr>
                <w:rFonts w:ascii="Times New Roman" w:eastAsia="Times New Roman" w:hAnsi="Times New Roman" w:cs="Times New Roman"/>
                <w:b/>
                <w:bCs/>
                <w:color w:val="000000"/>
                <w:sz w:val="18"/>
                <w:szCs w:val="18"/>
              </w:rPr>
            </w:pPr>
            <w:r w:rsidRPr="002C1ABC">
              <w:rPr>
                <w:rFonts w:ascii="Times New Roman" w:eastAsia="Times New Roman" w:hAnsi="Times New Roman" w:cs="Times New Roman"/>
                <w:b/>
                <w:bCs/>
                <w:color w:val="000000"/>
                <w:sz w:val="18"/>
                <w:szCs w:val="18"/>
              </w:rPr>
              <w:t>0.0</w:t>
            </w:r>
          </w:p>
        </w:tc>
        <w:tc>
          <w:tcPr>
            <w:tcW w:w="0" w:type="auto"/>
            <w:shd w:val="clear" w:color="auto" w:fill="E7F9F9"/>
            <w:vAlign w:val="center"/>
            <w:hideMark/>
          </w:tcPr>
          <w:p w14:paraId="42C80339" w14:textId="77777777" w:rsidR="002C1ABC" w:rsidRPr="002C1ABC" w:rsidRDefault="002C1ABC" w:rsidP="002C1ABC">
            <w:pPr>
              <w:spacing w:after="0" w:line="240" w:lineRule="auto"/>
              <w:jc w:val="right"/>
              <w:rPr>
                <w:rFonts w:ascii="Times New Roman" w:eastAsia="Times New Roman" w:hAnsi="Times New Roman" w:cs="Times New Roman"/>
                <w:b/>
                <w:bCs/>
                <w:color w:val="000000"/>
                <w:sz w:val="18"/>
                <w:szCs w:val="18"/>
              </w:rPr>
            </w:pPr>
            <w:r w:rsidRPr="002C1ABC">
              <w:rPr>
                <w:rFonts w:ascii="Times New Roman" w:eastAsia="Times New Roman" w:hAnsi="Times New Roman" w:cs="Times New Roman"/>
                <w:b/>
                <w:bCs/>
                <w:color w:val="000000"/>
                <w:sz w:val="18"/>
                <w:szCs w:val="18"/>
              </w:rPr>
              <w:t>8.5</w:t>
            </w:r>
          </w:p>
        </w:tc>
        <w:tc>
          <w:tcPr>
            <w:tcW w:w="0" w:type="auto"/>
            <w:shd w:val="clear" w:color="auto" w:fill="E7F9F9"/>
            <w:vAlign w:val="center"/>
            <w:hideMark/>
          </w:tcPr>
          <w:p w14:paraId="0E306944" w14:textId="77777777" w:rsidR="002C1ABC" w:rsidRPr="002C1ABC" w:rsidRDefault="002C1ABC" w:rsidP="002C1ABC">
            <w:pPr>
              <w:spacing w:after="0" w:line="240" w:lineRule="auto"/>
              <w:jc w:val="right"/>
              <w:rPr>
                <w:rFonts w:ascii="Times New Roman" w:eastAsia="Times New Roman" w:hAnsi="Times New Roman" w:cs="Times New Roman"/>
                <w:b/>
                <w:bCs/>
                <w:color w:val="000000"/>
                <w:sz w:val="18"/>
                <w:szCs w:val="18"/>
              </w:rPr>
            </w:pPr>
            <w:r w:rsidRPr="002C1ABC">
              <w:rPr>
                <w:rFonts w:ascii="Times New Roman" w:eastAsia="Times New Roman" w:hAnsi="Times New Roman" w:cs="Times New Roman"/>
                <w:b/>
                <w:bCs/>
                <w:color w:val="000000"/>
                <w:sz w:val="18"/>
                <w:szCs w:val="18"/>
              </w:rPr>
              <w:t>0.0</w:t>
            </w:r>
          </w:p>
        </w:tc>
        <w:tc>
          <w:tcPr>
            <w:tcW w:w="0" w:type="auto"/>
            <w:shd w:val="clear" w:color="auto" w:fill="E7F9F9"/>
            <w:vAlign w:val="center"/>
            <w:hideMark/>
          </w:tcPr>
          <w:p w14:paraId="72431B15" w14:textId="77777777" w:rsidR="002C1ABC" w:rsidRPr="002C1ABC" w:rsidRDefault="002C1ABC" w:rsidP="002C1ABC">
            <w:pPr>
              <w:spacing w:after="0" w:line="240" w:lineRule="auto"/>
              <w:jc w:val="right"/>
              <w:rPr>
                <w:rFonts w:ascii="Times New Roman" w:eastAsia="Times New Roman" w:hAnsi="Times New Roman" w:cs="Times New Roman"/>
                <w:b/>
                <w:bCs/>
                <w:color w:val="000000"/>
                <w:sz w:val="18"/>
                <w:szCs w:val="18"/>
              </w:rPr>
            </w:pPr>
            <w:r w:rsidRPr="002C1ABC">
              <w:rPr>
                <w:rFonts w:ascii="Times New Roman" w:eastAsia="Times New Roman" w:hAnsi="Times New Roman" w:cs="Times New Roman"/>
                <w:b/>
                <w:bCs/>
                <w:color w:val="000000"/>
                <w:sz w:val="18"/>
                <w:szCs w:val="18"/>
              </w:rPr>
              <w:t>93.5</w:t>
            </w:r>
          </w:p>
        </w:tc>
        <w:tc>
          <w:tcPr>
            <w:tcW w:w="655" w:type="dxa"/>
            <w:shd w:val="clear" w:color="auto" w:fill="E7F9F9"/>
            <w:vAlign w:val="center"/>
            <w:hideMark/>
          </w:tcPr>
          <w:p w14:paraId="1372FC7A" w14:textId="77777777" w:rsidR="002C1ABC" w:rsidRPr="002C1ABC" w:rsidRDefault="002C1ABC" w:rsidP="002C1ABC">
            <w:pPr>
              <w:spacing w:after="0" w:line="240" w:lineRule="auto"/>
              <w:jc w:val="right"/>
              <w:rPr>
                <w:rFonts w:ascii="Times New Roman" w:eastAsia="Times New Roman" w:hAnsi="Times New Roman" w:cs="Times New Roman"/>
                <w:b/>
                <w:bCs/>
                <w:color w:val="000000"/>
                <w:sz w:val="18"/>
                <w:szCs w:val="18"/>
              </w:rPr>
            </w:pPr>
            <w:r w:rsidRPr="002C1ABC">
              <w:rPr>
                <w:rFonts w:ascii="Times New Roman" w:eastAsia="Times New Roman" w:hAnsi="Times New Roman" w:cs="Times New Roman"/>
                <w:b/>
                <w:bCs/>
                <w:color w:val="000000"/>
                <w:sz w:val="18"/>
                <w:szCs w:val="18"/>
              </w:rPr>
              <w:t>0.0</w:t>
            </w:r>
          </w:p>
        </w:tc>
      </w:tr>
      <w:tr w:rsidR="002C1ABC" w:rsidRPr="002C1ABC" w14:paraId="328D21A0" w14:textId="77777777" w:rsidTr="625E6571">
        <w:trPr>
          <w:trHeight w:val="143"/>
        </w:trPr>
        <w:tc>
          <w:tcPr>
            <w:tcW w:w="2972" w:type="dxa"/>
            <w:gridSpan w:val="2"/>
            <w:shd w:val="clear" w:color="auto" w:fill="E7F9F9"/>
            <w:noWrap/>
          </w:tcPr>
          <w:p w14:paraId="3DD419D5" w14:textId="77777777" w:rsidR="002C1ABC" w:rsidRPr="002C1ABC" w:rsidRDefault="002C1ABC" w:rsidP="002C1ABC">
            <w:pPr>
              <w:spacing w:after="0" w:line="240" w:lineRule="auto"/>
              <w:rPr>
                <w:rFonts w:ascii="Times New Roman" w:eastAsia="Times New Roman" w:hAnsi="Times New Roman" w:cs="Times New Roman"/>
                <w:b/>
                <w:bCs/>
                <w:color w:val="000000"/>
                <w:sz w:val="18"/>
                <w:szCs w:val="18"/>
              </w:rPr>
            </w:pPr>
            <w:r w:rsidRPr="002C1ABC">
              <w:rPr>
                <w:rFonts w:ascii="Times New Roman" w:eastAsia="Times New Roman" w:hAnsi="Times New Roman" w:cs="Times New Roman"/>
                <w:sz w:val="18"/>
                <w:szCs w:val="18"/>
              </w:rPr>
              <w:t>System Updates</w:t>
            </w:r>
          </w:p>
        </w:tc>
        <w:tc>
          <w:tcPr>
            <w:tcW w:w="0" w:type="auto"/>
            <w:shd w:val="clear" w:color="auto" w:fill="E7F9F9"/>
          </w:tcPr>
          <w:p w14:paraId="0CEFCA56" w14:textId="77777777" w:rsidR="002C1ABC" w:rsidRPr="002C1ABC" w:rsidRDefault="002C1ABC" w:rsidP="002C1ABC">
            <w:pPr>
              <w:spacing w:after="0" w:line="240" w:lineRule="auto"/>
              <w:jc w:val="right"/>
              <w:rPr>
                <w:rFonts w:ascii="Times New Roman" w:eastAsia="Times New Roman" w:hAnsi="Times New Roman" w:cs="Times New Roman"/>
                <w:b/>
                <w:bCs/>
                <w:color w:val="000000"/>
                <w:sz w:val="18"/>
                <w:szCs w:val="18"/>
              </w:rPr>
            </w:pPr>
            <w:r w:rsidRPr="002C1ABC">
              <w:rPr>
                <w:rFonts w:ascii="Times New Roman" w:eastAsia="Times New Roman" w:hAnsi="Times New Roman" w:cs="Times New Roman"/>
                <w:sz w:val="18"/>
                <w:szCs w:val="18"/>
              </w:rPr>
              <w:t>5.0</w:t>
            </w:r>
          </w:p>
        </w:tc>
        <w:tc>
          <w:tcPr>
            <w:tcW w:w="0" w:type="auto"/>
            <w:shd w:val="clear" w:color="auto" w:fill="E7F9F9"/>
          </w:tcPr>
          <w:p w14:paraId="6632036E" w14:textId="77777777" w:rsidR="002C1ABC" w:rsidRPr="002C1ABC" w:rsidRDefault="002C1ABC" w:rsidP="002C1ABC">
            <w:pPr>
              <w:spacing w:after="0" w:line="240" w:lineRule="auto"/>
              <w:jc w:val="right"/>
              <w:rPr>
                <w:rFonts w:ascii="Times New Roman" w:eastAsia="Times New Roman" w:hAnsi="Times New Roman" w:cs="Times New Roman"/>
                <w:b/>
                <w:bCs/>
                <w:color w:val="000000"/>
                <w:sz w:val="18"/>
                <w:szCs w:val="18"/>
              </w:rPr>
            </w:pPr>
            <w:r w:rsidRPr="002C1ABC">
              <w:rPr>
                <w:rFonts w:ascii="Times New Roman" w:eastAsia="Times New Roman" w:hAnsi="Times New Roman" w:cs="Times New Roman"/>
                <w:sz w:val="18"/>
                <w:szCs w:val="18"/>
              </w:rPr>
              <w:t>0.0</w:t>
            </w:r>
          </w:p>
        </w:tc>
        <w:tc>
          <w:tcPr>
            <w:tcW w:w="0" w:type="auto"/>
            <w:shd w:val="clear" w:color="auto" w:fill="E7F9F9"/>
          </w:tcPr>
          <w:p w14:paraId="27BA8A06" w14:textId="77777777" w:rsidR="002C1ABC" w:rsidRPr="002C1ABC" w:rsidRDefault="002C1ABC" w:rsidP="002C1ABC">
            <w:pPr>
              <w:spacing w:after="0" w:line="240" w:lineRule="auto"/>
              <w:jc w:val="right"/>
              <w:rPr>
                <w:rFonts w:ascii="Times New Roman" w:eastAsia="Times New Roman" w:hAnsi="Times New Roman" w:cs="Times New Roman"/>
                <w:b/>
                <w:bCs/>
                <w:color w:val="000000"/>
                <w:sz w:val="18"/>
                <w:szCs w:val="18"/>
              </w:rPr>
            </w:pPr>
            <w:r w:rsidRPr="002C1ABC">
              <w:rPr>
                <w:rFonts w:ascii="Times New Roman" w:eastAsia="Times New Roman" w:hAnsi="Times New Roman" w:cs="Times New Roman"/>
                <w:sz w:val="18"/>
                <w:szCs w:val="18"/>
              </w:rPr>
              <w:t>5.0</w:t>
            </w:r>
          </w:p>
        </w:tc>
        <w:tc>
          <w:tcPr>
            <w:tcW w:w="0" w:type="auto"/>
            <w:shd w:val="clear" w:color="auto" w:fill="E7F9F9"/>
          </w:tcPr>
          <w:p w14:paraId="3A4DD3B5" w14:textId="77777777" w:rsidR="002C1ABC" w:rsidRPr="002C1ABC" w:rsidRDefault="002C1ABC" w:rsidP="002C1ABC">
            <w:pPr>
              <w:spacing w:after="0" w:line="240" w:lineRule="auto"/>
              <w:jc w:val="right"/>
              <w:rPr>
                <w:rFonts w:ascii="Times New Roman" w:eastAsia="Times New Roman" w:hAnsi="Times New Roman" w:cs="Times New Roman"/>
                <w:b/>
                <w:bCs/>
                <w:color w:val="000000"/>
                <w:sz w:val="18"/>
                <w:szCs w:val="18"/>
              </w:rPr>
            </w:pPr>
            <w:r w:rsidRPr="002C1ABC">
              <w:rPr>
                <w:rFonts w:ascii="Times New Roman" w:eastAsia="Times New Roman" w:hAnsi="Times New Roman" w:cs="Times New Roman"/>
                <w:sz w:val="18"/>
                <w:szCs w:val="18"/>
              </w:rPr>
              <w:t>0.0</w:t>
            </w:r>
          </w:p>
        </w:tc>
        <w:tc>
          <w:tcPr>
            <w:tcW w:w="0" w:type="auto"/>
            <w:shd w:val="clear" w:color="auto" w:fill="E7F9F9"/>
          </w:tcPr>
          <w:p w14:paraId="56BFA430" w14:textId="77777777" w:rsidR="002C1ABC" w:rsidRPr="002C1ABC" w:rsidRDefault="002C1ABC" w:rsidP="002C1ABC">
            <w:pPr>
              <w:spacing w:after="0" w:line="240" w:lineRule="auto"/>
              <w:jc w:val="right"/>
              <w:rPr>
                <w:rFonts w:ascii="Times New Roman" w:eastAsia="Times New Roman" w:hAnsi="Times New Roman" w:cs="Times New Roman"/>
                <w:b/>
                <w:bCs/>
                <w:color w:val="000000"/>
                <w:sz w:val="18"/>
                <w:szCs w:val="18"/>
              </w:rPr>
            </w:pPr>
            <w:r w:rsidRPr="002C1ABC">
              <w:rPr>
                <w:rFonts w:ascii="Times New Roman" w:eastAsia="Times New Roman" w:hAnsi="Times New Roman" w:cs="Times New Roman"/>
                <w:sz w:val="18"/>
                <w:szCs w:val="18"/>
              </w:rPr>
              <w:t>5.0</w:t>
            </w:r>
          </w:p>
        </w:tc>
        <w:tc>
          <w:tcPr>
            <w:tcW w:w="0" w:type="auto"/>
            <w:shd w:val="clear" w:color="auto" w:fill="E7F9F9"/>
          </w:tcPr>
          <w:p w14:paraId="110AB2B0" w14:textId="77777777" w:rsidR="002C1ABC" w:rsidRPr="002C1ABC" w:rsidRDefault="002C1ABC" w:rsidP="002C1ABC">
            <w:pPr>
              <w:spacing w:after="0" w:line="240" w:lineRule="auto"/>
              <w:jc w:val="right"/>
              <w:rPr>
                <w:rFonts w:ascii="Times New Roman" w:eastAsia="Times New Roman" w:hAnsi="Times New Roman" w:cs="Times New Roman"/>
                <w:b/>
                <w:bCs/>
                <w:color w:val="000000"/>
                <w:sz w:val="18"/>
                <w:szCs w:val="18"/>
              </w:rPr>
            </w:pPr>
            <w:r w:rsidRPr="002C1ABC">
              <w:rPr>
                <w:rFonts w:ascii="Times New Roman" w:eastAsia="Times New Roman" w:hAnsi="Times New Roman" w:cs="Times New Roman"/>
                <w:sz w:val="18"/>
                <w:szCs w:val="18"/>
              </w:rPr>
              <w:t>0.0</w:t>
            </w:r>
          </w:p>
        </w:tc>
        <w:tc>
          <w:tcPr>
            <w:tcW w:w="0" w:type="auto"/>
            <w:shd w:val="clear" w:color="auto" w:fill="E7F9F9"/>
          </w:tcPr>
          <w:p w14:paraId="6275B6F8" w14:textId="77777777" w:rsidR="002C1ABC" w:rsidRPr="002C1ABC" w:rsidRDefault="002C1ABC" w:rsidP="002C1ABC">
            <w:pPr>
              <w:spacing w:after="0" w:line="240" w:lineRule="auto"/>
              <w:jc w:val="right"/>
              <w:rPr>
                <w:rFonts w:ascii="Times New Roman" w:eastAsia="Times New Roman" w:hAnsi="Times New Roman" w:cs="Times New Roman"/>
                <w:b/>
                <w:bCs/>
                <w:color w:val="000000"/>
                <w:sz w:val="18"/>
                <w:szCs w:val="18"/>
              </w:rPr>
            </w:pPr>
            <w:r w:rsidRPr="002C1ABC">
              <w:rPr>
                <w:rFonts w:ascii="Times New Roman" w:eastAsia="Times New Roman" w:hAnsi="Times New Roman" w:cs="Times New Roman"/>
                <w:sz w:val="18"/>
                <w:szCs w:val="18"/>
              </w:rPr>
              <w:t>5.0</w:t>
            </w:r>
          </w:p>
        </w:tc>
        <w:tc>
          <w:tcPr>
            <w:tcW w:w="0" w:type="auto"/>
            <w:shd w:val="clear" w:color="auto" w:fill="E7F9F9"/>
          </w:tcPr>
          <w:p w14:paraId="58F9284D" w14:textId="77777777" w:rsidR="002C1ABC" w:rsidRPr="002C1ABC" w:rsidRDefault="002C1ABC" w:rsidP="002C1ABC">
            <w:pPr>
              <w:spacing w:after="0" w:line="240" w:lineRule="auto"/>
              <w:jc w:val="right"/>
              <w:rPr>
                <w:rFonts w:ascii="Times New Roman" w:eastAsia="Times New Roman" w:hAnsi="Times New Roman" w:cs="Times New Roman"/>
                <w:b/>
                <w:bCs/>
                <w:color w:val="000000"/>
                <w:sz w:val="18"/>
                <w:szCs w:val="18"/>
              </w:rPr>
            </w:pPr>
            <w:r w:rsidRPr="002C1ABC">
              <w:rPr>
                <w:rFonts w:ascii="Times New Roman" w:eastAsia="Times New Roman" w:hAnsi="Times New Roman" w:cs="Times New Roman"/>
                <w:sz w:val="18"/>
                <w:szCs w:val="18"/>
              </w:rPr>
              <w:t>0.0</w:t>
            </w:r>
          </w:p>
        </w:tc>
        <w:tc>
          <w:tcPr>
            <w:tcW w:w="0" w:type="auto"/>
            <w:shd w:val="clear" w:color="auto" w:fill="E7F9F9"/>
          </w:tcPr>
          <w:p w14:paraId="698BF480" w14:textId="77777777" w:rsidR="002C1ABC" w:rsidRPr="002C1ABC" w:rsidRDefault="002C1ABC" w:rsidP="002C1ABC">
            <w:pPr>
              <w:spacing w:after="0" w:line="240" w:lineRule="auto"/>
              <w:jc w:val="right"/>
              <w:rPr>
                <w:rFonts w:ascii="Times New Roman" w:eastAsia="Times New Roman" w:hAnsi="Times New Roman" w:cs="Times New Roman"/>
                <w:b/>
                <w:bCs/>
                <w:color w:val="000000"/>
                <w:sz w:val="18"/>
                <w:szCs w:val="18"/>
              </w:rPr>
            </w:pPr>
            <w:r w:rsidRPr="002C1ABC">
              <w:rPr>
                <w:rFonts w:ascii="Times New Roman" w:eastAsia="Times New Roman" w:hAnsi="Times New Roman" w:cs="Times New Roman"/>
                <w:sz w:val="18"/>
                <w:szCs w:val="18"/>
              </w:rPr>
              <w:t>5.0</w:t>
            </w:r>
          </w:p>
        </w:tc>
        <w:tc>
          <w:tcPr>
            <w:tcW w:w="0" w:type="auto"/>
            <w:shd w:val="clear" w:color="auto" w:fill="E7F9F9"/>
          </w:tcPr>
          <w:p w14:paraId="392FCD3C" w14:textId="77777777" w:rsidR="002C1ABC" w:rsidRPr="002C1ABC" w:rsidRDefault="002C1ABC" w:rsidP="002C1ABC">
            <w:pPr>
              <w:spacing w:after="0" w:line="240" w:lineRule="auto"/>
              <w:jc w:val="right"/>
              <w:rPr>
                <w:rFonts w:ascii="Times New Roman" w:eastAsia="Times New Roman" w:hAnsi="Times New Roman" w:cs="Times New Roman"/>
                <w:b/>
                <w:bCs/>
                <w:color w:val="000000"/>
                <w:sz w:val="18"/>
                <w:szCs w:val="18"/>
              </w:rPr>
            </w:pPr>
            <w:r w:rsidRPr="002C1ABC">
              <w:rPr>
                <w:rFonts w:ascii="Times New Roman" w:eastAsia="Times New Roman" w:hAnsi="Times New Roman" w:cs="Times New Roman"/>
                <w:sz w:val="18"/>
                <w:szCs w:val="18"/>
              </w:rPr>
              <w:t>0.0</w:t>
            </w:r>
          </w:p>
        </w:tc>
        <w:tc>
          <w:tcPr>
            <w:tcW w:w="0" w:type="auto"/>
            <w:shd w:val="clear" w:color="auto" w:fill="E7F9F9"/>
          </w:tcPr>
          <w:p w14:paraId="79E13E80" w14:textId="77777777" w:rsidR="002C1ABC" w:rsidRPr="002C1ABC" w:rsidRDefault="002C1ABC" w:rsidP="002C1ABC">
            <w:pPr>
              <w:spacing w:after="0" w:line="240" w:lineRule="auto"/>
              <w:jc w:val="right"/>
              <w:rPr>
                <w:rFonts w:ascii="Times New Roman" w:eastAsia="Times New Roman" w:hAnsi="Times New Roman" w:cs="Times New Roman"/>
                <w:b/>
                <w:bCs/>
                <w:color w:val="000000"/>
                <w:sz w:val="18"/>
                <w:szCs w:val="18"/>
              </w:rPr>
            </w:pPr>
            <w:r w:rsidRPr="002C1ABC">
              <w:rPr>
                <w:rFonts w:ascii="Times New Roman" w:eastAsia="Times New Roman" w:hAnsi="Times New Roman" w:cs="Times New Roman"/>
                <w:sz w:val="18"/>
                <w:szCs w:val="18"/>
              </w:rPr>
              <w:t>2.5</w:t>
            </w:r>
          </w:p>
        </w:tc>
        <w:tc>
          <w:tcPr>
            <w:tcW w:w="0" w:type="auto"/>
            <w:shd w:val="clear" w:color="auto" w:fill="E7F9F9"/>
          </w:tcPr>
          <w:p w14:paraId="5127AE2F" w14:textId="77777777" w:rsidR="002C1ABC" w:rsidRPr="002C1ABC" w:rsidRDefault="002C1ABC" w:rsidP="002C1ABC">
            <w:pPr>
              <w:spacing w:after="0" w:line="240" w:lineRule="auto"/>
              <w:jc w:val="right"/>
              <w:rPr>
                <w:rFonts w:ascii="Times New Roman" w:eastAsia="Times New Roman" w:hAnsi="Times New Roman" w:cs="Times New Roman"/>
                <w:b/>
                <w:bCs/>
                <w:color w:val="000000"/>
                <w:sz w:val="18"/>
                <w:szCs w:val="18"/>
              </w:rPr>
            </w:pPr>
            <w:r w:rsidRPr="002C1ABC">
              <w:rPr>
                <w:rFonts w:ascii="Times New Roman" w:eastAsia="Times New Roman" w:hAnsi="Times New Roman" w:cs="Times New Roman"/>
                <w:sz w:val="18"/>
                <w:szCs w:val="18"/>
              </w:rPr>
              <w:t>0.0</w:t>
            </w:r>
          </w:p>
        </w:tc>
        <w:tc>
          <w:tcPr>
            <w:tcW w:w="0" w:type="auto"/>
            <w:shd w:val="clear" w:color="auto" w:fill="E7F9F9"/>
          </w:tcPr>
          <w:p w14:paraId="7A521A50" w14:textId="77777777" w:rsidR="002C1ABC" w:rsidRPr="002C1ABC" w:rsidRDefault="002C1ABC" w:rsidP="002C1ABC">
            <w:pPr>
              <w:spacing w:after="0" w:line="240" w:lineRule="auto"/>
              <w:jc w:val="right"/>
              <w:rPr>
                <w:rFonts w:ascii="Times New Roman" w:eastAsia="Times New Roman" w:hAnsi="Times New Roman" w:cs="Times New Roman"/>
                <w:b/>
                <w:bCs/>
                <w:color w:val="000000"/>
                <w:sz w:val="18"/>
                <w:szCs w:val="18"/>
              </w:rPr>
            </w:pPr>
            <w:r w:rsidRPr="002C1ABC">
              <w:rPr>
                <w:rFonts w:ascii="Times New Roman" w:eastAsia="Times New Roman" w:hAnsi="Times New Roman" w:cs="Times New Roman"/>
                <w:sz w:val="18"/>
                <w:szCs w:val="18"/>
              </w:rPr>
              <w:t>27.5</w:t>
            </w:r>
          </w:p>
        </w:tc>
        <w:tc>
          <w:tcPr>
            <w:tcW w:w="655" w:type="dxa"/>
            <w:shd w:val="clear" w:color="auto" w:fill="E7F9F9"/>
          </w:tcPr>
          <w:p w14:paraId="3AC855B7" w14:textId="77777777" w:rsidR="002C1ABC" w:rsidRPr="002C1ABC" w:rsidRDefault="002C1ABC" w:rsidP="002C1ABC">
            <w:pPr>
              <w:spacing w:after="0" w:line="240" w:lineRule="auto"/>
              <w:jc w:val="right"/>
              <w:rPr>
                <w:rFonts w:ascii="Times New Roman" w:eastAsia="Times New Roman" w:hAnsi="Times New Roman" w:cs="Times New Roman"/>
                <w:b/>
                <w:bCs/>
                <w:color w:val="000000"/>
                <w:sz w:val="18"/>
                <w:szCs w:val="18"/>
              </w:rPr>
            </w:pPr>
          </w:p>
        </w:tc>
      </w:tr>
      <w:tr w:rsidR="002C1ABC" w:rsidRPr="002C1ABC" w14:paraId="5A76212B" w14:textId="77777777" w:rsidTr="625E6571">
        <w:trPr>
          <w:trHeight w:val="285"/>
        </w:trPr>
        <w:tc>
          <w:tcPr>
            <w:tcW w:w="2972" w:type="dxa"/>
            <w:gridSpan w:val="2"/>
            <w:shd w:val="clear" w:color="auto" w:fill="E7F9F9"/>
            <w:noWrap/>
            <w:vAlign w:val="center"/>
            <w:hideMark/>
          </w:tcPr>
          <w:p w14:paraId="6B4FD04A" w14:textId="77777777" w:rsidR="002C1ABC" w:rsidRPr="002C1ABC" w:rsidRDefault="002C1ABC" w:rsidP="002C1ABC">
            <w:pPr>
              <w:spacing w:after="0" w:line="240" w:lineRule="auto"/>
              <w:rPr>
                <w:rFonts w:ascii="Times New Roman" w:eastAsia="Times New Roman" w:hAnsi="Times New Roman" w:cs="Times New Roman"/>
                <w:b/>
                <w:bCs/>
                <w:color w:val="000000"/>
                <w:sz w:val="18"/>
                <w:szCs w:val="18"/>
              </w:rPr>
            </w:pPr>
            <w:r w:rsidRPr="002C1ABC">
              <w:rPr>
                <w:rFonts w:ascii="Times New Roman" w:eastAsia="Times New Roman" w:hAnsi="Times New Roman" w:cs="Times New Roman"/>
                <w:b/>
                <w:bCs/>
                <w:color w:val="000000"/>
                <w:sz w:val="18"/>
                <w:szCs w:val="18"/>
              </w:rPr>
              <w:lastRenderedPageBreak/>
              <w:t xml:space="preserve"> Audit Days in support of Standards Revision/Integration</w:t>
            </w:r>
          </w:p>
        </w:tc>
        <w:tc>
          <w:tcPr>
            <w:tcW w:w="0" w:type="auto"/>
            <w:shd w:val="clear" w:color="auto" w:fill="E7F9F9"/>
            <w:vAlign w:val="center"/>
            <w:hideMark/>
          </w:tcPr>
          <w:p w14:paraId="6FF68690" w14:textId="77777777" w:rsidR="002C1ABC" w:rsidRPr="002C1ABC" w:rsidRDefault="002C1ABC" w:rsidP="002C1ABC">
            <w:pPr>
              <w:spacing w:after="0" w:line="240" w:lineRule="auto"/>
              <w:jc w:val="right"/>
              <w:rPr>
                <w:rFonts w:ascii="Times New Roman" w:eastAsia="Times New Roman" w:hAnsi="Times New Roman" w:cs="Times New Roman"/>
                <w:b/>
                <w:bCs/>
                <w:color w:val="000000"/>
                <w:sz w:val="18"/>
                <w:szCs w:val="18"/>
              </w:rPr>
            </w:pPr>
            <w:r w:rsidRPr="002C1ABC">
              <w:rPr>
                <w:rFonts w:ascii="Times New Roman" w:eastAsia="Times New Roman" w:hAnsi="Times New Roman" w:cs="Times New Roman"/>
                <w:b/>
                <w:bCs/>
                <w:color w:val="000000"/>
                <w:sz w:val="18"/>
                <w:szCs w:val="18"/>
              </w:rPr>
              <w:t>10.0</w:t>
            </w:r>
          </w:p>
        </w:tc>
        <w:tc>
          <w:tcPr>
            <w:tcW w:w="0" w:type="auto"/>
            <w:shd w:val="clear" w:color="auto" w:fill="E7F9F9"/>
            <w:vAlign w:val="center"/>
            <w:hideMark/>
          </w:tcPr>
          <w:p w14:paraId="5F9540DD" w14:textId="77777777" w:rsidR="002C1ABC" w:rsidRPr="002C1ABC" w:rsidRDefault="002C1ABC" w:rsidP="002C1ABC">
            <w:pPr>
              <w:spacing w:after="0" w:line="240" w:lineRule="auto"/>
              <w:jc w:val="right"/>
              <w:rPr>
                <w:rFonts w:ascii="Times New Roman" w:eastAsia="Times New Roman" w:hAnsi="Times New Roman" w:cs="Times New Roman"/>
                <w:b/>
                <w:bCs/>
                <w:color w:val="000000"/>
                <w:sz w:val="18"/>
                <w:szCs w:val="18"/>
              </w:rPr>
            </w:pPr>
            <w:r w:rsidRPr="002C1ABC">
              <w:rPr>
                <w:rFonts w:ascii="Times New Roman" w:eastAsia="Times New Roman" w:hAnsi="Times New Roman" w:cs="Times New Roman"/>
                <w:b/>
                <w:bCs/>
                <w:color w:val="000000"/>
                <w:sz w:val="18"/>
                <w:szCs w:val="18"/>
              </w:rPr>
              <w:t>0.0</w:t>
            </w:r>
          </w:p>
        </w:tc>
        <w:tc>
          <w:tcPr>
            <w:tcW w:w="0" w:type="auto"/>
            <w:shd w:val="clear" w:color="auto" w:fill="E7F9F9"/>
            <w:vAlign w:val="center"/>
            <w:hideMark/>
          </w:tcPr>
          <w:p w14:paraId="7BE6568B" w14:textId="77777777" w:rsidR="002C1ABC" w:rsidRPr="002C1ABC" w:rsidRDefault="002C1ABC" w:rsidP="002C1ABC">
            <w:pPr>
              <w:spacing w:after="0" w:line="240" w:lineRule="auto"/>
              <w:jc w:val="right"/>
              <w:rPr>
                <w:rFonts w:ascii="Times New Roman" w:eastAsia="Times New Roman" w:hAnsi="Times New Roman" w:cs="Times New Roman"/>
                <w:b/>
                <w:bCs/>
                <w:color w:val="000000"/>
                <w:sz w:val="18"/>
                <w:szCs w:val="18"/>
              </w:rPr>
            </w:pPr>
            <w:r w:rsidRPr="002C1ABC">
              <w:rPr>
                <w:rFonts w:ascii="Times New Roman" w:eastAsia="Times New Roman" w:hAnsi="Times New Roman" w:cs="Times New Roman"/>
                <w:b/>
                <w:bCs/>
                <w:color w:val="000000"/>
                <w:sz w:val="18"/>
                <w:szCs w:val="18"/>
              </w:rPr>
              <w:t>10.0</w:t>
            </w:r>
          </w:p>
        </w:tc>
        <w:tc>
          <w:tcPr>
            <w:tcW w:w="0" w:type="auto"/>
            <w:shd w:val="clear" w:color="auto" w:fill="E7F9F9"/>
            <w:vAlign w:val="center"/>
            <w:hideMark/>
          </w:tcPr>
          <w:p w14:paraId="4E9300CA" w14:textId="77777777" w:rsidR="002C1ABC" w:rsidRPr="002C1ABC" w:rsidRDefault="002C1ABC" w:rsidP="002C1ABC">
            <w:pPr>
              <w:spacing w:after="0" w:line="240" w:lineRule="auto"/>
              <w:jc w:val="right"/>
              <w:rPr>
                <w:rFonts w:ascii="Times New Roman" w:eastAsia="Times New Roman" w:hAnsi="Times New Roman" w:cs="Times New Roman"/>
                <w:b/>
                <w:bCs/>
                <w:color w:val="000000"/>
                <w:sz w:val="18"/>
                <w:szCs w:val="18"/>
              </w:rPr>
            </w:pPr>
            <w:r w:rsidRPr="002C1ABC">
              <w:rPr>
                <w:rFonts w:ascii="Times New Roman" w:eastAsia="Times New Roman" w:hAnsi="Times New Roman" w:cs="Times New Roman"/>
                <w:b/>
                <w:bCs/>
                <w:color w:val="000000"/>
                <w:sz w:val="18"/>
                <w:szCs w:val="18"/>
              </w:rPr>
              <w:t>0.0</w:t>
            </w:r>
          </w:p>
        </w:tc>
        <w:tc>
          <w:tcPr>
            <w:tcW w:w="0" w:type="auto"/>
            <w:shd w:val="clear" w:color="auto" w:fill="E7F9F9"/>
            <w:vAlign w:val="center"/>
            <w:hideMark/>
          </w:tcPr>
          <w:p w14:paraId="78922D9B" w14:textId="77777777" w:rsidR="002C1ABC" w:rsidRPr="002C1ABC" w:rsidRDefault="002C1ABC" w:rsidP="002C1ABC">
            <w:pPr>
              <w:spacing w:after="0" w:line="240" w:lineRule="auto"/>
              <w:jc w:val="right"/>
              <w:rPr>
                <w:rFonts w:ascii="Times New Roman" w:eastAsia="Times New Roman" w:hAnsi="Times New Roman" w:cs="Times New Roman"/>
                <w:b/>
                <w:bCs/>
                <w:color w:val="000000"/>
                <w:sz w:val="18"/>
                <w:szCs w:val="18"/>
              </w:rPr>
            </w:pPr>
            <w:r w:rsidRPr="002C1ABC">
              <w:rPr>
                <w:rFonts w:ascii="Times New Roman" w:eastAsia="Times New Roman" w:hAnsi="Times New Roman" w:cs="Times New Roman"/>
                <w:b/>
                <w:bCs/>
                <w:color w:val="000000"/>
                <w:sz w:val="18"/>
                <w:szCs w:val="18"/>
              </w:rPr>
              <w:t>10.0</w:t>
            </w:r>
          </w:p>
        </w:tc>
        <w:tc>
          <w:tcPr>
            <w:tcW w:w="0" w:type="auto"/>
            <w:shd w:val="clear" w:color="auto" w:fill="E7F9F9"/>
            <w:vAlign w:val="center"/>
            <w:hideMark/>
          </w:tcPr>
          <w:p w14:paraId="1AEC868D" w14:textId="77777777" w:rsidR="002C1ABC" w:rsidRPr="002C1ABC" w:rsidRDefault="002C1ABC" w:rsidP="002C1ABC">
            <w:pPr>
              <w:spacing w:after="0" w:line="240" w:lineRule="auto"/>
              <w:jc w:val="right"/>
              <w:rPr>
                <w:rFonts w:ascii="Times New Roman" w:eastAsia="Times New Roman" w:hAnsi="Times New Roman" w:cs="Times New Roman"/>
                <w:b/>
                <w:bCs/>
                <w:color w:val="000000"/>
                <w:sz w:val="18"/>
                <w:szCs w:val="18"/>
              </w:rPr>
            </w:pPr>
            <w:r w:rsidRPr="002C1ABC">
              <w:rPr>
                <w:rFonts w:ascii="Times New Roman" w:eastAsia="Times New Roman" w:hAnsi="Times New Roman" w:cs="Times New Roman"/>
                <w:b/>
                <w:bCs/>
                <w:color w:val="000000"/>
                <w:sz w:val="18"/>
                <w:szCs w:val="18"/>
              </w:rPr>
              <w:t>0.0</w:t>
            </w:r>
          </w:p>
        </w:tc>
        <w:tc>
          <w:tcPr>
            <w:tcW w:w="0" w:type="auto"/>
            <w:shd w:val="clear" w:color="auto" w:fill="E7F9F9"/>
            <w:vAlign w:val="center"/>
            <w:hideMark/>
          </w:tcPr>
          <w:p w14:paraId="7EF290C8" w14:textId="77777777" w:rsidR="002C1ABC" w:rsidRPr="002C1ABC" w:rsidRDefault="002C1ABC" w:rsidP="002C1ABC">
            <w:pPr>
              <w:spacing w:after="0" w:line="240" w:lineRule="auto"/>
              <w:jc w:val="right"/>
              <w:rPr>
                <w:rFonts w:ascii="Times New Roman" w:eastAsia="Times New Roman" w:hAnsi="Times New Roman" w:cs="Times New Roman"/>
                <w:b/>
                <w:bCs/>
                <w:color w:val="000000"/>
                <w:sz w:val="18"/>
                <w:szCs w:val="18"/>
              </w:rPr>
            </w:pPr>
            <w:r w:rsidRPr="002C1ABC">
              <w:rPr>
                <w:rFonts w:ascii="Times New Roman" w:eastAsia="Times New Roman" w:hAnsi="Times New Roman" w:cs="Times New Roman"/>
                <w:b/>
                <w:bCs/>
                <w:color w:val="000000"/>
                <w:sz w:val="18"/>
                <w:szCs w:val="18"/>
              </w:rPr>
              <w:t>10.0</w:t>
            </w:r>
          </w:p>
        </w:tc>
        <w:tc>
          <w:tcPr>
            <w:tcW w:w="0" w:type="auto"/>
            <w:shd w:val="clear" w:color="auto" w:fill="E7F9F9"/>
            <w:vAlign w:val="center"/>
            <w:hideMark/>
          </w:tcPr>
          <w:p w14:paraId="3AA94663" w14:textId="77777777" w:rsidR="002C1ABC" w:rsidRPr="002C1ABC" w:rsidRDefault="002C1ABC" w:rsidP="002C1ABC">
            <w:pPr>
              <w:spacing w:after="0" w:line="240" w:lineRule="auto"/>
              <w:jc w:val="right"/>
              <w:rPr>
                <w:rFonts w:ascii="Times New Roman" w:eastAsia="Times New Roman" w:hAnsi="Times New Roman" w:cs="Times New Roman"/>
                <w:b/>
                <w:bCs/>
                <w:color w:val="000000"/>
                <w:sz w:val="18"/>
                <w:szCs w:val="18"/>
              </w:rPr>
            </w:pPr>
            <w:r w:rsidRPr="002C1ABC">
              <w:rPr>
                <w:rFonts w:ascii="Times New Roman" w:eastAsia="Times New Roman" w:hAnsi="Times New Roman" w:cs="Times New Roman"/>
                <w:b/>
                <w:bCs/>
                <w:color w:val="000000"/>
                <w:sz w:val="18"/>
                <w:szCs w:val="18"/>
              </w:rPr>
              <w:t>0.0</w:t>
            </w:r>
          </w:p>
        </w:tc>
        <w:tc>
          <w:tcPr>
            <w:tcW w:w="0" w:type="auto"/>
            <w:shd w:val="clear" w:color="auto" w:fill="E7F9F9"/>
            <w:vAlign w:val="center"/>
            <w:hideMark/>
          </w:tcPr>
          <w:p w14:paraId="0AFE1604" w14:textId="77777777" w:rsidR="002C1ABC" w:rsidRPr="002C1ABC" w:rsidRDefault="002C1ABC" w:rsidP="002C1ABC">
            <w:pPr>
              <w:spacing w:after="0" w:line="240" w:lineRule="auto"/>
              <w:jc w:val="right"/>
              <w:rPr>
                <w:rFonts w:ascii="Times New Roman" w:eastAsia="Times New Roman" w:hAnsi="Times New Roman" w:cs="Times New Roman"/>
                <w:b/>
                <w:bCs/>
                <w:color w:val="000000"/>
                <w:sz w:val="18"/>
                <w:szCs w:val="18"/>
              </w:rPr>
            </w:pPr>
            <w:r w:rsidRPr="002C1ABC">
              <w:rPr>
                <w:rFonts w:ascii="Times New Roman" w:eastAsia="Times New Roman" w:hAnsi="Times New Roman" w:cs="Times New Roman"/>
                <w:b/>
                <w:bCs/>
                <w:color w:val="000000"/>
                <w:sz w:val="18"/>
                <w:szCs w:val="18"/>
              </w:rPr>
              <w:t>10.0</w:t>
            </w:r>
          </w:p>
        </w:tc>
        <w:tc>
          <w:tcPr>
            <w:tcW w:w="0" w:type="auto"/>
            <w:shd w:val="clear" w:color="auto" w:fill="E7F9F9"/>
            <w:vAlign w:val="center"/>
            <w:hideMark/>
          </w:tcPr>
          <w:p w14:paraId="509F46F5" w14:textId="77777777" w:rsidR="002C1ABC" w:rsidRPr="002C1ABC" w:rsidRDefault="002C1ABC" w:rsidP="002C1ABC">
            <w:pPr>
              <w:spacing w:after="0" w:line="240" w:lineRule="auto"/>
              <w:jc w:val="right"/>
              <w:rPr>
                <w:rFonts w:ascii="Times New Roman" w:eastAsia="Times New Roman" w:hAnsi="Times New Roman" w:cs="Times New Roman"/>
                <w:b/>
                <w:bCs/>
                <w:color w:val="000000"/>
                <w:sz w:val="18"/>
                <w:szCs w:val="18"/>
              </w:rPr>
            </w:pPr>
            <w:r w:rsidRPr="002C1ABC">
              <w:rPr>
                <w:rFonts w:ascii="Times New Roman" w:eastAsia="Times New Roman" w:hAnsi="Times New Roman" w:cs="Times New Roman"/>
                <w:b/>
                <w:bCs/>
                <w:color w:val="000000"/>
                <w:sz w:val="18"/>
                <w:szCs w:val="18"/>
              </w:rPr>
              <w:t>0.0</w:t>
            </w:r>
          </w:p>
        </w:tc>
        <w:tc>
          <w:tcPr>
            <w:tcW w:w="0" w:type="auto"/>
            <w:shd w:val="clear" w:color="auto" w:fill="E7F9F9"/>
            <w:vAlign w:val="center"/>
            <w:hideMark/>
          </w:tcPr>
          <w:p w14:paraId="097204FE" w14:textId="77777777" w:rsidR="002C1ABC" w:rsidRPr="002C1ABC" w:rsidRDefault="002C1ABC" w:rsidP="002C1ABC">
            <w:pPr>
              <w:spacing w:after="0" w:line="240" w:lineRule="auto"/>
              <w:jc w:val="right"/>
              <w:rPr>
                <w:rFonts w:ascii="Times New Roman" w:eastAsia="Times New Roman" w:hAnsi="Times New Roman" w:cs="Times New Roman"/>
                <w:b/>
                <w:bCs/>
                <w:color w:val="000000"/>
                <w:sz w:val="18"/>
                <w:szCs w:val="18"/>
              </w:rPr>
            </w:pPr>
            <w:r w:rsidRPr="002C1ABC">
              <w:rPr>
                <w:rFonts w:ascii="Times New Roman" w:eastAsia="Times New Roman" w:hAnsi="Times New Roman" w:cs="Times New Roman"/>
                <w:b/>
                <w:bCs/>
                <w:color w:val="000000"/>
                <w:sz w:val="18"/>
                <w:szCs w:val="18"/>
              </w:rPr>
              <w:t>5.0</w:t>
            </w:r>
          </w:p>
        </w:tc>
        <w:tc>
          <w:tcPr>
            <w:tcW w:w="0" w:type="auto"/>
            <w:shd w:val="clear" w:color="auto" w:fill="E7F9F9"/>
            <w:vAlign w:val="center"/>
            <w:hideMark/>
          </w:tcPr>
          <w:p w14:paraId="76362B88" w14:textId="77777777" w:rsidR="002C1ABC" w:rsidRPr="002C1ABC" w:rsidRDefault="002C1ABC" w:rsidP="002C1ABC">
            <w:pPr>
              <w:spacing w:after="0" w:line="240" w:lineRule="auto"/>
              <w:jc w:val="right"/>
              <w:rPr>
                <w:rFonts w:ascii="Times New Roman" w:eastAsia="Times New Roman" w:hAnsi="Times New Roman" w:cs="Times New Roman"/>
                <w:b/>
                <w:bCs/>
                <w:color w:val="000000"/>
                <w:sz w:val="18"/>
                <w:szCs w:val="18"/>
              </w:rPr>
            </w:pPr>
            <w:r w:rsidRPr="002C1ABC">
              <w:rPr>
                <w:rFonts w:ascii="Times New Roman" w:eastAsia="Times New Roman" w:hAnsi="Times New Roman" w:cs="Times New Roman"/>
                <w:b/>
                <w:bCs/>
                <w:color w:val="000000"/>
                <w:sz w:val="18"/>
                <w:szCs w:val="18"/>
              </w:rPr>
              <w:t>0.0</w:t>
            </w:r>
          </w:p>
        </w:tc>
        <w:tc>
          <w:tcPr>
            <w:tcW w:w="0" w:type="auto"/>
            <w:shd w:val="clear" w:color="auto" w:fill="E7F9F9"/>
            <w:vAlign w:val="center"/>
            <w:hideMark/>
          </w:tcPr>
          <w:p w14:paraId="17310781" w14:textId="77777777" w:rsidR="002C1ABC" w:rsidRPr="002C1ABC" w:rsidRDefault="002C1ABC" w:rsidP="002C1ABC">
            <w:pPr>
              <w:spacing w:after="0" w:line="240" w:lineRule="auto"/>
              <w:jc w:val="right"/>
              <w:rPr>
                <w:rFonts w:ascii="Times New Roman" w:eastAsia="Times New Roman" w:hAnsi="Times New Roman" w:cs="Times New Roman"/>
                <w:b/>
                <w:bCs/>
                <w:color w:val="000000"/>
                <w:sz w:val="18"/>
                <w:szCs w:val="18"/>
              </w:rPr>
            </w:pPr>
            <w:r w:rsidRPr="002C1ABC">
              <w:rPr>
                <w:rFonts w:ascii="Times New Roman" w:eastAsia="Times New Roman" w:hAnsi="Times New Roman" w:cs="Times New Roman"/>
                <w:b/>
                <w:bCs/>
                <w:color w:val="000000"/>
                <w:sz w:val="18"/>
                <w:szCs w:val="18"/>
              </w:rPr>
              <w:t>55.0</w:t>
            </w:r>
          </w:p>
        </w:tc>
        <w:tc>
          <w:tcPr>
            <w:tcW w:w="655" w:type="dxa"/>
            <w:shd w:val="clear" w:color="auto" w:fill="E7F9F9"/>
            <w:vAlign w:val="center"/>
            <w:hideMark/>
          </w:tcPr>
          <w:p w14:paraId="4EF9A685" w14:textId="77777777" w:rsidR="002C1ABC" w:rsidRPr="002C1ABC" w:rsidRDefault="002C1ABC" w:rsidP="002C1ABC">
            <w:pPr>
              <w:spacing w:after="0" w:line="240" w:lineRule="auto"/>
              <w:jc w:val="right"/>
              <w:rPr>
                <w:rFonts w:ascii="Times New Roman" w:eastAsia="Times New Roman" w:hAnsi="Times New Roman" w:cs="Times New Roman"/>
                <w:b/>
                <w:bCs/>
                <w:color w:val="000000"/>
                <w:sz w:val="18"/>
                <w:szCs w:val="18"/>
              </w:rPr>
            </w:pPr>
            <w:r w:rsidRPr="002C1ABC">
              <w:rPr>
                <w:rFonts w:ascii="Times New Roman" w:eastAsia="Times New Roman" w:hAnsi="Times New Roman" w:cs="Times New Roman"/>
                <w:b/>
                <w:bCs/>
                <w:color w:val="000000"/>
                <w:sz w:val="18"/>
                <w:szCs w:val="18"/>
              </w:rPr>
              <w:t>0.0</w:t>
            </w:r>
          </w:p>
        </w:tc>
      </w:tr>
    </w:tbl>
    <w:p w14:paraId="491F1DAB" w14:textId="77777777" w:rsidR="002C1ABC" w:rsidRDefault="002C1ABC" w:rsidP="002C1ABC">
      <w:pPr>
        <w:rPr>
          <w:rFonts w:ascii="Times New Roman" w:eastAsia="Tahoma" w:hAnsi="Times New Roman" w:cs="Times New Roman"/>
          <w:color w:val="231F20"/>
        </w:rPr>
      </w:pPr>
    </w:p>
    <w:p w14:paraId="02D7A93F" w14:textId="50F2DA1E" w:rsidR="00151DD2" w:rsidRPr="00D13765" w:rsidRDefault="00151DD2" w:rsidP="00452A1B">
      <w:pPr>
        <w:pStyle w:val="ListParagraph"/>
        <w:widowControl w:val="0"/>
        <w:numPr>
          <w:ilvl w:val="0"/>
          <w:numId w:val="4"/>
        </w:numPr>
        <w:tabs>
          <w:tab w:val="left" w:pos="1870"/>
          <w:tab w:val="left" w:pos="1872"/>
        </w:tabs>
        <w:autoSpaceDE w:val="0"/>
        <w:autoSpaceDN w:val="0"/>
        <w:spacing w:after="0" w:line="240" w:lineRule="auto"/>
        <w:ind w:right="1064"/>
        <w:jc w:val="both"/>
        <w:rPr>
          <w:rFonts w:ascii="Times New Roman" w:eastAsia="Tahoma" w:hAnsi="Times New Roman" w:cs="Times New Roman"/>
          <w:color w:val="231F20"/>
        </w:rPr>
      </w:pPr>
      <w:r w:rsidRPr="00D13765">
        <w:rPr>
          <w:rFonts w:ascii="Times New Roman" w:eastAsia="Tahoma" w:hAnsi="Times New Roman" w:cs="Times New Roman"/>
          <w:color w:val="231F20"/>
        </w:rPr>
        <w:t>The incumbent contract information is as follows:</w:t>
      </w:r>
    </w:p>
    <w:p w14:paraId="25039012" w14:textId="7B11D2AF" w:rsidR="000269E1" w:rsidRPr="00D13765" w:rsidRDefault="00151DD2" w:rsidP="00452A1B">
      <w:pPr>
        <w:pStyle w:val="ListParagraph"/>
        <w:numPr>
          <w:ilvl w:val="0"/>
          <w:numId w:val="5"/>
        </w:numPr>
        <w:tabs>
          <w:tab w:val="left" w:pos="2591"/>
        </w:tabs>
        <w:spacing w:line="241" w:lineRule="exact"/>
        <w:rPr>
          <w:rFonts w:ascii="Times New Roman" w:eastAsia="Tahoma" w:hAnsi="Times New Roman" w:cs="Times New Roman"/>
          <w:color w:val="231F20"/>
          <w:spacing w:val="-6"/>
        </w:rPr>
      </w:pPr>
      <w:r w:rsidRPr="00D13765">
        <w:rPr>
          <w:rFonts w:ascii="Times New Roman" w:eastAsia="Tahoma" w:hAnsi="Times New Roman" w:cs="Times New Roman"/>
          <w:b/>
          <w:bCs/>
          <w:color w:val="231F20"/>
        </w:rPr>
        <w:t>Incumbent</w:t>
      </w:r>
      <w:r w:rsidRPr="00D13765">
        <w:rPr>
          <w:rFonts w:ascii="Times New Roman" w:eastAsia="Tahoma" w:hAnsi="Times New Roman" w:cs="Times New Roman"/>
          <w:b/>
          <w:bCs/>
          <w:color w:val="231F20"/>
          <w:spacing w:val="-11"/>
        </w:rPr>
        <w:t xml:space="preserve"> </w:t>
      </w:r>
      <w:r w:rsidRPr="00D13765">
        <w:rPr>
          <w:rFonts w:ascii="Times New Roman" w:eastAsia="Tahoma" w:hAnsi="Times New Roman" w:cs="Times New Roman"/>
          <w:b/>
          <w:bCs/>
          <w:color w:val="231F20"/>
        </w:rPr>
        <w:t>Contractor:</w:t>
      </w:r>
      <w:r w:rsidR="00BF525E" w:rsidRPr="00D13765">
        <w:rPr>
          <w:rFonts w:ascii="Times New Roman" w:eastAsia="Tahoma" w:hAnsi="Times New Roman" w:cs="Times New Roman"/>
          <w:color w:val="231F20"/>
          <w:spacing w:val="-6"/>
        </w:rPr>
        <w:t xml:space="preserve"> </w:t>
      </w:r>
      <w:r w:rsidR="002F118F" w:rsidRPr="00D13765">
        <w:rPr>
          <w:rFonts w:ascii="Times New Roman" w:eastAsia="Tahoma" w:hAnsi="Times New Roman" w:cs="Times New Roman"/>
          <w:color w:val="231F20"/>
          <w:spacing w:val="-6"/>
        </w:rPr>
        <w:t>INTERTEK TESTING SERVICES NA, INC.</w:t>
      </w:r>
    </w:p>
    <w:p w14:paraId="476DF140" w14:textId="199AFA8E" w:rsidR="00151DD2" w:rsidRPr="00D13765" w:rsidRDefault="00151DD2" w:rsidP="00452A1B">
      <w:pPr>
        <w:pStyle w:val="ListParagraph"/>
        <w:widowControl w:val="0"/>
        <w:numPr>
          <w:ilvl w:val="0"/>
          <w:numId w:val="5"/>
        </w:numPr>
        <w:tabs>
          <w:tab w:val="left" w:pos="2591"/>
        </w:tabs>
        <w:autoSpaceDE w:val="0"/>
        <w:autoSpaceDN w:val="0"/>
        <w:spacing w:after="0" w:line="241" w:lineRule="exact"/>
        <w:rPr>
          <w:rFonts w:ascii="Times New Roman" w:eastAsia="Tahoma" w:hAnsi="Times New Roman" w:cs="Times New Roman"/>
          <w:color w:val="231F20"/>
        </w:rPr>
      </w:pPr>
      <w:r w:rsidRPr="00D13765">
        <w:rPr>
          <w:rFonts w:ascii="Times New Roman" w:eastAsia="Tahoma" w:hAnsi="Times New Roman" w:cs="Times New Roman"/>
          <w:b/>
          <w:bCs/>
          <w:color w:val="231F20"/>
        </w:rPr>
        <w:t>Contract</w:t>
      </w:r>
      <w:r w:rsidRPr="00D13765">
        <w:rPr>
          <w:rFonts w:ascii="Times New Roman" w:eastAsia="Tahoma" w:hAnsi="Times New Roman" w:cs="Times New Roman"/>
          <w:b/>
          <w:bCs/>
          <w:color w:val="231F20"/>
          <w:spacing w:val="-8"/>
        </w:rPr>
        <w:t xml:space="preserve"> </w:t>
      </w:r>
      <w:r w:rsidRPr="00D13765">
        <w:rPr>
          <w:rFonts w:ascii="Times New Roman" w:eastAsia="Tahoma" w:hAnsi="Times New Roman" w:cs="Times New Roman"/>
          <w:b/>
          <w:bCs/>
          <w:color w:val="231F20"/>
        </w:rPr>
        <w:t>Number:</w:t>
      </w:r>
      <w:r w:rsidRPr="00D13765">
        <w:rPr>
          <w:rFonts w:ascii="Times New Roman" w:eastAsia="Tahoma" w:hAnsi="Times New Roman" w:cs="Times New Roman"/>
          <w:color w:val="231F20"/>
          <w:spacing w:val="-4"/>
        </w:rPr>
        <w:t xml:space="preserve"> </w:t>
      </w:r>
      <w:r w:rsidR="00931186" w:rsidRPr="00D13765">
        <w:rPr>
          <w:rFonts w:ascii="Times New Roman" w:eastAsia="Tahoma" w:hAnsi="Times New Roman" w:cs="Times New Roman"/>
          <w:color w:val="231F20"/>
          <w:spacing w:val="-4"/>
        </w:rPr>
        <w:t>47QFAA21Q0064-</w:t>
      </w:r>
      <w:r w:rsidR="005C3882" w:rsidRPr="00D13765">
        <w:rPr>
          <w:rFonts w:ascii="Times New Roman" w:eastAsia="Tahoma" w:hAnsi="Times New Roman" w:cs="Times New Roman"/>
          <w:b/>
          <w:bCs/>
          <w:color w:val="231F20"/>
          <w:spacing w:val="-4"/>
        </w:rPr>
        <w:t>47QFAA21F0041</w:t>
      </w:r>
      <w:r w:rsidR="005C3882" w:rsidRPr="00D13765">
        <w:rPr>
          <w:rFonts w:ascii="Times New Roman" w:eastAsia="Tahoma" w:hAnsi="Times New Roman" w:cs="Times New Roman"/>
          <w:color w:val="231F20"/>
          <w:spacing w:val="-4"/>
        </w:rPr>
        <w:t> </w:t>
      </w:r>
    </w:p>
    <w:p w14:paraId="5D817C6D" w14:textId="6CBC5A60" w:rsidR="009605B3" w:rsidRPr="00D13765" w:rsidRDefault="00151DD2" w:rsidP="00452A1B">
      <w:pPr>
        <w:pStyle w:val="ListParagraph"/>
        <w:widowControl w:val="0"/>
        <w:numPr>
          <w:ilvl w:val="0"/>
          <w:numId w:val="5"/>
        </w:numPr>
        <w:tabs>
          <w:tab w:val="left" w:pos="2591"/>
        </w:tabs>
        <w:autoSpaceDE w:val="0"/>
        <w:autoSpaceDN w:val="0"/>
        <w:spacing w:before="1" w:after="0" w:line="241" w:lineRule="exact"/>
        <w:rPr>
          <w:rFonts w:ascii="Times New Roman" w:eastAsia="Tahoma" w:hAnsi="Times New Roman" w:cs="Times New Roman"/>
          <w:color w:val="231F20"/>
        </w:rPr>
      </w:pPr>
      <w:r w:rsidRPr="00D13765">
        <w:rPr>
          <w:rFonts w:ascii="Times New Roman" w:eastAsia="Tahoma" w:hAnsi="Times New Roman" w:cs="Times New Roman"/>
          <w:b/>
          <w:bCs/>
          <w:color w:val="231F20"/>
        </w:rPr>
        <w:t>Contract</w:t>
      </w:r>
      <w:r w:rsidRPr="00D13765">
        <w:rPr>
          <w:rFonts w:ascii="Times New Roman" w:eastAsia="Tahoma" w:hAnsi="Times New Roman" w:cs="Times New Roman"/>
          <w:b/>
          <w:bCs/>
          <w:color w:val="231F20"/>
          <w:spacing w:val="-8"/>
        </w:rPr>
        <w:t xml:space="preserve"> </w:t>
      </w:r>
      <w:r w:rsidRPr="00D13765">
        <w:rPr>
          <w:rFonts w:ascii="Times New Roman" w:eastAsia="Tahoma" w:hAnsi="Times New Roman" w:cs="Times New Roman"/>
          <w:b/>
          <w:bCs/>
          <w:color w:val="231F20"/>
        </w:rPr>
        <w:t>End</w:t>
      </w:r>
      <w:r w:rsidRPr="00D13765">
        <w:rPr>
          <w:rFonts w:ascii="Times New Roman" w:eastAsia="Tahoma" w:hAnsi="Times New Roman" w:cs="Times New Roman"/>
          <w:b/>
          <w:bCs/>
          <w:color w:val="231F20"/>
          <w:spacing w:val="-4"/>
        </w:rPr>
        <w:t xml:space="preserve"> </w:t>
      </w:r>
      <w:r w:rsidRPr="00D13765">
        <w:rPr>
          <w:rFonts w:ascii="Times New Roman" w:eastAsia="Tahoma" w:hAnsi="Times New Roman" w:cs="Times New Roman"/>
          <w:b/>
          <w:bCs/>
          <w:color w:val="231F20"/>
        </w:rPr>
        <w:t>Date:</w:t>
      </w:r>
      <w:r w:rsidR="00EB7639" w:rsidRPr="00D13765">
        <w:rPr>
          <w:rFonts w:ascii="Times New Roman" w:eastAsia="Tahoma" w:hAnsi="Times New Roman" w:cs="Times New Roman"/>
          <w:color w:val="231F20"/>
        </w:rPr>
        <w:t xml:space="preserve"> </w:t>
      </w:r>
      <w:r w:rsidR="00FB1E48" w:rsidRPr="00D13765">
        <w:rPr>
          <w:rFonts w:ascii="Times New Roman" w:eastAsia="Tahoma" w:hAnsi="Times New Roman" w:cs="Times New Roman"/>
          <w:color w:val="231F20"/>
        </w:rPr>
        <w:t>29</w:t>
      </w:r>
      <w:r w:rsidR="005C3882" w:rsidRPr="00D13765">
        <w:rPr>
          <w:rFonts w:ascii="Times New Roman" w:eastAsia="Tahoma" w:hAnsi="Times New Roman" w:cs="Times New Roman"/>
          <w:color w:val="231F20"/>
        </w:rPr>
        <w:t xml:space="preserve"> SEP</w:t>
      </w:r>
      <w:r w:rsidR="00EB7639" w:rsidRPr="00D13765">
        <w:rPr>
          <w:rFonts w:ascii="Times New Roman" w:eastAsia="Tahoma" w:hAnsi="Times New Roman" w:cs="Times New Roman"/>
          <w:color w:val="231F20"/>
        </w:rPr>
        <w:t xml:space="preserve"> 2026</w:t>
      </w:r>
    </w:p>
    <w:p w14:paraId="563E760D" w14:textId="29D03C75" w:rsidR="00F45A73" w:rsidRPr="00D13765" w:rsidRDefault="00151DD2" w:rsidP="00452A1B">
      <w:pPr>
        <w:pStyle w:val="ListParagraph"/>
        <w:widowControl w:val="0"/>
        <w:numPr>
          <w:ilvl w:val="0"/>
          <w:numId w:val="5"/>
        </w:numPr>
        <w:tabs>
          <w:tab w:val="left" w:pos="2592"/>
        </w:tabs>
        <w:autoSpaceDE w:val="0"/>
        <w:autoSpaceDN w:val="0"/>
        <w:spacing w:before="1" w:after="0" w:line="240" w:lineRule="auto"/>
        <w:ind w:right="924"/>
        <w:rPr>
          <w:rFonts w:ascii="Times New Roman" w:eastAsia="Tahoma" w:hAnsi="Times New Roman" w:cs="Times New Roman"/>
          <w:color w:val="231F20"/>
        </w:rPr>
      </w:pPr>
      <w:r w:rsidRPr="00D13765">
        <w:rPr>
          <w:rFonts w:ascii="Times New Roman" w:eastAsia="Tahoma" w:hAnsi="Times New Roman" w:cs="Times New Roman"/>
          <w:b/>
          <w:bCs/>
          <w:color w:val="231F20"/>
        </w:rPr>
        <w:t>Contract</w:t>
      </w:r>
      <w:r w:rsidRPr="00D13765">
        <w:rPr>
          <w:rFonts w:ascii="Times New Roman" w:eastAsia="Tahoma" w:hAnsi="Times New Roman" w:cs="Times New Roman"/>
          <w:b/>
          <w:bCs/>
          <w:color w:val="231F20"/>
          <w:spacing w:val="-8"/>
        </w:rPr>
        <w:t xml:space="preserve"> </w:t>
      </w:r>
      <w:r w:rsidRPr="00D13765">
        <w:rPr>
          <w:rFonts w:ascii="Times New Roman" w:eastAsia="Tahoma" w:hAnsi="Times New Roman" w:cs="Times New Roman"/>
          <w:b/>
          <w:bCs/>
          <w:color w:val="231F20"/>
        </w:rPr>
        <w:t>Type:</w:t>
      </w:r>
      <w:r w:rsidRPr="00D13765">
        <w:rPr>
          <w:rFonts w:ascii="Times New Roman" w:eastAsia="Tahoma" w:hAnsi="Times New Roman" w:cs="Times New Roman"/>
          <w:color w:val="231F20"/>
          <w:spacing w:val="-5"/>
        </w:rPr>
        <w:t xml:space="preserve"> </w:t>
      </w:r>
      <w:r w:rsidR="00F868F9" w:rsidRPr="00D13765">
        <w:rPr>
          <w:rFonts w:ascii="Times New Roman" w:eastAsia="Tahoma" w:hAnsi="Times New Roman" w:cs="Times New Roman"/>
          <w:color w:val="231F20"/>
          <w:spacing w:val="-5"/>
        </w:rPr>
        <w:t>Firm Fixed Price</w:t>
      </w:r>
      <w:r w:rsidR="00F45A73" w:rsidRPr="00D13765">
        <w:rPr>
          <w:rFonts w:ascii="Times New Roman" w:eastAsia="Tahoma" w:hAnsi="Times New Roman" w:cs="Times New Roman"/>
          <w:color w:val="231F20"/>
          <w:spacing w:val="-5"/>
        </w:rPr>
        <w:t xml:space="preserve"> (</w:t>
      </w:r>
      <w:r w:rsidR="00F868F9" w:rsidRPr="00D13765">
        <w:rPr>
          <w:rFonts w:ascii="Times New Roman" w:eastAsia="Tahoma" w:hAnsi="Times New Roman" w:cs="Times New Roman"/>
          <w:color w:val="231F20"/>
          <w:spacing w:val="-5"/>
        </w:rPr>
        <w:t>FFP</w:t>
      </w:r>
      <w:r w:rsidR="00F45A73" w:rsidRPr="00D13765">
        <w:rPr>
          <w:rFonts w:ascii="Times New Roman" w:eastAsia="Tahoma" w:hAnsi="Times New Roman" w:cs="Times New Roman"/>
          <w:color w:val="231F20"/>
          <w:spacing w:val="-5"/>
        </w:rPr>
        <w:t>)</w:t>
      </w:r>
    </w:p>
    <w:p w14:paraId="7567D392" w14:textId="41782421" w:rsidR="00151DD2" w:rsidRPr="00D13765" w:rsidRDefault="00151DD2" w:rsidP="00452A1B">
      <w:pPr>
        <w:pStyle w:val="ListParagraph"/>
        <w:widowControl w:val="0"/>
        <w:numPr>
          <w:ilvl w:val="0"/>
          <w:numId w:val="5"/>
        </w:numPr>
        <w:tabs>
          <w:tab w:val="left" w:pos="2592"/>
        </w:tabs>
        <w:autoSpaceDE w:val="0"/>
        <w:autoSpaceDN w:val="0"/>
        <w:spacing w:before="1" w:after="0" w:line="240" w:lineRule="auto"/>
        <w:ind w:right="924"/>
        <w:rPr>
          <w:rFonts w:ascii="Times New Roman" w:eastAsia="Tahoma" w:hAnsi="Times New Roman" w:cs="Times New Roman"/>
          <w:color w:val="231F20"/>
        </w:rPr>
      </w:pPr>
      <w:r w:rsidRPr="00D13765">
        <w:rPr>
          <w:rFonts w:ascii="Times New Roman" w:eastAsia="Tahoma" w:hAnsi="Times New Roman" w:cs="Times New Roman"/>
          <w:b/>
          <w:bCs/>
          <w:color w:val="231F20"/>
        </w:rPr>
        <w:t>Previous</w:t>
      </w:r>
      <w:r w:rsidRPr="00D13765">
        <w:rPr>
          <w:rFonts w:ascii="Times New Roman" w:eastAsia="Tahoma" w:hAnsi="Times New Roman" w:cs="Times New Roman"/>
          <w:b/>
          <w:bCs/>
          <w:color w:val="231F20"/>
          <w:spacing w:val="-3"/>
        </w:rPr>
        <w:t xml:space="preserve"> </w:t>
      </w:r>
      <w:r w:rsidRPr="00D13765">
        <w:rPr>
          <w:rFonts w:ascii="Times New Roman" w:eastAsia="Tahoma" w:hAnsi="Times New Roman" w:cs="Times New Roman"/>
          <w:b/>
          <w:bCs/>
          <w:color w:val="231F20"/>
        </w:rPr>
        <w:t>Set-Aside</w:t>
      </w:r>
      <w:r w:rsidRPr="00D13765">
        <w:rPr>
          <w:rFonts w:ascii="Times New Roman" w:eastAsia="Tahoma" w:hAnsi="Times New Roman" w:cs="Times New Roman"/>
          <w:b/>
          <w:bCs/>
          <w:color w:val="231F20"/>
          <w:spacing w:val="-3"/>
        </w:rPr>
        <w:t xml:space="preserve"> </w:t>
      </w:r>
      <w:r w:rsidRPr="00D13765">
        <w:rPr>
          <w:rFonts w:ascii="Times New Roman" w:eastAsia="Tahoma" w:hAnsi="Times New Roman" w:cs="Times New Roman"/>
          <w:b/>
          <w:bCs/>
          <w:color w:val="231F20"/>
        </w:rPr>
        <w:t>Designation:</w:t>
      </w:r>
      <w:r w:rsidRPr="00D13765">
        <w:rPr>
          <w:rFonts w:ascii="Times New Roman" w:eastAsia="Tahoma" w:hAnsi="Times New Roman" w:cs="Times New Roman"/>
          <w:color w:val="231F20"/>
          <w:spacing w:val="-1"/>
        </w:rPr>
        <w:t xml:space="preserve"> </w:t>
      </w:r>
      <w:r w:rsidR="00F868F9" w:rsidRPr="00D13765">
        <w:rPr>
          <w:rFonts w:ascii="Times New Roman" w:eastAsia="Tahoma" w:hAnsi="Times New Roman" w:cs="Times New Roman"/>
          <w:color w:val="231F20"/>
          <w:spacing w:val="-1"/>
        </w:rPr>
        <w:t>N/A</w:t>
      </w:r>
    </w:p>
    <w:p w14:paraId="2B2C7702" w14:textId="3E9BD651" w:rsidR="00151DD2" w:rsidRPr="00D13765" w:rsidRDefault="00151DD2" w:rsidP="00452A1B">
      <w:pPr>
        <w:pStyle w:val="ListParagraph"/>
        <w:widowControl w:val="0"/>
        <w:numPr>
          <w:ilvl w:val="0"/>
          <w:numId w:val="5"/>
        </w:numPr>
        <w:tabs>
          <w:tab w:val="left" w:pos="2591"/>
        </w:tabs>
        <w:autoSpaceDE w:val="0"/>
        <w:autoSpaceDN w:val="0"/>
        <w:spacing w:after="0" w:line="240" w:lineRule="auto"/>
        <w:rPr>
          <w:rFonts w:ascii="Times New Roman" w:eastAsia="Tahoma" w:hAnsi="Times New Roman" w:cs="Times New Roman"/>
          <w:color w:val="231F20"/>
        </w:rPr>
      </w:pPr>
      <w:r w:rsidRPr="00D13765">
        <w:rPr>
          <w:rFonts w:ascii="Times New Roman" w:eastAsia="Tahoma" w:hAnsi="Times New Roman" w:cs="Times New Roman"/>
          <w:b/>
          <w:bCs/>
          <w:color w:val="231F20"/>
        </w:rPr>
        <w:t>Number</w:t>
      </w:r>
      <w:r w:rsidRPr="00D13765">
        <w:rPr>
          <w:rFonts w:ascii="Times New Roman" w:eastAsia="Tahoma" w:hAnsi="Times New Roman" w:cs="Times New Roman"/>
          <w:b/>
          <w:bCs/>
          <w:color w:val="231F20"/>
          <w:spacing w:val="-5"/>
        </w:rPr>
        <w:t xml:space="preserve"> </w:t>
      </w:r>
      <w:r w:rsidRPr="00D13765">
        <w:rPr>
          <w:rFonts w:ascii="Times New Roman" w:eastAsia="Tahoma" w:hAnsi="Times New Roman" w:cs="Times New Roman"/>
          <w:b/>
          <w:bCs/>
          <w:color w:val="231F20"/>
        </w:rPr>
        <w:t>of</w:t>
      </w:r>
      <w:r w:rsidRPr="00D13765">
        <w:rPr>
          <w:rFonts w:ascii="Times New Roman" w:eastAsia="Tahoma" w:hAnsi="Times New Roman" w:cs="Times New Roman"/>
          <w:b/>
          <w:bCs/>
          <w:color w:val="231F20"/>
          <w:spacing w:val="-4"/>
        </w:rPr>
        <w:t xml:space="preserve"> </w:t>
      </w:r>
      <w:r w:rsidRPr="00D13765">
        <w:rPr>
          <w:rFonts w:ascii="Times New Roman" w:eastAsia="Tahoma" w:hAnsi="Times New Roman" w:cs="Times New Roman"/>
          <w:b/>
          <w:bCs/>
          <w:color w:val="231F20"/>
        </w:rPr>
        <w:t>FTEs</w:t>
      </w:r>
      <w:r w:rsidRPr="00D13765">
        <w:rPr>
          <w:rFonts w:ascii="Times New Roman" w:eastAsia="Tahoma" w:hAnsi="Times New Roman" w:cs="Times New Roman"/>
          <w:b/>
          <w:bCs/>
          <w:color w:val="231F20"/>
          <w:spacing w:val="-5"/>
        </w:rPr>
        <w:t xml:space="preserve"> </w:t>
      </w:r>
      <w:r w:rsidRPr="00D13765">
        <w:rPr>
          <w:rFonts w:ascii="Times New Roman" w:eastAsia="Tahoma" w:hAnsi="Times New Roman" w:cs="Times New Roman"/>
          <w:b/>
          <w:bCs/>
          <w:color w:val="231F20"/>
        </w:rPr>
        <w:t>on</w:t>
      </w:r>
      <w:r w:rsidRPr="00D13765">
        <w:rPr>
          <w:rFonts w:ascii="Times New Roman" w:eastAsia="Tahoma" w:hAnsi="Times New Roman" w:cs="Times New Roman"/>
          <w:b/>
          <w:bCs/>
          <w:color w:val="231F20"/>
          <w:spacing w:val="-5"/>
        </w:rPr>
        <w:t xml:space="preserve"> </w:t>
      </w:r>
      <w:r w:rsidRPr="00D13765">
        <w:rPr>
          <w:rFonts w:ascii="Times New Roman" w:eastAsia="Tahoma" w:hAnsi="Times New Roman" w:cs="Times New Roman"/>
          <w:b/>
          <w:bCs/>
          <w:color w:val="231F20"/>
        </w:rPr>
        <w:t>the</w:t>
      </w:r>
      <w:r w:rsidRPr="00D13765">
        <w:rPr>
          <w:rFonts w:ascii="Times New Roman" w:eastAsia="Tahoma" w:hAnsi="Times New Roman" w:cs="Times New Roman"/>
          <w:b/>
          <w:bCs/>
          <w:color w:val="231F20"/>
          <w:spacing w:val="-4"/>
        </w:rPr>
        <w:t xml:space="preserve"> </w:t>
      </w:r>
      <w:r w:rsidRPr="00D13765">
        <w:rPr>
          <w:rFonts w:ascii="Times New Roman" w:eastAsia="Tahoma" w:hAnsi="Times New Roman" w:cs="Times New Roman"/>
          <w:b/>
          <w:bCs/>
          <w:color w:val="231F20"/>
        </w:rPr>
        <w:t>contract</w:t>
      </w:r>
      <w:r w:rsidR="00D705A8" w:rsidRPr="00D13765">
        <w:rPr>
          <w:rFonts w:ascii="Times New Roman" w:eastAsia="Tahoma" w:hAnsi="Times New Roman" w:cs="Times New Roman"/>
          <w:b/>
          <w:bCs/>
          <w:color w:val="231F20"/>
        </w:rPr>
        <w:t>:</w:t>
      </w:r>
      <w:r w:rsidR="00D705A8" w:rsidRPr="00D13765">
        <w:rPr>
          <w:rFonts w:ascii="Times New Roman" w:eastAsia="Tahoma" w:hAnsi="Times New Roman" w:cs="Times New Roman"/>
          <w:color w:val="231F20"/>
        </w:rPr>
        <w:t xml:space="preserve"> </w:t>
      </w:r>
      <w:r w:rsidR="00F868F9" w:rsidRPr="00D13765">
        <w:rPr>
          <w:rFonts w:ascii="Times New Roman" w:eastAsia="Tahoma" w:hAnsi="Times New Roman" w:cs="Times New Roman"/>
          <w:color w:val="231F20"/>
        </w:rPr>
        <w:t>N/A</w:t>
      </w:r>
    </w:p>
    <w:p w14:paraId="0CDF8C23" w14:textId="77777777" w:rsidR="00151DD2" w:rsidRPr="00D13765" w:rsidRDefault="00151DD2" w:rsidP="00151DD2">
      <w:pPr>
        <w:widowControl w:val="0"/>
        <w:tabs>
          <w:tab w:val="left" w:pos="1872"/>
        </w:tabs>
        <w:autoSpaceDE w:val="0"/>
        <w:autoSpaceDN w:val="0"/>
        <w:spacing w:before="1" w:after="0" w:line="240" w:lineRule="auto"/>
        <w:ind w:right="648"/>
        <w:rPr>
          <w:rFonts w:ascii="Times New Roman" w:eastAsia="Tahoma" w:hAnsi="Times New Roman" w:cs="Times New Roman"/>
          <w:color w:val="231F20"/>
        </w:rPr>
      </w:pPr>
    </w:p>
    <w:p w14:paraId="36CE37FE" w14:textId="77777777" w:rsidR="0099228E" w:rsidRPr="00D13765" w:rsidRDefault="00151DD2" w:rsidP="0099228E">
      <w:pPr>
        <w:autoSpaceDE w:val="0"/>
        <w:autoSpaceDN w:val="0"/>
        <w:adjustRightInd w:val="0"/>
        <w:ind w:left="720"/>
        <w:rPr>
          <w:rFonts w:ascii="Times New Roman" w:eastAsia="Tahoma" w:hAnsi="Times New Roman" w:cs="Times New Roman"/>
          <w:bCs/>
          <w:color w:val="231F20"/>
        </w:rPr>
      </w:pPr>
      <w:r w:rsidRPr="00D13765">
        <w:rPr>
          <w:rFonts w:ascii="Times New Roman" w:eastAsia="Tahoma" w:hAnsi="Times New Roman" w:cs="Times New Roman"/>
          <w:b/>
          <w:bCs/>
          <w:color w:val="231F20"/>
        </w:rPr>
        <w:t>Program Background:</w:t>
      </w:r>
      <w:r w:rsidRPr="00D13765">
        <w:rPr>
          <w:rFonts w:ascii="Times New Roman" w:eastAsia="Tahoma" w:hAnsi="Times New Roman" w:cs="Times New Roman"/>
          <w:color w:val="231F20"/>
        </w:rPr>
        <w:t xml:space="preserve"> </w:t>
      </w:r>
      <w:r w:rsidR="0099228E" w:rsidRPr="00D13765">
        <w:rPr>
          <w:rFonts w:ascii="Times New Roman" w:eastAsia="Tahoma" w:hAnsi="Times New Roman" w:cs="Times New Roman"/>
          <w:bCs/>
          <w:color w:val="231F20"/>
        </w:rPr>
        <w:t>The Naval Air Systems Command (NAVAIR), Commander, Fleet Readiness Centers (COMFRC), Patuxent River, Maryland intends to procure Safety and Compliance Group and Quality Group provide enterprise level Quality, Environmental, and Occupational Safety and Health (QEOSH) direction to all Fleet Readiness Centers (FRCs) to ensure conformance with applicable standards and regulatory requirements. Specifically, supported locations include those operating under the Navy’s Commander, Fleet Readiness Center (COMFRC) sites, Fleet Readiness Center Southeast (FRCSE), Jacksonville, Florida; Fleet Readiness Center East (FRCE), Cherry Point, North Carolina; Fleet Readiness Center Southwest (FRCSW), North Island, California; Fleet Readiness Center Mid Atlantic (FRCMA), Virginia Beach and Norfolk, Virginia; and Fleet Readiness Center West (FRCW), Lemoore, California. These FRCs are Department of War (</w:t>
      </w:r>
      <w:proofErr w:type="spellStart"/>
      <w:r w:rsidR="0099228E" w:rsidRPr="00D13765">
        <w:rPr>
          <w:rFonts w:ascii="Times New Roman" w:eastAsia="Tahoma" w:hAnsi="Times New Roman" w:cs="Times New Roman"/>
          <w:bCs/>
          <w:color w:val="231F20"/>
        </w:rPr>
        <w:t>DoW</w:t>
      </w:r>
      <w:proofErr w:type="spellEnd"/>
      <w:r w:rsidR="0099228E" w:rsidRPr="00D13765">
        <w:rPr>
          <w:rFonts w:ascii="Times New Roman" w:eastAsia="Tahoma" w:hAnsi="Times New Roman" w:cs="Times New Roman"/>
          <w:bCs/>
          <w:color w:val="231F20"/>
        </w:rPr>
        <w:t>) owned and operated naval aviation maintenance depots staffed by civilian and military personnel.</w:t>
      </w:r>
    </w:p>
    <w:p w14:paraId="492556CA" w14:textId="213E4823" w:rsidR="00AB14D9" w:rsidRPr="00D13765" w:rsidRDefault="00AB14D9" w:rsidP="00452A1B">
      <w:pPr>
        <w:pStyle w:val="ListParagraph"/>
        <w:numPr>
          <w:ilvl w:val="0"/>
          <w:numId w:val="1"/>
        </w:numPr>
        <w:rPr>
          <w:rFonts w:ascii="Times New Roman" w:hAnsi="Times New Roman" w:cs="Times New Roman"/>
          <w:b/>
          <w:color w:val="000000"/>
        </w:rPr>
      </w:pPr>
      <w:r w:rsidRPr="00D13765">
        <w:rPr>
          <w:rFonts w:ascii="Times New Roman" w:hAnsi="Times New Roman" w:cs="Times New Roman"/>
          <w:b/>
          <w:color w:val="000000"/>
        </w:rPr>
        <w:t>SPECIAL REQUIREMENTS AND REQUIRED CAPABILITIES</w:t>
      </w:r>
    </w:p>
    <w:p w14:paraId="531C00EF" w14:textId="6F61D802" w:rsidR="00286B7E" w:rsidRPr="00D13765" w:rsidRDefault="00286B7E" w:rsidP="006F2302">
      <w:pPr>
        <w:pStyle w:val="ListParagraph"/>
        <w:widowControl w:val="0"/>
        <w:autoSpaceDE w:val="0"/>
        <w:autoSpaceDN w:val="0"/>
        <w:spacing w:before="1" w:after="0" w:line="240" w:lineRule="auto"/>
        <w:ind w:right="490"/>
        <w:rPr>
          <w:rFonts w:ascii="Times New Roman" w:eastAsia="Tahoma" w:hAnsi="Times New Roman" w:cs="Times New Roman"/>
          <w:color w:val="231F20"/>
        </w:rPr>
      </w:pPr>
      <w:r w:rsidRPr="00D13765">
        <w:rPr>
          <w:rFonts w:ascii="Times New Roman" w:eastAsia="Tahoma" w:hAnsi="Times New Roman" w:cs="Times New Roman"/>
          <w:color w:val="231F20"/>
        </w:rPr>
        <w:t>Any</w:t>
      </w:r>
      <w:r w:rsidRPr="00D13765">
        <w:rPr>
          <w:rFonts w:ascii="Times New Roman" w:eastAsia="Tahoma" w:hAnsi="Times New Roman" w:cs="Times New Roman"/>
          <w:color w:val="231F20"/>
          <w:spacing w:val="-3"/>
        </w:rPr>
        <w:t xml:space="preserve"> </w:t>
      </w:r>
      <w:r w:rsidRPr="00D13765">
        <w:rPr>
          <w:rFonts w:ascii="Times New Roman" w:eastAsia="Tahoma" w:hAnsi="Times New Roman" w:cs="Times New Roman"/>
          <w:color w:val="231F20"/>
        </w:rPr>
        <w:t>anticipated</w:t>
      </w:r>
      <w:r w:rsidRPr="00D13765">
        <w:rPr>
          <w:rFonts w:ascii="Times New Roman" w:eastAsia="Tahoma" w:hAnsi="Times New Roman" w:cs="Times New Roman"/>
          <w:color w:val="231F20"/>
          <w:spacing w:val="-2"/>
        </w:rPr>
        <w:t xml:space="preserve"> </w:t>
      </w:r>
      <w:r w:rsidRPr="00D13765">
        <w:rPr>
          <w:rFonts w:ascii="Times New Roman" w:eastAsia="Tahoma" w:hAnsi="Times New Roman" w:cs="Times New Roman"/>
          <w:color w:val="231F20"/>
        </w:rPr>
        <w:t>special</w:t>
      </w:r>
      <w:r w:rsidRPr="00D13765">
        <w:rPr>
          <w:rFonts w:ascii="Times New Roman" w:eastAsia="Tahoma" w:hAnsi="Times New Roman" w:cs="Times New Roman"/>
          <w:color w:val="231F20"/>
          <w:spacing w:val="-3"/>
        </w:rPr>
        <w:t xml:space="preserve"> </w:t>
      </w:r>
      <w:r w:rsidRPr="00D13765">
        <w:rPr>
          <w:rFonts w:ascii="Times New Roman" w:eastAsia="Tahoma" w:hAnsi="Times New Roman" w:cs="Times New Roman"/>
          <w:color w:val="231F20"/>
        </w:rPr>
        <w:t>requirements and required capabilities are detailed in</w:t>
      </w:r>
      <w:r w:rsidR="00D72BCE" w:rsidRPr="00D13765">
        <w:rPr>
          <w:rFonts w:ascii="Times New Roman" w:eastAsia="Tahoma" w:hAnsi="Times New Roman" w:cs="Times New Roman"/>
          <w:color w:val="231F20"/>
        </w:rPr>
        <w:t xml:space="preserve"> </w:t>
      </w:r>
      <w:r w:rsidR="00D72BCE" w:rsidRPr="00D13765">
        <w:rPr>
          <w:rFonts w:ascii="Times New Roman" w:eastAsia="Tahoma" w:hAnsi="Times New Roman" w:cs="Times New Roman"/>
          <w:b/>
          <w:bCs/>
          <w:color w:val="0000FF"/>
        </w:rPr>
        <w:t>Attachment 1</w:t>
      </w:r>
      <w:r w:rsidR="00D72BCE" w:rsidRPr="00D13765">
        <w:rPr>
          <w:rFonts w:ascii="Times New Roman" w:eastAsia="Tahoma" w:hAnsi="Times New Roman" w:cs="Times New Roman"/>
          <w:color w:val="231F20"/>
        </w:rPr>
        <w:t xml:space="preserve">, </w:t>
      </w:r>
      <w:r w:rsidR="00D72BCE" w:rsidRPr="00D13765">
        <w:rPr>
          <w:rFonts w:ascii="Times New Roman" w:eastAsia="Tahoma" w:hAnsi="Times New Roman" w:cs="Times New Roman"/>
          <w:b/>
          <w:bCs/>
          <w:color w:val="0000FF"/>
        </w:rPr>
        <w:t>Draft SOW</w:t>
      </w:r>
      <w:r w:rsidRPr="00D13765">
        <w:rPr>
          <w:rFonts w:ascii="Times New Roman" w:eastAsia="Tahoma" w:hAnsi="Times New Roman" w:cs="Times New Roman"/>
          <w:color w:val="231F20"/>
        </w:rPr>
        <w:t>. This document details security clearance</w:t>
      </w:r>
      <w:r w:rsidRPr="00D13765">
        <w:rPr>
          <w:rFonts w:ascii="Times New Roman" w:eastAsia="Tahoma" w:hAnsi="Times New Roman" w:cs="Times New Roman"/>
          <w:color w:val="231F20"/>
          <w:spacing w:val="-2"/>
        </w:rPr>
        <w:t xml:space="preserve"> </w:t>
      </w:r>
      <w:r w:rsidRPr="00D13765">
        <w:rPr>
          <w:rFonts w:ascii="Times New Roman" w:eastAsia="Tahoma" w:hAnsi="Times New Roman" w:cs="Times New Roman"/>
          <w:color w:val="231F20"/>
        </w:rPr>
        <w:t>requirements</w:t>
      </w:r>
      <w:r w:rsidRPr="00D13765">
        <w:rPr>
          <w:rFonts w:ascii="Times New Roman" w:eastAsia="Tahoma" w:hAnsi="Times New Roman" w:cs="Times New Roman"/>
          <w:color w:val="231F20"/>
          <w:spacing w:val="-2"/>
        </w:rPr>
        <w:t xml:space="preserve"> </w:t>
      </w:r>
      <w:r w:rsidRPr="00D13765">
        <w:rPr>
          <w:rFonts w:ascii="Times New Roman" w:eastAsia="Tahoma" w:hAnsi="Times New Roman" w:cs="Times New Roman"/>
          <w:color w:val="231F20"/>
        </w:rPr>
        <w:t>for personnel, facility</w:t>
      </w:r>
      <w:r w:rsidRPr="00D13765">
        <w:rPr>
          <w:rFonts w:ascii="Times New Roman" w:eastAsia="Tahoma" w:hAnsi="Times New Roman" w:cs="Times New Roman"/>
          <w:color w:val="231F20"/>
          <w:spacing w:val="-1"/>
        </w:rPr>
        <w:t xml:space="preserve"> </w:t>
      </w:r>
      <w:r w:rsidRPr="00D13765">
        <w:rPr>
          <w:rFonts w:ascii="Times New Roman" w:eastAsia="Tahoma" w:hAnsi="Times New Roman" w:cs="Times New Roman"/>
          <w:color w:val="231F20"/>
        </w:rPr>
        <w:t>requirements,</w:t>
      </w:r>
      <w:r w:rsidRPr="00D13765">
        <w:rPr>
          <w:rFonts w:ascii="Times New Roman" w:eastAsia="Tahoma" w:hAnsi="Times New Roman" w:cs="Times New Roman"/>
          <w:color w:val="231F20"/>
          <w:spacing w:val="-1"/>
        </w:rPr>
        <w:t xml:space="preserve"> </w:t>
      </w:r>
      <w:r w:rsidRPr="00D13765">
        <w:rPr>
          <w:rFonts w:ascii="Times New Roman" w:eastAsia="Tahoma" w:hAnsi="Times New Roman" w:cs="Times New Roman"/>
          <w:color w:val="231F20"/>
        </w:rPr>
        <w:t>and</w:t>
      </w:r>
      <w:r w:rsidRPr="00D13765">
        <w:rPr>
          <w:rFonts w:ascii="Times New Roman" w:eastAsia="Tahoma" w:hAnsi="Times New Roman" w:cs="Times New Roman"/>
          <w:color w:val="231F20"/>
          <w:spacing w:val="-1"/>
        </w:rPr>
        <w:t xml:space="preserve"> </w:t>
      </w:r>
      <w:r w:rsidRPr="00D13765">
        <w:rPr>
          <w:rFonts w:ascii="Times New Roman" w:eastAsia="Tahoma" w:hAnsi="Times New Roman" w:cs="Times New Roman"/>
          <w:color w:val="231F20"/>
        </w:rPr>
        <w:t>any</w:t>
      </w:r>
      <w:r w:rsidRPr="00D13765">
        <w:rPr>
          <w:rFonts w:ascii="Times New Roman" w:eastAsia="Tahoma" w:hAnsi="Times New Roman" w:cs="Times New Roman"/>
          <w:color w:val="231F20"/>
          <w:spacing w:val="-1"/>
        </w:rPr>
        <w:t xml:space="preserve"> </w:t>
      </w:r>
      <w:r w:rsidRPr="00D13765">
        <w:rPr>
          <w:rFonts w:ascii="Times New Roman" w:eastAsia="Tahoma" w:hAnsi="Times New Roman" w:cs="Times New Roman"/>
          <w:color w:val="231F20"/>
        </w:rPr>
        <w:t>specific certifications</w:t>
      </w:r>
      <w:r w:rsidRPr="00D13765">
        <w:rPr>
          <w:rFonts w:ascii="Times New Roman" w:eastAsia="Tahoma" w:hAnsi="Times New Roman" w:cs="Times New Roman"/>
          <w:color w:val="231F20"/>
          <w:spacing w:val="-1"/>
        </w:rPr>
        <w:t xml:space="preserve"> </w:t>
      </w:r>
      <w:r w:rsidRPr="00D13765">
        <w:rPr>
          <w:rFonts w:ascii="Times New Roman" w:eastAsia="Tahoma" w:hAnsi="Times New Roman" w:cs="Times New Roman"/>
          <w:color w:val="231F20"/>
        </w:rPr>
        <w:t>that</w:t>
      </w:r>
      <w:r w:rsidRPr="00D13765">
        <w:rPr>
          <w:rFonts w:ascii="Times New Roman" w:eastAsia="Tahoma" w:hAnsi="Times New Roman" w:cs="Times New Roman"/>
          <w:color w:val="231F20"/>
          <w:spacing w:val="-2"/>
        </w:rPr>
        <w:t xml:space="preserve"> </w:t>
      </w:r>
      <w:r w:rsidRPr="00D13765">
        <w:rPr>
          <w:rFonts w:ascii="Times New Roman" w:eastAsia="Tahoma" w:hAnsi="Times New Roman" w:cs="Times New Roman"/>
          <w:color w:val="231F20"/>
        </w:rPr>
        <w:t>are</w:t>
      </w:r>
      <w:r w:rsidRPr="00D13765">
        <w:rPr>
          <w:rFonts w:ascii="Times New Roman" w:eastAsia="Tahoma" w:hAnsi="Times New Roman" w:cs="Times New Roman"/>
          <w:color w:val="231F20"/>
          <w:spacing w:val="-2"/>
        </w:rPr>
        <w:t xml:space="preserve"> </w:t>
      </w:r>
      <w:r w:rsidRPr="00D13765">
        <w:rPr>
          <w:rFonts w:ascii="Times New Roman" w:eastAsia="Tahoma" w:hAnsi="Times New Roman" w:cs="Times New Roman"/>
          <w:color w:val="231F20"/>
        </w:rPr>
        <w:t>required for the performance of this requirement.</w:t>
      </w:r>
    </w:p>
    <w:p w14:paraId="2E2170BC" w14:textId="77777777" w:rsidR="00286B7E" w:rsidRPr="00D13765" w:rsidRDefault="00286B7E" w:rsidP="00286B7E">
      <w:pPr>
        <w:pStyle w:val="ListParagraph"/>
        <w:widowControl w:val="0"/>
        <w:autoSpaceDE w:val="0"/>
        <w:autoSpaceDN w:val="0"/>
        <w:spacing w:before="1" w:after="0" w:line="240" w:lineRule="auto"/>
        <w:ind w:left="375" w:right="490"/>
        <w:rPr>
          <w:rFonts w:ascii="Times New Roman" w:eastAsia="Tahoma" w:hAnsi="Times New Roman" w:cs="Times New Roman"/>
        </w:rPr>
      </w:pPr>
    </w:p>
    <w:p w14:paraId="5C4BDEFA" w14:textId="2BFF70C5" w:rsidR="00286B7E" w:rsidRPr="00D13765" w:rsidRDefault="00286B7E" w:rsidP="006F2302">
      <w:pPr>
        <w:ind w:left="720"/>
        <w:rPr>
          <w:rFonts w:ascii="Times New Roman" w:eastAsia="Tahoma" w:hAnsi="Times New Roman" w:cs="Times New Roman"/>
          <w:color w:val="231F20"/>
          <w:spacing w:val="-2"/>
        </w:rPr>
      </w:pPr>
      <w:r w:rsidRPr="00D13765">
        <w:rPr>
          <w:rFonts w:ascii="Times New Roman" w:eastAsia="Tahoma" w:hAnsi="Times New Roman" w:cs="Times New Roman"/>
          <w:color w:val="231F20"/>
        </w:rPr>
        <w:t>It</w:t>
      </w:r>
      <w:r w:rsidRPr="00D13765">
        <w:rPr>
          <w:rFonts w:ascii="Times New Roman" w:eastAsia="Tahoma" w:hAnsi="Times New Roman" w:cs="Times New Roman"/>
          <w:color w:val="231F20"/>
          <w:spacing w:val="-4"/>
        </w:rPr>
        <w:t xml:space="preserve"> </w:t>
      </w:r>
      <w:r w:rsidRPr="00D13765">
        <w:rPr>
          <w:rFonts w:ascii="Times New Roman" w:eastAsia="Tahoma" w:hAnsi="Times New Roman" w:cs="Times New Roman"/>
          <w:color w:val="231F20"/>
        </w:rPr>
        <w:t>is</w:t>
      </w:r>
      <w:r w:rsidRPr="00D13765">
        <w:rPr>
          <w:rFonts w:ascii="Times New Roman" w:eastAsia="Tahoma" w:hAnsi="Times New Roman" w:cs="Times New Roman"/>
          <w:color w:val="231F20"/>
          <w:spacing w:val="-4"/>
        </w:rPr>
        <w:t xml:space="preserve"> </w:t>
      </w:r>
      <w:r w:rsidRPr="00D13765">
        <w:rPr>
          <w:rFonts w:ascii="Times New Roman" w:eastAsia="Tahoma" w:hAnsi="Times New Roman" w:cs="Times New Roman"/>
          <w:color w:val="231F20"/>
        </w:rPr>
        <w:t>anticipated</w:t>
      </w:r>
      <w:r w:rsidRPr="00D13765">
        <w:rPr>
          <w:rFonts w:ascii="Times New Roman" w:eastAsia="Tahoma" w:hAnsi="Times New Roman" w:cs="Times New Roman"/>
          <w:color w:val="231F20"/>
          <w:spacing w:val="-4"/>
        </w:rPr>
        <w:t xml:space="preserve"> </w:t>
      </w:r>
      <w:r w:rsidRPr="00D13765">
        <w:rPr>
          <w:rFonts w:ascii="Times New Roman" w:eastAsia="Tahoma" w:hAnsi="Times New Roman" w:cs="Times New Roman"/>
          <w:color w:val="231F20"/>
        </w:rPr>
        <w:t>that</w:t>
      </w:r>
      <w:r w:rsidRPr="00D13765">
        <w:rPr>
          <w:rFonts w:ascii="Times New Roman" w:eastAsia="Tahoma" w:hAnsi="Times New Roman" w:cs="Times New Roman"/>
          <w:color w:val="231F20"/>
          <w:spacing w:val="-4"/>
        </w:rPr>
        <w:t xml:space="preserve"> </w:t>
      </w:r>
      <w:r w:rsidRPr="00D13765">
        <w:rPr>
          <w:rFonts w:ascii="Times New Roman" w:eastAsia="Tahoma" w:hAnsi="Times New Roman" w:cs="Times New Roman"/>
          <w:color w:val="231F20"/>
        </w:rPr>
        <w:t>any</w:t>
      </w:r>
      <w:r w:rsidRPr="00D13765">
        <w:rPr>
          <w:rFonts w:ascii="Times New Roman" w:eastAsia="Tahoma" w:hAnsi="Times New Roman" w:cs="Times New Roman"/>
          <w:color w:val="231F20"/>
          <w:spacing w:val="-4"/>
        </w:rPr>
        <w:t xml:space="preserve"> </w:t>
      </w:r>
      <w:r w:rsidRPr="00D13765">
        <w:rPr>
          <w:rFonts w:ascii="Times New Roman" w:eastAsia="Tahoma" w:hAnsi="Times New Roman" w:cs="Times New Roman"/>
          <w:color w:val="231F20"/>
        </w:rPr>
        <w:t>resultant</w:t>
      </w:r>
      <w:r w:rsidRPr="00D13765">
        <w:rPr>
          <w:rFonts w:ascii="Times New Roman" w:eastAsia="Tahoma" w:hAnsi="Times New Roman" w:cs="Times New Roman"/>
          <w:color w:val="231F20"/>
          <w:spacing w:val="-4"/>
        </w:rPr>
        <w:t xml:space="preserve"> </w:t>
      </w:r>
      <w:r w:rsidRPr="00D13765">
        <w:rPr>
          <w:rFonts w:ascii="Times New Roman" w:eastAsia="Tahoma" w:hAnsi="Times New Roman" w:cs="Times New Roman"/>
          <w:color w:val="231F20"/>
        </w:rPr>
        <w:t>contract</w:t>
      </w:r>
      <w:r w:rsidRPr="00D13765">
        <w:rPr>
          <w:rFonts w:ascii="Times New Roman" w:eastAsia="Tahoma" w:hAnsi="Times New Roman" w:cs="Times New Roman"/>
          <w:color w:val="231F20"/>
          <w:spacing w:val="-4"/>
        </w:rPr>
        <w:t xml:space="preserve"> </w:t>
      </w:r>
      <w:r w:rsidRPr="00D13765">
        <w:rPr>
          <w:rFonts w:ascii="Times New Roman" w:eastAsia="Tahoma" w:hAnsi="Times New Roman" w:cs="Times New Roman"/>
          <w:color w:val="231F20"/>
        </w:rPr>
        <w:t>will</w:t>
      </w:r>
      <w:r w:rsidRPr="00D13765">
        <w:rPr>
          <w:rFonts w:ascii="Times New Roman" w:eastAsia="Tahoma" w:hAnsi="Times New Roman" w:cs="Times New Roman"/>
          <w:color w:val="231F20"/>
          <w:spacing w:val="-4"/>
        </w:rPr>
        <w:t xml:space="preserve"> </w:t>
      </w:r>
      <w:r w:rsidRPr="00D13765">
        <w:rPr>
          <w:rFonts w:ascii="Times New Roman" w:eastAsia="Tahoma" w:hAnsi="Times New Roman" w:cs="Times New Roman"/>
          <w:color w:val="231F20"/>
        </w:rPr>
        <w:t>have</w:t>
      </w:r>
      <w:r w:rsidRPr="00D13765">
        <w:rPr>
          <w:rFonts w:ascii="Times New Roman" w:eastAsia="Tahoma" w:hAnsi="Times New Roman" w:cs="Times New Roman"/>
          <w:color w:val="231F20"/>
          <w:spacing w:val="-4"/>
        </w:rPr>
        <w:t xml:space="preserve"> </w:t>
      </w:r>
      <w:r w:rsidRPr="00D13765">
        <w:rPr>
          <w:rFonts w:ascii="Times New Roman" w:eastAsia="Tahoma" w:hAnsi="Times New Roman" w:cs="Times New Roman"/>
          <w:color w:val="231F20"/>
        </w:rPr>
        <w:t>the</w:t>
      </w:r>
      <w:r w:rsidRPr="00D13765">
        <w:rPr>
          <w:rFonts w:ascii="Times New Roman" w:eastAsia="Tahoma" w:hAnsi="Times New Roman" w:cs="Times New Roman"/>
          <w:color w:val="231F20"/>
          <w:spacing w:val="-4"/>
        </w:rPr>
        <w:t xml:space="preserve"> </w:t>
      </w:r>
      <w:r w:rsidRPr="00D13765">
        <w:rPr>
          <w:rFonts w:ascii="Times New Roman" w:eastAsia="Tahoma" w:hAnsi="Times New Roman" w:cs="Times New Roman"/>
          <w:color w:val="231F20"/>
        </w:rPr>
        <w:t>following</w:t>
      </w:r>
      <w:r w:rsidRPr="00D13765">
        <w:rPr>
          <w:rFonts w:ascii="Times New Roman" w:eastAsia="Tahoma" w:hAnsi="Times New Roman" w:cs="Times New Roman"/>
          <w:color w:val="231F20"/>
          <w:spacing w:val="-4"/>
        </w:rPr>
        <w:t xml:space="preserve"> </w:t>
      </w:r>
      <w:r w:rsidRPr="00D13765">
        <w:rPr>
          <w:rFonts w:ascii="Times New Roman" w:eastAsia="Tahoma" w:hAnsi="Times New Roman" w:cs="Times New Roman"/>
          <w:color w:val="231F20"/>
        </w:rPr>
        <w:t>specialist</w:t>
      </w:r>
      <w:r w:rsidRPr="00D13765">
        <w:rPr>
          <w:rFonts w:ascii="Times New Roman" w:eastAsia="Tahoma" w:hAnsi="Times New Roman" w:cs="Times New Roman"/>
          <w:color w:val="231F20"/>
          <w:spacing w:val="-4"/>
        </w:rPr>
        <w:t xml:space="preserve"> </w:t>
      </w:r>
      <w:r w:rsidRPr="00D13765">
        <w:rPr>
          <w:rFonts w:ascii="Times New Roman" w:eastAsia="Tahoma" w:hAnsi="Times New Roman" w:cs="Times New Roman"/>
          <w:color w:val="231F20"/>
        </w:rPr>
        <w:t>requirements</w:t>
      </w:r>
      <w:r w:rsidRPr="00D13765">
        <w:rPr>
          <w:rFonts w:ascii="Times New Roman" w:eastAsia="Tahoma" w:hAnsi="Times New Roman" w:cs="Times New Roman"/>
          <w:color w:val="231F20"/>
          <w:spacing w:val="-4"/>
        </w:rPr>
        <w:t xml:space="preserve"> </w:t>
      </w:r>
      <w:r w:rsidRPr="00D13765">
        <w:rPr>
          <w:rFonts w:ascii="Times New Roman" w:eastAsia="Tahoma" w:hAnsi="Times New Roman" w:cs="Times New Roman"/>
          <w:color w:val="231F20"/>
        </w:rPr>
        <w:t>and</w:t>
      </w:r>
      <w:r w:rsidRPr="00D13765">
        <w:rPr>
          <w:rFonts w:ascii="Times New Roman" w:eastAsia="Tahoma" w:hAnsi="Times New Roman" w:cs="Times New Roman"/>
          <w:color w:val="231F20"/>
          <w:spacing w:val="-4"/>
        </w:rPr>
        <w:t xml:space="preserve"> </w:t>
      </w:r>
      <w:r w:rsidRPr="00D13765">
        <w:rPr>
          <w:rFonts w:ascii="Times New Roman" w:eastAsia="Tahoma" w:hAnsi="Times New Roman" w:cs="Times New Roman"/>
          <w:color w:val="231F20"/>
        </w:rPr>
        <w:t xml:space="preserve">required </w:t>
      </w:r>
      <w:r w:rsidRPr="00D13765">
        <w:rPr>
          <w:rFonts w:ascii="Times New Roman" w:eastAsia="Tahoma" w:hAnsi="Times New Roman" w:cs="Times New Roman"/>
          <w:color w:val="231F20"/>
          <w:spacing w:val="-2"/>
        </w:rPr>
        <w:t>capabilities:</w:t>
      </w:r>
      <w:r w:rsidR="00E93868" w:rsidRPr="00D13765">
        <w:rPr>
          <w:rFonts w:ascii="Times New Roman" w:eastAsia="Tahoma" w:hAnsi="Times New Roman" w:cs="Times New Roman"/>
          <w:color w:val="231F20"/>
          <w:spacing w:val="-2"/>
        </w:rPr>
        <w:t xml:space="preserve"> </w:t>
      </w:r>
      <w:r w:rsidR="00E93868" w:rsidRPr="00D13765">
        <w:rPr>
          <w:rFonts w:ascii="Times New Roman" w:eastAsia="Tahoma" w:hAnsi="Times New Roman" w:cs="Times New Roman"/>
          <w:b/>
          <w:bCs/>
          <w:color w:val="0000FF"/>
          <w:spacing w:val="-2"/>
        </w:rPr>
        <w:t>N/A</w:t>
      </w:r>
    </w:p>
    <w:p w14:paraId="2BA01D2B" w14:textId="77777777" w:rsidR="00A63945" w:rsidRPr="00D13765" w:rsidRDefault="00A63945" w:rsidP="00A63945">
      <w:pPr>
        <w:pStyle w:val="ListParagraph"/>
        <w:ind w:left="1095"/>
        <w:rPr>
          <w:rFonts w:ascii="Times New Roman" w:hAnsi="Times New Roman" w:cs="Times New Roman"/>
        </w:rPr>
      </w:pPr>
    </w:p>
    <w:p w14:paraId="07D249EC" w14:textId="77777777" w:rsidR="00D70988" w:rsidRPr="00D13765" w:rsidRDefault="00D70988" w:rsidP="00452A1B">
      <w:pPr>
        <w:pStyle w:val="ListParagraph"/>
        <w:numPr>
          <w:ilvl w:val="0"/>
          <w:numId w:val="1"/>
        </w:numPr>
        <w:rPr>
          <w:rFonts w:ascii="Times New Roman" w:hAnsi="Times New Roman" w:cs="Times New Roman"/>
          <w:b/>
          <w:color w:val="000000"/>
        </w:rPr>
      </w:pPr>
      <w:r w:rsidRPr="00D13765">
        <w:rPr>
          <w:rFonts w:ascii="Times New Roman" w:hAnsi="Times New Roman" w:cs="Times New Roman"/>
          <w:b/>
          <w:color w:val="000000"/>
        </w:rPr>
        <w:t>ELIGIBILITY</w:t>
      </w:r>
    </w:p>
    <w:tbl>
      <w:tblPr>
        <w:tblW w:w="945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410"/>
        <w:gridCol w:w="5040"/>
      </w:tblGrid>
      <w:tr w:rsidR="00AA361E" w:rsidRPr="00D13765" w14:paraId="0E7485BF" w14:textId="77777777" w:rsidTr="625E6571">
        <w:trPr>
          <w:trHeight w:val="197"/>
        </w:trPr>
        <w:tc>
          <w:tcPr>
            <w:tcW w:w="9450" w:type="dxa"/>
            <w:gridSpan w:val="2"/>
            <w:shd w:val="clear" w:color="auto" w:fill="DAE5EE"/>
            <w:noWrap/>
            <w:vAlign w:val="bottom"/>
            <w:hideMark/>
          </w:tcPr>
          <w:p w14:paraId="2D46C15B" w14:textId="77777777" w:rsidR="00AA361E" w:rsidRPr="00D13765" w:rsidRDefault="00AA361E" w:rsidP="00AA361E">
            <w:pPr>
              <w:spacing w:after="0" w:line="240" w:lineRule="auto"/>
              <w:jc w:val="center"/>
              <w:rPr>
                <w:rFonts w:ascii="Times New Roman" w:eastAsia="Times New Roman" w:hAnsi="Times New Roman" w:cs="Times New Roman"/>
                <w:b/>
                <w:bCs/>
                <w:color w:val="000000"/>
              </w:rPr>
            </w:pPr>
            <w:r w:rsidRPr="00D13765">
              <w:rPr>
                <w:rFonts w:ascii="Times New Roman" w:eastAsia="Times New Roman" w:hAnsi="Times New Roman" w:cs="Times New Roman"/>
                <w:b/>
                <w:bCs/>
                <w:color w:val="000000"/>
              </w:rPr>
              <w:t>TABLE #3</w:t>
            </w:r>
          </w:p>
        </w:tc>
      </w:tr>
      <w:tr w:rsidR="00AA361E" w:rsidRPr="00D13765" w14:paraId="6011A68C" w14:textId="77777777" w:rsidTr="625E6571">
        <w:trPr>
          <w:trHeight w:val="89"/>
        </w:trPr>
        <w:tc>
          <w:tcPr>
            <w:tcW w:w="4410" w:type="dxa"/>
            <w:shd w:val="clear" w:color="auto" w:fill="DAE5EE"/>
            <w:vAlign w:val="center"/>
            <w:hideMark/>
          </w:tcPr>
          <w:p w14:paraId="273BA104" w14:textId="77777777" w:rsidR="00AA361E" w:rsidRPr="00D13765" w:rsidRDefault="00AA361E" w:rsidP="00AA361E">
            <w:pPr>
              <w:spacing w:after="0" w:line="240" w:lineRule="auto"/>
              <w:jc w:val="center"/>
              <w:rPr>
                <w:rFonts w:ascii="Times New Roman" w:eastAsia="Times New Roman" w:hAnsi="Times New Roman" w:cs="Times New Roman"/>
                <w:b/>
                <w:bCs/>
                <w:color w:val="000000"/>
              </w:rPr>
            </w:pPr>
            <w:r w:rsidRPr="00D13765">
              <w:rPr>
                <w:rFonts w:ascii="Times New Roman" w:eastAsia="Times New Roman" w:hAnsi="Times New Roman" w:cs="Times New Roman"/>
                <w:b/>
                <w:bCs/>
                <w:color w:val="000000"/>
              </w:rPr>
              <w:t>Classification Element</w:t>
            </w:r>
          </w:p>
        </w:tc>
        <w:tc>
          <w:tcPr>
            <w:tcW w:w="5040" w:type="dxa"/>
            <w:shd w:val="clear" w:color="auto" w:fill="DAE5EE"/>
            <w:vAlign w:val="center"/>
            <w:hideMark/>
          </w:tcPr>
          <w:p w14:paraId="359CEBDF" w14:textId="77777777" w:rsidR="00AA361E" w:rsidRPr="00D13765" w:rsidRDefault="00AA361E" w:rsidP="00AA361E">
            <w:pPr>
              <w:spacing w:after="0" w:line="240" w:lineRule="auto"/>
              <w:jc w:val="center"/>
              <w:rPr>
                <w:rFonts w:ascii="Times New Roman" w:eastAsia="Times New Roman" w:hAnsi="Times New Roman" w:cs="Times New Roman"/>
                <w:b/>
                <w:bCs/>
                <w:color w:val="000000"/>
              </w:rPr>
            </w:pPr>
            <w:r w:rsidRPr="00D13765">
              <w:rPr>
                <w:rFonts w:ascii="Times New Roman" w:eastAsia="Times New Roman" w:hAnsi="Times New Roman" w:cs="Times New Roman"/>
                <w:b/>
                <w:bCs/>
                <w:color w:val="000000"/>
              </w:rPr>
              <w:t>Value</w:t>
            </w:r>
          </w:p>
        </w:tc>
      </w:tr>
      <w:tr w:rsidR="00AA361E" w:rsidRPr="00D13765" w14:paraId="39F10629" w14:textId="77777777" w:rsidTr="625E6571">
        <w:trPr>
          <w:trHeight w:val="60"/>
        </w:trPr>
        <w:tc>
          <w:tcPr>
            <w:tcW w:w="4410" w:type="dxa"/>
            <w:vAlign w:val="center"/>
            <w:hideMark/>
          </w:tcPr>
          <w:p w14:paraId="202F2F37" w14:textId="7FFB0D51" w:rsidR="00AA361E" w:rsidRPr="00D13765" w:rsidRDefault="2793DFE9" w:rsidP="00AA361E">
            <w:pPr>
              <w:spacing w:after="0" w:line="240" w:lineRule="auto"/>
              <w:rPr>
                <w:rFonts w:ascii="Times New Roman" w:eastAsia="Times New Roman" w:hAnsi="Times New Roman" w:cs="Times New Roman"/>
                <w:b/>
                <w:bCs/>
                <w:color w:val="000000"/>
              </w:rPr>
            </w:pPr>
            <w:r w:rsidRPr="625E6571">
              <w:rPr>
                <w:rFonts w:ascii="Times New Roman" w:eastAsia="Times New Roman" w:hAnsi="Times New Roman" w:cs="Times New Roman"/>
                <w:b/>
                <w:bCs/>
                <w:color w:val="000000" w:themeColor="text1"/>
              </w:rPr>
              <w:t>Contract Type</w:t>
            </w:r>
          </w:p>
        </w:tc>
        <w:tc>
          <w:tcPr>
            <w:tcW w:w="5040" w:type="dxa"/>
            <w:vAlign w:val="center"/>
            <w:hideMark/>
          </w:tcPr>
          <w:p w14:paraId="4D33091A" w14:textId="462A4756" w:rsidR="00AA361E" w:rsidRPr="00D13765" w:rsidRDefault="2793DFE9" w:rsidP="00AA361E">
            <w:pPr>
              <w:spacing w:after="0" w:line="240" w:lineRule="auto"/>
              <w:rPr>
                <w:rFonts w:ascii="Times New Roman" w:eastAsia="Times New Roman" w:hAnsi="Times New Roman" w:cs="Times New Roman"/>
                <w:color w:val="000000"/>
              </w:rPr>
            </w:pPr>
            <w:r w:rsidRPr="625E6571">
              <w:rPr>
                <w:rFonts w:ascii="Times New Roman" w:eastAsia="Times New Roman" w:hAnsi="Times New Roman" w:cs="Times New Roman"/>
                <w:color w:val="000000" w:themeColor="text1"/>
              </w:rPr>
              <w:t>Firm</w:t>
            </w:r>
            <w:r w:rsidR="3F09CC0A" w:rsidRPr="625E6571">
              <w:rPr>
                <w:rFonts w:ascii="Times New Roman" w:eastAsia="Times New Roman" w:hAnsi="Times New Roman" w:cs="Times New Roman"/>
                <w:color w:val="000000" w:themeColor="text1"/>
              </w:rPr>
              <w:t xml:space="preserve"> </w:t>
            </w:r>
            <w:r w:rsidRPr="625E6571">
              <w:rPr>
                <w:rFonts w:ascii="Times New Roman" w:eastAsia="Times New Roman" w:hAnsi="Times New Roman" w:cs="Times New Roman"/>
                <w:color w:val="000000" w:themeColor="text1"/>
              </w:rPr>
              <w:t>Fixed</w:t>
            </w:r>
            <w:r w:rsidR="445B332B" w:rsidRPr="625E6571">
              <w:rPr>
                <w:rFonts w:ascii="Times New Roman" w:eastAsia="Times New Roman" w:hAnsi="Times New Roman" w:cs="Times New Roman"/>
                <w:color w:val="000000" w:themeColor="text1"/>
              </w:rPr>
              <w:t xml:space="preserve"> </w:t>
            </w:r>
            <w:r w:rsidRPr="625E6571">
              <w:rPr>
                <w:rFonts w:ascii="Times New Roman" w:eastAsia="Times New Roman" w:hAnsi="Times New Roman" w:cs="Times New Roman"/>
                <w:color w:val="000000" w:themeColor="text1"/>
              </w:rPr>
              <w:t>Price (FFP)</w:t>
            </w:r>
          </w:p>
        </w:tc>
      </w:tr>
      <w:tr w:rsidR="00AA361E" w:rsidRPr="00D13765" w14:paraId="09DA2E40" w14:textId="77777777" w:rsidTr="625E6571">
        <w:trPr>
          <w:trHeight w:val="60"/>
        </w:trPr>
        <w:tc>
          <w:tcPr>
            <w:tcW w:w="4410" w:type="dxa"/>
            <w:vAlign w:val="center"/>
            <w:hideMark/>
          </w:tcPr>
          <w:p w14:paraId="6E8612F5" w14:textId="77777777" w:rsidR="00AA361E" w:rsidRPr="00D13765" w:rsidRDefault="00AA361E" w:rsidP="00AA361E">
            <w:pPr>
              <w:spacing w:after="0" w:line="240" w:lineRule="auto"/>
              <w:rPr>
                <w:rFonts w:ascii="Times New Roman" w:eastAsia="Times New Roman" w:hAnsi="Times New Roman" w:cs="Times New Roman"/>
                <w:b/>
                <w:bCs/>
                <w:color w:val="000000"/>
              </w:rPr>
            </w:pPr>
            <w:r w:rsidRPr="00D13765">
              <w:rPr>
                <w:rFonts w:ascii="Times New Roman" w:eastAsia="Times New Roman" w:hAnsi="Times New Roman" w:cs="Times New Roman"/>
                <w:b/>
                <w:bCs/>
                <w:color w:val="000000"/>
              </w:rPr>
              <w:t>Product Service Code (PSC)</w:t>
            </w:r>
          </w:p>
        </w:tc>
        <w:tc>
          <w:tcPr>
            <w:tcW w:w="5040" w:type="dxa"/>
            <w:vAlign w:val="center"/>
            <w:hideMark/>
          </w:tcPr>
          <w:p w14:paraId="28922675" w14:textId="5909A233" w:rsidR="00AA361E" w:rsidRPr="00D13765" w:rsidRDefault="00AA361E" w:rsidP="00AA361E">
            <w:pPr>
              <w:spacing w:after="0" w:line="240" w:lineRule="auto"/>
              <w:rPr>
                <w:rFonts w:ascii="Times New Roman" w:eastAsia="Times New Roman" w:hAnsi="Times New Roman" w:cs="Times New Roman"/>
                <w:color w:val="000000"/>
              </w:rPr>
            </w:pPr>
            <w:r w:rsidRPr="00D13765">
              <w:rPr>
                <w:rFonts w:ascii="Times New Roman" w:eastAsia="Times New Roman" w:hAnsi="Times New Roman" w:cs="Times New Roman"/>
                <w:color w:val="000000"/>
              </w:rPr>
              <w:t>R4</w:t>
            </w:r>
            <w:r w:rsidR="00381765">
              <w:rPr>
                <w:rFonts w:ascii="Times New Roman" w:eastAsia="Times New Roman" w:hAnsi="Times New Roman" w:cs="Times New Roman"/>
                <w:color w:val="000000"/>
              </w:rPr>
              <w:t>99</w:t>
            </w:r>
            <w:r w:rsidRPr="00D13765">
              <w:rPr>
                <w:rFonts w:ascii="Times New Roman" w:eastAsia="Times New Roman" w:hAnsi="Times New Roman" w:cs="Times New Roman"/>
                <w:color w:val="000000"/>
              </w:rPr>
              <w:t xml:space="preserve"> – Support, Professional: </w:t>
            </w:r>
            <w:r w:rsidR="00606E75">
              <w:rPr>
                <w:rFonts w:ascii="Times New Roman" w:eastAsia="Times New Roman" w:hAnsi="Times New Roman" w:cs="Times New Roman"/>
                <w:color w:val="000000"/>
              </w:rPr>
              <w:t xml:space="preserve">Other </w:t>
            </w:r>
          </w:p>
        </w:tc>
      </w:tr>
      <w:tr w:rsidR="00AA361E" w:rsidRPr="00D13765" w14:paraId="196427A5" w14:textId="77777777" w:rsidTr="625E6571">
        <w:trPr>
          <w:trHeight w:val="60"/>
        </w:trPr>
        <w:tc>
          <w:tcPr>
            <w:tcW w:w="4410" w:type="dxa"/>
            <w:vAlign w:val="center"/>
            <w:hideMark/>
          </w:tcPr>
          <w:p w14:paraId="122CF544" w14:textId="77777777" w:rsidR="00AA361E" w:rsidRPr="00D13765" w:rsidRDefault="00AA361E" w:rsidP="00AA361E">
            <w:pPr>
              <w:spacing w:after="0" w:line="240" w:lineRule="auto"/>
              <w:rPr>
                <w:rFonts w:ascii="Times New Roman" w:eastAsia="Times New Roman" w:hAnsi="Times New Roman" w:cs="Times New Roman"/>
                <w:b/>
                <w:bCs/>
                <w:color w:val="000000"/>
              </w:rPr>
            </w:pPr>
            <w:r w:rsidRPr="00D13765">
              <w:rPr>
                <w:rFonts w:ascii="Times New Roman" w:eastAsia="Times New Roman" w:hAnsi="Times New Roman" w:cs="Times New Roman"/>
                <w:b/>
                <w:bCs/>
                <w:color w:val="000000"/>
              </w:rPr>
              <w:t>North American Industry Classification System (NAICS) Code</w:t>
            </w:r>
          </w:p>
        </w:tc>
        <w:tc>
          <w:tcPr>
            <w:tcW w:w="5040" w:type="dxa"/>
            <w:vAlign w:val="center"/>
            <w:hideMark/>
          </w:tcPr>
          <w:p w14:paraId="61C9E507" w14:textId="7CBF114F" w:rsidR="00AA361E" w:rsidRPr="00D13765" w:rsidRDefault="00AA361E" w:rsidP="00AA361E">
            <w:pPr>
              <w:spacing w:after="0" w:line="240" w:lineRule="auto"/>
              <w:rPr>
                <w:rFonts w:ascii="Times New Roman" w:eastAsia="Times New Roman" w:hAnsi="Times New Roman" w:cs="Times New Roman"/>
                <w:color w:val="000000"/>
              </w:rPr>
            </w:pPr>
            <w:r w:rsidRPr="00D13765">
              <w:rPr>
                <w:rFonts w:ascii="Times New Roman" w:eastAsia="Times New Roman" w:hAnsi="Times New Roman" w:cs="Times New Roman"/>
                <w:color w:val="000000"/>
              </w:rPr>
              <w:t>541</w:t>
            </w:r>
            <w:r w:rsidR="00B057F3">
              <w:rPr>
                <w:rFonts w:ascii="Times New Roman" w:eastAsia="Times New Roman" w:hAnsi="Times New Roman" w:cs="Times New Roman"/>
                <w:color w:val="000000"/>
              </w:rPr>
              <w:t>380</w:t>
            </w:r>
            <w:r w:rsidRPr="00D13765">
              <w:rPr>
                <w:rFonts w:ascii="Times New Roman" w:eastAsia="Times New Roman" w:hAnsi="Times New Roman" w:cs="Times New Roman"/>
                <w:color w:val="000000"/>
              </w:rPr>
              <w:t xml:space="preserve"> – </w:t>
            </w:r>
            <w:r w:rsidR="00F7210F">
              <w:rPr>
                <w:rFonts w:ascii="Times New Roman" w:eastAsia="Times New Roman" w:hAnsi="Times New Roman" w:cs="Times New Roman"/>
                <w:color w:val="000000"/>
              </w:rPr>
              <w:t>Testing Laboratories and Services</w:t>
            </w:r>
          </w:p>
        </w:tc>
      </w:tr>
      <w:tr w:rsidR="00AA361E" w:rsidRPr="00D13765" w14:paraId="0DD30E7C" w14:textId="77777777" w:rsidTr="625E6571">
        <w:trPr>
          <w:trHeight w:val="60"/>
        </w:trPr>
        <w:tc>
          <w:tcPr>
            <w:tcW w:w="4410" w:type="dxa"/>
            <w:vAlign w:val="center"/>
            <w:hideMark/>
          </w:tcPr>
          <w:p w14:paraId="0C0A62C8" w14:textId="77777777" w:rsidR="00AA361E" w:rsidRPr="00D13765" w:rsidRDefault="00AA361E" w:rsidP="00AA361E">
            <w:pPr>
              <w:spacing w:after="0" w:line="240" w:lineRule="auto"/>
              <w:rPr>
                <w:rFonts w:ascii="Times New Roman" w:eastAsia="Times New Roman" w:hAnsi="Times New Roman" w:cs="Times New Roman"/>
                <w:b/>
                <w:bCs/>
                <w:color w:val="000000"/>
              </w:rPr>
            </w:pPr>
            <w:r w:rsidRPr="00D13765">
              <w:rPr>
                <w:rFonts w:ascii="Times New Roman" w:eastAsia="Times New Roman" w:hAnsi="Times New Roman" w:cs="Times New Roman"/>
                <w:b/>
                <w:bCs/>
                <w:color w:val="000000"/>
              </w:rPr>
              <w:t>Size Standards in Number of Employees</w:t>
            </w:r>
          </w:p>
        </w:tc>
        <w:tc>
          <w:tcPr>
            <w:tcW w:w="5040" w:type="dxa"/>
            <w:vAlign w:val="center"/>
            <w:hideMark/>
          </w:tcPr>
          <w:p w14:paraId="057C54EF" w14:textId="54DABA29" w:rsidR="00AA361E" w:rsidRPr="00D13765" w:rsidRDefault="00AA361E" w:rsidP="00AA361E">
            <w:pPr>
              <w:spacing w:after="0" w:line="240" w:lineRule="auto"/>
              <w:rPr>
                <w:rFonts w:ascii="Times New Roman" w:eastAsia="Times New Roman" w:hAnsi="Times New Roman" w:cs="Times New Roman"/>
                <w:color w:val="000000"/>
              </w:rPr>
            </w:pPr>
            <w:r w:rsidRPr="00D13765">
              <w:rPr>
                <w:rFonts w:ascii="Times New Roman" w:eastAsia="Times New Roman" w:hAnsi="Times New Roman" w:cs="Times New Roman"/>
                <w:color w:val="000000" w:themeColor="text1"/>
              </w:rPr>
              <w:t xml:space="preserve">N/A – This NAICS uses a </w:t>
            </w:r>
            <w:proofErr w:type="gramStart"/>
            <w:r w:rsidRPr="00D13765">
              <w:rPr>
                <w:rFonts w:ascii="Times New Roman" w:eastAsia="Times New Roman" w:hAnsi="Times New Roman" w:cs="Times New Roman"/>
                <w:color w:val="000000" w:themeColor="text1"/>
              </w:rPr>
              <w:t>revenue</w:t>
            </w:r>
            <w:r w:rsidR="2C826A74" w:rsidRPr="00D13765">
              <w:rPr>
                <w:rFonts w:ascii="Times New Roman" w:eastAsia="Times New Roman" w:hAnsi="Times New Roman" w:cs="Times New Roman"/>
                <w:color w:val="000000" w:themeColor="text1"/>
              </w:rPr>
              <w:t xml:space="preserve"> </w:t>
            </w:r>
            <w:r w:rsidRPr="00D13765">
              <w:rPr>
                <w:rFonts w:ascii="Times New Roman" w:eastAsia="Times New Roman" w:hAnsi="Times New Roman" w:cs="Times New Roman"/>
                <w:color w:val="000000" w:themeColor="text1"/>
              </w:rPr>
              <w:t>based</w:t>
            </w:r>
            <w:proofErr w:type="gramEnd"/>
            <w:r w:rsidRPr="00D13765">
              <w:rPr>
                <w:rFonts w:ascii="Times New Roman" w:eastAsia="Times New Roman" w:hAnsi="Times New Roman" w:cs="Times New Roman"/>
                <w:color w:val="000000" w:themeColor="text1"/>
              </w:rPr>
              <w:t xml:space="preserve"> size standard, not an employee threshold.</w:t>
            </w:r>
          </w:p>
        </w:tc>
      </w:tr>
      <w:tr w:rsidR="00AA361E" w:rsidRPr="00D13765" w14:paraId="3D5765DF" w14:textId="77777777" w:rsidTr="625E6571">
        <w:trPr>
          <w:trHeight w:val="134"/>
        </w:trPr>
        <w:tc>
          <w:tcPr>
            <w:tcW w:w="4410" w:type="dxa"/>
            <w:vAlign w:val="center"/>
            <w:hideMark/>
          </w:tcPr>
          <w:p w14:paraId="74DF68F9" w14:textId="77777777" w:rsidR="00AA361E" w:rsidRPr="00D13765" w:rsidRDefault="00AA361E" w:rsidP="00AA361E">
            <w:pPr>
              <w:spacing w:after="0" w:line="240" w:lineRule="auto"/>
              <w:rPr>
                <w:rFonts w:ascii="Times New Roman" w:eastAsia="Times New Roman" w:hAnsi="Times New Roman" w:cs="Times New Roman"/>
                <w:b/>
                <w:bCs/>
                <w:color w:val="000000"/>
              </w:rPr>
            </w:pPr>
            <w:r w:rsidRPr="00D13765">
              <w:rPr>
                <w:rFonts w:ascii="Times New Roman" w:eastAsia="Times New Roman" w:hAnsi="Times New Roman" w:cs="Times New Roman"/>
                <w:b/>
                <w:bCs/>
                <w:color w:val="000000"/>
              </w:rPr>
              <w:t>Place of Performance</w:t>
            </w:r>
          </w:p>
        </w:tc>
        <w:tc>
          <w:tcPr>
            <w:tcW w:w="5040" w:type="dxa"/>
            <w:vAlign w:val="center"/>
            <w:hideMark/>
          </w:tcPr>
          <w:p w14:paraId="39CB0A50" w14:textId="77777777" w:rsidR="00AA361E" w:rsidRPr="00D13765" w:rsidRDefault="00AA361E" w:rsidP="00AA361E">
            <w:pPr>
              <w:spacing w:after="0" w:line="240" w:lineRule="auto"/>
              <w:rPr>
                <w:rFonts w:ascii="Times New Roman" w:eastAsia="Times New Roman" w:hAnsi="Times New Roman" w:cs="Times New Roman"/>
                <w:color w:val="000000"/>
              </w:rPr>
            </w:pPr>
            <w:r w:rsidRPr="00D13765">
              <w:rPr>
                <w:rFonts w:ascii="Times New Roman" w:eastAsia="Times New Roman" w:hAnsi="Times New Roman" w:cs="Times New Roman"/>
                <w:color w:val="000000"/>
              </w:rPr>
              <w:t>Government sites at Fleet Readiness Centers: FRCSE, FRCE, FRCSW, FRCMA (Oceana/Norfolk), and FRCW.</w:t>
            </w:r>
          </w:p>
        </w:tc>
      </w:tr>
    </w:tbl>
    <w:p w14:paraId="59EEE0EA" w14:textId="77777777" w:rsidR="00897234" w:rsidRPr="00D13765" w:rsidRDefault="00897234" w:rsidP="00897234">
      <w:pPr>
        <w:rPr>
          <w:rFonts w:ascii="Times New Roman" w:hAnsi="Times New Roman" w:cs="Times New Roman"/>
          <w:b/>
          <w:color w:val="000000"/>
        </w:rPr>
      </w:pPr>
    </w:p>
    <w:p w14:paraId="186F07EF" w14:textId="757AF9ED" w:rsidR="00BB2C78" w:rsidRPr="00D13765" w:rsidRDefault="7D55194F" w:rsidP="00452A1B">
      <w:pPr>
        <w:pStyle w:val="ListParagraph"/>
        <w:numPr>
          <w:ilvl w:val="0"/>
          <w:numId w:val="3"/>
        </w:numPr>
        <w:rPr>
          <w:rFonts w:ascii="Times New Roman" w:hAnsi="Times New Roman" w:cs="Times New Roman"/>
          <w:color w:val="000000"/>
        </w:rPr>
      </w:pPr>
      <w:r w:rsidRPr="625E6571">
        <w:rPr>
          <w:rFonts w:ascii="Times New Roman" w:hAnsi="Times New Roman" w:cs="Times New Roman"/>
        </w:rPr>
        <w:lastRenderedPageBreak/>
        <w:t xml:space="preserve">Businesses of all sizes are encouraged to respond; however, each respondent must clearly identify their business size in their capabilities statement. </w:t>
      </w:r>
      <w:r w:rsidRPr="625E6571">
        <w:rPr>
          <w:rStyle w:val="Emphasis"/>
          <w:rFonts w:ascii="Times New Roman" w:hAnsi="Times New Roman" w:cs="Times New Roman"/>
          <w:b/>
          <w:bCs/>
          <w:i w:val="0"/>
          <w:iCs w:val="0"/>
        </w:rPr>
        <w:t>Note</w:t>
      </w:r>
      <w:r w:rsidRPr="625E6571">
        <w:rPr>
          <w:rStyle w:val="Emphasis"/>
          <w:rFonts w:ascii="Times New Roman" w:hAnsi="Times New Roman" w:cs="Times New Roman"/>
        </w:rPr>
        <w:t>:</w:t>
      </w:r>
      <w:r w:rsidRPr="625E6571">
        <w:rPr>
          <w:rFonts w:ascii="Times New Roman" w:hAnsi="Times New Roman" w:cs="Times New Roman"/>
        </w:rPr>
        <w:t xml:space="preserve"> </w:t>
      </w:r>
      <w:r w:rsidRPr="625E6571">
        <w:rPr>
          <w:rStyle w:val="Strong"/>
          <w:rFonts w:ascii="Times New Roman" w:hAnsi="Times New Roman" w:cs="Times New Roman"/>
        </w:rPr>
        <w:t>FAR 52.219</w:t>
      </w:r>
      <w:r w:rsidR="46861F52" w:rsidRPr="625E6571">
        <w:rPr>
          <w:rStyle w:val="Strong"/>
          <w:rFonts w:ascii="Times New Roman" w:hAnsi="Times New Roman" w:cs="Times New Roman"/>
        </w:rPr>
        <w:t>-</w:t>
      </w:r>
      <w:r w:rsidRPr="625E6571">
        <w:rPr>
          <w:rStyle w:val="Strong"/>
          <w:rFonts w:ascii="Times New Roman" w:hAnsi="Times New Roman" w:cs="Times New Roman"/>
        </w:rPr>
        <w:t>14, Limitations on Subcontracting</w:t>
      </w:r>
      <w:r w:rsidRPr="625E6571">
        <w:rPr>
          <w:rFonts w:ascii="Times New Roman" w:hAnsi="Times New Roman" w:cs="Times New Roman"/>
        </w:rPr>
        <w:t xml:space="preserve">, as modified by </w:t>
      </w:r>
      <w:r w:rsidR="1AD9B51E" w:rsidRPr="625E6571">
        <w:rPr>
          <w:rFonts w:ascii="Times New Roman" w:eastAsia="Times New Roman" w:hAnsi="Times New Roman" w:cs="Times New Roman"/>
          <w:color w:val="000000" w:themeColor="text1"/>
        </w:rPr>
        <w:t>Class Deviation 2021-O0008, Rev 1 dated Feb 2023</w:t>
      </w:r>
      <w:r w:rsidRPr="625E6571">
        <w:rPr>
          <w:rFonts w:ascii="Times New Roman" w:hAnsi="Times New Roman" w:cs="Times New Roman"/>
        </w:rPr>
        <w:t>, requires that a small business prime on a set</w:t>
      </w:r>
      <w:r w:rsidR="4FDCE63A" w:rsidRPr="625E6571">
        <w:rPr>
          <w:rFonts w:ascii="Times New Roman" w:hAnsi="Times New Roman" w:cs="Times New Roman"/>
        </w:rPr>
        <w:t xml:space="preserve"> </w:t>
      </w:r>
      <w:r w:rsidRPr="625E6571">
        <w:rPr>
          <w:rFonts w:ascii="Times New Roman" w:hAnsi="Times New Roman" w:cs="Times New Roman"/>
        </w:rPr>
        <w:t xml:space="preserve">aside acquisition </w:t>
      </w:r>
      <w:r w:rsidR="42845C0B" w:rsidRPr="625E6571">
        <w:rPr>
          <w:rFonts w:ascii="Times New Roman" w:hAnsi="Times New Roman" w:cs="Times New Roman"/>
        </w:rPr>
        <w:t>performs</w:t>
      </w:r>
      <w:r w:rsidRPr="625E6571">
        <w:rPr>
          <w:rFonts w:ascii="Times New Roman" w:hAnsi="Times New Roman" w:cs="Times New Roman"/>
        </w:rPr>
        <w:t xml:space="preserve"> at least 50 percent of the cost of contract performance. Under this deviation, small business primes may count first</w:t>
      </w:r>
      <w:r w:rsidR="242E2FEA" w:rsidRPr="625E6571">
        <w:rPr>
          <w:rFonts w:ascii="Times New Roman" w:hAnsi="Times New Roman" w:cs="Times New Roman"/>
        </w:rPr>
        <w:t xml:space="preserve"> </w:t>
      </w:r>
      <w:r w:rsidRPr="625E6571">
        <w:rPr>
          <w:rFonts w:ascii="Times New Roman" w:hAnsi="Times New Roman" w:cs="Times New Roman"/>
        </w:rPr>
        <w:t xml:space="preserve">tier subcontracted work performed by </w:t>
      </w:r>
      <w:r w:rsidRPr="625E6571">
        <w:rPr>
          <w:rStyle w:val="Strong"/>
          <w:rFonts w:ascii="Times New Roman" w:hAnsi="Times New Roman" w:cs="Times New Roman"/>
        </w:rPr>
        <w:t>similarly situated entities</w:t>
      </w:r>
      <w:r w:rsidRPr="625E6571">
        <w:rPr>
          <w:rFonts w:ascii="Times New Roman" w:hAnsi="Times New Roman" w:cs="Times New Roman"/>
        </w:rPr>
        <w:t xml:space="preserve"> toward their performance requirement. Offerors are encouraged to review the full text of the deviation available at the </w:t>
      </w:r>
      <w:hyperlink r:id="rId11">
        <w:r w:rsidR="3034DF50" w:rsidRPr="625E6571">
          <w:rPr>
            <w:rStyle w:val="Hyperlink"/>
            <w:rFonts w:ascii="Times New Roman" w:hAnsi="Times New Roman" w:cs="Times New Roman"/>
            <w:b/>
            <w:bCs/>
            <w:color w:val="0000FF"/>
          </w:rPr>
          <w:t>https://www.acquisition.gov/browse/index/far</w:t>
        </w:r>
      </w:hyperlink>
      <w:r w:rsidR="320DBBE7" w:rsidRPr="625E6571">
        <w:rPr>
          <w:rFonts w:ascii="Times New Roman" w:hAnsi="Times New Roman" w:cs="Times New Roman"/>
          <w:color w:val="000000" w:themeColor="text1"/>
        </w:rPr>
        <w:t>).</w:t>
      </w:r>
    </w:p>
    <w:p w14:paraId="4C30B266" w14:textId="77777777" w:rsidR="00491FCD" w:rsidRPr="00D13765" w:rsidRDefault="00491FCD" w:rsidP="00491FCD">
      <w:pPr>
        <w:pStyle w:val="ListParagraph"/>
        <w:rPr>
          <w:rFonts w:ascii="Times New Roman" w:hAnsi="Times New Roman" w:cs="Times New Roman"/>
          <w:bCs/>
          <w:color w:val="000000"/>
        </w:rPr>
      </w:pPr>
    </w:p>
    <w:p w14:paraId="2F3DD87F" w14:textId="244C2CCF" w:rsidR="00D70988" w:rsidRPr="00C6738B" w:rsidRDefault="320DBBE7" w:rsidP="625E6571">
      <w:pPr>
        <w:pStyle w:val="ListParagraph"/>
        <w:ind w:left="1080"/>
        <w:rPr>
          <w:rFonts w:ascii="Times New Roman" w:hAnsi="Times New Roman" w:cs="Times New Roman"/>
          <w:color w:val="000000"/>
        </w:rPr>
      </w:pPr>
      <w:r w:rsidRPr="625E6571">
        <w:rPr>
          <w:rFonts w:ascii="Times New Roman" w:hAnsi="Times New Roman" w:cs="Times New Roman"/>
          <w:color w:val="000000" w:themeColor="text1"/>
        </w:rPr>
        <w:t xml:space="preserve">To assist in our market research and determination of any applicable small business set-aside for this effort, if you are a small business interested in priming this effort and plan to utilize “similarly situated entities” to meet the Limitations on Subcontracting, please identify the name &amp; CAGE Code of the specific firm(s) you intend to partner/subcontract with to meet the requirements as well as their SB size status under the NAICS that you as the prime would assign for their workshare. Information regarding any planned similarly situated entity should be included in answering any questions outlined in the Sources Sought Notice (SSN) </w:t>
      </w:r>
      <w:r w:rsidR="42845C0B" w:rsidRPr="625E6571">
        <w:rPr>
          <w:rFonts w:ascii="Times New Roman" w:hAnsi="Times New Roman" w:cs="Times New Roman"/>
          <w:color w:val="000000" w:themeColor="text1"/>
        </w:rPr>
        <w:t>to</w:t>
      </w:r>
      <w:r w:rsidRPr="625E6571">
        <w:rPr>
          <w:rFonts w:ascii="Times New Roman" w:hAnsi="Times New Roman" w:cs="Times New Roman"/>
          <w:color w:val="000000" w:themeColor="text1"/>
        </w:rPr>
        <w:t xml:space="preserve"> assist the </w:t>
      </w:r>
      <w:proofErr w:type="gramStart"/>
      <w:r w:rsidRPr="625E6571">
        <w:rPr>
          <w:rFonts w:ascii="Times New Roman" w:hAnsi="Times New Roman" w:cs="Times New Roman"/>
          <w:color w:val="000000" w:themeColor="text1"/>
        </w:rPr>
        <w:t>Government’s capability</w:t>
      </w:r>
      <w:proofErr w:type="gramEnd"/>
      <w:r w:rsidRPr="625E6571">
        <w:rPr>
          <w:rFonts w:ascii="Times New Roman" w:hAnsi="Times New Roman" w:cs="Times New Roman"/>
          <w:color w:val="000000" w:themeColor="text1"/>
        </w:rPr>
        <w:t xml:space="preserve"> determination.</w:t>
      </w:r>
    </w:p>
    <w:p w14:paraId="266E6426" w14:textId="77777777" w:rsidR="00FC2BE4" w:rsidRPr="00D13765" w:rsidRDefault="00FC2BE4" w:rsidP="00FC2BE4">
      <w:pPr>
        <w:pStyle w:val="Default"/>
        <w:ind w:left="375"/>
        <w:rPr>
          <w:rFonts w:ascii="Times New Roman" w:hAnsi="Times New Roman" w:cs="Times New Roman"/>
          <w:sz w:val="22"/>
          <w:szCs w:val="22"/>
        </w:rPr>
      </w:pPr>
    </w:p>
    <w:p w14:paraId="326C5480" w14:textId="62E55DD0" w:rsidR="007C7976" w:rsidRPr="00D13765" w:rsidRDefault="00E74E47" w:rsidP="00452A1B">
      <w:pPr>
        <w:pStyle w:val="Default"/>
        <w:numPr>
          <w:ilvl w:val="0"/>
          <w:numId w:val="1"/>
        </w:numPr>
        <w:rPr>
          <w:rFonts w:ascii="Times New Roman" w:hAnsi="Times New Roman" w:cs="Times New Roman"/>
          <w:sz w:val="22"/>
          <w:szCs w:val="22"/>
        </w:rPr>
      </w:pPr>
      <w:r w:rsidRPr="00D13765">
        <w:rPr>
          <w:rFonts w:ascii="Times New Roman" w:hAnsi="Times New Roman" w:cs="Times New Roman"/>
          <w:b/>
          <w:sz w:val="22"/>
          <w:szCs w:val="22"/>
        </w:rPr>
        <w:t>SUBMISSION INFORMATION</w:t>
      </w:r>
      <w:r w:rsidR="007C7976" w:rsidRPr="00D13765">
        <w:rPr>
          <w:rFonts w:ascii="Times New Roman" w:hAnsi="Times New Roman" w:cs="Times New Roman"/>
          <w:b/>
          <w:sz w:val="22"/>
          <w:szCs w:val="22"/>
        </w:rPr>
        <w:t xml:space="preserve"> </w:t>
      </w:r>
    </w:p>
    <w:p w14:paraId="7C95F8B7" w14:textId="0BEBA509" w:rsidR="00491FCD" w:rsidRPr="00D13765" w:rsidRDefault="00286B7E" w:rsidP="00452A1B">
      <w:pPr>
        <w:pStyle w:val="ListParagraph"/>
        <w:widowControl w:val="0"/>
        <w:numPr>
          <w:ilvl w:val="0"/>
          <w:numId w:val="6"/>
        </w:numPr>
        <w:tabs>
          <w:tab w:val="left" w:pos="1872"/>
          <w:tab w:val="left" w:pos="2592"/>
        </w:tabs>
        <w:autoSpaceDE w:val="0"/>
        <w:autoSpaceDN w:val="0"/>
        <w:spacing w:before="238"/>
        <w:ind w:right="452"/>
        <w:rPr>
          <w:rFonts w:ascii="Times New Roman" w:hAnsi="Times New Roman" w:cs="Times New Roman"/>
          <w:color w:val="231F20"/>
        </w:rPr>
      </w:pPr>
      <w:bookmarkStart w:id="1" w:name="_Hlk212387850"/>
      <w:r w:rsidRPr="00D13765">
        <w:rPr>
          <w:rFonts w:ascii="Times New Roman" w:hAnsi="Times New Roman" w:cs="Times New Roman"/>
          <w:color w:val="231F20"/>
        </w:rPr>
        <w:t xml:space="preserve">Interested parties should address the following questions in their response. The responses to these questions will aid the Government in determining whether a company </w:t>
      </w:r>
      <w:proofErr w:type="gramStart"/>
      <w:r w:rsidRPr="00D13765">
        <w:rPr>
          <w:rFonts w:ascii="Times New Roman" w:hAnsi="Times New Roman" w:cs="Times New Roman"/>
          <w:color w:val="231F20"/>
        </w:rPr>
        <w:t xml:space="preserve">is capable </w:t>
      </w:r>
      <w:r w:rsidR="00491FCD" w:rsidRPr="00D13765">
        <w:rPr>
          <w:rFonts w:ascii="Times New Roman" w:hAnsi="Times New Roman" w:cs="Times New Roman"/>
          <w:color w:val="231F20"/>
        </w:rPr>
        <w:t>of</w:t>
      </w:r>
      <w:r w:rsidRPr="00D13765">
        <w:rPr>
          <w:rFonts w:ascii="Times New Roman" w:hAnsi="Times New Roman" w:cs="Times New Roman"/>
          <w:color w:val="231F20"/>
        </w:rPr>
        <w:t xml:space="preserve"> performing</w:t>
      </w:r>
      <w:proofErr w:type="gramEnd"/>
      <w:r w:rsidRPr="00D13765">
        <w:rPr>
          <w:rFonts w:ascii="Times New Roman" w:hAnsi="Times New Roman" w:cs="Times New Roman"/>
          <w:color w:val="231F20"/>
        </w:rPr>
        <w:t xml:space="preserve"> the requirement,</w:t>
      </w:r>
      <w:r w:rsidRPr="00D13765">
        <w:rPr>
          <w:rFonts w:ascii="Times New Roman" w:hAnsi="Times New Roman" w:cs="Times New Roman"/>
          <w:color w:val="231F20"/>
          <w:spacing w:val="-4"/>
        </w:rPr>
        <w:t xml:space="preserve"> </w:t>
      </w:r>
      <w:r w:rsidRPr="00D13765">
        <w:rPr>
          <w:rFonts w:ascii="Times New Roman" w:hAnsi="Times New Roman" w:cs="Times New Roman"/>
          <w:color w:val="231F20"/>
        </w:rPr>
        <w:t>so</w:t>
      </w:r>
      <w:r w:rsidRPr="00D13765">
        <w:rPr>
          <w:rFonts w:ascii="Times New Roman" w:hAnsi="Times New Roman" w:cs="Times New Roman"/>
          <w:color w:val="231F20"/>
          <w:spacing w:val="-4"/>
        </w:rPr>
        <w:t xml:space="preserve"> </w:t>
      </w:r>
      <w:r w:rsidRPr="00D13765">
        <w:rPr>
          <w:rFonts w:ascii="Times New Roman" w:hAnsi="Times New Roman" w:cs="Times New Roman"/>
          <w:color w:val="231F20"/>
        </w:rPr>
        <w:t>it</w:t>
      </w:r>
      <w:r w:rsidRPr="00D13765">
        <w:rPr>
          <w:rFonts w:ascii="Times New Roman" w:hAnsi="Times New Roman" w:cs="Times New Roman"/>
          <w:color w:val="231F20"/>
          <w:spacing w:val="-4"/>
        </w:rPr>
        <w:t xml:space="preserve"> </w:t>
      </w:r>
      <w:r w:rsidRPr="00D13765">
        <w:rPr>
          <w:rFonts w:ascii="Times New Roman" w:hAnsi="Times New Roman" w:cs="Times New Roman"/>
          <w:color w:val="231F20"/>
        </w:rPr>
        <w:t>is</w:t>
      </w:r>
      <w:r w:rsidRPr="00D13765">
        <w:rPr>
          <w:rFonts w:ascii="Times New Roman" w:hAnsi="Times New Roman" w:cs="Times New Roman"/>
          <w:color w:val="231F20"/>
          <w:spacing w:val="-5"/>
        </w:rPr>
        <w:t xml:space="preserve"> </w:t>
      </w:r>
      <w:r w:rsidRPr="00D13765">
        <w:rPr>
          <w:rFonts w:ascii="Times New Roman" w:hAnsi="Times New Roman" w:cs="Times New Roman"/>
          <w:color w:val="231F20"/>
        </w:rPr>
        <w:t>important</w:t>
      </w:r>
      <w:r w:rsidRPr="00D13765">
        <w:rPr>
          <w:rFonts w:ascii="Times New Roman" w:hAnsi="Times New Roman" w:cs="Times New Roman"/>
          <w:color w:val="231F20"/>
          <w:spacing w:val="-4"/>
        </w:rPr>
        <w:t xml:space="preserve"> </w:t>
      </w:r>
      <w:r w:rsidRPr="00D13765">
        <w:rPr>
          <w:rFonts w:ascii="Times New Roman" w:hAnsi="Times New Roman" w:cs="Times New Roman"/>
          <w:color w:val="231F20"/>
        </w:rPr>
        <w:t>to</w:t>
      </w:r>
      <w:r w:rsidRPr="00D13765">
        <w:rPr>
          <w:rFonts w:ascii="Times New Roman" w:hAnsi="Times New Roman" w:cs="Times New Roman"/>
          <w:color w:val="231F20"/>
          <w:spacing w:val="-4"/>
        </w:rPr>
        <w:t xml:space="preserve"> </w:t>
      </w:r>
      <w:r w:rsidRPr="00D13765">
        <w:rPr>
          <w:rFonts w:ascii="Times New Roman" w:hAnsi="Times New Roman" w:cs="Times New Roman"/>
          <w:color w:val="231F20"/>
        </w:rPr>
        <w:t>address</w:t>
      </w:r>
      <w:r w:rsidRPr="00D13765">
        <w:rPr>
          <w:rFonts w:ascii="Times New Roman" w:hAnsi="Times New Roman" w:cs="Times New Roman"/>
          <w:color w:val="231F20"/>
          <w:spacing w:val="-4"/>
        </w:rPr>
        <w:t xml:space="preserve"> </w:t>
      </w:r>
      <w:r w:rsidRPr="00D13765">
        <w:rPr>
          <w:rFonts w:ascii="Times New Roman" w:hAnsi="Times New Roman" w:cs="Times New Roman"/>
          <w:color w:val="231F20"/>
        </w:rPr>
        <w:t>these</w:t>
      </w:r>
      <w:r w:rsidRPr="00D13765">
        <w:rPr>
          <w:rFonts w:ascii="Times New Roman" w:hAnsi="Times New Roman" w:cs="Times New Roman"/>
          <w:color w:val="231F20"/>
          <w:spacing w:val="-4"/>
        </w:rPr>
        <w:t xml:space="preserve"> </w:t>
      </w:r>
      <w:r w:rsidRPr="00D13765">
        <w:rPr>
          <w:rFonts w:ascii="Times New Roman" w:hAnsi="Times New Roman" w:cs="Times New Roman"/>
          <w:color w:val="231F20"/>
        </w:rPr>
        <w:t>areas</w:t>
      </w:r>
      <w:r w:rsidRPr="00D13765">
        <w:rPr>
          <w:rFonts w:ascii="Times New Roman" w:hAnsi="Times New Roman" w:cs="Times New Roman"/>
          <w:color w:val="231F20"/>
          <w:spacing w:val="-4"/>
        </w:rPr>
        <w:t xml:space="preserve"> </w:t>
      </w:r>
      <w:r w:rsidRPr="00D13765">
        <w:rPr>
          <w:rFonts w:ascii="Times New Roman" w:hAnsi="Times New Roman" w:cs="Times New Roman"/>
          <w:color w:val="231F20"/>
        </w:rPr>
        <w:t xml:space="preserve">with </w:t>
      </w:r>
      <w:r w:rsidR="00491FCD" w:rsidRPr="00D13765">
        <w:rPr>
          <w:rFonts w:ascii="Times New Roman" w:hAnsi="Times New Roman" w:cs="Times New Roman"/>
          <w:color w:val="231F20"/>
        </w:rPr>
        <w:t xml:space="preserve">sufficient and </w:t>
      </w:r>
      <w:r w:rsidRPr="00D13765">
        <w:rPr>
          <w:rFonts w:ascii="Times New Roman" w:hAnsi="Times New Roman" w:cs="Times New Roman"/>
          <w:color w:val="231F20"/>
        </w:rPr>
        <w:t>specific</w:t>
      </w:r>
      <w:r w:rsidRPr="00D13765">
        <w:rPr>
          <w:rFonts w:ascii="Times New Roman" w:hAnsi="Times New Roman" w:cs="Times New Roman"/>
          <w:color w:val="231F20"/>
          <w:spacing w:val="-4"/>
        </w:rPr>
        <w:t xml:space="preserve"> </w:t>
      </w:r>
      <w:r w:rsidRPr="00D13765">
        <w:rPr>
          <w:rFonts w:ascii="Times New Roman" w:hAnsi="Times New Roman" w:cs="Times New Roman"/>
          <w:color w:val="231F20"/>
        </w:rPr>
        <w:t>details</w:t>
      </w:r>
      <w:bookmarkEnd w:id="1"/>
      <w:r w:rsidR="00491FCD" w:rsidRPr="00D13765">
        <w:rPr>
          <w:rFonts w:ascii="Times New Roman" w:hAnsi="Times New Roman" w:cs="Times New Roman"/>
        </w:rPr>
        <w:t xml:space="preserve"> </w:t>
      </w:r>
      <w:r w:rsidR="00491FCD" w:rsidRPr="00D13765">
        <w:rPr>
          <w:rFonts w:ascii="Times New Roman" w:hAnsi="Times New Roman" w:cs="Times New Roman"/>
          <w:color w:val="231F20"/>
        </w:rPr>
        <w:t>to permit agency analysis to establish bona fide capability to meet requirements.</w:t>
      </w:r>
    </w:p>
    <w:p w14:paraId="207388F5" w14:textId="77777777" w:rsidR="00491FCD" w:rsidRPr="00D13765" w:rsidRDefault="00491FCD" w:rsidP="00491FCD">
      <w:pPr>
        <w:pStyle w:val="ListParagraph"/>
        <w:widowControl w:val="0"/>
        <w:tabs>
          <w:tab w:val="left" w:pos="1872"/>
          <w:tab w:val="left" w:pos="2592"/>
        </w:tabs>
        <w:autoSpaceDE w:val="0"/>
        <w:autoSpaceDN w:val="0"/>
        <w:spacing w:before="238"/>
        <w:ind w:left="1080" w:right="452"/>
        <w:rPr>
          <w:rFonts w:ascii="Times New Roman" w:hAnsi="Times New Roman" w:cs="Times New Roman"/>
          <w:color w:val="231F20"/>
        </w:rPr>
      </w:pPr>
    </w:p>
    <w:p w14:paraId="0B59D7E1" w14:textId="5B4D6C39" w:rsidR="00491FCD" w:rsidRPr="00D13765" w:rsidRDefault="00491FCD" w:rsidP="00D25F23">
      <w:pPr>
        <w:pStyle w:val="ListParagraph"/>
        <w:widowControl w:val="0"/>
        <w:tabs>
          <w:tab w:val="left" w:pos="1872"/>
          <w:tab w:val="left" w:pos="2592"/>
        </w:tabs>
        <w:autoSpaceDE w:val="0"/>
        <w:autoSpaceDN w:val="0"/>
        <w:spacing w:before="238"/>
        <w:ind w:left="1080" w:right="452"/>
        <w:rPr>
          <w:rFonts w:ascii="Times New Roman" w:hAnsi="Times New Roman" w:cs="Times New Roman"/>
          <w:color w:val="231F20"/>
        </w:rPr>
      </w:pPr>
      <w:r w:rsidRPr="00D13765">
        <w:rPr>
          <w:rFonts w:ascii="Times New Roman" w:hAnsi="Times New Roman" w:cs="Times New Roman"/>
          <w:color w:val="231F20"/>
        </w:rPr>
        <w:t>If the company finds itself not capable of performing, please specify which portions it cannot accomplish. If the company is teaming or utilizing subcontracts, please include information regarding which work the subcontractor will be responsible for and how the prime will determine the subcontractor can accomplish the work. If your company has any questions about the requirement, please also identify those in the response.</w:t>
      </w:r>
    </w:p>
    <w:p w14:paraId="4D81437E" w14:textId="10BB810C" w:rsidR="003A6A51" w:rsidRPr="00D13765" w:rsidRDefault="003A6A51" w:rsidP="00491FCD">
      <w:pPr>
        <w:pStyle w:val="ListParagraph"/>
        <w:widowControl w:val="0"/>
        <w:tabs>
          <w:tab w:val="left" w:pos="1872"/>
          <w:tab w:val="left" w:pos="2592"/>
        </w:tabs>
        <w:autoSpaceDE w:val="0"/>
        <w:autoSpaceDN w:val="0"/>
        <w:spacing w:before="238" w:after="0" w:line="240" w:lineRule="auto"/>
        <w:ind w:left="1080" w:right="452"/>
        <w:rPr>
          <w:rFonts w:ascii="Times New Roman" w:eastAsia="Tahoma" w:hAnsi="Times New Roman" w:cs="Times New Roman"/>
          <w:color w:val="231F20"/>
        </w:rPr>
      </w:pPr>
    </w:p>
    <w:p w14:paraId="09C809C0" w14:textId="0D07AE58" w:rsidR="0033791D" w:rsidRPr="00D13765" w:rsidRDefault="00602ECB" w:rsidP="000551F1">
      <w:pPr>
        <w:autoSpaceDE w:val="0"/>
        <w:autoSpaceDN w:val="0"/>
        <w:adjustRightInd w:val="0"/>
        <w:spacing w:after="0" w:line="240" w:lineRule="auto"/>
        <w:ind w:left="360" w:firstLine="720"/>
        <w:rPr>
          <w:rFonts w:ascii="Times New Roman" w:hAnsi="Times New Roman" w:cs="Times New Roman"/>
          <w:color w:val="000000"/>
        </w:rPr>
      </w:pPr>
      <w:r w:rsidRPr="00D13765">
        <w:rPr>
          <w:rFonts w:ascii="Times New Roman" w:hAnsi="Times New Roman" w:cs="Times New Roman"/>
          <w:b/>
          <w:bCs/>
          <w:color w:val="000000"/>
        </w:rPr>
        <w:t xml:space="preserve">REQUESTED </w:t>
      </w:r>
      <w:r w:rsidR="0033791D" w:rsidRPr="00D13765">
        <w:rPr>
          <w:rFonts w:ascii="Times New Roman" w:hAnsi="Times New Roman" w:cs="Times New Roman"/>
          <w:b/>
          <w:bCs/>
          <w:color w:val="000000"/>
        </w:rPr>
        <w:t xml:space="preserve">INFORMATION: </w:t>
      </w:r>
    </w:p>
    <w:p w14:paraId="5A2AC8F1" w14:textId="447220DD" w:rsidR="0033791D" w:rsidRPr="0093378D" w:rsidRDefault="0033791D" w:rsidP="0093378D">
      <w:pPr>
        <w:pStyle w:val="ListParagraph"/>
        <w:ind w:left="1080"/>
        <w:rPr>
          <w:rFonts w:ascii="Times New Roman" w:eastAsia="Yu Mincho" w:hAnsi="Times New Roman" w:cs="Times New Roman"/>
        </w:rPr>
      </w:pPr>
      <w:r w:rsidRPr="00D13765">
        <w:rPr>
          <w:rFonts w:ascii="Times New Roman" w:hAnsi="Times New Roman" w:cs="Times New Roman"/>
        </w:rPr>
        <w:t xml:space="preserve">Capability statement packages should demonstrate the ability to perform the services. Information provided should include specific technical skills your company possesses, which ensures capability </w:t>
      </w:r>
      <w:r w:rsidR="000D468C" w:rsidRPr="00D13765">
        <w:rPr>
          <w:rFonts w:ascii="Times New Roman" w:hAnsi="Times New Roman" w:cs="Times New Roman"/>
        </w:rPr>
        <w:t>of performing</w:t>
      </w:r>
      <w:r w:rsidRPr="00D13765">
        <w:rPr>
          <w:rFonts w:ascii="Times New Roman" w:hAnsi="Times New Roman" w:cs="Times New Roman"/>
        </w:rPr>
        <w:t xml:space="preserve"> the tasks. This documentation must address, at a minimum, the followin</w:t>
      </w:r>
      <w:r w:rsidRPr="625E6571">
        <w:rPr>
          <w:rFonts w:ascii="Times New Roman" w:eastAsiaTheme="minorEastAsia" w:hAnsi="Times New Roman" w:cs="Times New Roman"/>
        </w:rPr>
        <w:t xml:space="preserve">g: Reference number </w:t>
      </w:r>
      <w:r w:rsidR="7B23410C" w:rsidRPr="625E6571">
        <w:rPr>
          <w:rFonts w:ascii="Times New Roman" w:eastAsia="Yu Mincho" w:hAnsi="Times New Roman" w:cs="Times New Roman"/>
          <w:b/>
          <w:bCs/>
        </w:rPr>
        <w:t>N68520-26-RFPREQ-F600000-0079.</w:t>
      </w:r>
    </w:p>
    <w:p w14:paraId="366BAD3E" w14:textId="77777777" w:rsidR="0033791D" w:rsidRPr="00D13765" w:rsidRDefault="0033791D" w:rsidP="0033791D">
      <w:pPr>
        <w:pStyle w:val="ListParagraph"/>
        <w:ind w:left="375"/>
        <w:rPr>
          <w:rFonts w:ascii="Times New Roman" w:hAnsi="Times New Roman" w:cs="Times New Roman"/>
        </w:rPr>
      </w:pPr>
    </w:p>
    <w:p w14:paraId="425D5A84" w14:textId="2143E7AE" w:rsidR="00AF7FDA" w:rsidRPr="00D13765" w:rsidRDefault="00AF7FDA" w:rsidP="00AF7FDA">
      <w:pPr>
        <w:pStyle w:val="ListParagraph"/>
        <w:numPr>
          <w:ilvl w:val="0"/>
          <w:numId w:val="2"/>
        </w:numPr>
        <w:rPr>
          <w:rFonts w:ascii="Times New Roman" w:hAnsi="Times New Roman" w:cs="Times New Roman"/>
        </w:rPr>
      </w:pPr>
      <w:r w:rsidRPr="00D13765">
        <w:rPr>
          <w:rFonts w:ascii="Times New Roman" w:hAnsi="Times New Roman" w:cs="Times New Roman"/>
        </w:rPr>
        <w:t>Describe past or current Department of War (</w:t>
      </w:r>
      <w:proofErr w:type="spellStart"/>
      <w:r w:rsidRPr="00D13765">
        <w:rPr>
          <w:rFonts w:ascii="Times New Roman" w:hAnsi="Times New Roman" w:cs="Times New Roman"/>
        </w:rPr>
        <w:t>DoW</w:t>
      </w:r>
      <w:proofErr w:type="spellEnd"/>
      <w:r w:rsidRPr="00D13765">
        <w:rPr>
          <w:rFonts w:ascii="Times New Roman" w:hAnsi="Times New Roman" w:cs="Times New Roman"/>
        </w:rPr>
        <w:t xml:space="preserve">) and/or commercial experience performing efforts of similar size and scope within the last five (5) years. Include contract </w:t>
      </w:r>
      <w:proofErr w:type="gramStart"/>
      <w:r w:rsidRPr="00D13765">
        <w:rPr>
          <w:rFonts w:ascii="Times New Roman" w:hAnsi="Times New Roman" w:cs="Times New Roman"/>
        </w:rPr>
        <w:t>number</w:t>
      </w:r>
      <w:proofErr w:type="gramEnd"/>
      <w:r w:rsidRPr="00D13765">
        <w:rPr>
          <w:rFonts w:ascii="Times New Roman" w:hAnsi="Times New Roman" w:cs="Times New Roman"/>
        </w:rPr>
        <w:t xml:space="preserve">, supported organization, prime/subcontractor status, contract value, and Government point of contact with current email and telephone </w:t>
      </w:r>
      <w:r w:rsidR="00CE5E10" w:rsidRPr="00D13765">
        <w:rPr>
          <w:rFonts w:ascii="Times New Roman" w:hAnsi="Times New Roman" w:cs="Times New Roman"/>
        </w:rPr>
        <w:t>numbers</w:t>
      </w:r>
      <w:r w:rsidRPr="00D13765">
        <w:rPr>
          <w:rFonts w:ascii="Times New Roman" w:hAnsi="Times New Roman" w:cs="Times New Roman"/>
        </w:rPr>
        <w:t>.</w:t>
      </w:r>
    </w:p>
    <w:p w14:paraId="07B62AFA" w14:textId="77777777" w:rsidR="0033791D" w:rsidRPr="00D13765" w:rsidRDefault="0033791D" w:rsidP="0033791D">
      <w:pPr>
        <w:pStyle w:val="ListParagraph"/>
        <w:ind w:left="1440"/>
        <w:rPr>
          <w:rFonts w:ascii="Times New Roman" w:hAnsi="Times New Roman" w:cs="Times New Roman"/>
        </w:rPr>
      </w:pPr>
    </w:p>
    <w:p w14:paraId="729B7C54" w14:textId="0B159AD2" w:rsidR="0033791D" w:rsidRPr="00D13765" w:rsidRDefault="0056594F" w:rsidP="00452A1B">
      <w:pPr>
        <w:pStyle w:val="ListParagraph"/>
        <w:numPr>
          <w:ilvl w:val="0"/>
          <w:numId w:val="2"/>
        </w:numPr>
        <w:rPr>
          <w:rFonts w:ascii="Times New Roman" w:hAnsi="Times New Roman" w:cs="Times New Roman"/>
        </w:rPr>
      </w:pPr>
      <w:r w:rsidRPr="00D13765">
        <w:rPr>
          <w:rFonts w:ascii="Times New Roman" w:hAnsi="Times New Roman" w:cs="Times New Roman"/>
        </w:rPr>
        <w:t xml:space="preserve">Describe experience and capabilities </w:t>
      </w:r>
      <w:r w:rsidR="00491FCD" w:rsidRPr="00D13765">
        <w:rPr>
          <w:rFonts w:ascii="Times New Roman" w:hAnsi="Times New Roman" w:cs="Times New Roman"/>
        </w:rPr>
        <w:t>regarding</w:t>
      </w:r>
      <w:r w:rsidRPr="00D13765">
        <w:rPr>
          <w:rFonts w:ascii="Times New Roman" w:hAnsi="Times New Roman" w:cs="Times New Roman"/>
        </w:rPr>
        <w:t xml:space="preserve"> your company's ability to manage D</w:t>
      </w:r>
      <w:r w:rsidR="19C79CE2" w:rsidRPr="00D13765">
        <w:rPr>
          <w:rFonts w:ascii="Times New Roman" w:hAnsi="Times New Roman" w:cs="Times New Roman"/>
        </w:rPr>
        <w:t>O</w:t>
      </w:r>
      <w:r w:rsidRPr="00D13765">
        <w:rPr>
          <w:rFonts w:ascii="Times New Roman" w:hAnsi="Times New Roman" w:cs="Times New Roman"/>
        </w:rPr>
        <w:t>W tasks of this nature and size</w:t>
      </w:r>
      <w:r w:rsidR="0033791D" w:rsidRPr="00D13765">
        <w:rPr>
          <w:rFonts w:ascii="Times New Roman" w:hAnsi="Times New Roman" w:cs="Times New Roman"/>
        </w:rPr>
        <w:t xml:space="preserve"> as it relates to the services described in </w:t>
      </w:r>
      <w:r w:rsidR="00E45827" w:rsidRPr="00D13765">
        <w:rPr>
          <w:rFonts w:ascii="Times New Roman" w:hAnsi="Times New Roman" w:cs="Times New Roman"/>
        </w:rPr>
        <w:t>FO ISO Registrations for Depot Level Activities</w:t>
      </w:r>
      <w:r w:rsidR="0033791D" w:rsidRPr="00D13765">
        <w:rPr>
          <w:rFonts w:ascii="Times New Roman" w:hAnsi="Times New Roman" w:cs="Times New Roman"/>
          <w:color w:val="FF0000"/>
        </w:rPr>
        <w:t xml:space="preserve"> </w:t>
      </w:r>
      <w:r w:rsidR="009112BB" w:rsidRPr="00D13765">
        <w:rPr>
          <w:rFonts w:ascii="Times New Roman" w:eastAsia="Tahoma" w:hAnsi="Times New Roman" w:cs="Times New Roman"/>
          <w:b/>
          <w:bCs/>
          <w:color w:val="0000FF"/>
        </w:rPr>
        <w:t>Attachment 1</w:t>
      </w:r>
      <w:r w:rsidR="009112BB" w:rsidRPr="00D13765">
        <w:rPr>
          <w:rFonts w:ascii="Times New Roman" w:eastAsia="Tahoma" w:hAnsi="Times New Roman" w:cs="Times New Roman"/>
          <w:color w:val="231F20"/>
        </w:rPr>
        <w:t xml:space="preserve">, </w:t>
      </w:r>
      <w:r w:rsidR="009112BB" w:rsidRPr="00D13765">
        <w:rPr>
          <w:rFonts w:ascii="Times New Roman" w:eastAsia="Tahoma" w:hAnsi="Times New Roman" w:cs="Times New Roman"/>
          <w:b/>
          <w:bCs/>
          <w:color w:val="0000FF"/>
        </w:rPr>
        <w:t>Draft SOW</w:t>
      </w:r>
      <w:r w:rsidR="00D72BCE" w:rsidRPr="00D13765">
        <w:rPr>
          <w:rFonts w:ascii="Times New Roman" w:eastAsia="Tahoma" w:hAnsi="Times New Roman" w:cs="Times New Roman"/>
          <w:color w:val="0000FF"/>
        </w:rPr>
        <w:t>.</w:t>
      </w:r>
    </w:p>
    <w:p w14:paraId="1A1CE8D7" w14:textId="77777777" w:rsidR="0056594F" w:rsidRPr="00D13765" w:rsidRDefault="0056594F" w:rsidP="0056594F">
      <w:pPr>
        <w:pStyle w:val="ListParagraph"/>
        <w:rPr>
          <w:rFonts w:ascii="Times New Roman" w:hAnsi="Times New Roman" w:cs="Times New Roman"/>
        </w:rPr>
      </w:pPr>
    </w:p>
    <w:p w14:paraId="31B57A2D" w14:textId="47C0A0AC" w:rsidR="0056594F" w:rsidRPr="00D13765" w:rsidRDefault="0056594F" w:rsidP="008630C5">
      <w:pPr>
        <w:pStyle w:val="ListParagraph"/>
        <w:numPr>
          <w:ilvl w:val="0"/>
          <w:numId w:val="2"/>
        </w:numPr>
        <w:rPr>
          <w:rFonts w:ascii="Times New Roman" w:hAnsi="Times New Roman" w:cs="Times New Roman"/>
        </w:rPr>
      </w:pPr>
      <w:r w:rsidRPr="00D13765">
        <w:rPr>
          <w:rFonts w:ascii="Times New Roman" w:hAnsi="Times New Roman" w:cs="Times New Roman"/>
        </w:rPr>
        <w:t xml:space="preserve">Has your company managed a team of subcontractors before? </w:t>
      </w:r>
      <w:r w:rsidR="008630C5" w:rsidRPr="00D13765">
        <w:rPr>
          <w:rFonts w:ascii="Times New Roman" w:hAnsi="Times New Roman" w:cs="Times New Roman"/>
        </w:rPr>
        <w:t>If so, provide details regarding scope, structure, and oversight.</w:t>
      </w:r>
    </w:p>
    <w:p w14:paraId="4849E22D" w14:textId="77777777" w:rsidR="0056594F" w:rsidRPr="00D13765" w:rsidRDefault="0056594F" w:rsidP="0056594F">
      <w:pPr>
        <w:pStyle w:val="ListParagraph"/>
        <w:rPr>
          <w:rFonts w:ascii="Times New Roman" w:hAnsi="Times New Roman" w:cs="Times New Roman"/>
        </w:rPr>
      </w:pPr>
    </w:p>
    <w:p w14:paraId="5C85DFBA" w14:textId="6CFD8072" w:rsidR="00B76943" w:rsidRPr="00D13765" w:rsidRDefault="0056594F" w:rsidP="00DA6887">
      <w:pPr>
        <w:pStyle w:val="ListParagraph"/>
        <w:numPr>
          <w:ilvl w:val="0"/>
          <w:numId w:val="2"/>
        </w:numPr>
        <w:rPr>
          <w:rFonts w:ascii="Times New Roman" w:hAnsi="Times New Roman" w:cs="Times New Roman"/>
        </w:rPr>
      </w:pPr>
      <w:r w:rsidRPr="00D13765">
        <w:rPr>
          <w:rFonts w:ascii="Times New Roman" w:hAnsi="Times New Roman" w:cs="Times New Roman"/>
        </w:rPr>
        <w:t xml:space="preserve">Provide details on your intended management approach </w:t>
      </w:r>
      <w:r w:rsidR="00B76943" w:rsidRPr="00D13765">
        <w:rPr>
          <w:rFonts w:ascii="Times New Roman" w:hAnsi="Times New Roman" w:cs="Times New Roman"/>
        </w:rPr>
        <w:t xml:space="preserve">for meeting the requirements of a contract of this scope, complexity, and magnitude. </w:t>
      </w:r>
    </w:p>
    <w:p w14:paraId="6D95CF6E" w14:textId="77777777" w:rsidR="00B76943" w:rsidRPr="00D13765" w:rsidRDefault="00B76943" w:rsidP="00B76943">
      <w:pPr>
        <w:pStyle w:val="ListParagraph"/>
        <w:ind w:left="1440"/>
        <w:rPr>
          <w:rFonts w:ascii="Times New Roman" w:hAnsi="Times New Roman" w:cs="Times New Roman"/>
        </w:rPr>
      </w:pPr>
      <w:r w:rsidRPr="00D13765">
        <w:rPr>
          <w:rFonts w:ascii="Times New Roman" w:hAnsi="Times New Roman" w:cs="Times New Roman"/>
        </w:rPr>
        <w:t xml:space="preserve">a. Explain how you will </w:t>
      </w:r>
      <w:proofErr w:type="gramStart"/>
      <w:r w:rsidRPr="00D13765">
        <w:rPr>
          <w:rFonts w:ascii="Times New Roman" w:hAnsi="Times New Roman" w:cs="Times New Roman"/>
        </w:rPr>
        <w:t>staff</w:t>
      </w:r>
      <w:proofErr w:type="gramEnd"/>
      <w:r w:rsidRPr="00D13765">
        <w:rPr>
          <w:rFonts w:ascii="Times New Roman" w:hAnsi="Times New Roman" w:cs="Times New Roman"/>
        </w:rPr>
        <w:t xml:space="preserve"> the effort with qualified personnel. </w:t>
      </w:r>
    </w:p>
    <w:p w14:paraId="2BB340DB" w14:textId="54B98E52" w:rsidR="00B76943" w:rsidRPr="00D13765" w:rsidRDefault="00B76943" w:rsidP="00B76943">
      <w:pPr>
        <w:pStyle w:val="ListParagraph"/>
        <w:ind w:left="1440"/>
        <w:rPr>
          <w:rFonts w:ascii="Times New Roman" w:hAnsi="Times New Roman" w:cs="Times New Roman"/>
        </w:rPr>
      </w:pPr>
      <w:r w:rsidRPr="00D13765">
        <w:rPr>
          <w:rFonts w:ascii="Times New Roman" w:hAnsi="Times New Roman" w:cs="Times New Roman"/>
        </w:rPr>
        <w:t>b. Provide a description of your team, including roles and responsibilities.</w:t>
      </w:r>
    </w:p>
    <w:p w14:paraId="4A85296C" w14:textId="16CBEC3A" w:rsidR="0033791D" w:rsidRPr="00D13765" w:rsidRDefault="0033791D" w:rsidP="00B76943">
      <w:pPr>
        <w:pStyle w:val="ListParagraph"/>
        <w:ind w:left="1440"/>
        <w:rPr>
          <w:rFonts w:ascii="Times New Roman" w:hAnsi="Times New Roman" w:cs="Times New Roman"/>
          <w:color w:val="000000"/>
        </w:rPr>
      </w:pPr>
    </w:p>
    <w:p w14:paraId="26505A73" w14:textId="77777777" w:rsidR="0033791D" w:rsidRPr="00D13765" w:rsidRDefault="0033791D" w:rsidP="00452A1B">
      <w:pPr>
        <w:pStyle w:val="ListParagraph"/>
        <w:numPr>
          <w:ilvl w:val="0"/>
          <w:numId w:val="2"/>
        </w:numPr>
        <w:autoSpaceDE w:val="0"/>
        <w:autoSpaceDN w:val="0"/>
        <w:adjustRightInd w:val="0"/>
        <w:spacing w:after="0" w:line="240" w:lineRule="auto"/>
        <w:rPr>
          <w:rFonts w:ascii="Times New Roman" w:hAnsi="Times New Roman" w:cs="Times New Roman"/>
          <w:color w:val="000000"/>
        </w:rPr>
      </w:pPr>
      <w:r w:rsidRPr="00D13765">
        <w:rPr>
          <w:rFonts w:ascii="Times New Roman" w:hAnsi="Times New Roman" w:cs="Times New Roman"/>
          <w:color w:val="000000"/>
        </w:rPr>
        <w:t xml:space="preserve">Provide a statement including current small/large business status and company profile to include number of employees, annual revenue history, office locations, Unique Entity Identifier (UEI), etc. </w:t>
      </w:r>
    </w:p>
    <w:p w14:paraId="73AAB974" w14:textId="77777777" w:rsidR="0033791D" w:rsidRPr="00D13765" w:rsidRDefault="0033791D" w:rsidP="0033791D">
      <w:pPr>
        <w:autoSpaceDE w:val="0"/>
        <w:autoSpaceDN w:val="0"/>
        <w:adjustRightInd w:val="0"/>
        <w:spacing w:after="0" w:line="240" w:lineRule="auto"/>
        <w:ind w:left="720"/>
        <w:rPr>
          <w:rFonts w:ascii="Times New Roman" w:hAnsi="Times New Roman" w:cs="Times New Roman"/>
          <w:color w:val="000000"/>
        </w:rPr>
      </w:pPr>
    </w:p>
    <w:p w14:paraId="6028DCC7" w14:textId="6EF449D3" w:rsidR="00513772" w:rsidRPr="00D13765" w:rsidRDefault="0033791D" w:rsidP="00452A1B">
      <w:pPr>
        <w:pStyle w:val="ListParagraph"/>
        <w:numPr>
          <w:ilvl w:val="0"/>
          <w:numId w:val="2"/>
        </w:numPr>
        <w:autoSpaceDE w:val="0"/>
        <w:autoSpaceDN w:val="0"/>
        <w:adjustRightInd w:val="0"/>
        <w:spacing w:after="0" w:line="240" w:lineRule="auto"/>
        <w:rPr>
          <w:rFonts w:ascii="Times New Roman" w:hAnsi="Times New Roman" w:cs="Times New Roman"/>
          <w:color w:val="000000"/>
        </w:rPr>
      </w:pPr>
      <w:r w:rsidRPr="00D13765">
        <w:rPr>
          <w:rFonts w:ascii="Times New Roman" w:hAnsi="Times New Roman" w:cs="Times New Roman"/>
          <w:color w:val="000000"/>
        </w:rPr>
        <w:t xml:space="preserve">Respondents to this notice also must indicate whether they qualify as a Small, Small Disadvantaged, Women-Owned, HUBZone, or </w:t>
      </w:r>
      <w:r w:rsidR="006E11F8" w:rsidRPr="00D13765">
        <w:rPr>
          <w:rFonts w:ascii="Times New Roman" w:hAnsi="Times New Roman" w:cs="Times New Roman"/>
          <w:color w:val="000000"/>
        </w:rPr>
        <w:t>Service-Disabled</w:t>
      </w:r>
      <w:r w:rsidRPr="00D13765">
        <w:rPr>
          <w:rFonts w:ascii="Times New Roman" w:hAnsi="Times New Roman" w:cs="Times New Roman"/>
          <w:color w:val="000000"/>
        </w:rPr>
        <w:t xml:space="preserve"> Veteran-Owned Small Business Concern under the NAICS code identified for this requirement. </w:t>
      </w:r>
    </w:p>
    <w:p w14:paraId="1E0CA67F" w14:textId="77777777" w:rsidR="00230A1B" w:rsidRPr="00FE1FA8" w:rsidRDefault="00230A1B" w:rsidP="00FE1FA8">
      <w:pPr>
        <w:rPr>
          <w:rFonts w:ascii="Times New Roman" w:eastAsia="Times New Roman" w:hAnsi="Times New Roman" w:cs="Times New Roman"/>
          <w:color w:val="000000" w:themeColor="text1"/>
        </w:rPr>
      </w:pPr>
    </w:p>
    <w:p w14:paraId="1D63346C" w14:textId="77777777" w:rsidR="00032286" w:rsidRPr="00D13765" w:rsidRDefault="00230A1B" w:rsidP="00C6738B">
      <w:pPr>
        <w:pStyle w:val="ListParagraph"/>
        <w:numPr>
          <w:ilvl w:val="0"/>
          <w:numId w:val="16"/>
        </w:numPr>
        <w:spacing w:after="0"/>
        <w:rPr>
          <w:rFonts w:ascii="Times New Roman" w:eastAsia="Times New Roman" w:hAnsi="Times New Roman" w:cs="Times New Roman"/>
          <w:color w:val="000000" w:themeColor="text1"/>
        </w:rPr>
      </w:pPr>
      <w:r w:rsidRPr="00D13765">
        <w:rPr>
          <w:rFonts w:ascii="Times New Roman" w:eastAsia="Times New Roman" w:hAnsi="Times New Roman" w:cs="Times New Roman"/>
          <w:color w:val="000000" w:themeColor="text1"/>
        </w:rPr>
        <w:t xml:space="preserve">Describe your organization’s experience supporting ISO 9001, AS9110, ISO 14001, and ISO 45001 certification, surveillance, and recertification audits across </w:t>
      </w:r>
      <w:r w:rsidR="008F3FCD" w:rsidRPr="00D13765">
        <w:rPr>
          <w:rFonts w:ascii="Times New Roman" w:eastAsia="Times New Roman" w:hAnsi="Times New Roman" w:cs="Times New Roman"/>
          <w:color w:val="000000" w:themeColor="text1"/>
        </w:rPr>
        <w:t>multi-site</w:t>
      </w:r>
      <w:r w:rsidRPr="00D13765">
        <w:rPr>
          <w:rFonts w:ascii="Times New Roman" w:eastAsia="Times New Roman" w:hAnsi="Times New Roman" w:cs="Times New Roman"/>
          <w:color w:val="000000" w:themeColor="text1"/>
        </w:rPr>
        <w:t xml:space="preserve"> Government or </w:t>
      </w:r>
      <w:proofErr w:type="spellStart"/>
      <w:r w:rsidRPr="00D13765">
        <w:rPr>
          <w:rFonts w:ascii="Times New Roman" w:eastAsia="Times New Roman" w:hAnsi="Times New Roman" w:cs="Times New Roman"/>
          <w:color w:val="000000" w:themeColor="text1"/>
        </w:rPr>
        <w:t>Do</w:t>
      </w:r>
      <w:r w:rsidR="25211BE0" w:rsidRPr="00D13765">
        <w:rPr>
          <w:rFonts w:ascii="Times New Roman" w:eastAsia="Times New Roman" w:hAnsi="Times New Roman" w:cs="Times New Roman"/>
          <w:color w:val="000000" w:themeColor="text1"/>
        </w:rPr>
        <w:t>W</w:t>
      </w:r>
      <w:proofErr w:type="spellEnd"/>
      <w:r w:rsidRPr="00D13765">
        <w:rPr>
          <w:rFonts w:ascii="Times New Roman" w:eastAsia="Times New Roman" w:hAnsi="Times New Roman" w:cs="Times New Roman"/>
          <w:color w:val="000000" w:themeColor="text1"/>
        </w:rPr>
        <w:t xml:space="preserve"> environments. Include contract numbers, scope, and years of performance.</w:t>
      </w:r>
    </w:p>
    <w:p w14:paraId="01DED2ED" w14:textId="77777777" w:rsidR="00032286" w:rsidRPr="00D13765" w:rsidRDefault="00032286" w:rsidP="00032286">
      <w:pPr>
        <w:pStyle w:val="ListParagraph"/>
        <w:rPr>
          <w:rStyle w:val="Strong"/>
          <w:rFonts w:ascii="Times New Roman" w:hAnsi="Times New Roman" w:cs="Times New Roman"/>
        </w:rPr>
      </w:pPr>
    </w:p>
    <w:p w14:paraId="361E4E4E" w14:textId="77777777" w:rsidR="00032286" w:rsidRPr="00D13765" w:rsidRDefault="00032286" w:rsidP="00C6738B">
      <w:pPr>
        <w:pStyle w:val="ListParagraph"/>
        <w:numPr>
          <w:ilvl w:val="0"/>
          <w:numId w:val="16"/>
        </w:numPr>
        <w:spacing w:after="0"/>
        <w:rPr>
          <w:rFonts w:ascii="Times New Roman" w:eastAsia="Times New Roman" w:hAnsi="Times New Roman" w:cs="Times New Roman"/>
          <w:color w:val="000000" w:themeColor="text1"/>
        </w:rPr>
      </w:pPr>
      <w:r w:rsidRPr="00D13765">
        <w:rPr>
          <w:rStyle w:val="Strong"/>
          <w:rFonts w:ascii="Times New Roman" w:hAnsi="Times New Roman" w:cs="Times New Roman"/>
          <w:b w:val="0"/>
          <w:bCs w:val="0"/>
        </w:rPr>
        <w:t>Identify the qualifications, certifications, and experience of proposed personnel</w:t>
      </w:r>
      <w:r w:rsidRPr="00D13765">
        <w:rPr>
          <w:rFonts w:ascii="Times New Roman" w:hAnsi="Times New Roman" w:cs="Times New Roman"/>
        </w:rPr>
        <w:t xml:space="preserve"> supporting ISO audit, surveillance, and management system activities. Specify whether your staff includes certified ISO Lead Auditors for the applicable standards.</w:t>
      </w:r>
    </w:p>
    <w:p w14:paraId="43AEE5A5" w14:textId="77777777" w:rsidR="00032286" w:rsidRPr="00D13765" w:rsidRDefault="00032286" w:rsidP="00032286">
      <w:pPr>
        <w:pStyle w:val="ListParagraph"/>
        <w:rPr>
          <w:rStyle w:val="Strong"/>
          <w:rFonts w:ascii="Times New Roman" w:hAnsi="Times New Roman" w:cs="Times New Roman"/>
        </w:rPr>
      </w:pPr>
    </w:p>
    <w:p w14:paraId="25BEC20D" w14:textId="77777777" w:rsidR="00032286" w:rsidRPr="00D13765" w:rsidRDefault="00032286" w:rsidP="00C6738B">
      <w:pPr>
        <w:pStyle w:val="ListParagraph"/>
        <w:numPr>
          <w:ilvl w:val="0"/>
          <w:numId w:val="16"/>
        </w:numPr>
        <w:spacing w:after="0"/>
        <w:rPr>
          <w:rFonts w:ascii="Times New Roman" w:eastAsia="Times New Roman" w:hAnsi="Times New Roman" w:cs="Times New Roman"/>
          <w:color w:val="000000" w:themeColor="text1"/>
        </w:rPr>
      </w:pPr>
      <w:r w:rsidRPr="00D13765">
        <w:rPr>
          <w:rStyle w:val="Strong"/>
          <w:rFonts w:ascii="Times New Roman" w:hAnsi="Times New Roman" w:cs="Times New Roman"/>
          <w:b w:val="0"/>
          <w:bCs w:val="0"/>
        </w:rPr>
        <w:t>Explain your company’s ability to provide the required number of audit days</w:t>
      </w:r>
      <w:r w:rsidRPr="00D13765">
        <w:rPr>
          <w:rFonts w:ascii="Times New Roman" w:hAnsi="Times New Roman" w:cs="Times New Roman"/>
        </w:rPr>
        <w:t xml:space="preserve"> per performance period (Base Year and Option Years) across all Fleet Readiness Center locations. Include staffing approach, surge capability, and geographic coverage.</w:t>
      </w:r>
    </w:p>
    <w:p w14:paraId="2227382D" w14:textId="77777777" w:rsidR="00032286" w:rsidRPr="00D13765" w:rsidRDefault="00032286" w:rsidP="00032286">
      <w:pPr>
        <w:pStyle w:val="ListParagraph"/>
        <w:rPr>
          <w:rStyle w:val="Strong"/>
          <w:rFonts w:ascii="Times New Roman" w:hAnsi="Times New Roman" w:cs="Times New Roman"/>
        </w:rPr>
      </w:pPr>
    </w:p>
    <w:p w14:paraId="1FB0FFA6" w14:textId="084D20CD" w:rsidR="00032286" w:rsidRPr="00D13765" w:rsidRDefault="00032286" w:rsidP="00C6738B">
      <w:pPr>
        <w:pStyle w:val="ListParagraph"/>
        <w:numPr>
          <w:ilvl w:val="0"/>
          <w:numId w:val="16"/>
        </w:numPr>
        <w:spacing w:after="0"/>
        <w:rPr>
          <w:rFonts w:ascii="Times New Roman" w:eastAsia="Times New Roman" w:hAnsi="Times New Roman" w:cs="Times New Roman"/>
          <w:color w:val="000000" w:themeColor="text1"/>
        </w:rPr>
      </w:pPr>
      <w:r w:rsidRPr="00D13765">
        <w:rPr>
          <w:rStyle w:val="Strong"/>
          <w:rFonts w:ascii="Times New Roman" w:hAnsi="Times New Roman" w:cs="Times New Roman"/>
          <w:b w:val="0"/>
          <w:bCs w:val="0"/>
        </w:rPr>
        <w:t>Describe your capability to support implementation, maintenance, and continuous improvement of ISO</w:t>
      </w:r>
      <w:r w:rsidR="59422431" w:rsidRPr="41463607">
        <w:rPr>
          <w:rStyle w:val="Strong"/>
          <w:rFonts w:ascii="Times New Roman" w:hAnsi="Times New Roman" w:cs="Times New Roman"/>
          <w:b w:val="0"/>
          <w:bCs w:val="0"/>
        </w:rPr>
        <w:t xml:space="preserve"> </w:t>
      </w:r>
      <w:r w:rsidRPr="00D13765">
        <w:rPr>
          <w:rStyle w:val="Strong"/>
          <w:rFonts w:ascii="Times New Roman" w:hAnsi="Times New Roman" w:cs="Times New Roman"/>
          <w:b w:val="0"/>
          <w:bCs w:val="0"/>
        </w:rPr>
        <w:t>based management systems</w:t>
      </w:r>
      <w:r w:rsidRPr="00D13765">
        <w:rPr>
          <w:rFonts w:ascii="Times New Roman" w:hAnsi="Times New Roman" w:cs="Times New Roman"/>
          <w:b/>
          <w:bCs/>
        </w:rPr>
        <w:t>,</w:t>
      </w:r>
      <w:r w:rsidRPr="00D13765">
        <w:rPr>
          <w:rFonts w:ascii="Times New Roman" w:hAnsi="Times New Roman" w:cs="Times New Roman"/>
        </w:rPr>
        <w:t xml:space="preserve"> including document control, corrective action management, internal audits, and </w:t>
      </w:r>
      <w:proofErr w:type="gramStart"/>
      <w:r w:rsidRPr="00D13765">
        <w:rPr>
          <w:rFonts w:ascii="Times New Roman" w:hAnsi="Times New Roman" w:cs="Times New Roman"/>
        </w:rPr>
        <w:t>risk</w:t>
      </w:r>
      <w:r w:rsidR="1FD63AEA" w:rsidRPr="41463607">
        <w:rPr>
          <w:rFonts w:ascii="Times New Roman" w:hAnsi="Times New Roman" w:cs="Times New Roman"/>
        </w:rPr>
        <w:t xml:space="preserve"> </w:t>
      </w:r>
      <w:r w:rsidRPr="00D13765">
        <w:rPr>
          <w:rFonts w:ascii="Times New Roman" w:hAnsi="Times New Roman" w:cs="Times New Roman"/>
        </w:rPr>
        <w:t>based</w:t>
      </w:r>
      <w:proofErr w:type="gramEnd"/>
      <w:r w:rsidRPr="00D13765">
        <w:rPr>
          <w:rFonts w:ascii="Times New Roman" w:hAnsi="Times New Roman" w:cs="Times New Roman"/>
        </w:rPr>
        <w:t xml:space="preserve"> thinking.</w:t>
      </w:r>
    </w:p>
    <w:p w14:paraId="644C3EB9" w14:textId="77777777" w:rsidR="00032286" w:rsidRPr="00D13765" w:rsidRDefault="00032286" w:rsidP="00032286">
      <w:pPr>
        <w:pStyle w:val="ListParagraph"/>
        <w:rPr>
          <w:rStyle w:val="Strong"/>
          <w:rFonts w:ascii="Times New Roman" w:hAnsi="Times New Roman" w:cs="Times New Roman"/>
        </w:rPr>
      </w:pPr>
    </w:p>
    <w:p w14:paraId="572660E8" w14:textId="2C4903BB" w:rsidR="00032286" w:rsidRPr="00D13765" w:rsidRDefault="00032286" w:rsidP="00C6738B">
      <w:pPr>
        <w:pStyle w:val="ListParagraph"/>
        <w:numPr>
          <w:ilvl w:val="0"/>
          <w:numId w:val="16"/>
        </w:numPr>
        <w:spacing w:after="0"/>
        <w:rPr>
          <w:rFonts w:ascii="Times New Roman" w:eastAsia="Times New Roman" w:hAnsi="Times New Roman" w:cs="Times New Roman"/>
          <w:color w:val="000000" w:themeColor="text1"/>
        </w:rPr>
      </w:pPr>
      <w:r w:rsidRPr="00D13765">
        <w:rPr>
          <w:rStyle w:val="Strong"/>
          <w:rFonts w:ascii="Times New Roman" w:hAnsi="Times New Roman" w:cs="Times New Roman"/>
          <w:b w:val="0"/>
          <w:bCs w:val="0"/>
        </w:rPr>
        <w:t xml:space="preserve">Provide examples of experience delivering </w:t>
      </w:r>
      <w:proofErr w:type="gramStart"/>
      <w:r w:rsidRPr="00D13765">
        <w:rPr>
          <w:rStyle w:val="Strong"/>
          <w:rFonts w:ascii="Times New Roman" w:hAnsi="Times New Roman" w:cs="Times New Roman"/>
          <w:b w:val="0"/>
          <w:bCs w:val="0"/>
        </w:rPr>
        <w:t>ISO</w:t>
      </w:r>
      <w:r w:rsidR="28ECCA71" w:rsidRPr="41463607">
        <w:rPr>
          <w:rStyle w:val="Strong"/>
          <w:rFonts w:ascii="Times New Roman" w:hAnsi="Times New Roman" w:cs="Times New Roman"/>
          <w:b w:val="0"/>
          <w:bCs w:val="0"/>
        </w:rPr>
        <w:t xml:space="preserve"> </w:t>
      </w:r>
      <w:r w:rsidRPr="00D13765">
        <w:rPr>
          <w:rStyle w:val="Strong"/>
          <w:rFonts w:ascii="Times New Roman" w:hAnsi="Times New Roman" w:cs="Times New Roman"/>
          <w:b w:val="0"/>
          <w:bCs w:val="0"/>
        </w:rPr>
        <w:t>related</w:t>
      </w:r>
      <w:proofErr w:type="gramEnd"/>
      <w:r w:rsidRPr="00D13765">
        <w:rPr>
          <w:rStyle w:val="Strong"/>
          <w:rFonts w:ascii="Times New Roman" w:hAnsi="Times New Roman" w:cs="Times New Roman"/>
          <w:b w:val="0"/>
          <w:bCs w:val="0"/>
        </w:rPr>
        <w:t xml:space="preserve"> training</w:t>
      </w:r>
      <w:r w:rsidRPr="00D13765">
        <w:rPr>
          <w:rFonts w:ascii="Times New Roman" w:hAnsi="Times New Roman" w:cs="Times New Roman"/>
        </w:rPr>
        <w:t>, special surveillance activities, and standards revision/integration support (e.g., transitions to updated ISO/AS standards).</w:t>
      </w:r>
    </w:p>
    <w:p w14:paraId="76609B0A" w14:textId="77777777" w:rsidR="00032286" w:rsidRPr="00D13765" w:rsidRDefault="00032286" w:rsidP="00032286">
      <w:pPr>
        <w:pStyle w:val="ListParagraph"/>
        <w:rPr>
          <w:rStyle w:val="Strong"/>
          <w:rFonts w:ascii="Times New Roman" w:hAnsi="Times New Roman" w:cs="Times New Roman"/>
        </w:rPr>
      </w:pPr>
    </w:p>
    <w:p w14:paraId="779AA750" w14:textId="21D0FF5A" w:rsidR="00032286" w:rsidRPr="00D13765" w:rsidRDefault="00032286" w:rsidP="00C6738B">
      <w:pPr>
        <w:pStyle w:val="ListParagraph"/>
        <w:numPr>
          <w:ilvl w:val="0"/>
          <w:numId w:val="16"/>
        </w:numPr>
        <w:spacing w:after="0"/>
        <w:rPr>
          <w:rFonts w:ascii="Times New Roman" w:eastAsia="Times New Roman" w:hAnsi="Times New Roman" w:cs="Times New Roman"/>
          <w:color w:val="000000" w:themeColor="text1"/>
        </w:rPr>
      </w:pPr>
      <w:r w:rsidRPr="625E6571">
        <w:rPr>
          <w:rStyle w:val="Strong"/>
          <w:rFonts w:ascii="Times New Roman" w:hAnsi="Times New Roman" w:cs="Times New Roman"/>
          <w:b w:val="0"/>
          <w:bCs w:val="0"/>
        </w:rPr>
        <w:t>Provide past performance examples</w:t>
      </w:r>
      <w:r w:rsidRPr="625E6571">
        <w:rPr>
          <w:rFonts w:ascii="Times New Roman" w:hAnsi="Times New Roman" w:cs="Times New Roman"/>
        </w:rPr>
        <w:t xml:space="preserve"> demonstrating experience supporting aviation, depot</w:t>
      </w:r>
      <w:r w:rsidR="5C90EC42" w:rsidRPr="625E6571">
        <w:rPr>
          <w:rFonts w:ascii="Times New Roman" w:hAnsi="Times New Roman" w:cs="Times New Roman"/>
        </w:rPr>
        <w:t xml:space="preserve"> </w:t>
      </w:r>
      <w:r w:rsidRPr="625E6571">
        <w:rPr>
          <w:rFonts w:ascii="Times New Roman" w:hAnsi="Times New Roman" w:cs="Times New Roman"/>
        </w:rPr>
        <w:t>level maintenance, or technical sustainment organizations with ISO</w:t>
      </w:r>
      <w:r w:rsidR="1BA50C7F" w:rsidRPr="625E6571">
        <w:rPr>
          <w:rFonts w:ascii="Times New Roman" w:hAnsi="Times New Roman" w:cs="Times New Roman"/>
        </w:rPr>
        <w:t xml:space="preserve"> </w:t>
      </w:r>
      <w:r w:rsidRPr="625E6571">
        <w:rPr>
          <w:rFonts w:ascii="Times New Roman" w:hAnsi="Times New Roman" w:cs="Times New Roman"/>
        </w:rPr>
        <w:t>based management system requirements.</w:t>
      </w:r>
    </w:p>
    <w:p w14:paraId="03119DA1" w14:textId="77777777" w:rsidR="00032286" w:rsidRPr="00D13765" w:rsidRDefault="00032286" w:rsidP="00032286">
      <w:pPr>
        <w:pStyle w:val="ListParagraph"/>
        <w:rPr>
          <w:rStyle w:val="Strong"/>
          <w:rFonts w:ascii="Times New Roman" w:hAnsi="Times New Roman" w:cs="Times New Roman"/>
        </w:rPr>
      </w:pPr>
    </w:p>
    <w:p w14:paraId="67CAE923" w14:textId="77777777" w:rsidR="00032286" w:rsidRPr="00D13765" w:rsidRDefault="00032286" w:rsidP="00C6738B">
      <w:pPr>
        <w:pStyle w:val="ListParagraph"/>
        <w:numPr>
          <w:ilvl w:val="0"/>
          <w:numId w:val="16"/>
        </w:numPr>
        <w:spacing w:after="0"/>
        <w:rPr>
          <w:rFonts w:ascii="Times New Roman" w:eastAsia="Times New Roman" w:hAnsi="Times New Roman" w:cs="Times New Roman"/>
          <w:color w:val="000000" w:themeColor="text1"/>
        </w:rPr>
      </w:pPr>
      <w:r w:rsidRPr="00D13765">
        <w:rPr>
          <w:rStyle w:val="Strong"/>
          <w:rFonts w:ascii="Times New Roman" w:hAnsi="Times New Roman" w:cs="Times New Roman"/>
          <w:b w:val="0"/>
          <w:bCs w:val="0"/>
        </w:rPr>
        <w:t>Explain your ability to support integrated management systems</w:t>
      </w:r>
      <w:r w:rsidRPr="00D13765">
        <w:rPr>
          <w:rFonts w:ascii="Times New Roman" w:hAnsi="Times New Roman" w:cs="Times New Roman"/>
        </w:rPr>
        <w:t xml:space="preserve"> (e.g., ISO 9001, AS9110, ISO 14001, ISO 45001) and describe your approach to harmonizing processes across multiple standards.</w:t>
      </w:r>
    </w:p>
    <w:p w14:paraId="6E5EC8B7" w14:textId="77777777" w:rsidR="00032286" w:rsidRPr="00D13765" w:rsidRDefault="00032286" w:rsidP="00032286">
      <w:pPr>
        <w:pStyle w:val="ListParagraph"/>
        <w:rPr>
          <w:rStyle w:val="Strong"/>
          <w:rFonts w:ascii="Times New Roman" w:hAnsi="Times New Roman" w:cs="Times New Roman"/>
        </w:rPr>
      </w:pPr>
    </w:p>
    <w:p w14:paraId="65EAA944" w14:textId="77777777" w:rsidR="00D13765" w:rsidRPr="00D13765" w:rsidRDefault="00032286" w:rsidP="00C6738B">
      <w:pPr>
        <w:pStyle w:val="ListParagraph"/>
        <w:numPr>
          <w:ilvl w:val="0"/>
          <w:numId w:val="16"/>
        </w:numPr>
        <w:spacing w:after="0"/>
        <w:rPr>
          <w:rFonts w:ascii="Times New Roman" w:eastAsia="Times New Roman" w:hAnsi="Times New Roman" w:cs="Times New Roman"/>
          <w:color w:val="000000" w:themeColor="text1"/>
        </w:rPr>
      </w:pPr>
      <w:r w:rsidRPr="00D13765">
        <w:rPr>
          <w:rStyle w:val="Strong"/>
          <w:rFonts w:ascii="Times New Roman" w:hAnsi="Times New Roman" w:cs="Times New Roman"/>
          <w:b w:val="0"/>
          <w:bCs w:val="0"/>
        </w:rPr>
        <w:lastRenderedPageBreak/>
        <w:t>Describe your ability to support geographically dispersed audit activities</w:t>
      </w:r>
      <w:r w:rsidRPr="00D13765">
        <w:rPr>
          <w:rFonts w:ascii="Times New Roman" w:hAnsi="Times New Roman" w:cs="Times New Roman"/>
          <w:b/>
          <w:bCs/>
        </w:rPr>
        <w:t>,</w:t>
      </w:r>
      <w:r w:rsidRPr="00D13765">
        <w:rPr>
          <w:rFonts w:ascii="Times New Roman" w:hAnsi="Times New Roman" w:cs="Times New Roman"/>
        </w:rPr>
        <w:t xml:space="preserve"> including travel management, surge support, and coordination across multiple FRC locations.</w:t>
      </w:r>
    </w:p>
    <w:p w14:paraId="766C729C" w14:textId="77777777" w:rsidR="00D13765" w:rsidRPr="00D13765" w:rsidRDefault="00D13765" w:rsidP="00D13765">
      <w:pPr>
        <w:pStyle w:val="ListParagraph"/>
        <w:rPr>
          <w:rStyle w:val="Strong"/>
          <w:rFonts w:ascii="Times New Roman" w:hAnsi="Times New Roman" w:cs="Times New Roman"/>
        </w:rPr>
      </w:pPr>
    </w:p>
    <w:p w14:paraId="02E2BE4C" w14:textId="1AE51977" w:rsidR="00032286" w:rsidRPr="00D13765" w:rsidRDefault="00032286" w:rsidP="00C6738B">
      <w:pPr>
        <w:pStyle w:val="ListParagraph"/>
        <w:numPr>
          <w:ilvl w:val="0"/>
          <w:numId w:val="16"/>
        </w:numPr>
        <w:spacing w:after="0"/>
        <w:rPr>
          <w:rFonts w:ascii="Times New Roman" w:eastAsia="Times New Roman" w:hAnsi="Times New Roman" w:cs="Times New Roman"/>
          <w:color w:val="000000" w:themeColor="text1"/>
        </w:rPr>
      </w:pPr>
      <w:r w:rsidRPr="00D13765">
        <w:rPr>
          <w:rStyle w:val="Strong"/>
          <w:rFonts w:ascii="Times New Roman" w:hAnsi="Times New Roman" w:cs="Times New Roman"/>
          <w:b w:val="0"/>
          <w:bCs w:val="0"/>
        </w:rPr>
        <w:t>Describe your ability to deliver accredited annual internal and lead auditor training</w:t>
      </w:r>
      <w:r w:rsidRPr="00D13765">
        <w:rPr>
          <w:rFonts w:ascii="Times New Roman" w:hAnsi="Times New Roman" w:cs="Times New Roman"/>
        </w:rPr>
        <w:t xml:space="preserve"> for all disciplines, for up to 16 personnel per performance period, either online via Microsoft Teams </w:t>
      </w:r>
      <w:r w:rsidR="00D13765" w:rsidRPr="00D13765">
        <w:rPr>
          <w:rFonts w:ascii="Times New Roman" w:hAnsi="Times New Roman" w:cs="Times New Roman"/>
        </w:rPr>
        <w:t>or onsite</w:t>
      </w:r>
      <w:r w:rsidRPr="00D13765">
        <w:rPr>
          <w:rFonts w:ascii="Times New Roman" w:hAnsi="Times New Roman" w:cs="Times New Roman"/>
        </w:rPr>
        <w:t>.</w:t>
      </w:r>
    </w:p>
    <w:p w14:paraId="40DCF05E" w14:textId="77777777" w:rsidR="00AB0F12" w:rsidRPr="00D13765" w:rsidRDefault="00AB0F12" w:rsidP="00B52437">
      <w:pPr>
        <w:autoSpaceDE w:val="0"/>
        <w:autoSpaceDN w:val="0"/>
        <w:adjustRightInd w:val="0"/>
        <w:spacing w:after="0" w:line="240" w:lineRule="auto"/>
        <w:rPr>
          <w:rFonts w:ascii="Times New Roman" w:hAnsi="Times New Roman" w:cs="Times New Roman"/>
          <w:color w:val="000000"/>
        </w:rPr>
      </w:pPr>
    </w:p>
    <w:p w14:paraId="51C8B049" w14:textId="6E10C6A7" w:rsidR="008E65B0" w:rsidRPr="00D13765" w:rsidRDefault="001B07F1" w:rsidP="00452A1B">
      <w:pPr>
        <w:pStyle w:val="ListParagraph"/>
        <w:widowControl w:val="0"/>
        <w:numPr>
          <w:ilvl w:val="0"/>
          <w:numId w:val="7"/>
        </w:numPr>
        <w:tabs>
          <w:tab w:val="left" w:pos="1872"/>
          <w:tab w:val="left" w:pos="2592"/>
        </w:tabs>
        <w:autoSpaceDE w:val="0"/>
        <w:autoSpaceDN w:val="0"/>
        <w:spacing w:before="1" w:after="0" w:line="241" w:lineRule="exact"/>
        <w:ind w:right="549"/>
        <w:rPr>
          <w:rFonts w:ascii="Times New Roman" w:eastAsia="Tahoma" w:hAnsi="Times New Roman" w:cs="Times New Roman"/>
          <w:color w:val="231F20"/>
        </w:rPr>
      </w:pPr>
      <w:r w:rsidRPr="00D13765">
        <w:rPr>
          <w:rFonts w:ascii="Times New Roman" w:eastAsia="Tahoma" w:hAnsi="Times New Roman" w:cs="Times New Roman"/>
          <w:color w:val="231F20"/>
        </w:rPr>
        <w:t xml:space="preserve">In addition to the above, the Government is requesting feedback on </w:t>
      </w:r>
      <w:r w:rsidR="00204395" w:rsidRPr="005D6DF4">
        <w:rPr>
          <w:rFonts w:ascii="Times New Roman" w:eastAsia="Tahoma" w:hAnsi="Times New Roman" w:cs="Times New Roman"/>
          <w:b/>
          <w:bCs/>
          <w:color w:val="0000FF"/>
        </w:rPr>
        <w:t>Attachment</w:t>
      </w:r>
      <w:r w:rsidR="009112BB" w:rsidRPr="00D13765">
        <w:rPr>
          <w:rFonts w:ascii="Times New Roman" w:eastAsia="Tahoma" w:hAnsi="Times New Roman" w:cs="Times New Roman"/>
          <w:b/>
          <w:bCs/>
          <w:color w:val="0000FF"/>
        </w:rPr>
        <w:t xml:space="preserve"> 1</w:t>
      </w:r>
      <w:r w:rsidR="009112BB" w:rsidRPr="00D13765">
        <w:rPr>
          <w:rFonts w:ascii="Times New Roman" w:eastAsia="Tahoma" w:hAnsi="Times New Roman" w:cs="Times New Roman"/>
          <w:color w:val="231F20"/>
        </w:rPr>
        <w:t xml:space="preserve">, </w:t>
      </w:r>
      <w:r w:rsidR="009112BB" w:rsidRPr="00D13765">
        <w:rPr>
          <w:rFonts w:ascii="Times New Roman" w:eastAsia="Tahoma" w:hAnsi="Times New Roman" w:cs="Times New Roman"/>
          <w:b/>
          <w:bCs/>
          <w:color w:val="0000FF"/>
        </w:rPr>
        <w:t>Draft SOW</w:t>
      </w:r>
      <w:r w:rsidR="005C7A59" w:rsidRPr="00D13765">
        <w:rPr>
          <w:rFonts w:ascii="Times New Roman" w:eastAsia="Tahoma" w:hAnsi="Times New Roman" w:cs="Times New Roman"/>
          <w:color w:val="231F20"/>
        </w:rPr>
        <w:t>.</w:t>
      </w:r>
      <w:r w:rsidRPr="00D13765">
        <w:rPr>
          <w:rFonts w:ascii="Times New Roman" w:eastAsia="Tahoma" w:hAnsi="Times New Roman" w:cs="Times New Roman"/>
          <w:color w:val="231F20"/>
        </w:rPr>
        <w:t xml:space="preserve"> If there is any feedback on </w:t>
      </w:r>
      <w:r w:rsidR="005C7A59" w:rsidRPr="00D13765">
        <w:rPr>
          <w:rFonts w:ascii="Times New Roman" w:eastAsia="Tahoma" w:hAnsi="Times New Roman" w:cs="Times New Roman"/>
          <w:color w:val="231F20"/>
        </w:rPr>
        <w:t xml:space="preserve">the SOW, please include that within the capabilities statement submission. Specific details are requested to help in supporting the feedback. This feedback </w:t>
      </w:r>
      <w:r w:rsidR="005C7A59" w:rsidRPr="00D13765">
        <w:rPr>
          <w:rFonts w:ascii="Times New Roman" w:eastAsia="Tahoma" w:hAnsi="Times New Roman" w:cs="Times New Roman"/>
          <w:b/>
          <w:bCs/>
          <w:color w:val="231F20"/>
        </w:rPr>
        <w:t>DOES NOT</w:t>
      </w:r>
      <w:r w:rsidR="005C7A59" w:rsidRPr="00D13765">
        <w:rPr>
          <w:rFonts w:ascii="Times New Roman" w:eastAsia="Tahoma" w:hAnsi="Times New Roman" w:cs="Times New Roman"/>
          <w:color w:val="231F20"/>
        </w:rPr>
        <w:t xml:space="preserve"> count against the page limitations for the capabilities statement and should be submitted as a separate file at the same time as the capabilities statement submission. </w:t>
      </w:r>
      <w:r w:rsidRPr="00D13765">
        <w:rPr>
          <w:rFonts w:ascii="Times New Roman" w:eastAsia="Tahoma" w:hAnsi="Times New Roman" w:cs="Times New Roman"/>
          <w:color w:val="231F20"/>
        </w:rPr>
        <w:t>The Government may or may not reach back out to the companies to discuss the feedback in depth.</w:t>
      </w:r>
    </w:p>
    <w:p w14:paraId="2D11B804" w14:textId="77777777" w:rsidR="008E65B0" w:rsidRPr="00D13765" w:rsidRDefault="008E65B0" w:rsidP="008E65B0">
      <w:pPr>
        <w:pStyle w:val="ListParagraph"/>
        <w:widowControl w:val="0"/>
        <w:tabs>
          <w:tab w:val="left" w:pos="1872"/>
          <w:tab w:val="left" w:pos="2592"/>
        </w:tabs>
        <w:autoSpaceDE w:val="0"/>
        <w:autoSpaceDN w:val="0"/>
        <w:spacing w:before="1" w:after="0" w:line="241" w:lineRule="exact"/>
        <w:ind w:right="549"/>
        <w:rPr>
          <w:rFonts w:ascii="Times New Roman" w:eastAsia="Tahoma" w:hAnsi="Times New Roman" w:cs="Times New Roman"/>
          <w:color w:val="231F20"/>
        </w:rPr>
      </w:pPr>
    </w:p>
    <w:p w14:paraId="259A38CD" w14:textId="7DF4F334" w:rsidR="001B07F1" w:rsidRPr="00D13765" w:rsidRDefault="001B07F1" w:rsidP="00452A1B">
      <w:pPr>
        <w:pStyle w:val="ListParagraph"/>
        <w:widowControl w:val="0"/>
        <w:numPr>
          <w:ilvl w:val="0"/>
          <w:numId w:val="7"/>
        </w:numPr>
        <w:tabs>
          <w:tab w:val="left" w:pos="1872"/>
          <w:tab w:val="left" w:pos="2592"/>
        </w:tabs>
        <w:autoSpaceDE w:val="0"/>
        <w:autoSpaceDN w:val="0"/>
        <w:spacing w:before="1" w:after="0" w:line="241" w:lineRule="exact"/>
        <w:ind w:right="549"/>
        <w:rPr>
          <w:rFonts w:ascii="Times New Roman" w:eastAsia="Tahoma" w:hAnsi="Times New Roman" w:cs="Times New Roman"/>
          <w:color w:val="231F20"/>
        </w:rPr>
      </w:pPr>
      <w:r w:rsidRPr="00D13765">
        <w:rPr>
          <w:rFonts w:ascii="Times New Roman" w:eastAsia="Tahoma" w:hAnsi="Times New Roman" w:cs="Times New Roman"/>
          <w:color w:val="231F20"/>
        </w:rPr>
        <w:t xml:space="preserve">Interested parties shall adhere to the following instructions for </w:t>
      </w:r>
      <w:r w:rsidR="00FE1FA8" w:rsidRPr="00D13765">
        <w:rPr>
          <w:rFonts w:ascii="Times New Roman" w:eastAsia="Tahoma" w:hAnsi="Times New Roman" w:cs="Times New Roman"/>
          <w:color w:val="231F20"/>
        </w:rPr>
        <w:t>submitting</w:t>
      </w:r>
      <w:r w:rsidRPr="00D13765">
        <w:rPr>
          <w:rFonts w:ascii="Times New Roman" w:eastAsia="Tahoma" w:hAnsi="Times New Roman" w:cs="Times New Roman"/>
          <w:color w:val="231F20"/>
        </w:rPr>
        <w:t xml:space="preserve"> their capabilities statements.</w:t>
      </w:r>
    </w:p>
    <w:p w14:paraId="25A8389F" w14:textId="77777777" w:rsidR="008E65B0" w:rsidRPr="00D13765" w:rsidRDefault="008E65B0" w:rsidP="008E65B0">
      <w:pPr>
        <w:pStyle w:val="ListParagraph"/>
        <w:widowControl w:val="0"/>
        <w:tabs>
          <w:tab w:val="left" w:pos="1872"/>
          <w:tab w:val="left" w:pos="2592"/>
        </w:tabs>
        <w:autoSpaceDE w:val="0"/>
        <w:autoSpaceDN w:val="0"/>
        <w:spacing w:before="1" w:after="0" w:line="241" w:lineRule="exact"/>
        <w:ind w:left="1080" w:right="549"/>
        <w:rPr>
          <w:rFonts w:ascii="Times New Roman" w:eastAsia="Tahoma" w:hAnsi="Times New Roman" w:cs="Times New Roman"/>
          <w:color w:val="231F20"/>
        </w:rPr>
      </w:pPr>
    </w:p>
    <w:p w14:paraId="42634F7A" w14:textId="0817E8FA" w:rsidR="005C7A59" w:rsidRPr="00D13765" w:rsidRDefault="005C7A59" w:rsidP="00452A1B">
      <w:pPr>
        <w:numPr>
          <w:ilvl w:val="1"/>
          <w:numId w:val="10"/>
        </w:numPr>
        <w:spacing w:after="0" w:line="240" w:lineRule="auto"/>
        <w:rPr>
          <w:rFonts w:ascii="Times New Roman" w:eastAsia="Tahoma" w:hAnsi="Times New Roman" w:cs="Times New Roman"/>
          <w:color w:val="231F20"/>
        </w:rPr>
      </w:pPr>
      <w:r w:rsidRPr="00D13765">
        <w:rPr>
          <w:rFonts w:ascii="Times New Roman" w:eastAsia="Tahoma" w:hAnsi="Times New Roman" w:cs="Times New Roman"/>
          <w:b/>
          <w:bCs/>
          <w:color w:val="231F20"/>
        </w:rPr>
        <w:t>Page Limit and Format:</w:t>
      </w:r>
      <w:r w:rsidRPr="00D13765">
        <w:rPr>
          <w:rFonts w:ascii="Times New Roman" w:eastAsia="Tahoma" w:hAnsi="Times New Roman" w:cs="Times New Roman"/>
          <w:color w:val="231F20"/>
        </w:rPr>
        <w:t xml:space="preserve"> Fifteen (15) 8.5 X 11inch pages in Times New Roman font of not less than 10 </w:t>
      </w:r>
      <w:r w:rsidR="00B52437" w:rsidRPr="00D13765">
        <w:rPr>
          <w:rFonts w:ascii="Times New Roman" w:eastAsia="Tahoma" w:hAnsi="Times New Roman" w:cs="Times New Roman"/>
          <w:color w:val="231F20"/>
        </w:rPr>
        <w:t>points</w:t>
      </w:r>
      <w:r w:rsidRPr="00D13765">
        <w:rPr>
          <w:rFonts w:ascii="Times New Roman" w:eastAsia="Tahoma" w:hAnsi="Times New Roman" w:cs="Times New Roman"/>
          <w:color w:val="231F20"/>
        </w:rPr>
        <w:t xml:space="preserve">. </w:t>
      </w:r>
    </w:p>
    <w:p w14:paraId="76ECCE90" w14:textId="40B90C93" w:rsidR="005C7A59" w:rsidRPr="00D13765" w:rsidRDefault="005C7A59" w:rsidP="00452A1B">
      <w:pPr>
        <w:numPr>
          <w:ilvl w:val="1"/>
          <w:numId w:val="10"/>
        </w:numPr>
        <w:spacing w:after="0" w:line="240" w:lineRule="auto"/>
        <w:rPr>
          <w:rFonts w:ascii="Times New Roman" w:eastAsia="Tahoma" w:hAnsi="Times New Roman" w:cs="Times New Roman"/>
          <w:color w:val="231F20"/>
        </w:rPr>
      </w:pPr>
      <w:r w:rsidRPr="00D13765">
        <w:rPr>
          <w:rFonts w:ascii="Times New Roman" w:eastAsia="Tahoma" w:hAnsi="Times New Roman" w:cs="Times New Roman"/>
          <w:b/>
          <w:bCs/>
          <w:color w:val="231F20"/>
        </w:rPr>
        <w:t>Document Type:</w:t>
      </w:r>
      <w:r w:rsidRPr="00D13765">
        <w:rPr>
          <w:rFonts w:ascii="Times New Roman" w:eastAsia="Tahoma" w:hAnsi="Times New Roman" w:cs="Times New Roman"/>
          <w:color w:val="231F20"/>
        </w:rPr>
        <w:t xml:space="preserve"> Microsoft Word or Adobe PDF</w:t>
      </w:r>
      <w:r w:rsidR="00751827" w:rsidRPr="00D13765">
        <w:rPr>
          <w:rFonts w:ascii="Times New Roman" w:eastAsia="Tahoma" w:hAnsi="Times New Roman" w:cs="Times New Roman"/>
          <w:color w:val="231F20"/>
        </w:rPr>
        <w:t>.</w:t>
      </w:r>
    </w:p>
    <w:p w14:paraId="75BD62F2" w14:textId="21F885A0" w:rsidR="005C7A59" w:rsidRPr="00D13765" w:rsidRDefault="005C7A59" w:rsidP="625E6571">
      <w:pPr>
        <w:numPr>
          <w:ilvl w:val="1"/>
          <w:numId w:val="10"/>
        </w:numPr>
        <w:spacing w:after="0" w:line="240" w:lineRule="auto"/>
        <w:rPr>
          <w:rFonts w:ascii="Times New Roman" w:eastAsia="Tahoma" w:hAnsi="Times New Roman" w:cs="Times New Roman"/>
          <w:color w:val="231F20"/>
        </w:rPr>
      </w:pPr>
      <w:r w:rsidRPr="625E6571">
        <w:rPr>
          <w:rFonts w:ascii="Times New Roman" w:eastAsia="Tahoma" w:hAnsi="Times New Roman" w:cs="Times New Roman"/>
          <w:b/>
          <w:bCs/>
          <w:color w:val="231F20"/>
        </w:rPr>
        <w:t>Delivery:</w:t>
      </w:r>
      <w:r w:rsidRPr="625E6571">
        <w:rPr>
          <w:rFonts w:ascii="Times New Roman" w:eastAsia="Tahoma" w:hAnsi="Times New Roman" w:cs="Times New Roman"/>
          <w:color w:val="231F20"/>
        </w:rPr>
        <w:t xml:space="preserve"> Electronic submi</w:t>
      </w:r>
      <w:r w:rsidR="005D0E75" w:rsidRPr="625E6571">
        <w:rPr>
          <w:rFonts w:ascii="Times New Roman" w:eastAsia="Tahoma" w:hAnsi="Times New Roman" w:cs="Times New Roman"/>
          <w:color w:val="231F20"/>
        </w:rPr>
        <w:t>t</w:t>
      </w:r>
      <w:r w:rsidRPr="625E6571">
        <w:rPr>
          <w:rFonts w:ascii="Times New Roman" w:eastAsia="Tahoma" w:hAnsi="Times New Roman" w:cs="Times New Roman"/>
          <w:color w:val="231F20"/>
        </w:rPr>
        <w:t xml:space="preserve"> </w:t>
      </w:r>
      <w:r w:rsidR="00FE1FA8">
        <w:rPr>
          <w:rFonts w:ascii="Times New Roman" w:eastAsia="Tahoma" w:hAnsi="Times New Roman" w:cs="Times New Roman"/>
          <w:color w:val="231F20"/>
        </w:rPr>
        <w:t xml:space="preserve">via </w:t>
      </w:r>
      <w:r w:rsidR="005D0E75" w:rsidRPr="625E6571">
        <w:rPr>
          <w:rFonts w:ascii="Times New Roman" w:eastAsia="Tahoma" w:hAnsi="Times New Roman" w:cs="Times New Roman"/>
          <w:color w:val="231F20"/>
        </w:rPr>
        <w:t xml:space="preserve">email to Contract Specialist, </w:t>
      </w:r>
      <w:r w:rsidR="005D0E75" w:rsidRPr="00CD498E">
        <w:rPr>
          <w:rFonts w:ascii="Times New Roman" w:eastAsia="Tahoma" w:hAnsi="Times New Roman" w:cs="Times New Roman"/>
          <w:b/>
          <w:bCs/>
          <w:color w:val="231F20"/>
        </w:rPr>
        <w:t>Alyssa Wenger</w:t>
      </w:r>
      <w:r w:rsidR="005D0E75" w:rsidRPr="625E6571">
        <w:rPr>
          <w:rFonts w:ascii="Times New Roman" w:eastAsia="Tahoma" w:hAnsi="Times New Roman" w:cs="Times New Roman"/>
          <w:color w:val="231F20"/>
        </w:rPr>
        <w:t xml:space="preserve">, </w:t>
      </w:r>
      <w:r w:rsidR="005D0E75" w:rsidRPr="625E6571">
        <w:rPr>
          <w:rFonts w:ascii="Times New Roman" w:eastAsia="Tahoma" w:hAnsi="Times New Roman" w:cs="Times New Roman"/>
          <w:b/>
          <w:bCs/>
          <w:color w:val="0000FF"/>
        </w:rPr>
        <w:t>alyssa.m.wenger.civ@us.navy.mil</w:t>
      </w:r>
      <w:r w:rsidR="005D0E75" w:rsidRPr="625E6571">
        <w:rPr>
          <w:rFonts w:ascii="Times New Roman" w:eastAsia="Tahoma" w:hAnsi="Times New Roman" w:cs="Times New Roman"/>
          <w:color w:val="231F20"/>
        </w:rPr>
        <w:t>, with company name, Cage Code</w:t>
      </w:r>
      <w:r w:rsidR="003D2338" w:rsidRPr="625E6571">
        <w:rPr>
          <w:rFonts w:ascii="Times New Roman" w:eastAsia="Tahoma" w:hAnsi="Times New Roman" w:cs="Times New Roman"/>
          <w:color w:val="231F20"/>
        </w:rPr>
        <w:t xml:space="preserve"> and reference number</w:t>
      </w:r>
      <w:r w:rsidR="00CD498E">
        <w:rPr>
          <w:rFonts w:ascii="Times New Roman" w:eastAsia="Tahoma" w:hAnsi="Times New Roman" w:cs="Times New Roman"/>
          <w:color w:val="231F20"/>
        </w:rPr>
        <w:t xml:space="preserve">: </w:t>
      </w:r>
      <w:r w:rsidR="4541814B" w:rsidRPr="625E6571">
        <w:rPr>
          <w:rFonts w:ascii="Times New Roman" w:eastAsia="Tahoma" w:hAnsi="Times New Roman" w:cs="Times New Roman"/>
        </w:rPr>
        <w:t>N68520-26-RFPREQ-F600000-0079</w:t>
      </w:r>
    </w:p>
    <w:p w14:paraId="7D89C8D5" w14:textId="31C7CAFB" w:rsidR="005C7A59" w:rsidRPr="00D13765" w:rsidRDefault="005C7A59" w:rsidP="00452A1B">
      <w:pPr>
        <w:numPr>
          <w:ilvl w:val="1"/>
          <w:numId w:val="10"/>
        </w:numPr>
        <w:spacing w:after="0" w:line="240" w:lineRule="auto"/>
        <w:rPr>
          <w:rFonts w:ascii="Times New Roman" w:eastAsia="Tahoma" w:hAnsi="Times New Roman" w:cs="Times New Roman"/>
          <w:color w:val="231F20"/>
        </w:rPr>
      </w:pPr>
      <w:r w:rsidRPr="625E6571">
        <w:rPr>
          <w:rFonts w:ascii="Times New Roman" w:eastAsia="Tahoma" w:hAnsi="Times New Roman" w:cs="Times New Roman"/>
          <w:b/>
          <w:bCs/>
          <w:color w:val="231F20"/>
        </w:rPr>
        <w:t>Response date:</w:t>
      </w:r>
      <w:r w:rsidRPr="625E6571">
        <w:rPr>
          <w:rFonts w:ascii="Times New Roman" w:eastAsia="Tahoma" w:hAnsi="Times New Roman" w:cs="Times New Roman"/>
          <w:color w:val="231F20"/>
        </w:rPr>
        <w:t xml:space="preserve"> Responses are due </w:t>
      </w:r>
      <w:proofErr w:type="gramStart"/>
      <w:r w:rsidRPr="625E6571">
        <w:rPr>
          <w:rFonts w:ascii="Times New Roman" w:eastAsia="Tahoma" w:hAnsi="Times New Roman" w:cs="Times New Roman"/>
          <w:color w:val="231F20"/>
        </w:rPr>
        <w:t>by</w:t>
      </w:r>
      <w:proofErr w:type="gramEnd"/>
      <w:r w:rsidRPr="625E6571">
        <w:rPr>
          <w:rFonts w:ascii="Times New Roman" w:eastAsia="Tahoma" w:hAnsi="Times New Roman" w:cs="Times New Roman"/>
          <w:color w:val="231F20"/>
        </w:rPr>
        <w:t xml:space="preserve"> </w:t>
      </w:r>
      <w:r w:rsidR="00E25215" w:rsidRPr="00CD498E">
        <w:rPr>
          <w:rFonts w:ascii="Times New Roman" w:eastAsia="Tahoma" w:hAnsi="Times New Roman" w:cs="Times New Roman"/>
          <w:color w:val="231F20"/>
          <w:highlight w:val="yellow"/>
        </w:rPr>
        <w:t>4</w:t>
      </w:r>
      <w:r w:rsidRPr="00CD498E">
        <w:rPr>
          <w:rFonts w:ascii="Times New Roman" w:eastAsia="Tahoma" w:hAnsi="Times New Roman" w:cs="Times New Roman"/>
          <w:color w:val="231F20"/>
          <w:highlight w:val="yellow"/>
        </w:rPr>
        <w:t xml:space="preserve">:00PM EST on </w:t>
      </w:r>
      <w:r w:rsidR="00E25215" w:rsidRPr="00CD498E">
        <w:rPr>
          <w:rFonts w:ascii="Times New Roman" w:eastAsia="Tahoma" w:hAnsi="Times New Roman" w:cs="Times New Roman"/>
          <w:color w:val="231F20"/>
          <w:highlight w:val="yellow"/>
        </w:rPr>
        <w:t>0</w:t>
      </w:r>
      <w:r w:rsidR="00791BF5">
        <w:rPr>
          <w:rFonts w:ascii="Times New Roman" w:eastAsia="Tahoma" w:hAnsi="Times New Roman" w:cs="Times New Roman"/>
          <w:color w:val="231F20"/>
          <w:highlight w:val="yellow"/>
        </w:rPr>
        <w:t>7</w:t>
      </w:r>
      <w:r w:rsidRPr="00CD498E">
        <w:rPr>
          <w:rFonts w:ascii="Times New Roman" w:eastAsia="Tahoma" w:hAnsi="Times New Roman" w:cs="Times New Roman"/>
          <w:color w:val="231F20"/>
          <w:highlight w:val="yellow"/>
        </w:rPr>
        <w:t xml:space="preserve"> M</w:t>
      </w:r>
      <w:r w:rsidR="00E25215" w:rsidRPr="00CD498E">
        <w:rPr>
          <w:rFonts w:ascii="Times New Roman" w:eastAsia="Tahoma" w:hAnsi="Times New Roman" w:cs="Times New Roman"/>
          <w:color w:val="231F20"/>
          <w:highlight w:val="yellow"/>
        </w:rPr>
        <w:t>ay</w:t>
      </w:r>
      <w:r w:rsidRPr="00CD498E">
        <w:rPr>
          <w:rFonts w:ascii="Times New Roman" w:eastAsia="Tahoma" w:hAnsi="Times New Roman" w:cs="Times New Roman"/>
          <w:color w:val="231F20"/>
          <w:highlight w:val="yellow"/>
        </w:rPr>
        <w:t xml:space="preserve"> </w:t>
      </w:r>
      <w:r w:rsidR="00E25215" w:rsidRPr="00CD498E">
        <w:rPr>
          <w:rFonts w:ascii="Times New Roman" w:eastAsia="Tahoma" w:hAnsi="Times New Roman" w:cs="Times New Roman"/>
          <w:color w:val="231F20"/>
          <w:highlight w:val="yellow"/>
        </w:rPr>
        <w:t>2026</w:t>
      </w:r>
      <w:r w:rsidRPr="00DE00C2">
        <w:rPr>
          <w:rFonts w:ascii="Times New Roman" w:eastAsia="Tahoma" w:hAnsi="Times New Roman" w:cs="Times New Roman"/>
          <w:color w:val="231F20"/>
        </w:rPr>
        <w:t>.</w:t>
      </w:r>
      <w:r w:rsidRPr="625E6571">
        <w:rPr>
          <w:rFonts w:ascii="Times New Roman" w:eastAsia="Tahoma" w:hAnsi="Times New Roman" w:cs="Times New Roman"/>
          <w:color w:val="231F20"/>
        </w:rPr>
        <w:t xml:space="preserve"> </w:t>
      </w:r>
    </w:p>
    <w:p w14:paraId="29EA9B60" w14:textId="676EB250" w:rsidR="005C7A59" w:rsidRPr="00D13765" w:rsidRDefault="00853635" w:rsidP="00452A1B">
      <w:pPr>
        <w:numPr>
          <w:ilvl w:val="1"/>
          <w:numId w:val="10"/>
        </w:numPr>
        <w:spacing w:after="0" w:line="240" w:lineRule="auto"/>
        <w:rPr>
          <w:rFonts w:ascii="Times New Roman" w:eastAsia="Tahoma" w:hAnsi="Times New Roman" w:cs="Times New Roman"/>
          <w:color w:val="231F20"/>
        </w:rPr>
      </w:pPr>
      <w:r w:rsidRPr="00D13765">
        <w:rPr>
          <w:rFonts w:ascii="Times New Roman" w:eastAsia="Tahoma" w:hAnsi="Times New Roman" w:cs="Times New Roman"/>
          <w:b/>
          <w:bCs/>
          <w:color w:val="231F20"/>
        </w:rPr>
        <w:t>Classified Information:</w:t>
      </w:r>
      <w:r w:rsidRPr="00D13765">
        <w:rPr>
          <w:rFonts w:ascii="Times New Roman" w:eastAsia="Tahoma" w:hAnsi="Times New Roman" w:cs="Times New Roman"/>
          <w:color w:val="231F20"/>
        </w:rPr>
        <w:t xml:space="preserve"> </w:t>
      </w:r>
      <w:r w:rsidR="005C7A59" w:rsidRPr="00D13765">
        <w:rPr>
          <w:rFonts w:ascii="Times New Roman" w:eastAsia="Tahoma" w:hAnsi="Times New Roman" w:cs="Times New Roman"/>
          <w:color w:val="231F20"/>
        </w:rPr>
        <w:t xml:space="preserve">No classified information shall be submitted in response to </w:t>
      </w:r>
      <w:proofErr w:type="gramStart"/>
      <w:r w:rsidR="005C7A59" w:rsidRPr="00D13765">
        <w:rPr>
          <w:rFonts w:ascii="Times New Roman" w:eastAsia="Tahoma" w:hAnsi="Times New Roman" w:cs="Times New Roman"/>
          <w:color w:val="231F20"/>
        </w:rPr>
        <w:t>this</w:t>
      </w:r>
      <w:proofErr w:type="gramEnd"/>
      <w:r w:rsidR="005C7A59" w:rsidRPr="00D13765">
        <w:rPr>
          <w:rFonts w:ascii="Times New Roman" w:eastAsia="Tahoma" w:hAnsi="Times New Roman" w:cs="Times New Roman"/>
          <w:color w:val="231F20"/>
        </w:rPr>
        <w:t xml:space="preserve"> Sources Sought.</w:t>
      </w:r>
    </w:p>
    <w:p w14:paraId="28577F6D" w14:textId="113786F8" w:rsidR="005C7A59" w:rsidRPr="00D13765" w:rsidRDefault="005146B8" w:rsidP="00452A1B">
      <w:pPr>
        <w:numPr>
          <w:ilvl w:val="1"/>
          <w:numId w:val="10"/>
        </w:numPr>
        <w:spacing w:after="0" w:line="240" w:lineRule="auto"/>
        <w:rPr>
          <w:rFonts w:ascii="Times New Roman" w:eastAsia="Tahoma" w:hAnsi="Times New Roman" w:cs="Times New Roman"/>
          <w:color w:val="231F20"/>
        </w:rPr>
      </w:pPr>
      <w:r w:rsidRPr="00D13765">
        <w:rPr>
          <w:rFonts w:ascii="Times New Roman" w:eastAsia="Tahoma" w:hAnsi="Times New Roman" w:cs="Times New Roman"/>
          <w:b/>
          <w:bCs/>
          <w:color w:val="231F20"/>
        </w:rPr>
        <w:t>Phone Calls:</w:t>
      </w:r>
      <w:r w:rsidRPr="00D13765">
        <w:rPr>
          <w:rFonts w:ascii="Times New Roman" w:eastAsia="Tahoma" w:hAnsi="Times New Roman" w:cs="Times New Roman"/>
          <w:color w:val="231F20"/>
        </w:rPr>
        <w:t xml:space="preserve"> </w:t>
      </w:r>
      <w:r w:rsidR="005C7A59" w:rsidRPr="00D13765">
        <w:rPr>
          <w:rFonts w:ascii="Times New Roman" w:eastAsia="Tahoma" w:hAnsi="Times New Roman" w:cs="Times New Roman"/>
          <w:color w:val="231F20"/>
        </w:rPr>
        <w:t xml:space="preserve">No phone calls will be </w:t>
      </w:r>
      <w:proofErr w:type="gramStart"/>
      <w:r w:rsidR="005C7A59" w:rsidRPr="00D13765">
        <w:rPr>
          <w:rFonts w:ascii="Times New Roman" w:eastAsia="Tahoma" w:hAnsi="Times New Roman" w:cs="Times New Roman"/>
          <w:color w:val="231F20"/>
        </w:rPr>
        <w:t>accepted</w:t>
      </w:r>
      <w:proofErr w:type="gramEnd"/>
      <w:r w:rsidR="005C7A59" w:rsidRPr="00D13765">
        <w:rPr>
          <w:rFonts w:ascii="Times New Roman" w:eastAsia="Tahoma" w:hAnsi="Times New Roman" w:cs="Times New Roman"/>
          <w:color w:val="231F20"/>
        </w:rPr>
        <w:t xml:space="preserve">. </w:t>
      </w:r>
    </w:p>
    <w:p w14:paraId="3FC0525D" w14:textId="77777777" w:rsidR="005C7A59" w:rsidRPr="00D13765" w:rsidRDefault="005C7A59" w:rsidP="00452A1B">
      <w:pPr>
        <w:pStyle w:val="ListParagraph"/>
        <w:numPr>
          <w:ilvl w:val="1"/>
          <w:numId w:val="10"/>
        </w:numPr>
        <w:rPr>
          <w:rFonts w:ascii="Times New Roman" w:eastAsia="Tahoma" w:hAnsi="Times New Roman" w:cs="Times New Roman"/>
          <w:color w:val="231F20"/>
        </w:rPr>
      </w:pPr>
      <w:r w:rsidRPr="00D13765">
        <w:rPr>
          <w:rFonts w:ascii="Times New Roman" w:eastAsia="Tahoma" w:hAnsi="Times New Roman" w:cs="Times New Roman"/>
          <w:color w:val="231F20"/>
        </w:rPr>
        <w:t xml:space="preserve">All responses shall include Sources Sought Notice name/number, Company Name, Cage Code, Company Address, Company Business Size, and Points of Contact (POC), including names, phone numbers, and email addresses. </w:t>
      </w:r>
    </w:p>
    <w:p w14:paraId="5024847D" w14:textId="77777777" w:rsidR="005C7A59" w:rsidRPr="00D13765" w:rsidRDefault="005C7A59" w:rsidP="00452A1B">
      <w:pPr>
        <w:pStyle w:val="ListParagraph"/>
        <w:numPr>
          <w:ilvl w:val="1"/>
          <w:numId w:val="10"/>
        </w:numPr>
        <w:rPr>
          <w:rFonts w:ascii="Times New Roman" w:eastAsia="Tahoma" w:hAnsi="Times New Roman" w:cs="Times New Roman"/>
          <w:color w:val="231F20"/>
        </w:rPr>
      </w:pPr>
      <w:r w:rsidRPr="00D13765">
        <w:rPr>
          <w:rFonts w:ascii="Times New Roman" w:eastAsia="Tahoma" w:hAnsi="Times New Roman" w:cs="Times New Roman"/>
          <w:color w:val="231F20"/>
        </w:rPr>
        <w:t xml:space="preserve">All data received in response to this Sources Sought Notice that is marked or designated as corporate or proprietary will be fully protected from any release outside the Government. </w:t>
      </w:r>
    </w:p>
    <w:p w14:paraId="23FB8CEC" w14:textId="20A40A25" w:rsidR="005C7A59" w:rsidRPr="00D13765" w:rsidRDefault="005C7A59" w:rsidP="00452A1B">
      <w:pPr>
        <w:pStyle w:val="ListParagraph"/>
        <w:numPr>
          <w:ilvl w:val="1"/>
          <w:numId w:val="10"/>
        </w:numPr>
        <w:rPr>
          <w:rFonts w:ascii="Times New Roman" w:eastAsia="Tahoma" w:hAnsi="Times New Roman" w:cs="Times New Roman"/>
          <w:color w:val="231F20"/>
        </w:rPr>
      </w:pPr>
      <w:r w:rsidRPr="00D13765">
        <w:rPr>
          <w:rFonts w:ascii="Times New Roman" w:eastAsia="Tahoma" w:hAnsi="Times New Roman" w:cs="Times New Roman"/>
          <w:color w:val="231F20"/>
        </w:rPr>
        <w:t xml:space="preserve">Any information or materials provided in response to this Sources Sought Notice </w:t>
      </w:r>
      <w:r w:rsidRPr="00D13765">
        <w:rPr>
          <w:rFonts w:ascii="Times New Roman" w:eastAsia="Tahoma" w:hAnsi="Times New Roman" w:cs="Times New Roman"/>
          <w:b/>
          <w:bCs/>
          <w:color w:val="231F20"/>
        </w:rPr>
        <w:t>WILL NOT</w:t>
      </w:r>
      <w:r w:rsidRPr="00D13765">
        <w:rPr>
          <w:rFonts w:ascii="Times New Roman" w:eastAsia="Tahoma" w:hAnsi="Times New Roman" w:cs="Times New Roman"/>
          <w:color w:val="231F20"/>
        </w:rPr>
        <w:t xml:space="preserve"> be returned. Classified material </w:t>
      </w:r>
      <w:r w:rsidRPr="00D13765">
        <w:rPr>
          <w:rFonts w:ascii="Times New Roman" w:eastAsia="Tahoma" w:hAnsi="Times New Roman" w:cs="Times New Roman"/>
          <w:b/>
          <w:bCs/>
          <w:color w:val="231F20"/>
        </w:rPr>
        <w:t>SHALL NOT</w:t>
      </w:r>
      <w:r w:rsidRPr="00D13765">
        <w:rPr>
          <w:rFonts w:ascii="Times New Roman" w:eastAsia="Tahoma" w:hAnsi="Times New Roman" w:cs="Times New Roman"/>
          <w:color w:val="231F20"/>
        </w:rPr>
        <w:t xml:space="preserve"> be submitted. The Government is not committed nor obligated to pay for the information provided, and no basis for claims against the Government shall arise </w:t>
      </w:r>
      <w:r w:rsidR="00204395" w:rsidRPr="00D13765">
        <w:rPr>
          <w:rFonts w:ascii="Times New Roman" w:eastAsia="Tahoma" w:hAnsi="Times New Roman" w:cs="Times New Roman"/>
          <w:color w:val="231F20"/>
        </w:rPr>
        <w:t>because of</w:t>
      </w:r>
      <w:r w:rsidRPr="00D13765">
        <w:rPr>
          <w:rFonts w:ascii="Times New Roman" w:eastAsia="Tahoma" w:hAnsi="Times New Roman" w:cs="Times New Roman"/>
          <w:color w:val="231F20"/>
        </w:rPr>
        <w:t xml:space="preserve"> a response to this Sources Sought Notice. </w:t>
      </w:r>
    </w:p>
    <w:p w14:paraId="713A694D" w14:textId="77777777" w:rsidR="008E65B0" w:rsidRPr="00D13765" w:rsidRDefault="008E65B0" w:rsidP="008E65B0">
      <w:pPr>
        <w:pStyle w:val="ListParagraph"/>
        <w:widowControl w:val="0"/>
        <w:tabs>
          <w:tab w:val="left" w:pos="1872"/>
          <w:tab w:val="left" w:pos="2592"/>
        </w:tabs>
        <w:autoSpaceDE w:val="0"/>
        <w:autoSpaceDN w:val="0"/>
        <w:spacing w:before="1" w:after="0" w:line="241" w:lineRule="exact"/>
        <w:ind w:left="1080" w:right="549"/>
        <w:rPr>
          <w:rFonts w:ascii="Times New Roman" w:eastAsia="Tahoma" w:hAnsi="Times New Roman" w:cs="Times New Roman"/>
          <w:color w:val="231F20"/>
        </w:rPr>
      </w:pPr>
    </w:p>
    <w:sectPr w:rsidR="008E65B0" w:rsidRPr="00D13765" w:rsidSect="0038411B">
      <w:pgSz w:w="12240" w:h="15840"/>
      <w:pgMar w:top="171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9793AC" w14:textId="77777777" w:rsidR="00804AEF" w:rsidRDefault="00804AEF" w:rsidP="007C7976">
      <w:pPr>
        <w:spacing w:after="0" w:line="240" w:lineRule="auto"/>
      </w:pPr>
      <w:r>
        <w:separator/>
      </w:r>
    </w:p>
  </w:endnote>
  <w:endnote w:type="continuationSeparator" w:id="0">
    <w:p w14:paraId="32501484" w14:textId="77777777" w:rsidR="00804AEF" w:rsidRDefault="00804AEF" w:rsidP="007C7976">
      <w:pPr>
        <w:spacing w:after="0" w:line="240" w:lineRule="auto"/>
      </w:pPr>
      <w:r>
        <w:continuationSeparator/>
      </w:r>
    </w:p>
  </w:endnote>
  <w:endnote w:type="continuationNotice" w:id="1">
    <w:p w14:paraId="55BB3A84" w14:textId="77777777" w:rsidR="00804AEF" w:rsidRDefault="00804AEF">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Source Sans Pro">
    <w:charset w:val="00"/>
    <w:family w:val="swiss"/>
    <w:pitch w:val="variable"/>
    <w:sig w:usb0="600002F7" w:usb1="02000001" w:usb2="00000000" w:usb3="00000000" w:csb0="0000019F" w:csb1="00000000"/>
  </w:font>
  <w:font w:name="Segoe UI">
    <w:panose1 w:val="020B0502040204020203"/>
    <w:charset w:val="00"/>
    <w:family w:val="swiss"/>
    <w:pitch w:val="variable"/>
    <w:sig w:usb0="E4002EFF" w:usb1="C000E47F" w:usb2="00000009" w:usb3="00000000" w:csb0="000001FF" w:csb1="00000000"/>
  </w:font>
  <w:font w:name="Yu Mincho">
    <w:charset w:val="80"/>
    <w:family w:val="roman"/>
    <w:pitch w:val="variable"/>
    <w:sig w:usb0="800002E7" w:usb1="2AC7FCFF" w:usb2="00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2F9DB8" w14:textId="77777777" w:rsidR="00804AEF" w:rsidRDefault="00804AEF" w:rsidP="007C7976">
      <w:pPr>
        <w:spacing w:after="0" w:line="240" w:lineRule="auto"/>
      </w:pPr>
      <w:r>
        <w:separator/>
      </w:r>
    </w:p>
  </w:footnote>
  <w:footnote w:type="continuationSeparator" w:id="0">
    <w:p w14:paraId="36F4F52D" w14:textId="77777777" w:rsidR="00804AEF" w:rsidRDefault="00804AEF" w:rsidP="007C7976">
      <w:pPr>
        <w:spacing w:after="0" w:line="240" w:lineRule="auto"/>
      </w:pPr>
      <w:r>
        <w:continuationSeparator/>
      </w:r>
    </w:p>
  </w:footnote>
  <w:footnote w:type="continuationNotice" w:id="1">
    <w:p w14:paraId="20FDDA62" w14:textId="77777777" w:rsidR="00804AEF" w:rsidRDefault="00804AEF">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97FF8"/>
    <w:multiLevelType w:val="hybridMultilevel"/>
    <w:tmpl w:val="6972963E"/>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 w15:restartNumberingAfterBreak="0">
    <w:nsid w:val="0BC2477F"/>
    <w:multiLevelType w:val="hybridMultilevel"/>
    <w:tmpl w:val="E6ACDCAA"/>
    <w:lvl w:ilvl="0" w:tplc="0409000F">
      <w:start w:val="1"/>
      <w:numFmt w:val="decimal"/>
      <w:lvlText w:val="%1."/>
      <w:lvlJc w:val="left"/>
      <w:pPr>
        <w:ind w:left="1440" w:hanging="360"/>
      </w:pPr>
      <w:rPr>
        <w:b/>
        <w:bCs/>
      </w:rPr>
    </w:lvl>
    <w:lvl w:ilvl="1" w:tplc="20F83268">
      <w:start w:val="1"/>
      <w:numFmt w:val="lowerLetter"/>
      <w:lvlText w:val="%2."/>
      <w:lvlJc w:val="left"/>
      <w:pPr>
        <w:ind w:left="1710" w:hanging="360"/>
      </w:pPr>
      <w:rPr>
        <w:b/>
        <w:bCs/>
      </w:rPr>
    </w:lvl>
    <w:lvl w:ilvl="2" w:tplc="0409001B">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2" w15:restartNumberingAfterBreak="0">
    <w:nsid w:val="103270F8"/>
    <w:multiLevelType w:val="hybridMultilevel"/>
    <w:tmpl w:val="F7F89738"/>
    <w:lvl w:ilvl="0" w:tplc="FB8E070E">
      <w:start w:val="1"/>
      <w:numFmt w:val="lowerLetter"/>
      <w:lvlText w:val="%1."/>
      <w:lvlJc w:val="left"/>
      <w:pPr>
        <w:ind w:left="720" w:hanging="360"/>
      </w:pPr>
      <w:rPr>
        <w:rFonts w:hint="default"/>
        <w:b/>
        <w:bCs/>
      </w:rPr>
    </w:lvl>
    <w:lvl w:ilvl="1" w:tplc="05249D00">
      <w:start w:val="1"/>
      <w:numFmt w:val="lowerLetter"/>
      <w:lvlText w:val="%2."/>
      <w:lvlJc w:val="left"/>
      <w:pPr>
        <w:ind w:left="1440" w:hanging="360"/>
      </w:pPr>
      <w:rPr>
        <w:rFonts w:hint="default"/>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6D46CF2"/>
    <w:multiLevelType w:val="hybridMultilevel"/>
    <w:tmpl w:val="5D40E4F8"/>
    <w:lvl w:ilvl="0" w:tplc="967ECC64">
      <w:start w:val="2"/>
      <w:numFmt w:val="lowerLetter"/>
      <w:lvlText w:val="%1."/>
      <w:lvlJc w:val="left"/>
      <w:pPr>
        <w:ind w:left="108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89D68A1"/>
    <w:multiLevelType w:val="hybridMultilevel"/>
    <w:tmpl w:val="54A01330"/>
    <w:lvl w:ilvl="0" w:tplc="0409000F">
      <w:start w:val="1"/>
      <w:numFmt w:val="decimal"/>
      <w:lvlText w:val="%1."/>
      <w:lvlJc w:val="left"/>
      <w:pPr>
        <w:ind w:left="1656" w:hanging="360"/>
      </w:pPr>
    </w:lvl>
    <w:lvl w:ilvl="1" w:tplc="04090019" w:tentative="1">
      <w:start w:val="1"/>
      <w:numFmt w:val="lowerLetter"/>
      <w:lvlText w:val="%2."/>
      <w:lvlJc w:val="left"/>
      <w:pPr>
        <w:ind w:left="2376" w:hanging="360"/>
      </w:pPr>
    </w:lvl>
    <w:lvl w:ilvl="2" w:tplc="0409001B" w:tentative="1">
      <w:start w:val="1"/>
      <w:numFmt w:val="lowerRoman"/>
      <w:lvlText w:val="%3."/>
      <w:lvlJc w:val="right"/>
      <w:pPr>
        <w:ind w:left="3096" w:hanging="180"/>
      </w:pPr>
    </w:lvl>
    <w:lvl w:ilvl="3" w:tplc="0409000F" w:tentative="1">
      <w:start w:val="1"/>
      <w:numFmt w:val="decimal"/>
      <w:lvlText w:val="%4."/>
      <w:lvlJc w:val="left"/>
      <w:pPr>
        <w:ind w:left="3816" w:hanging="360"/>
      </w:pPr>
    </w:lvl>
    <w:lvl w:ilvl="4" w:tplc="04090019" w:tentative="1">
      <w:start w:val="1"/>
      <w:numFmt w:val="lowerLetter"/>
      <w:lvlText w:val="%5."/>
      <w:lvlJc w:val="left"/>
      <w:pPr>
        <w:ind w:left="4536" w:hanging="360"/>
      </w:pPr>
    </w:lvl>
    <w:lvl w:ilvl="5" w:tplc="0409001B" w:tentative="1">
      <w:start w:val="1"/>
      <w:numFmt w:val="lowerRoman"/>
      <w:lvlText w:val="%6."/>
      <w:lvlJc w:val="right"/>
      <w:pPr>
        <w:ind w:left="5256" w:hanging="180"/>
      </w:pPr>
    </w:lvl>
    <w:lvl w:ilvl="6" w:tplc="0409000F" w:tentative="1">
      <w:start w:val="1"/>
      <w:numFmt w:val="decimal"/>
      <w:lvlText w:val="%7."/>
      <w:lvlJc w:val="left"/>
      <w:pPr>
        <w:ind w:left="5976" w:hanging="360"/>
      </w:pPr>
    </w:lvl>
    <w:lvl w:ilvl="7" w:tplc="04090019" w:tentative="1">
      <w:start w:val="1"/>
      <w:numFmt w:val="lowerLetter"/>
      <w:lvlText w:val="%8."/>
      <w:lvlJc w:val="left"/>
      <w:pPr>
        <w:ind w:left="6696" w:hanging="360"/>
      </w:pPr>
    </w:lvl>
    <w:lvl w:ilvl="8" w:tplc="0409001B" w:tentative="1">
      <w:start w:val="1"/>
      <w:numFmt w:val="lowerRoman"/>
      <w:lvlText w:val="%9."/>
      <w:lvlJc w:val="right"/>
      <w:pPr>
        <w:ind w:left="7416" w:hanging="180"/>
      </w:pPr>
    </w:lvl>
  </w:abstractNum>
  <w:abstractNum w:abstractNumId="5" w15:restartNumberingAfterBreak="0">
    <w:nsid w:val="18A94721"/>
    <w:multiLevelType w:val="hybridMultilevel"/>
    <w:tmpl w:val="17AED498"/>
    <w:lvl w:ilvl="0" w:tplc="20F83268">
      <w:start w:val="1"/>
      <w:numFmt w:val="lowerLetter"/>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BA52E31"/>
    <w:multiLevelType w:val="multilevel"/>
    <w:tmpl w:val="DBEEB718"/>
    <w:lvl w:ilvl="0">
      <w:start w:val="1"/>
      <w:numFmt w:val="decimal"/>
      <w:lvlText w:val="%1."/>
      <w:lvlJc w:val="left"/>
      <w:pPr>
        <w:tabs>
          <w:tab w:val="num" w:pos="1440"/>
        </w:tabs>
        <w:ind w:left="1440" w:hanging="360"/>
      </w:pPr>
      <w:rPr>
        <w:rFonts w:hint="default"/>
        <w:b/>
        <w:bCs/>
        <w:sz w:val="20"/>
      </w:rPr>
    </w:lvl>
    <w:lvl w:ilvl="1">
      <w:start w:val="1"/>
      <w:numFmt w:val="lowerLetter"/>
      <w:lvlText w:val="%2."/>
      <w:lvlJc w:val="left"/>
      <w:pPr>
        <w:ind w:left="2160" w:hanging="360"/>
      </w:pPr>
      <w:rPr>
        <w:rFonts w:hint="default"/>
        <w:color w:val="000000" w:themeColor="text1"/>
        <w:sz w:val="22"/>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7" w15:restartNumberingAfterBreak="0">
    <w:nsid w:val="1D30770A"/>
    <w:multiLevelType w:val="hybridMultilevel"/>
    <w:tmpl w:val="0F76779A"/>
    <w:lvl w:ilvl="0" w:tplc="976C76AC">
      <w:start w:val="7"/>
      <w:numFmt w:val="decimal"/>
      <w:lvlText w:val="%1."/>
      <w:lvlJc w:val="left"/>
      <w:pPr>
        <w:ind w:left="144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6203493"/>
    <w:multiLevelType w:val="hybridMultilevel"/>
    <w:tmpl w:val="633C8D64"/>
    <w:lvl w:ilvl="0" w:tplc="FFFFFFFF">
      <w:start w:val="1"/>
      <w:numFmt w:val="lowerLetter"/>
      <w:lvlText w:val="%1."/>
      <w:lvlJc w:val="left"/>
      <w:pPr>
        <w:ind w:left="720" w:hanging="360"/>
      </w:pPr>
      <w:rPr>
        <w:rFonts w:hint="default"/>
        <w:b/>
        <w:bCs/>
      </w:rPr>
    </w:lvl>
    <w:lvl w:ilvl="1" w:tplc="FFFFFFFF">
      <w:start w:val="1"/>
      <w:numFmt w:val="lowerLetter"/>
      <w:lvlText w:val="%2."/>
      <w:lvlJc w:val="left"/>
      <w:pPr>
        <w:ind w:left="1440" w:hanging="360"/>
      </w:pPr>
      <w:rPr>
        <w:rFonts w:hint="default"/>
      </w:rPr>
    </w:lvl>
    <w:lvl w:ilvl="2" w:tplc="DE224D68">
      <w:start w:val="1"/>
      <w:numFmt w:val="decimal"/>
      <w:lvlText w:val="%3."/>
      <w:lvlJc w:val="left"/>
      <w:pPr>
        <w:ind w:left="1440" w:hanging="360"/>
      </w:pPr>
      <w:rPr>
        <w:b/>
        <w:bCs/>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369B2969"/>
    <w:multiLevelType w:val="multilevel"/>
    <w:tmpl w:val="B8A050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A39540C"/>
    <w:multiLevelType w:val="hybridMultilevel"/>
    <w:tmpl w:val="4D52BDDA"/>
    <w:lvl w:ilvl="0" w:tplc="04090019">
      <w:start w:val="1"/>
      <w:numFmt w:val="lowerLetter"/>
      <w:lvlText w:val="%1."/>
      <w:lvlJc w:val="left"/>
      <w:pPr>
        <w:ind w:left="720" w:hanging="360"/>
      </w:pPr>
      <w:rPr>
        <w:b w:val="0"/>
      </w:rPr>
    </w:lvl>
    <w:lvl w:ilvl="1" w:tplc="E112FFC8">
      <w:start w:val="1"/>
      <w:numFmt w:val="decimal"/>
      <w:lvlText w:val="%2."/>
      <w:lvlJc w:val="left"/>
      <w:pPr>
        <w:ind w:left="1440" w:hanging="360"/>
      </w:pPr>
      <w:rPr>
        <w:rFonts w:ascii="Times New Roman" w:eastAsia="Times New Roman" w:hAnsi="Times New Roman" w:cs="Times New Roman" w:hint="default"/>
        <w:b/>
        <w:bCs/>
      </w:rPr>
    </w:lvl>
    <w:lvl w:ilvl="2" w:tplc="A48AAE4E">
      <w:start w:val="1"/>
      <w:numFmt w:val="lowerLetter"/>
      <w:lvlText w:val="%3."/>
      <w:lvlJc w:val="right"/>
      <w:pPr>
        <w:ind w:left="2160" w:hanging="180"/>
      </w:pPr>
      <w:rPr>
        <w:rFonts w:ascii="Tahoma" w:eastAsia="Times New Roman" w:hAnsi="Tahoma" w:cs="Tahoma"/>
      </w:r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1" w15:restartNumberingAfterBreak="0">
    <w:nsid w:val="417D0B60"/>
    <w:multiLevelType w:val="hybridMultilevel"/>
    <w:tmpl w:val="457631E6"/>
    <w:lvl w:ilvl="0" w:tplc="8D52F8C8">
      <w:start w:val="1"/>
      <w:numFmt w:val="lowerLetter"/>
      <w:lvlText w:val="%1."/>
      <w:lvlJc w:val="left"/>
      <w:pPr>
        <w:ind w:left="1296" w:hanging="360"/>
      </w:pPr>
      <w:rPr>
        <w:b/>
        <w:bCs/>
      </w:rPr>
    </w:lvl>
    <w:lvl w:ilvl="1" w:tplc="04090019" w:tentative="1">
      <w:start w:val="1"/>
      <w:numFmt w:val="lowerLetter"/>
      <w:lvlText w:val="%2."/>
      <w:lvlJc w:val="left"/>
      <w:pPr>
        <w:ind w:left="2016" w:hanging="360"/>
      </w:pPr>
    </w:lvl>
    <w:lvl w:ilvl="2" w:tplc="0409001B" w:tentative="1">
      <w:start w:val="1"/>
      <w:numFmt w:val="lowerRoman"/>
      <w:lvlText w:val="%3."/>
      <w:lvlJc w:val="right"/>
      <w:pPr>
        <w:ind w:left="2736" w:hanging="180"/>
      </w:pPr>
    </w:lvl>
    <w:lvl w:ilvl="3" w:tplc="0409000F" w:tentative="1">
      <w:start w:val="1"/>
      <w:numFmt w:val="decimal"/>
      <w:lvlText w:val="%4."/>
      <w:lvlJc w:val="left"/>
      <w:pPr>
        <w:ind w:left="3456" w:hanging="360"/>
      </w:pPr>
    </w:lvl>
    <w:lvl w:ilvl="4" w:tplc="04090019" w:tentative="1">
      <w:start w:val="1"/>
      <w:numFmt w:val="lowerLetter"/>
      <w:lvlText w:val="%5."/>
      <w:lvlJc w:val="left"/>
      <w:pPr>
        <w:ind w:left="4176" w:hanging="360"/>
      </w:pPr>
    </w:lvl>
    <w:lvl w:ilvl="5" w:tplc="0409001B" w:tentative="1">
      <w:start w:val="1"/>
      <w:numFmt w:val="lowerRoman"/>
      <w:lvlText w:val="%6."/>
      <w:lvlJc w:val="right"/>
      <w:pPr>
        <w:ind w:left="4896" w:hanging="180"/>
      </w:pPr>
    </w:lvl>
    <w:lvl w:ilvl="6" w:tplc="0409000F" w:tentative="1">
      <w:start w:val="1"/>
      <w:numFmt w:val="decimal"/>
      <w:lvlText w:val="%7."/>
      <w:lvlJc w:val="left"/>
      <w:pPr>
        <w:ind w:left="5616" w:hanging="360"/>
      </w:pPr>
    </w:lvl>
    <w:lvl w:ilvl="7" w:tplc="04090019" w:tentative="1">
      <w:start w:val="1"/>
      <w:numFmt w:val="lowerLetter"/>
      <w:lvlText w:val="%8."/>
      <w:lvlJc w:val="left"/>
      <w:pPr>
        <w:ind w:left="6336" w:hanging="360"/>
      </w:pPr>
    </w:lvl>
    <w:lvl w:ilvl="8" w:tplc="0409001B" w:tentative="1">
      <w:start w:val="1"/>
      <w:numFmt w:val="lowerRoman"/>
      <w:lvlText w:val="%9."/>
      <w:lvlJc w:val="right"/>
      <w:pPr>
        <w:ind w:left="7056" w:hanging="180"/>
      </w:pPr>
    </w:lvl>
  </w:abstractNum>
  <w:abstractNum w:abstractNumId="12" w15:restartNumberingAfterBreak="0">
    <w:nsid w:val="4DF44379"/>
    <w:multiLevelType w:val="hybridMultilevel"/>
    <w:tmpl w:val="C6508374"/>
    <w:lvl w:ilvl="0" w:tplc="FFFFFFFF">
      <w:start w:val="1"/>
      <w:numFmt w:val="lowerLetter"/>
      <w:lvlText w:val="%1."/>
      <w:lvlJc w:val="left"/>
      <w:pPr>
        <w:ind w:left="720" w:hanging="360"/>
      </w:pPr>
      <w:rPr>
        <w:rFonts w:hint="default"/>
        <w:b/>
        <w:bCs/>
      </w:rPr>
    </w:lvl>
    <w:lvl w:ilvl="1" w:tplc="5BFC5428">
      <w:start w:val="1"/>
      <w:numFmt w:val="decimal"/>
      <w:lvlText w:val="%2."/>
      <w:lvlJc w:val="left"/>
      <w:pPr>
        <w:ind w:left="1530" w:hanging="360"/>
      </w:pPr>
      <w:rPr>
        <w:b/>
        <w:bCs/>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51C54BF3"/>
    <w:multiLevelType w:val="multilevel"/>
    <w:tmpl w:val="94B8E1D8"/>
    <w:lvl w:ilvl="0">
      <w:start w:val="1"/>
      <w:numFmt w:val="decimal"/>
      <w:lvlText w:val="%1.0"/>
      <w:lvlJc w:val="left"/>
      <w:pPr>
        <w:ind w:left="936" w:hanging="1152"/>
      </w:pPr>
      <w:rPr>
        <w:rFonts w:ascii="Times New Roman" w:hAnsi="Times New Roman" w:cs="Times New Roman" w:hint="default"/>
        <w:b/>
        <w:bCs/>
        <w:sz w:val="22"/>
        <w:szCs w:val="22"/>
      </w:rPr>
    </w:lvl>
    <w:lvl w:ilvl="1">
      <w:start w:val="1"/>
      <w:numFmt w:val="decimal"/>
      <w:lvlText w:val="%1.%2"/>
      <w:lvlJc w:val="left"/>
      <w:pPr>
        <w:ind w:left="1095" w:hanging="375"/>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14" w15:restartNumberingAfterBreak="0">
    <w:nsid w:val="611810FA"/>
    <w:multiLevelType w:val="hybridMultilevel"/>
    <w:tmpl w:val="8D4E7848"/>
    <w:lvl w:ilvl="0" w:tplc="C4BA93FC">
      <w:start w:val="1"/>
      <w:numFmt w:val="lowerLetter"/>
      <w:lvlText w:val="%1."/>
      <w:lvlJc w:val="left"/>
      <w:pPr>
        <w:ind w:left="1080" w:hanging="360"/>
      </w:pPr>
      <w:rPr>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6E1A351D"/>
    <w:multiLevelType w:val="hybridMultilevel"/>
    <w:tmpl w:val="1A56DDAC"/>
    <w:lvl w:ilvl="0" w:tplc="50F4078C">
      <w:start w:val="1"/>
      <w:numFmt w:val="lowerLetter"/>
      <w:lvlText w:val="%1."/>
      <w:lvlJc w:val="left"/>
      <w:pPr>
        <w:ind w:left="1800" w:hanging="360"/>
      </w:pPr>
      <w:rPr>
        <w:rFonts w:hint="default"/>
        <w:b/>
        <w:bCs/>
        <w:color w:val="000000" w:themeColor="text1"/>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16" w15:restartNumberingAfterBreak="0">
    <w:nsid w:val="78355CBA"/>
    <w:multiLevelType w:val="hybridMultilevel"/>
    <w:tmpl w:val="8A94EECC"/>
    <w:lvl w:ilvl="0" w:tplc="AF6A1CA0">
      <w:start w:val="1"/>
      <w:numFmt w:val="lowerLetter"/>
      <w:lvlText w:val="%1."/>
      <w:lvlJc w:val="left"/>
      <w:pPr>
        <w:ind w:left="1080" w:hanging="360"/>
      </w:pPr>
      <w:rPr>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967809432">
    <w:abstractNumId w:val="13"/>
  </w:num>
  <w:num w:numId="2" w16cid:durableId="1291596879">
    <w:abstractNumId w:val="1"/>
  </w:num>
  <w:num w:numId="3" w16cid:durableId="522283330">
    <w:abstractNumId w:val="14"/>
  </w:num>
  <w:num w:numId="4" w16cid:durableId="526605576">
    <w:abstractNumId w:val="11"/>
  </w:num>
  <w:num w:numId="5" w16cid:durableId="1573198916">
    <w:abstractNumId w:val="4"/>
  </w:num>
  <w:num w:numId="6" w16cid:durableId="101263962">
    <w:abstractNumId w:val="16"/>
  </w:num>
  <w:num w:numId="7" w16cid:durableId="885600209">
    <w:abstractNumId w:val="3"/>
  </w:num>
  <w:num w:numId="8" w16cid:durableId="1150320078">
    <w:abstractNumId w:val="15"/>
  </w:num>
  <w:num w:numId="9" w16cid:durableId="1129131716">
    <w:abstractNumId w:val="2"/>
  </w:num>
  <w:num w:numId="10" w16cid:durableId="1887915460">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270628024">
    <w:abstractNumId w:val="6"/>
  </w:num>
  <w:num w:numId="12" w16cid:durableId="739328610">
    <w:abstractNumId w:val="12"/>
  </w:num>
  <w:num w:numId="13" w16cid:durableId="1087507115">
    <w:abstractNumId w:val="0"/>
  </w:num>
  <w:num w:numId="14" w16cid:durableId="398528364">
    <w:abstractNumId w:val="8"/>
  </w:num>
  <w:num w:numId="15" w16cid:durableId="106391447">
    <w:abstractNumId w:val="9"/>
  </w:num>
  <w:num w:numId="16" w16cid:durableId="191388024">
    <w:abstractNumId w:val="7"/>
  </w:num>
  <w:num w:numId="17" w16cid:durableId="716005185">
    <w:abstractNumId w:val="5"/>
  </w:num>
  <w:numIdMacAtCleanup w:val="14"/>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ackson, Kalynn R CIV USN COMNAVAIRSYSCOM PAX (USA)">
    <w15:presenceInfo w15:providerId="AD" w15:userId="S::kalynn.r.jackson.civ@us.navy.mil::02180849-6a03-44a6-a0a8-0c662da3aec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7976"/>
    <w:rsid w:val="000131E5"/>
    <w:rsid w:val="0001580E"/>
    <w:rsid w:val="000207FF"/>
    <w:rsid w:val="00020C61"/>
    <w:rsid w:val="000243FC"/>
    <w:rsid w:val="000269E1"/>
    <w:rsid w:val="00026B18"/>
    <w:rsid w:val="00032286"/>
    <w:rsid w:val="00032A22"/>
    <w:rsid w:val="000344DA"/>
    <w:rsid w:val="000346C3"/>
    <w:rsid w:val="00034813"/>
    <w:rsid w:val="000551F1"/>
    <w:rsid w:val="00062BBF"/>
    <w:rsid w:val="00062CBC"/>
    <w:rsid w:val="00067EB5"/>
    <w:rsid w:val="00074CD3"/>
    <w:rsid w:val="000942A1"/>
    <w:rsid w:val="000B39BC"/>
    <w:rsid w:val="000B788B"/>
    <w:rsid w:val="000B7CA8"/>
    <w:rsid w:val="000C16C6"/>
    <w:rsid w:val="000C297D"/>
    <w:rsid w:val="000C6EF7"/>
    <w:rsid w:val="000C7FE5"/>
    <w:rsid w:val="000D0768"/>
    <w:rsid w:val="000D468C"/>
    <w:rsid w:val="000D5C43"/>
    <w:rsid w:val="000F4794"/>
    <w:rsid w:val="000F770F"/>
    <w:rsid w:val="00110D9F"/>
    <w:rsid w:val="00113435"/>
    <w:rsid w:val="001147A9"/>
    <w:rsid w:val="00114BF9"/>
    <w:rsid w:val="00115928"/>
    <w:rsid w:val="00117515"/>
    <w:rsid w:val="00117CF9"/>
    <w:rsid w:val="00151DD2"/>
    <w:rsid w:val="00152398"/>
    <w:rsid w:val="00156F70"/>
    <w:rsid w:val="00175005"/>
    <w:rsid w:val="00182525"/>
    <w:rsid w:val="001851E3"/>
    <w:rsid w:val="00193274"/>
    <w:rsid w:val="001B07F1"/>
    <w:rsid w:val="001B14D1"/>
    <w:rsid w:val="001B35EE"/>
    <w:rsid w:val="001B4F64"/>
    <w:rsid w:val="001D0977"/>
    <w:rsid w:val="001D097A"/>
    <w:rsid w:val="001D1B53"/>
    <w:rsid w:val="001F3110"/>
    <w:rsid w:val="001F5BC3"/>
    <w:rsid w:val="0020120E"/>
    <w:rsid w:val="0020291E"/>
    <w:rsid w:val="00202D9C"/>
    <w:rsid w:val="00204395"/>
    <w:rsid w:val="002110AD"/>
    <w:rsid w:val="00215BA5"/>
    <w:rsid w:val="00222BFB"/>
    <w:rsid w:val="00230A1B"/>
    <w:rsid w:val="00231CDD"/>
    <w:rsid w:val="00232608"/>
    <w:rsid w:val="00235B16"/>
    <w:rsid w:val="00240611"/>
    <w:rsid w:val="002464DB"/>
    <w:rsid w:val="0025092C"/>
    <w:rsid w:val="00251F09"/>
    <w:rsid w:val="002601EC"/>
    <w:rsid w:val="002614DA"/>
    <w:rsid w:val="0027122E"/>
    <w:rsid w:val="00272295"/>
    <w:rsid w:val="002751C0"/>
    <w:rsid w:val="002858FA"/>
    <w:rsid w:val="00286B7E"/>
    <w:rsid w:val="00290400"/>
    <w:rsid w:val="00295856"/>
    <w:rsid w:val="002A2629"/>
    <w:rsid w:val="002A79B3"/>
    <w:rsid w:val="002B001E"/>
    <w:rsid w:val="002B50DC"/>
    <w:rsid w:val="002C1ABC"/>
    <w:rsid w:val="002D1DFC"/>
    <w:rsid w:val="002D2387"/>
    <w:rsid w:val="002D3807"/>
    <w:rsid w:val="002D4170"/>
    <w:rsid w:val="002D46DC"/>
    <w:rsid w:val="002D4A0D"/>
    <w:rsid w:val="002F118F"/>
    <w:rsid w:val="002F6BE9"/>
    <w:rsid w:val="00302EB0"/>
    <w:rsid w:val="0031403B"/>
    <w:rsid w:val="0032759F"/>
    <w:rsid w:val="0033791D"/>
    <w:rsid w:val="00342476"/>
    <w:rsid w:val="00342E2E"/>
    <w:rsid w:val="00354ADE"/>
    <w:rsid w:val="003555F7"/>
    <w:rsid w:val="0035653B"/>
    <w:rsid w:val="00376C48"/>
    <w:rsid w:val="00381765"/>
    <w:rsid w:val="0038411B"/>
    <w:rsid w:val="00384D2C"/>
    <w:rsid w:val="003939D0"/>
    <w:rsid w:val="003A1D75"/>
    <w:rsid w:val="003A6A51"/>
    <w:rsid w:val="003B14A5"/>
    <w:rsid w:val="003B3596"/>
    <w:rsid w:val="003B7DFC"/>
    <w:rsid w:val="003C00D5"/>
    <w:rsid w:val="003D2338"/>
    <w:rsid w:val="003D763E"/>
    <w:rsid w:val="003D7F53"/>
    <w:rsid w:val="003E673D"/>
    <w:rsid w:val="003E77EF"/>
    <w:rsid w:val="003F6AB7"/>
    <w:rsid w:val="003F6DD7"/>
    <w:rsid w:val="003F782E"/>
    <w:rsid w:val="0040064B"/>
    <w:rsid w:val="0040313F"/>
    <w:rsid w:val="00407AC5"/>
    <w:rsid w:val="0041656D"/>
    <w:rsid w:val="00422E65"/>
    <w:rsid w:val="00441252"/>
    <w:rsid w:val="00452A1B"/>
    <w:rsid w:val="00470B67"/>
    <w:rsid w:val="00474E3C"/>
    <w:rsid w:val="00482031"/>
    <w:rsid w:val="00491FCD"/>
    <w:rsid w:val="004B1A51"/>
    <w:rsid w:val="004B44CD"/>
    <w:rsid w:val="004B6A8D"/>
    <w:rsid w:val="004C112A"/>
    <w:rsid w:val="004C1C6C"/>
    <w:rsid w:val="004C3ECF"/>
    <w:rsid w:val="004C6AB8"/>
    <w:rsid w:val="004D173F"/>
    <w:rsid w:val="004E45C6"/>
    <w:rsid w:val="004E4D17"/>
    <w:rsid w:val="004E554E"/>
    <w:rsid w:val="004F4BFD"/>
    <w:rsid w:val="0050172D"/>
    <w:rsid w:val="00506A9F"/>
    <w:rsid w:val="00513772"/>
    <w:rsid w:val="005146B8"/>
    <w:rsid w:val="005255BC"/>
    <w:rsid w:val="00527CD6"/>
    <w:rsid w:val="005416E4"/>
    <w:rsid w:val="00556C55"/>
    <w:rsid w:val="0056594F"/>
    <w:rsid w:val="00574DFF"/>
    <w:rsid w:val="005761AB"/>
    <w:rsid w:val="0058162C"/>
    <w:rsid w:val="00585A58"/>
    <w:rsid w:val="00595422"/>
    <w:rsid w:val="0059738A"/>
    <w:rsid w:val="0059B93C"/>
    <w:rsid w:val="005A0461"/>
    <w:rsid w:val="005A3872"/>
    <w:rsid w:val="005A5470"/>
    <w:rsid w:val="005B4D60"/>
    <w:rsid w:val="005B72BF"/>
    <w:rsid w:val="005C185F"/>
    <w:rsid w:val="005C2F35"/>
    <w:rsid w:val="005C3882"/>
    <w:rsid w:val="005C7A59"/>
    <w:rsid w:val="005D0E75"/>
    <w:rsid w:val="005D6DF4"/>
    <w:rsid w:val="005D769A"/>
    <w:rsid w:val="005E3079"/>
    <w:rsid w:val="005F0853"/>
    <w:rsid w:val="005F0F66"/>
    <w:rsid w:val="005F1FE6"/>
    <w:rsid w:val="005F56BC"/>
    <w:rsid w:val="00602ECB"/>
    <w:rsid w:val="00606E75"/>
    <w:rsid w:val="00627C56"/>
    <w:rsid w:val="006363C3"/>
    <w:rsid w:val="006415D9"/>
    <w:rsid w:val="00644C50"/>
    <w:rsid w:val="0064565F"/>
    <w:rsid w:val="0064743C"/>
    <w:rsid w:val="00652291"/>
    <w:rsid w:val="00652F2D"/>
    <w:rsid w:val="00655A42"/>
    <w:rsid w:val="006661FC"/>
    <w:rsid w:val="00681D41"/>
    <w:rsid w:val="00685640"/>
    <w:rsid w:val="006913E6"/>
    <w:rsid w:val="006956B9"/>
    <w:rsid w:val="006958D7"/>
    <w:rsid w:val="00697068"/>
    <w:rsid w:val="006A0E61"/>
    <w:rsid w:val="006A2959"/>
    <w:rsid w:val="006B05DB"/>
    <w:rsid w:val="006B68F8"/>
    <w:rsid w:val="006D0C89"/>
    <w:rsid w:val="006D35DD"/>
    <w:rsid w:val="006D5469"/>
    <w:rsid w:val="006E0EF2"/>
    <w:rsid w:val="006E11F8"/>
    <w:rsid w:val="006E35BF"/>
    <w:rsid w:val="006E40D1"/>
    <w:rsid w:val="006F08EF"/>
    <w:rsid w:val="006F2302"/>
    <w:rsid w:val="00701A78"/>
    <w:rsid w:val="00703D69"/>
    <w:rsid w:val="00705B73"/>
    <w:rsid w:val="00706295"/>
    <w:rsid w:val="007167CA"/>
    <w:rsid w:val="00723784"/>
    <w:rsid w:val="007456A1"/>
    <w:rsid w:val="00751145"/>
    <w:rsid w:val="00751827"/>
    <w:rsid w:val="0075252C"/>
    <w:rsid w:val="00753623"/>
    <w:rsid w:val="00754311"/>
    <w:rsid w:val="00760612"/>
    <w:rsid w:val="00767B77"/>
    <w:rsid w:val="00783912"/>
    <w:rsid w:val="00791BF5"/>
    <w:rsid w:val="007A0A40"/>
    <w:rsid w:val="007A50F0"/>
    <w:rsid w:val="007B178B"/>
    <w:rsid w:val="007C7976"/>
    <w:rsid w:val="007D5567"/>
    <w:rsid w:val="007E7736"/>
    <w:rsid w:val="007F59A9"/>
    <w:rsid w:val="00800A17"/>
    <w:rsid w:val="00804AEF"/>
    <w:rsid w:val="00814061"/>
    <w:rsid w:val="00814DBE"/>
    <w:rsid w:val="00820122"/>
    <w:rsid w:val="0084065A"/>
    <w:rsid w:val="00853635"/>
    <w:rsid w:val="0085659D"/>
    <w:rsid w:val="008630C5"/>
    <w:rsid w:val="00877863"/>
    <w:rsid w:val="0087793E"/>
    <w:rsid w:val="00897234"/>
    <w:rsid w:val="008A0778"/>
    <w:rsid w:val="008A4BF7"/>
    <w:rsid w:val="008B02CA"/>
    <w:rsid w:val="008B4746"/>
    <w:rsid w:val="008B69B9"/>
    <w:rsid w:val="008B7592"/>
    <w:rsid w:val="008C2AC6"/>
    <w:rsid w:val="008C703D"/>
    <w:rsid w:val="008D3CDC"/>
    <w:rsid w:val="008D3F5A"/>
    <w:rsid w:val="008D7E27"/>
    <w:rsid w:val="008E03A1"/>
    <w:rsid w:val="008E5E99"/>
    <w:rsid w:val="008E65B0"/>
    <w:rsid w:val="008F3FCD"/>
    <w:rsid w:val="008F4889"/>
    <w:rsid w:val="00901F4D"/>
    <w:rsid w:val="00902ACE"/>
    <w:rsid w:val="00907F68"/>
    <w:rsid w:val="009112BB"/>
    <w:rsid w:val="009132AE"/>
    <w:rsid w:val="0091637F"/>
    <w:rsid w:val="00923F0C"/>
    <w:rsid w:val="00925EEE"/>
    <w:rsid w:val="00931186"/>
    <w:rsid w:val="0093378D"/>
    <w:rsid w:val="00933951"/>
    <w:rsid w:val="00945273"/>
    <w:rsid w:val="0095383A"/>
    <w:rsid w:val="00953C91"/>
    <w:rsid w:val="0095762C"/>
    <w:rsid w:val="009605B3"/>
    <w:rsid w:val="00970ABE"/>
    <w:rsid w:val="00977FD4"/>
    <w:rsid w:val="00983DA5"/>
    <w:rsid w:val="0099228E"/>
    <w:rsid w:val="00992D69"/>
    <w:rsid w:val="009A2C47"/>
    <w:rsid w:val="009A6805"/>
    <w:rsid w:val="009A6DCA"/>
    <w:rsid w:val="009B457C"/>
    <w:rsid w:val="009C7E56"/>
    <w:rsid w:val="009E0802"/>
    <w:rsid w:val="009E240B"/>
    <w:rsid w:val="009E4375"/>
    <w:rsid w:val="009F53F8"/>
    <w:rsid w:val="00A019A5"/>
    <w:rsid w:val="00A03B43"/>
    <w:rsid w:val="00A16108"/>
    <w:rsid w:val="00A1691C"/>
    <w:rsid w:val="00A23DE2"/>
    <w:rsid w:val="00A374D1"/>
    <w:rsid w:val="00A40585"/>
    <w:rsid w:val="00A40A15"/>
    <w:rsid w:val="00A41F47"/>
    <w:rsid w:val="00A43564"/>
    <w:rsid w:val="00A4358D"/>
    <w:rsid w:val="00A44356"/>
    <w:rsid w:val="00A52917"/>
    <w:rsid w:val="00A53AE1"/>
    <w:rsid w:val="00A5645F"/>
    <w:rsid w:val="00A56695"/>
    <w:rsid w:val="00A62156"/>
    <w:rsid w:val="00A630D5"/>
    <w:rsid w:val="00A63945"/>
    <w:rsid w:val="00A6689F"/>
    <w:rsid w:val="00A67B5C"/>
    <w:rsid w:val="00A67D25"/>
    <w:rsid w:val="00A705BF"/>
    <w:rsid w:val="00A71E4F"/>
    <w:rsid w:val="00A72C8D"/>
    <w:rsid w:val="00A82070"/>
    <w:rsid w:val="00A9249E"/>
    <w:rsid w:val="00A95204"/>
    <w:rsid w:val="00A9534C"/>
    <w:rsid w:val="00A960DB"/>
    <w:rsid w:val="00A96221"/>
    <w:rsid w:val="00AA0471"/>
    <w:rsid w:val="00AA361E"/>
    <w:rsid w:val="00AA3A51"/>
    <w:rsid w:val="00AB0F12"/>
    <w:rsid w:val="00AB14D9"/>
    <w:rsid w:val="00AD1689"/>
    <w:rsid w:val="00AD6B47"/>
    <w:rsid w:val="00AE18D3"/>
    <w:rsid w:val="00AE7693"/>
    <w:rsid w:val="00AF217C"/>
    <w:rsid w:val="00AF2449"/>
    <w:rsid w:val="00AF7FDA"/>
    <w:rsid w:val="00B057F3"/>
    <w:rsid w:val="00B06465"/>
    <w:rsid w:val="00B234DD"/>
    <w:rsid w:val="00B23804"/>
    <w:rsid w:val="00B43C51"/>
    <w:rsid w:val="00B4795D"/>
    <w:rsid w:val="00B506DF"/>
    <w:rsid w:val="00B51D03"/>
    <w:rsid w:val="00B52437"/>
    <w:rsid w:val="00B58987"/>
    <w:rsid w:val="00B63FEC"/>
    <w:rsid w:val="00B65885"/>
    <w:rsid w:val="00B709BB"/>
    <w:rsid w:val="00B717BE"/>
    <w:rsid w:val="00B76943"/>
    <w:rsid w:val="00B8493D"/>
    <w:rsid w:val="00BA0015"/>
    <w:rsid w:val="00BA4C44"/>
    <w:rsid w:val="00BB2C78"/>
    <w:rsid w:val="00BB3145"/>
    <w:rsid w:val="00BB38FD"/>
    <w:rsid w:val="00BB439D"/>
    <w:rsid w:val="00BC7031"/>
    <w:rsid w:val="00BD0CC1"/>
    <w:rsid w:val="00BD1197"/>
    <w:rsid w:val="00BD4551"/>
    <w:rsid w:val="00BF3FEF"/>
    <w:rsid w:val="00BF525E"/>
    <w:rsid w:val="00C0596D"/>
    <w:rsid w:val="00C05CEC"/>
    <w:rsid w:val="00C07478"/>
    <w:rsid w:val="00C110AA"/>
    <w:rsid w:val="00C165E6"/>
    <w:rsid w:val="00C3019E"/>
    <w:rsid w:val="00C36619"/>
    <w:rsid w:val="00C55271"/>
    <w:rsid w:val="00C63F9F"/>
    <w:rsid w:val="00C6616E"/>
    <w:rsid w:val="00C6738B"/>
    <w:rsid w:val="00C752BE"/>
    <w:rsid w:val="00C809BC"/>
    <w:rsid w:val="00C85BBF"/>
    <w:rsid w:val="00C956BE"/>
    <w:rsid w:val="00CB3A18"/>
    <w:rsid w:val="00CC4C31"/>
    <w:rsid w:val="00CD498E"/>
    <w:rsid w:val="00CE5E10"/>
    <w:rsid w:val="00D131F1"/>
    <w:rsid w:val="00D13765"/>
    <w:rsid w:val="00D25F23"/>
    <w:rsid w:val="00D30C1A"/>
    <w:rsid w:val="00D46AF6"/>
    <w:rsid w:val="00D47D8C"/>
    <w:rsid w:val="00D522B3"/>
    <w:rsid w:val="00D52948"/>
    <w:rsid w:val="00D53A15"/>
    <w:rsid w:val="00D54B06"/>
    <w:rsid w:val="00D62E36"/>
    <w:rsid w:val="00D63A14"/>
    <w:rsid w:val="00D65E5B"/>
    <w:rsid w:val="00D705A8"/>
    <w:rsid w:val="00D70988"/>
    <w:rsid w:val="00D71D95"/>
    <w:rsid w:val="00D72BCE"/>
    <w:rsid w:val="00D73122"/>
    <w:rsid w:val="00D74F24"/>
    <w:rsid w:val="00D87487"/>
    <w:rsid w:val="00D94E5C"/>
    <w:rsid w:val="00DA5DE0"/>
    <w:rsid w:val="00DA6887"/>
    <w:rsid w:val="00DB3077"/>
    <w:rsid w:val="00DB3611"/>
    <w:rsid w:val="00DC1799"/>
    <w:rsid w:val="00DC4123"/>
    <w:rsid w:val="00DC5320"/>
    <w:rsid w:val="00DC6241"/>
    <w:rsid w:val="00DD23A6"/>
    <w:rsid w:val="00DD6813"/>
    <w:rsid w:val="00DD7CF9"/>
    <w:rsid w:val="00DE00C2"/>
    <w:rsid w:val="00DE0940"/>
    <w:rsid w:val="00DE2D6E"/>
    <w:rsid w:val="00DE35B3"/>
    <w:rsid w:val="00DE5442"/>
    <w:rsid w:val="00E02734"/>
    <w:rsid w:val="00E129EA"/>
    <w:rsid w:val="00E203CA"/>
    <w:rsid w:val="00E2389A"/>
    <w:rsid w:val="00E2507D"/>
    <w:rsid w:val="00E25215"/>
    <w:rsid w:val="00E263BA"/>
    <w:rsid w:val="00E303DC"/>
    <w:rsid w:val="00E36C33"/>
    <w:rsid w:val="00E43C32"/>
    <w:rsid w:val="00E43FB7"/>
    <w:rsid w:val="00E45827"/>
    <w:rsid w:val="00E476EF"/>
    <w:rsid w:val="00E53866"/>
    <w:rsid w:val="00E60DE7"/>
    <w:rsid w:val="00E66378"/>
    <w:rsid w:val="00E72C92"/>
    <w:rsid w:val="00E74E47"/>
    <w:rsid w:val="00E8755D"/>
    <w:rsid w:val="00E93868"/>
    <w:rsid w:val="00E962E2"/>
    <w:rsid w:val="00E96830"/>
    <w:rsid w:val="00EA42BB"/>
    <w:rsid w:val="00EB4CFD"/>
    <w:rsid w:val="00EB5212"/>
    <w:rsid w:val="00EB7639"/>
    <w:rsid w:val="00ED1C0A"/>
    <w:rsid w:val="00EE3DDC"/>
    <w:rsid w:val="00EE4A69"/>
    <w:rsid w:val="00EE61FA"/>
    <w:rsid w:val="00F05E8F"/>
    <w:rsid w:val="00F10AA7"/>
    <w:rsid w:val="00F12134"/>
    <w:rsid w:val="00F16B1B"/>
    <w:rsid w:val="00F17AE6"/>
    <w:rsid w:val="00F20640"/>
    <w:rsid w:val="00F278A3"/>
    <w:rsid w:val="00F33A5E"/>
    <w:rsid w:val="00F35244"/>
    <w:rsid w:val="00F37799"/>
    <w:rsid w:val="00F4095E"/>
    <w:rsid w:val="00F4504B"/>
    <w:rsid w:val="00F45A73"/>
    <w:rsid w:val="00F51CDE"/>
    <w:rsid w:val="00F53233"/>
    <w:rsid w:val="00F54354"/>
    <w:rsid w:val="00F54EE7"/>
    <w:rsid w:val="00F60B75"/>
    <w:rsid w:val="00F7210F"/>
    <w:rsid w:val="00F76347"/>
    <w:rsid w:val="00F868F9"/>
    <w:rsid w:val="00F907A1"/>
    <w:rsid w:val="00F92E74"/>
    <w:rsid w:val="00FB110B"/>
    <w:rsid w:val="00FB1E48"/>
    <w:rsid w:val="00FC1DAA"/>
    <w:rsid w:val="00FC2BE4"/>
    <w:rsid w:val="00FC7C1B"/>
    <w:rsid w:val="00FD0A18"/>
    <w:rsid w:val="00FD1382"/>
    <w:rsid w:val="00FD4F77"/>
    <w:rsid w:val="00FD78E1"/>
    <w:rsid w:val="00FE1FA8"/>
    <w:rsid w:val="00FE56BA"/>
    <w:rsid w:val="00FE5E90"/>
    <w:rsid w:val="01244601"/>
    <w:rsid w:val="013BB242"/>
    <w:rsid w:val="0209FB96"/>
    <w:rsid w:val="0284ECDB"/>
    <w:rsid w:val="02B1BA9E"/>
    <w:rsid w:val="02C7B8C0"/>
    <w:rsid w:val="040A49AD"/>
    <w:rsid w:val="04669BFC"/>
    <w:rsid w:val="048858E6"/>
    <w:rsid w:val="04C28BD9"/>
    <w:rsid w:val="07313D4E"/>
    <w:rsid w:val="07896A67"/>
    <w:rsid w:val="07BF3BC8"/>
    <w:rsid w:val="07FCD8A5"/>
    <w:rsid w:val="08274733"/>
    <w:rsid w:val="08705496"/>
    <w:rsid w:val="0903D54C"/>
    <w:rsid w:val="091E84BA"/>
    <w:rsid w:val="09290227"/>
    <w:rsid w:val="093B9B52"/>
    <w:rsid w:val="09D74F3D"/>
    <w:rsid w:val="0A328D22"/>
    <w:rsid w:val="0A7E7EF5"/>
    <w:rsid w:val="0AB95330"/>
    <w:rsid w:val="0ADAC54F"/>
    <w:rsid w:val="0B079DCD"/>
    <w:rsid w:val="0B2593D1"/>
    <w:rsid w:val="0CD6D54F"/>
    <w:rsid w:val="0D28018B"/>
    <w:rsid w:val="0DDDF503"/>
    <w:rsid w:val="0F29DD0C"/>
    <w:rsid w:val="0F811C65"/>
    <w:rsid w:val="103E4E20"/>
    <w:rsid w:val="11B12B6A"/>
    <w:rsid w:val="12298D4E"/>
    <w:rsid w:val="123B6959"/>
    <w:rsid w:val="12D0C780"/>
    <w:rsid w:val="14B873E7"/>
    <w:rsid w:val="16569D42"/>
    <w:rsid w:val="167DFC16"/>
    <w:rsid w:val="1682913B"/>
    <w:rsid w:val="16CBD5E2"/>
    <w:rsid w:val="18D6EAEF"/>
    <w:rsid w:val="193C190A"/>
    <w:rsid w:val="19C79CE2"/>
    <w:rsid w:val="1AD9B51E"/>
    <w:rsid w:val="1BA50C7F"/>
    <w:rsid w:val="1C5FD48D"/>
    <w:rsid w:val="1DDF54E6"/>
    <w:rsid w:val="1E21E240"/>
    <w:rsid w:val="1FD63AEA"/>
    <w:rsid w:val="1FFB9749"/>
    <w:rsid w:val="2029C89B"/>
    <w:rsid w:val="212F0620"/>
    <w:rsid w:val="221545A9"/>
    <w:rsid w:val="2273CA0B"/>
    <w:rsid w:val="22F0CFD9"/>
    <w:rsid w:val="238F5D9C"/>
    <w:rsid w:val="23E66ED5"/>
    <w:rsid w:val="242E2FEA"/>
    <w:rsid w:val="25211BE0"/>
    <w:rsid w:val="25DB604A"/>
    <w:rsid w:val="2645EDF0"/>
    <w:rsid w:val="2793DFE9"/>
    <w:rsid w:val="28ECCA71"/>
    <w:rsid w:val="292954A3"/>
    <w:rsid w:val="29B23C1A"/>
    <w:rsid w:val="2C3722C8"/>
    <w:rsid w:val="2C5E7739"/>
    <w:rsid w:val="2C826A74"/>
    <w:rsid w:val="2D470D84"/>
    <w:rsid w:val="2DEFF84F"/>
    <w:rsid w:val="2E09AED2"/>
    <w:rsid w:val="2EF25EDD"/>
    <w:rsid w:val="2F7454E1"/>
    <w:rsid w:val="2FD8AF67"/>
    <w:rsid w:val="2FF3BB2D"/>
    <w:rsid w:val="3034DF50"/>
    <w:rsid w:val="30365EC4"/>
    <w:rsid w:val="311BA66D"/>
    <w:rsid w:val="314187BA"/>
    <w:rsid w:val="320DBBE7"/>
    <w:rsid w:val="32F10629"/>
    <w:rsid w:val="33D1ACBF"/>
    <w:rsid w:val="33DD30C3"/>
    <w:rsid w:val="33E1C431"/>
    <w:rsid w:val="344B4281"/>
    <w:rsid w:val="34D2E14E"/>
    <w:rsid w:val="36C08664"/>
    <w:rsid w:val="3718A75A"/>
    <w:rsid w:val="379BE9AF"/>
    <w:rsid w:val="390C684F"/>
    <w:rsid w:val="39CA9890"/>
    <w:rsid w:val="39E8E218"/>
    <w:rsid w:val="3A3CE216"/>
    <w:rsid w:val="3A723E5E"/>
    <w:rsid w:val="3AC15687"/>
    <w:rsid w:val="3ACE367D"/>
    <w:rsid w:val="3BD08F47"/>
    <w:rsid w:val="3CD34E29"/>
    <w:rsid w:val="3DB364A6"/>
    <w:rsid w:val="3DD06C6A"/>
    <w:rsid w:val="3F09CC0A"/>
    <w:rsid w:val="403D2FE8"/>
    <w:rsid w:val="4062EAC6"/>
    <w:rsid w:val="410121EC"/>
    <w:rsid w:val="41463607"/>
    <w:rsid w:val="4240AA9A"/>
    <w:rsid w:val="42845C0B"/>
    <w:rsid w:val="43040D93"/>
    <w:rsid w:val="4324A8B1"/>
    <w:rsid w:val="445B332B"/>
    <w:rsid w:val="44BA2DDE"/>
    <w:rsid w:val="4541814B"/>
    <w:rsid w:val="463D2B52"/>
    <w:rsid w:val="46861F52"/>
    <w:rsid w:val="469FE023"/>
    <w:rsid w:val="46EBFCD5"/>
    <w:rsid w:val="46F0E26F"/>
    <w:rsid w:val="4794BA26"/>
    <w:rsid w:val="48E1B84B"/>
    <w:rsid w:val="49B1CB3E"/>
    <w:rsid w:val="49D172D8"/>
    <w:rsid w:val="49DE4E9C"/>
    <w:rsid w:val="4A22B153"/>
    <w:rsid w:val="4B6F8F35"/>
    <w:rsid w:val="4B938C64"/>
    <w:rsid w:val="4BDF9671"/>
    <w:rsid w:val="4BF48910"/>
    <w:rsid w:val="4CAAFF6F"/>
    <w:rsid w:val="4D57F1DA"/>
    <w:rsid w:val="4DEC285F"/>
    <w:rsid w:val="4EA159AF"/>
    <w:rsid w:val="4EE374A6"/>
    <w:rsid w:val="4FDCE63A"/>
    <w:rsid w:val="4FE006AA"/>
    <w:rsid w:val="5002B2A0"/>
    <w:rsid w:val="50EF245F"/>
    <w:rsid w:val="5116E5FC"/>
    <w:rsid w:val="517B8EA1"/>
    <w:rsid w:val="523CFEBC"/>
    <w:rsid w:val="52D2380F"/>
    <w:rsid w:val="53026EC6"/>
    <w:rsid w:val="53742A40"/>
    <w:rsid w:val="53A52AD1"/>
    <w:rsid w:val="53C78CF6"/>
    <w:rsid w:val="54733454"/>
    <w:rsid w:val="5492DBBE"/>
    <w:rsid w:val="5632F4CB"/>
    <w:rsid w:val="567B6459"/>
    <w:rsid w:val="56A51112"/>
    <w:rsid w:val="5791E547"/>
    <w:rsid w:val="58C6A28C"/>
    <w:rsid w:val="59422431"/>
    <w:rsid w:val="59622C84"/>
    <w:rsid w:val="59640E3A"/>
    <w:rsid w:val="59CA2111"/>
    <w:rsid w:val="5B1CFB6D"/>
    <w:rsid w:val="5B719BBD"/>
    <w:rsid w:val="5BB7769E"/>
    <w:rsid w:val="5C36045E"/>
    <w:rsid w:val="5C90EC42"/>
    <w:rsid w:val="5D84C76F"/>
    <w:rsid w:val="5E07A96C"/>
    <w:rsid w:val="5E39499C"/>
    <w:rsid w:val="5EE8EB1E"/>
    <w:rsid w:val="5F245DCB"/>
    <w:rsid w:val="6003BEED"/>
    <w:rsid w:val="60370587"/>
    <w:rsid w:val="6073BB6C"/>
    <w:rsid w:val="60B9C51A"/>
    <w:rsid w:val="6136890F"/>
    <w:rsid w:val="625E6571"/>
    <w:rsid w:val="62A010E0"/>
    <w:rsid w:val="6369ABEC"/>
    <w:rsid w:val="65822925"/>
    <w:rsid w:val="65DBFE75"/>
    <w:rsid w:val="65FAAF18"/>
    <w:rsid w:val="662CCED6"/>
    <w:rsid w:val="68AF25AC"/>
    <w:rsid w:val="69B67405"/>
    <w:rsid w:val="69FBA185"/>
    <w:rsid w:val="6ACA47D8"/>
    <w:rsid w:val="6B5A9462"/>
    <w:rsid w:val="6CBCF629"/>
    <w:rsid w:val="6D063AF8"/>
    <w:rsid w:val="6D8381C6"/>
    <w:rsid w:val="6DFAA2A1"/>
    <w:rsid w:val="6E4A484D"/>
    <w:rsid w:val="6FA801ED"/>
    <w:rsid w:val="6FD6006A"/>
    <w:rsid w:val="6FE88AE8"/>
    <w:rsid w:val="7138E58B"/>
    <w:rsid w:val="71B680C1"/>
    <w:rsid w:val="731535E2"/>
    <w:rsid w:val="73C9370A"/>
    <w:rsid w:val="7452214C"/>
    <w:rsid w:val="757AE59B"/>
    <w:rsid w:val="77166230"/>
    <w:rsid w:val="77A9A9BC"/>
    <w:rsid w:val="780FE884"/>
    <w:rsid w:val="789DA10D"/>
    <w:rsid w:val="79EE77A2"/>
    <w:rsid w:val="7A512733"/>
    <w:rsid w:val="7A894FAD"/>
    <w:rsid w:val="7B23410C"/>
    <w:rsid w:val="7B910E5D"/>
    <w:rsid w:val="7BBE5E5F"/>
    <w:rsid w:val="7C5DECA9"/>
    <w:rsid w:val="7CC24298"/>
    <w:rsid w:val="7D55194F"/>
    <w:rsid w:val="7F81234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4D73BE"/>
  <w15:chartTrackingRefBased/>
  <w15:docId w15:val="{51F3F267-31DA-4C41-B1FA-589D8A12C6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705A8"/>
  </w:style>
  <w:style w:type="paragraph" w:styleId="Heading1">
    <w:name w:val="heading 1"/>
    <w:basedOn w:val="Normal"/>
    <w:next w:val="Normal"/>
    <w:link w:val="Heading1Char"/>
    <w:uiPriority w:val="9"/>
    <w:qFormat/>
    <w:rsid w:val="007C7976"/>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7C7976"/>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230A1B"/>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7C7976"/>
    <w:pPr>
      <w:widowControl w:val="0"/>
      <w:autoSpaceDE w:val="0"/>
      <w:autoSpaceDN w:val="0"/>
      <w:spacing w:after="0" w:line="240" w:lineRule="auto"/>
    </w:pPr>
    <w:rPr>
      <w:rFonts w:ascii="Times New Roman" w:eastAsia="Times New Roman" w:hAnsi="Times New Roman" w:cs="Times New Roman"/>
      <w:sz w:val="24"/>
      <w:szCs w:val="24"/>
    </w:rPr>
  </w:style>
  <w:style w:type="character" w:customStyle="1" w:styleId="BodyTextChar">
    <w:name w:val="Body Text Char"/>
    <w:basedOn w:val="DefaultParagraphFont"/>
    <w:link w:val="BodyText"/>
    <w:uiPriority w:val="1"/>
    <w:rsid w:val="007C7976"/>
    <w:rPr>
      <w:rFonts w:ascii="Times New Roman" w:eastAsia="Times New Roman" w:hAnsi="Times New Roman" w:cs="Times New Roman"/>
      <w:sz w:val="24"/>
      <w:szCs w:val="24"/>
    </w:rPr>
  </w:style>
  <w:style w:type="paragraph" w:styleId="ListParagraph">
    <w:name w:val="List Paragraph"/>
    <w:basedOn w:val="Normal"/>
    <w:uiPriority w:val="34"/>
    <w:qFormat/>
    <w:rsid w:val="007C7976"/>
    <w:pPr>
      <w:ind w:left="720"/>
      <w:contextualSpacing/>
    </w:pPr>
  </w:style>
  <w:style w:type="paragraph" w:customStyle="1" w:styleId="Default">
    <w:name w:val="Default"/>
    <w:rsid w:val="007C7976"/>
    <w:pPr>
      <w:autoSpaceDE w:val="0"/>
      <w:autoSpaceDN w:val="0"/>
      <w:adjustRightInd w:val="0"/>
      <w:spacing w:after="0" w:line="240" w:lineRule="auto"/>
    </w:pPr>
    <w:rPr>
      <w:rFonts w:ascii="Source Sans Pro" w:hAnsi="Source Sans Pro" w:cs="Source Sans Pro"/>
      <w:color w:val="000000"/>
      <w:sz w:val="24"/>
      <w:szCs w:val="24"/>
    </w:rPr>
  </w:style>
  <w:style w:type="paragraph" w:styleId="Header">
    <w:name w:val="header"/>
    <w:basedOn w:val="Normal"/>
    <w:link w:val="HeaderChar"/>
    <w:uiPriority w:val="99"/>
    <w:unhideWhenUsed/>
    <w:rsid w:val="007C7976"/>
    <w:pPr>
      <w:tabs>
        <w:tab w:val="center" w:pos="4680"/>
        <w:tab w:val="right" w:pos="9360"/>
      </w:tabs>
      <w:spacing w:after="0" w:line="240" w:lineRule="auto"/>
    </w:pPr>
  </w:style>
  <w:style w:type="character" w:customStyle="1" w:styleId="HeaderChar">
    <w:name w:val="Header Char"/>
    <w:basedOn w:val="DefaultParagraphFont"/>
    <w:link w:val="Header"/>
    <w:uiPriority w:val="99"/>
    <w:rsid w:val="007C7976"/>
  </w:style>
  <w:style w:type="paragraph" w:styleId="Footer">
    <w:name w:val="footer"/>
    <w:basedOn w:val="Normal"/>
    <w:link w:val="FooterChar"/>
    <w:uiPriority w:val="99"/>
    <w:unhideWhenUsed/>
    <w:rsid w:val="007C7976"/>
    <w:pPr>
      <w:tabs>
        <w:tab w:val="center" w:pos="4680"/>
        <w:tab w:val="right" w:pos="9360"/>
      </w:tabs>
      <w:spacing w:after="0" w:line="240" w:lineRule="auto"/>
    </w:pPr>
  </w:style>
  <w:style w:type="character" w:customStyle="1" w:styleId="FooterChar">
    <w:name w:val="Footer Char"/>
    <w:basedOn w:val="DefaultParagraphFont"/>
    <w:link w:val="Footer"/>
    <w:uiPriority w:val="99"/>
    <w:rsid w:val="007C7976"/>
  </w:style>
  <w:style w:type="character" w:customStyle="1" w:styleId="Heading1Char">
    <w:name w:val="Heading 1 Char"/>
    <w:basedOn w:val="DefaultParagraphFont"/>
    <w:link w:val="Heading1"/>
    <w:uiPriority w:val="9"/>
    <w:rsid w:val="007C7976"/>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7C7976"/>
    <w:rPr>
      <w:rFonts w:asciiTheme="majorHAnsi" w:eastAsiaTheme="majorEastAsia" w:hAnsiTheme="majorHAnsi" w:cstheme="majorBidi"/>
      <w:color w:val="2E74B5" w:themeColor="accent1" w:themeShade="BF"/>
      <w:sz w:val="26"/>
      <w:szCs w:val="26"/>
    </w:rPr>
  </w:style>
  <w:style w:type="paragraph" w:styleId="NormalWeb">
    <w:name w:val="Normal (Web)"/>
    <w:basedOn w:val="Normal"/>
    <w:uiPriority w:val="99"/>
    <w:semiHidden/>
    <w:unhideWhenUsed/>
    <w:rsid w:val="006D35DD"/>
    <w:pPr>
      <w:spacing w:before="100" w:beforeAutospacing="1" w:after="100" w:afterAutospacing="1" w:line="240" w:lineRule="auto"/>
    </w:pPr>
    <w:rPr>
      <w:rFonts w:ascii="Times New Roman" w:eastAsia="Times New Roman" w:hAnsi="Times New Roman" w:cs="Times New Roman"/>
      <w:sz w:val="24"/>
      <w:szCs w:val="24"/>
    </w:rPr>
  </w:style>
  <w:style w:type="paragraph" w:styleId="Revision">
    <w:name w:val="Revision"/>
    <w:hidden/>
    <w:uiPriority w:val="99"/>
    <w:semiHidden/>
    <w:rsid w:val="00441252"/>
    <w:pPr>
      <w:spacing w:after="0" w:line="240" w:lineRule="auto"/>
    </w:pPr>
  </w:style>
  <w:style w:type="character" w:styleId="CommentReference">
    <w:name w:val="annotation reference"/>
    <w:basedOn w:val="DefaultParagraphFont"/>
    <w:uiPriority w:val="99"/>
    <w:unhideWhenUsed/>
    <w:rsid w:val="00441252"/>
    <w:rPr>
      <w:sz w:val="16"/>
      <w:szCs w:val="16"/>
    </w:rPr>
  </w:style>
  <w:style w:type="paragraph" w:styleId="CommentText">
    <w:name w:val="annotation text"/>
    <w:basedOn w:val="Normal"/>
    <w:link w:val="CommentTextChar"/>
    <w:uiPriority w:val="99"/>
    <w:unhideWhenUsed/>
    <w:rsid w:val="00441252"/>
    <w:pPr>
      <w:spacing w:line="240" w:lineRule="auto"/>
    </w:pPr>
    <w:rPr>
      <w:sz w:val="20"/>
      <w:szCs w:val="20"/>
    </w:rPr>
  </w:style>
  <w:style w:type="character" w:customStyle="1" w:styleId="CommentTextChar">
    <w:name w:val="Comment Text Char"/>
    <w:basedOn w:val="DefaultParagraphFont"/>
    <w:link w:val="CommentText"/>
    <w:uiPriority w:val="99"/>
    <w:rsid w:val="00441252"/>
    <w:rPr>
      <w:sz w:val="20"/>
      <w:szCs w:val="20"/>
    </w:rPr>
  </w:style>
  <w:style w:type="paragraph" w:styleId="CommentSubject">
    <w:name w:val="annotation subject"/>
    <w:basedOn w:val="CommentText"/>
    <w:next w:val="CommentText"/>
    <w:link w:val="CommentSubjectChar"/>
    <w:uiPriority w:val="99"/>
    <w:semiHidden/>
    <w:unhideWhenUsed/>
    <w:rsid w:val="00441252"/>
    <w:rPr>
      <w:b/>
      <w:bCs/>
    </w:rPr>
  </w:style>
  <w:style w:type="character" w:customStyle="1" w:styleId="CommentSubjectChar">
    <w:name w:val="Comment Subject Char"/>
    <w:basedOn w:val="CommentTextChar"/>
    <w:link w:val="CommentSubject"/>
    <w:uiPriority w:val="99"/>
    <w:semiHidden/>
    <w:rsid w:val="00441252"/>
    <w:rPr>
      <w:b/>
      <w:bCs/>
      <w:sz w:val="20"/>
      <w:szCs w:val="20"/>
    </w:rPr>
  </w:style>
  <w:style w:type="paragraph" w:styleId="BalloonText">
    <w:name w:val="Balloon Text"/>
    <w:basedOn w:val="Normal"/>
    <w:link w:val="BalloonTextChar"/>
    <w:uiPriority w:val="99"/>
    <w:semiHidden/>
    <w:unhideWhenUsed/>
    <w:rsid w:val="00701A7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01A78"/>
    <w:rPr>
      <w:rFonts w:ascii="Segoe UI" w:hAnsi="Segoe UI" w:cs="Segoe UI"/>
      <w:sz w:val="18"/>
      <w:szCs w:val="18"/>
    </w:rPr>
  </w:style>
  <w:style w:type="paragraph" w:customStyle="1" w:styleId="paragraph">
    <w:name w:val="paragraph"/>
    <w:basedOn w:val="Normal"/>
    <w:rsid w:val="00C0596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C0596D"/>
  </w:style>
  <w:style w:type="character" w:customStyle="1" w:styleId="eop">
    <w:name w:val="eop"/>
    <w:basedOn w:val="DefaultParagraphFont"/>
    <w:rsid w:val="00C0596D"/>
  </w:style>
  <w:style w:type="character" w:styleId="Hyperlink">
    <w:name w:val="Hyperlink"/>
    <w:basedOn w:val="DefaultParagraphFont"/>
    <w:uiPriority w:val="99"/>
    <w:unhideWhenUsed/>
    <w:rsid w:val="00BC7031"/>
    <w:rPr>
      <w:color w:val="0563C1" w:themeColor="hyperlink"/>
      <w:u w:val="single"/>
    </w:rPr>
  </w:style>
  <w:style w:type="character" w:styleId="UnresolvedMention">
    <w:name w:val="Unresolved Mention"/>
    <w:basedOn w:val="DefaultParagraphFont"/>
    <w:uiPriority w:val="99"/>
    <w:semiHidden/>
    <w:unhideWhenUsed/>
    <w:rsid w:val="00BC7031"/>
    <w:rPr>
      <w:color w:val="605E5C"/>
      <w:shd w:val="clear" w:color="auto" w:fill="E1DFDD"/>
    </w:rPr>
  </w:style>
  <w:style w:type="paragraph" w:customStyle="1" w:styleId="TableParagraph">
    <w:name w:val="Table Paragraph"/>
    <w:basedOn w:val="Normal"/>
    <w:uiPriority w:val="1"/>
    <w:qFormat/>
    <w:rsid w:val="006E0EF2"/>
    <w:pPr>
      <w:widowControl w:val="0"/>
      <w:autoSpaceDE w:val="0"/>
      <w:autoSpaceDN w:val="0"/>
      <w:spacing w:before="1" w:after="0" w:line="221" w:lineRule="exact"/>
      <w:ind w:left="8"/>
    </w:pPr>
    <w:rPr>
      <w:rFonts w:ascii="Tahoma" w:eastAsia="Tahoma" w:hAnsi="Tahoma" w:cs="Tahoma"/>
    </w:rPr>
  </w:style>
  <w:style w:type="character" w:styleId="Emphasis">
    <w:name w:val="Emphasis"/>
    <w:basedOn w:val="DefaultParagraphFont"/>
    <w:uiPriority w:val="20"/>
    <w:qFormat/>
    <w:rsid w:val="006D5469"/>
    <w:rPr>
      <w:i/>
      <w:iCs/>
    </w:rPr>
  </w:style>
  <w:style w:type="character" w:styleId="Strong">
    <w:name w:val="Strong"/>
    <w:basedOn w:val="DefaultParagraphFont"/>
    <w:uiPriority w:val="22"/>
    <w:qFormat/>
    <w:rsid w:val="006D5469"/>
    <w:rPr>
      <w:b/>
      <w:bCs/>
    </w:rPr>
  </w:style>
  <w:style w:type="character" w:customStyle="1" w:styleId="Heading3Char">
    <w:name w:val="Heading 3 Char"/>
    <w:basedOn w:val="DefaultParagraphFont"/>
    <w:link w:val="Heading3"/>
    <w:uiPriority w:val="9"/>
    <w:semiHidden/>
    <w:rsid w:val="00230A1B"/>
    <w:rPr>
      <w:rFonts w:asciiTheme="majorHAnsi" w:eastAsiaTheme="majorEastAsia" w:hAnsiTheme="majorHAnsi" w:cstheme="majorBidi"/>
      <w:color w:val="1F4D78" w:themeColor="accent1" w:themeShade="7F"/>
      <w:sz w:val="24"/>
      <w:szCs w:val="24"/>
    </w:rPr>
  </w:style>
  <w:style w:type="character" w:styleId="Mention">
    <w:name w:val="Mention"/>
    <w:basedOn w:val="DefaultParagraphFont"/>
    <w:uiPriority w:val="99"/>
    <w:unhideWhenUsed/>
    <w:rsid w:val="003E77EF"/>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836399">
      <w:bodyDiv w:val="1"/>
      <w:marLeft w:val="0"/>
      <w:marRight w:val="0"/>
      <w:marTop w:val="0"/>
      <w:marBottom w:val="0"/>
      <w:divBdr>
        <w:top w:val="none" w:sz="0" w:space="0" w:color="auto"/>
        <w:left w:val="none" w:sz="0" w:space="0" w:color="auto"/>
        <w:bottom w:val="none" w:sz="0" w:space="0" w:color="auto"/>
        <w:right w:val="none" w:sz="0" w:space="0" w:color="auto"/>
      </w:divBdr>
    </w:div>
    <w:div w:id="437064960">
      <w:bodyDiv w:val="1"/>
      <w:marLeft w:val="0"/>
      <w:marRight w:val="0"/>
      <w:marTop w:val="0"/>
      <w:marBottom w:val="0"/>
      <w:divBdr>
        <w:top w:val="none" w:sz="0" w:space="0" w:color="auto"/>
        <w:left w:val="none" w:sz="0" w:space="0" w:color="auto"/>
        <w:bottom w:val="none" w:sz="0" w:space="0" w:color="auto"/>
        <w:right w:val="none" w:sz="0" w:space="0" w:color="auto"/>
      </w:divBdr>
    </w:div>
    <w:div w:id="809444564">
      <w:bodyDiv w:val="1"/>
      <w:marLeft w:val="0"/>
      <w:marRight w:val="0"/>
      <w:marTop w:val="0"/>
      <w:marBottom w:val="0"/>
      <w:divBdr>
        <w:top w:val="none" w:sz="0" w:space="0" w:color="auto"/>
        <w:left w:val="none" w:sz="0" w:space="0" w:color="auto"/>
        <w:bottom w:val="none" w:sz="0" w:space="0" w:color="auto"/>
        <w:right w:val="none" w:sz="0" w:space="0" w:color="auto"/>
      </w:divBdr>
    </w:div>
    <w:div w:id="949320163">
      <w:bodyDiv w:val="1"/>
      <w:marLeft w:val="0"/>
      <w:marRight w:val="0"/>
      <w:marTop w:val="0"/>
      <w:marBottom w:val="0"/>
      <w:divBdr>
        <w:top w:val="none" w:sz="0" w:space="0" w:color="auto"/>
        <w:left w:val="none" w:sz="0" w:space="0" w:color="auto"/>
        <w:bottom w:val="none" w:sz="0" w:space="0" w:color="auto"/>
        <w:right w:val="none" w:sz="0" w:space="0" w:color="auto"/>
      </w:divBdr>
    </w:div>
    <w:div w:id="1325234886">
      <w:bodyDiv w:val="1"/>
      <w:marLeft w:val="0"/>
      <w:marRight w:val="0"/>
      <w:marTop w:val="0"/>
      <w:marBottom w:val="0"/>
      <w:divBdr>
        <w:top w:val="none" w:sz="0" w:space="0" w:color="auto"/>
        <w:left w:val="none" w:sz="0" w:space="0" w:color="auto"/>
        <w:bottom w:val="none" w:sz="0" w:space="0" w:color="auto"/>
        <w:right w:val="none" w:sz="0" w:space="0" w:color="auto"/>
      </w:divBdr>
    </w:div>
    <w:div w:id="1482581621">
      <w:bodyDiv w:val="1"/>
      <w:marLeft w:val="0"/>
      <w:marRight w:val="0"/>
      <w:marTop w:val="0"/>
      <w:marBottom w:val="0"/>
      <w:divBdr>
        <w:top w:val="none" w:sz="0" w:space="0" w:color="auto"/>
        <w:left w:val="none" w:sz="0" w:space="0" w:color="auto"/>
        <w:bottom w:val="none" w:sz="0" w:space="0" w:color="auto"/>
        <w:right w:val="none" w:sz="0" w:space="0" w:color="auto"/>
      </w:divBdr>
      <w:divsChild>
        <w:div w:id="1396657306">
          <w:marLeft w:val="0"/>
          <w:marRight w:val="0"/>
          <w:marTop w:val="0"/>
          <w:marBottom w:val="0"/>
          <w:divBdr>
            <w:top w:val="none" w:sz="0" w:space="0" w:color="auto"/>
            <w:left w:val="none" w:sz="0" w:space="0" w:color="auto"/>
            <w:bottom w:val="none" w:sz="0" w:space="0" w:color="auto"/>
            <w:right w:val="none" w:sz="0" w:space="0" w:color="auto"/>
          </w:divBdr>
          <w:divsChild>
            <w:div w:id="186797361">
              <w:marLeft w:val="0"/>
              <w:marRight w:val="0"/>
              <w:marTop w:val="0"/>
              <w:marBottom w:val="0"/>
              <w:divBdr>
                <w:top w:val="none" w:sz="0" w:space="0" w:color="auto"/>
                <w:left w:val="none" w:sz="0" w:space="0" w:color="auto"/>
                <w:bottom w:val="none" w:sz="0" w:space="0" w:color="auto"/>
                <w:right w:val="none" w:sz="0" w:space="0" w:color="auto"/>
              </w:divBdr>
            </w:div>
            <w:div w:id="442264907">
              <w:marLeft w:val="0"/>
              <w:marRight w:val="0"/>
              <w:marTop w:val="0"/>
              <w:marBottom w:val="0"/>
              <w:divBdr>
                <w:top w:val="none" w:sz="0" w:space="0" w:color="auto"/>
                <w:left w:val="none" w:sz="0" w:space="0" w:color="auto"/>
                <w:bottom w:val="none" w:sz="0" w:space="0" w:color="auto"/>
                <w:right w:val="none" w:sz="0" w:space="0" w:color="auto"/>
              </w:divBdr>
            </w:div>
            <w:div w:id="1305085811">
              <w:marLeft w:val="0"/>
              <w:marRight w:val="0"/>
              <w:marTop w:val="0"/>
              <w:marBottom w:val="0"/>
              <w:divBdr>
                <w:top w:val="none" w:sz="0" w:space="0" w:color="auto"/>
                <w:left w:val="none" w:sz="0" w:space="0" w:color="auto"/>
                <w:bottom w:val="none" w:sz="0" w:space="0" w:color="auto"/>
                <w:right w:val="none" w:sz="0" w:space="0" w:color="auto"/>
              </w:divBdr>
            </w:div>
            <w:div w:id="1551721709">
              <w:marLeft w:val="0"/>
              <w:marRight w:val="0"/>
              <w:marTop w:val="0"/>
              <w:marBottom w:val="0"/>
              <w:divBdr>
                <w:top w:val="none" w:sz="0" w:space="0" w:color="auto"/>
                <w:left w:val="none" w:sz="0" w:space="0" w:color="auto"/>
                <w:bottom w:val="none" w:sz="0" w:space="0" w:color="auto"/>
                <w:right w:val="none" w:sz="0" w:space="0" w:color="auto"/>
              </w:divBdr>
            </w:div>
            <w:div w:id="2085948372">
              <w:marLeft w:val="0"/>
              <w:marRight w:val="0"/>
              <w:marTop w:val="0"/>
              <w:marBottom w:val="0"/>
              <w:divBdr>
                <w:top w:val="none" w:sz="0" w:space="0" w:color="auto"/>
                <w:left w:val="none" w:sz="0" w:space="0" w:color="auto"/>
                <w:bottom w:val="none" w:sz="0" w:space="0" w:color="auto"/>
                <w:right w:val="none" w:sz="0" w:space="0" w:color="auto"/>
              </w:divBdr>
            </w:div>
          </w:divsChild>
        </w:div>
        <w:div w:id="1680883418">
          <w:marLeft w:val="0"/>
          <w:marRight w:val="0"/>
          <w:marTop w:val="0"/>
          <w:marBottom w:val="0"/>
          <w:divBdr>
            <w:top w:val="none" w:sz="0" w:space="0" w:color="auto"/>
            <w:left w:val="none" w:sz="0" w:space="0" w:color="auto"/>
            <w:bottom w:val="none" w:sz="0" w:space="0" w:color="auto"/>
            <w:right w:val="none" w:sz="0" w:space="0" w:color="auto"/>
          </w:divBdr>
          <w:divsChild>
            <w:div w:id="1104769655">
              <w:marLeft w:val="0"/>
              <w:marRight w:val="0"/>
              <w:marTop w:val="0"/>
              <w:marBottom w:val="0"/>
              <w:divBdr>
                <w:top w:val="none" w:sz="0" w:space="0" w:color="auto"/>
                <w:left w:val="none" w:sz="0" w:space="0" w:color="auto"/>
                <w:bottom w:val="none" w:sz="0" w:space="0" w:color="auto"/>
                <w:right w:val="none" w:sz="0" w:space="0" w:color="auto"/>
              </w:divBdr>
            </w:div>
            <w:div w:id="1655841563">
              <w:marLeft w:val="0"/>
              <w:marRight w:val="0"/>
              <w:marTop w:val="0"/>
              <w:marBottom w:val="0"/>
              <w:divBdr>
                <w:top w:val="none" w:sz="0" w:space="0" w:color="auto"/>
                <w:left w:val="none" w:sz="0" w:space="0" w:color="auto"/>
                <w:bottom w:val="none" w:sz="0" w:space="0" w:color="auto"/>
                <w:right w:val="none" w:sz="0" w:space="0" w:color="auto"/>
              </w:divBdr>
            </w:div>
            <w:div w:id="1844390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26034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11/relationships/people" Target="peop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www.acquisition.gov/browse/index/far" TargetMode="External"/><Relationship Id="rId5" Type="http://schemas.openxmlformats.org/officeDocument/2006/relationships/styles" Target="styles.xml"/><Relationship Id="rId15" Type="http://schemas.microsoft.com/office/2019/05/relationships/documenttasks" Target="documenttasks/documenttasks1.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documenttasks/documenttasks1.xml><?xml version="1.0" encoding="utf-8"?>
<t:Tasks xmlns:t="http://schemas.microsoft.com/office/tasks/2019/documenttasks" xmlns:oel="http://schemas.microsoft.com/office/2019/extlst">
  <t:Task id="{2BC5C7D8-E77D-4CB6-B059-327EF10B62D9}">
    <t:Anchor>
      <t:Comment id="926599528"/>
    </t:Anchor>
    <t:History>
      <t:Event id="{70A98808-542F-4738-A3E2-070DAF22FA1B}" time="2026-03-05T17:18:34.207Z">
        <t:Attribution userId="S::tricia.a.castillo2.civ@us.navy.mil::32d760a6-4ff6-4c97-92db-b899e1a0b9df" userProvider="AD" userName="Castillo, Tricia A CIV USN (USA)"/>
        <t:Anchor>
          <t:Comment id="926599528"/>
        </t:Anchor>
        <t:Create/>
      </t:Event>
      <t:Event id="{6206B1A9-003D-4F99-9BAF-8313B44654C8}" time="2026-03-05T17:18:34.207Z">
        <t:Attribution userId="S::tricia.a.castillo2.civ@us.navy.mil::32d760a6-4ff6-4c97-92db-b899e1a0b9df" userProvider="AD" userName="Castillo, Tricia A CIV USN (USA)"/>
        <t:Anchor>
          <t:Comment id="926599528"/>
        </t:Anchor>
        <t:Assign userId="S::alyssa.m.wenger.civ@us.navy.mil::eb10e48d-941e-49e4-b899-211360ffb3ab" userProvider="AD" userName="Wenger, Alyssa M CIV USN (USA)"/>
      </t:Event>
      <t:Event id="{0A37634A-384D-44B1-89A3-157E93851ED2}" time="2026-03-05T17:18:34.207Z">
        <t:Attribution userId="S::tricia.a.castillo2.civ@us.navy.mil::32d760a6-4ff6-4c97-92db-b899e1a0b9df" userProvider="AD" userName="Castillo, Tricia A CIV USN (USA)"/>
        <t:Anchor>
          <t:Comment id="926599528"/>
        </t:Anchor>
        <t:SetTitle title="@Wenger, Alyssa M CIV USN (USA) @Wenger, Alyssa M CIV USN (USA) this is currently being worked on to change the FY. I am assuming the entire number will be changed"/>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CDEF7833C6E8224799184C4CDC61DA42" ma:contentTypeVersion="3" ma:contentTypeDescription="Create a new document." ma:contentTypeScope="" ma:versionID="8830e44dcb522bc246203869171e95fe">
  <xsd:schema xmlns:xsd="http://www.w3.org/2001/XMLSchema" xmlns:xs="http://www.w3.org/2001/XMLSchema" xmlns:p="http://schemas.microsoft.com/office/2006/metadata/properties" xmlns:ns2="a6e17a0f-d07d-45cf-8563-0a186b631ef4" targetNamespace="http://schemas.microsoft.com/office/2006/metadata/properties" ma:root="true" ma:fieldsID="5c0874617778ee144200528130562df4" ns2:_="">
    <xsd:import namespace="a6e17a0f-d07d-45cf-8563-0a186b631ef4"/>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6e17a0f-d07d-45cf-8563-0a186b631ef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5492EFD-44C3-4E62-BE47-4B4A6CBF7174}">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3BD90F65-A6B2-420D-AAEA-FC9123289876}">
  <ds:schemaRefs>
    <ds:schemaRef ds:uri="http://schemas.microsoft.com/sharepoint/v3/contenttype/forms"/>
  </ds:schemaRefs>
</ds:datastoreItem>
</file>

<file path=customXml/itemProps3.xml><?xml version="1.0" encoding="utf-8"?>
<ds:datastoreItem xmlns:ds="http://schemas.openxmlformats.org/officeDocument/2006/customXml" ds:itemID="{EBB40169-F03E-4617-82D6-171C0B4545E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6e17a0f-d07d-45cf-8563-0a186b631ef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571beb23-8ea8-44b3-ba27-9e8ead2039ca}" enabled="1" method="Privileged" siteId="{e3333e00-c877-4b87-b6ad-45e942de1750}" removed="0"/>
</clbl:labelList>
</file>

<file path=docProps/app.xml><?xml version="1.0" encoding="utf-8"?>
<Properties xmlns="http://schemas.openxmlformats.org/officeDocument/2006/extended-properties" xmlns:vt="http://schemas.openxmlformats.org/officeDocument/2006/docPropsVTypes">
  <Template>Normal</Template>
  <TotalTime>38</TotalTime>
  <Pages>7</Pages>
  <Words>2378</Words>
  <Characters>14298</Characters>
  <Application>Microsoft Office Word</Application>
  <DocSecurity>0</DocSecurity>
  <Lines>493</Lines>
  <Paragraphs>314</Paragraphs>
  <ScaleCrop>false</ScaleCrop>
  <HeadingPairs>
    <vt:vector size="2" baseType="variant">
      <vt:variant>
        <vt:lpstr>Title</vt:lpstr>
      </vt:variant>
      <vt:variant>
        <vt:i4>1</vt:i4>
      </vt:variant>
    </vt:vector>
  </HeadingPairs>
  <TitlesOfParts>
    <vt:vector size="1" baseType="lpstr">
      <vt:lpstr/>
    </vt:vector>
  </TitlesOfParts>
  <Company>HPES NMCI NGEN</Company>
  <LinksUpToDate>false</LinksUpToDate>
  <CharactersWithSpaces>16362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TRICIA ANN CASTILLO</dc:creator>
  <cp:keywords/>
  <dc:description/>
  <cp:lastModifiedBy>Wenger, Alyssa M CIV USN (USA)</cp:lastModifiedBy>
  <cp:revision>15</cp:revision>
  <dcterms:created xsi:type="dcterms:W3CDTF">2026-04-21T10:52:00Z</dcterms:created>
  <dcterms:modified xsi:type="dcterms:W3CDTF">2026-04-22T15:25:00Z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0x010100CDEF7833C6E8224799184C4CDC61DA42</vt:lpwstr>
  </property>
  <property fmtid="{D5CDD505-2E9C-101B-9397-08002B2CF9AE}" pid="3" name="Order">
    <vt:r8>6700</vt:r8>
  </property>
  <property fmtid="{D5CDD505-2E9C-101B-9397-08002B2CF9AE}" pid="4" name="xd_Signature">
    <vt:bool>false</vt:bool>
  </property>
  <property fmtid="{D5CDD505-2E9C-101B-9397-08002B2CF9AE}" pid="5" name="xd_ProgID">
    <vt:lpwstr/>
  </property>
  <property fmtid="{D5CDD505-2E9C-101B-9397-08002B2CF9AE}" pid="6" name="TriggerFlowInfo">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ies>
</file>